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4A7D8A" w:rsidRDefault="004A7D8A" w:rsidP="00CA31F6"/>
                          <w:p w14:paraId="0074EEEE" w14:textId="77777777" w:rsidR="004A7D8A" w:rsidRDefault="004A7D8A" w:rsidP="00CA31F6"/>
                          <w:p w14:paraId="20FED896" w14:textId="77777777" w:rsidR="004A7D8A" w:rsidRDefault="004A7D8A" w:rsidP="00CA31F6"/>
                          <w:p w14:paraId="6BC7A7D7" w14:textId="77777777" w:rsidR="004A7D8A" w:rsidRDefault="004A7D8A" w:rsidP="00CA31F6"/>
                          <w:p w14:paraId="657ED508" w14:textId="77777777" w:rsidR="004A7D8A" w:rsidRDefault="004A7D8A" w:rsidP="00CA31F6"/>
                          <w:p w14:paraId="4DBF881F" w14:textId="77777777" w:rsidR="004A7D8A" w:rsidRDefault="004A7D8A" w:rsidP="00CA31F6"/>
                          <w:p w14:paraId="47D5DC89" w14:textId="77777777" w:rsidR="004A7D8A" w:rsidRDefault="004A7D8A"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4A7D8A" w:rsidRDefault="004A7D8A" w:rsidP="00CA31F6"/>
                    <w:p w14:paraId="0074EEEE" w14:textId="77777777" w:rsidR="004A7D8A" w:rsidRDefault="004A7D8A" w:rsidP="00CA31F6"/>
                    <w:p w14:paraId="20FED896" w14:textId="77777777" w:rsidR="004A7D8A" w:rsidRDefault="004A7D8A" w:rsidP="00CA31F6"/>
                    <w:p w14:paraId="6BC7A7D7" w14:textId="77777777" w:rsidR="004A7D8A" w:rsidRDefault="004A7D8A" w:rsidP="00CA31F6"/>
                    <w:p w14:paraId="657ED508" w14:textId="77777777" w:rsidR="004A7D8A" w:rsidRDefault="004A7D8A" w:rsidP="00CA31F6"/>
                    <w:p w14:paraId="4DBF881F" w14:textId="77777777" w:rsidR="004A7D8A" w:rsidRDefault="004A7D8A" w:rsidP="00CA31F6"/>
                    <w:p w14:paraId="47D5DC89" w14:textId="77777777" w:rsidR="004A7D8A" w:rsidRDefault="004A7D8A"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497CA55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ins w:id="3" w:author="Tatiane Schwanck Schardosim" w:date="2020-07-01T20:06:00Z">
        <w:r w:rsidR="000E3E85">
          <w:t>Sistemas de Recomendações (</w:t>
        </w:r>
      </w:ins>
      <w:r w:rsidRPr="000E3E85">
        <w:rPr>
          <w:i/>
          <w:rPrChange w:id="4" w:author="Tatiane Schwanck Schardosim" w:date="2020-07-01T20:06:00Z">
            <w:rPr/>
          </w:rPrChange>
        </w:rPr>
        <w:t>RecSys</w:t>
      </w:r>
      <w:ins w:id="5" w:author="Tatiane Schwanck Schardosim" w:date="2020-07-01T20:06:00Z">
        <w:r w:rsidR="000E3E85">
          <w:t>)</w:t>
        </w:r>
      </w:ins>
      <w:r w:rsidRPr="003409B7">
        <w:t>. Esses sistemas são utilizados em diversos tipos de aplicações</w:t>
      </w:r>
      <w:ins w:id="6" w:author="Tatiane Schwanck Schardosim" w:date="2020-07-01T20:07:00Z">
        <w:r w:rsidR="000E3E85">
          <w:t>,</w:t>
        </w:r>
      </w:ins>
      <w:r w:rsidRPr="003409B7">
        <w:t xml:space="preserve"> como </w:t>
      </w:r>
      <w:ins w:id="7" w:author="Tatiane Schwanck Schardosim" w:date="2020-07-01T20:07:00Z">
        <w:r w:rsidR="000E3E85">
          <w:t xml:space="preserve">por exemplo: </w:t>
        </w:r>
      </w:ins>
      <w:r w:rsidRPr="003409B7">
        <w:t>vendas, seleção de um filme</w:t>
      </w:r>
      <w:ins w:id="8" w:author="Tatiane Schwanck Schardosim" w:date="2020-07-01T20:07:00Z">
        <w:r w:rsidR="000E3E85">
          <w:t>,</w:t>
        </w:r>
      </w:ins>
      <w:del w:id="9" w:author="Tatiane Schwanck Schardosim" w:date="2020-07-01T20:07:00Z">
        <w:r w:rsidRPr="003409B7" w:rsidDel="000E3E85">
          <w:delText xml:space="preserve"> </w:delText>
        </w:r>
        <w:r w:rsidR="00700ED6" w:rsidRPr="003409B7" w:rsidDel="000E3E85">
          <w:delText>e</w:delText>
        </w:r>
      </w:del>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del w:id="10" w:author="Tatiane Schwanck Schardosim" w:date="2020-07-01T20:09:00Z">
        <w:r w:rsidRPr="003409B7" w:rsidDel="000E3E85">
          <w:delText>. O</w:delText>
        </w:r>
      </w:del>
      <w:ins w:id="11" w:author="Tatiane Schwanck Schardosim" w:date="2020-07-01T20:09:00Z">
        <w:r w:rsidR="000E3E85">
          <w:t>, onde</w:t>
        </w:r>
      </w:ins>
      <w:r w:rsidRPr="003409B7">
        <w:t xml:space="preserve"> objetivo desse sistema </w:t>
      </w:r>
      <w:ins w:id="12" w:author="Tatiane Schwanck Schardosim" w:date="2020-07-01T20:09:00Z">
        <w:r w:rsidR="000E3E85">
          <w:t>será</w:t>
        </w:r>
      </w:ins>
      <w:del w:id="13" w:author="Tatiane Schwanck Schardosim" w:date="2020-07-01T20:09:00Z">
        <w:r w:rsidRPr="003409B7" w:rsidDel="000E3E85">
          <w:delText>é</w:delText>
        </w:r>
      </w:del>
      <w:r w:rsidRPr="003409B7">
        <w:t xml:space="preserve"> coletar informações sobre o comportamento e tendência do usuário, possibilitando o aperfeiçoamento das recomendações musicais de acordo com o contexto </w:t>
      </w:r>
      <w:commentRangeStart w:id="14"/>
      <w:r w:rsidRPr="003409B7">
        <w:t xml:space="preserve">vivenciado </w:t>
      </w:r>
      <w:r w:rsidR="004372BD">
        <w:t>por ele</w:t>
      </w:r>
      <w:commentRangeEnd w:id="14"/>
      <w:r w:rsidR="000E3E85">
        <w:rPr>
          <w:rStyle w:val="Refdecomentrio"/>
        </w:rPr>
        <w:commentReference w:id="14"/>
      </w:r>
      <w:r w:rsidRPr="003409B7">
        <w:t>.</w:t>
      </w:r>
    </w:p>
    <w:p w14:paraId="5A554FBE" w14:textId="77777777" w:rsidR="008F2AE9" w:rsidRDefault="008F2AE9" w:rsidP="00CA31F6"/>
    <w:p w14:paraId="15E10890" w14:textId="77777777" w:rsidR="008F2AE9" w:rsidRDefault="008F2AE9" w:rsidP="00CA31F6"/>
    <w:p w14:paraId="57272C47" w14:textId="796AEB87" w:rsidR="008F2AE9" w:rsidRDefault="008F2AE9" w:rsidP="00CA31F6">
      <w:pPr>
        <w:pStyle w:val="Palavras-chave"/>
      </w:pPr>
      <w:r w:rsidRPr="00E91180">
        <w:t>Palavras-chave</w:t>
      </w:r>
      <w:r w:rsidRPr="002B6B6F">
        <w:rPr>
          <w:lang w:val="en-US"/>
        </w:rPr>
        <w:t>:</w:t>
      </w:r>
      <w:r w:rsidRPr="007242D1">
        <w:rPr>
          <w:lang w:val="en-US"/>
        </w:rPr>
        <w:t xml:space="preserve"> </w:t>
      </w:r>
      <w:r w:rsidR="007242D1" w:rsidRPr="000E3E85">
        <w:rPr>
          <w:i/>
          <w:lang w:val="en-US"/>
          <w:rPrChange w:id="15" w:author="Tatiane Schwanck Schardosim" w:date="2020-07-01T20:06:00Z">
            <w:rPr>
              <w:lang w:val="en-US"/>
            </w:rPr>
          </w:rPrChange>
        </w:rPr>
        <w:t>RecSys</w:t>
      </w:r>
      <w:r w:rsidR="007242D1" w:rsidRPr="007242D1">
        <w:rPr>
          <w:lang w:val="en-US"/>
        </w:rPr>
        <w:t xml:space="preserve">. </w:t>
      </w:r>
      <w:r w:rsidR="007242D1" w:rsidRPr="000E3E85">
        <w:rPr>
          <w:i/>
          <w:lang w:val="en-US"/>
          <w:rPrChange w:id="16" w:author="Tatiane Schwanck Schardosim" w:date="2020-07-01T20:06:00Z">
            <w:rPr>
              <w:lang w:val="en-US"/>
            </w:rPr>
          </w:rPrChange>
        </w:rPr>
        <w:t>Machine Learning</w:t>
      </w:r>
      <w:r w:rsidR="007242D1" w:rsidRPr="007242D1">
        <w:rPr>
          <w:lang w:val="en-US"/>
        </w:rPr>
        <w:t xml:space="preserve">. </w:t>
      </w:r>
      <w:r w:rsidR="007242D1" w:rsidRPr="007242D1">
        <w:t xml:space="preserve">Sistemas de recomendação musical. Música. </w:t>
      </w:r>
      <w:r w:rsidR="007242D1" w:rsidRPr="000E3E85">
        <w:rPr>
          <w:i/>
          <w:rPrChange w:id="17" w:author="Tatiane Schwanck Schardosim" w:date="2020-07-01T20:06:00Z">
            <w:rPr/>
          </w:rPrChange>
        </w:rPr>
        <w:t>Spotify</w:t>
      </w:r>
      <w:r w:rsidR="007242D1" w:rsidRPr="007242D1">
        <w:t>.</w:t>
      </w:r>
    </w:p>
    <w:p w14:paraId="14DA8121" w14:textId="77777777" w:rsidR="008F2AE9" w:rsidRDefault="008F2AE9" w:rsidP="00CA31F6">
      <w:pPr>
        <w:pStyle w:val="Ttulo0"/>
      </w:pPr>
      <w: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0911C8EE" w14:textId="703CCE83" w:rsidR="009518DB" w:rsidRDefault="002E2086" w:rsidP="00CA31F6">
      <w:pPr>
        <w:pStyle w:val="Rodap"/>
        <w:rPr>
          <w:ins w:id="18" w:author="Tatiane Schwanck Schardosim" w:date="2020-07-01T21:31:00Z"/>
          <w:rFonts w:asciiTheme="minorHAnsi" w:eastAsiaTheme="minorEastAsia" w:hAnsiTheme="minorHAnsi" w:cstheme="minorBidi"/>
          <w:color w:val="auto"/>
          <w:sz w:val="22"/>
          <w:szCs w:val="22"/>
          <w:lang w:eastAsia="pt-BR"/>
        </w:rPr>
        <w:pPrChange w:id="19" w:author="Tatiane Schwanck Schardosim" w:date="2020-07-01T21:55:00Z">
          <w:pPr>
            <w:pStyle w:val="ndicedeilustraes"/>
            <w:tabs>
              <w:tab w:val="right" w:leader="dot" w:pos="9062"/>
            </w:tabs>
          </w:pPr>
        </w:pPrChange>
      </w:pPr>
      <w:r>
        <w:fldChar w:fldCharType="begin"/>
      </w:r>
      <w:r>
        <w:instrText xml:space="preserve"> TOC \h \z \c "Figura" </w:instrText>
      </w:r>
      <w:r>
        <w:fldChar w:fldCharType="separate"/>
      </w:r>
      <w:ins w:id="20" w:author="Tatiane Schwanck Schardosim" w:date="2020-07-01T21:31:00Z">
        <w:r w:rsidR="009518DB" w:rsidRPr="00915E75">
          <w:rPr>
            <w:rStyle w:val="Hyperlink"/>
          </w:rPr>
          <w:fldChar w:fldCharType="begin"/>
        </w:r>
        <w:r w:rsidR="009518DB" w:rsidRPr="00915E75">
          <w:rPr>
            <w:rStyle w:val="Hyperlink"/>
          </w:rPr>
          <w:instrText xml:space="preserve"> </w:instrText>
        </w:r>
        <w:r w:rsidR="009518DB">
          <w:instrText>HYPERLINK \l "_Toc44531509"</w:instrText>
        </w:r>
        <w:r w:rsidR="009518DB" w:rsidRPr="00915E75">
          <w:rPr>
            <w:rStyle w:val="Hyperlink"/>
          </w:rPr>
          <w:instrText xml:space="preserve"> </w:instrText>
        </w:r>
        <w:r w:rsidR="009518DB" w:rsidRPr="00915E75">
          <w:rPr>
            <w:rStyle w:val="Hyperlink"/>
          </w:rPr>
          <w:fldChar w:fldCharType="separate"/>
        </w:r>
        <w:r w:rsidR="009518DB" w:rsidRPr="00915E75">
          <w:rPr>
            <w:rStyle w:val="Hyperlink"/>
          </w:rPr>
          <w:t>Figura 1 - Motor avançado de busca da ACM (próprio, 2020)</w:t>
        </w:r>
        <w:r w:rsidR="009518DB">
          <w:rPr>
            <w:webHidden/>
          </w:rPr>
          <w:tab/>
        </w:r>
        <w:r w:rsidR="009518DB">
          <w:rPr>
            <w:webHidden/>
          </w:rPr>
          <w:fldChar w:fldCharType="begin"/>
        </w:r>
        <w:r w:rsidR="009518DB">
          <w:rPr>
            <w:webHidden/>
          </w:rPr>
          <w:instrText xml:space="preserve"> PAGEREF _Toc44531509 \h </w:instrText>
        </w:r>
      </w:ins>
      <w:r w:rsidR="009518DB">
        <w:rPr>
          <w:webHidden/>
        </w:rPr>
      </w:r>
      <w:r w:rsidR="009518DB">
        <w:rPr>
          <w:webHidden/>
        </w:rPr>
        <w:fldChar w:fldCharType="separate"/>
      </w:r>
      <w:ins w:id="21" w:author="Tatiane Schwanck Schardosim" w:date="2020-07-01T21:31:00Z">
        <w:r w:rsidR="009518DB">
          <w:rPr>
            <w:webHidden/>
          </w:rPr>
          <w:t>16</w:t>
        </w:r>
        <w:r w:rsidR="009518DB">
          <w:rPr>
            <w:webHidden/>
          </w:rPr>
          <w:fldChar w:fldCharType="end"/>
        </w:r>
        <w:r w:rsidR="009518DB" w:rsidRPr="00915E75">
          <w:rPr>
            <w:rStyle w:val="Hyperlink"/>
          </w:rPr>
          <w:fldChar w:fldCharType="end"/>
        </w:r>
      </w:ins>
    </w:p>
    <w:p w14:paraId="0A56190C" w14:textId="5DE0DC92" w:rsidR="009518DB" w:rsidRDefault="009518DB" w:rsidP="00CA31F6">
      <w:pPr>
        <w:pStyle w:val="Rodap"/>
        <w:rPr>
          <w:ins w:id="22" w:author="Tatiane Schwanck Schardosim" w:date="2020-07-01T21:31:00Z"/>
          <w:rFonts w:asciiTheme="minorHAnsi" w:eastAsiaTheme="minorEastAsia" w:hAnsiTheme="minorHAnsi" w:cstheme="minorBidi"/>
          <w:color w:val="auto"/>
          <w:sz w:val="22"/>
          <w:szCs w:val="22"/>
          <w:lang w:eastAsia="pt-BR"/>
        </w:rPr>
        <w:pPrChange w:id="23" w:author="Tatiane Schwanck Schardosim" w:date="2020-07-01T21:55:00Z">
          <w:pPr>
            <w:pStyle w:val="ndicedeilustraes"/>
            <w:tabs>
              <w:tab w:val="right" w:leader="dot" w:pos="9062"/>
            </w:tabs>
          </w:pPr>
        </w:pPrChange>
      </w:pPr>
      <w:ins w:id="24" w:author="Tatiane Schwanck Schardosim" w:date="2020-07-01T21:31:00Z">
        <w:r w:rsidRPr="00915E75">
          <w:rPr>
            <w:rStyle w:val="Hyperlink"/>
          </w:rPr>
          <w:fldChar w:fldCharType="begin"/>
        </w:r>
        <w:r w:rsidRPr="00915E75">
          <w:rPr>
            <w:rStyle w:val="Hyperlink"/>
          </w:rPr>
          <w:instrText xml:space="preserve"> </w:instrText>
        </w:r>
        <w:r>
          <w:instrText>HYPERLINK \l "_Toc44531510"</w:instrText>
        </w:r>
        <w:r w:rsidRPr="00915E75">
          <w:rPr>
            <w:rStyle w:val="Hyperlink"/>
          </w:rPr>
          <w:instrText xml:space="preserve"> </w:instrText>
        </w:r>
        <w:r w:rsidRPr="00915E75">
          <w:rPr>
            <w:rStyle w:val="Hyperlink"/>
          </w:rPr>
          <w:fldChar w:fldCharType="separate"/>
        </w:r>
        <w:r w:rsidRPr="00915E75">
          <w:rPr>
            <w:rStyle w:val="Hyperlink"/>
          </w:rPr>
          <w:t>Figura 2 - Resultado de busca dos proceedings no motor de busca da ACM (próprio, 2020)</w:t>
        </w:r>
        <w:r>
          <w:rPr>
            <w:webHidden/>
          </w:rPr>
          <w:tab/>
        </w:r>
        <w:r>
          <w:rPr>
            <w:webHidden/>
          </w:rPr>
          <w:fldChar w:fldCharType="begin"/>
        </w:r>
        <w:r>
          <w:rPr>
            <w:webHidden/>
          </w:rPr>
          <w:instrText xml:space="preserve"> PAGEREF _Toc44531510 \h </w:instrText>
        </w:r>
      </w:ins>
      <w:r>
        <w:rPr>
          <w:webHidden/>
        </w:rPr>
      </w:r>
      <w:r>
        <w:rPr>
          <w:webHidden/>
        </w:rPr>
        <w:fldChar w:fldCharType="separate"/>
      </w:r>
      <w:ins w:id="25" w:author="Tatiane Schwanck Schardosim" w:date="2020-07-01T21:31:00Z">
        <w:r>
          <w:rPr>
            <w:webHidden/>
          </w:rPr>
          <w:t>17</w:t>
        </w:r>
        <w:r>
          <w:rPr>
            <w:webHidden/>
          </w:rPr>
          <w:fldChar w:fldCharType="end"/>
        </w:r>
        <w:r w:rsidRPr="00915E75">
          <w:rPr>
            <w:rStyle w:val="Hyperlink"/>
          </w:rPr>
          <w:fldChar w:fldCharType="end"/>
        </w:r>
      </w:ins>
    </w:p>
    <w:p w14:paraId="240B98E2" w14:textId="76169EB7" w:rsidR="009518DB" w:rsidRDefault="009518DB" w:rsidP="00CA31F6">
      <w:pPr>
        <w:pStyle w:val="Rodap"/>
        <w:rPr>
          <w:ins w:id="26" w:author="Tatiane Schwanck Schardosim" w:date="2020-07-01T21:31:00Z"/>
          <w:rFonts w:asciiTheme="minorHAnsi" w:eastAsiaTheme="minorEastAsia" w:hAnsiTheme="minorHAnsi" w:cstheme="minorBidi"/>
          <w:color w:val="auto"/>
          <w:sz w:val="22"/>
          <w:szCs w:val="22"/>
          <w:lang w:eastAsia="pt-BR"/>
        </w:rPr>
        <w:pPrChange w:id="27" w:author="Tatiane Schwanck Schardosim" w:date="2020-07-01T21:55:00Z">
          <w:pPr>
            <w:pStyle w:val="ndicedeilustraes"/>
            <w:tabs>
              <w:tab w:val="right" w:leader="dot" w:pos="9062"/>
            </w:tabs>
          </w:pPr>
        </w:pPrChange>
      </w:pPr>
      <w:ins w:id="28" w:author="Tatiane Schwanck Schardosim" w:date="2020-07-01T21:31:00Z">
        <w:r w:rsidRPr="00915E75">
          <w:rPr>
            <w:rStyle w:val="Hyperlink"/>
          </w:rPr>
          <w:fldChar w:fldCharType="begin"/>
        </w:r>
        <w:r w:rsidRPr="00915E75">
          <w:rPr>
            <w:rStyle w:val="Hyperlink"/>
          </w:rPr>
          <w:instrText xml:space="preserve"> </w:instrText>
        </w:r>
        <w:r>
          <w:instrText>HYPERLINK \l "_Toc44531511"</w:instrText>
        </w:r>
        <w:r w:rsidRPr="00915E75">
          <w:rPr>
            <w:rStyle w:val="Hyperlink"/>
          </w:rPr>
          <w:instrText xml:space="preserve"> </w:instrText>
        </w:r>
        <w:r w:rsidRPr="00915E75">
          <w:rPr>
            <w:rStyle w:val="Hyperlink"/>
          </w:rPr>
          <w:fldChar w:fldCharType="separate"/>
        </w:r>
        <w:r w:rsidRPr="00915E75">
          <w:rPr>
            <w:rStyle w:val="Hyperlink"/>
          </w:rPr>
          <w:t>Figura 3 - Resultado de busca dos journals no motor de busca da ACM (próprio, 2020)</w:t>
        </w:r>
        <w:r>
          <w:rPr>
            <w:webHidden/>
          </w:rPr>
          <w:tab/>
        </w:r>
        <w:r>
          <w:rPr>
            <w:webHidden/>
          </w:rPr>
          <w:fldChar w:fldCharType="begin"/>
        </w:r>
        <w:r>
          <w:rPr>
            <w:webHidden/>
          </w:rPr>
          <w:instrText xml:space="preserve"> PAGEREF _Toc44531511 \h </w:instrText>
        </w:r>
      </w:ins>
      <w:r>
        <w:rPr>
          <w:webHidden/>
        </w:rPr>
      </w:r>
      <w:r>
        <w:rPr>
          <w:webHidden/>
        </w:rPr>
        <w:fldChar w:fldCharType="separate"/>
      </w:r>
      <w:ins w:id="29" w:author="Tatiane Schwanck Schardosim" w:date="2020-07-01T21:31:00Z">
        <w:r>
          <w:rPr>
            <w:webHidden/>
          </w:rPr>
          <w:t>18</w:t>
        </w:r>
        <w:r>
          <w:rPr>
            <w:webHidden/>
          </w:rPr>
          <w:fldChar w:fldCharType="end"/>
        </w:r>
        <w:r w:rsidRPr="00915E75">
          <w:rPr>
            <w:rStyle w:val="Hyperlink"/>
          </w:rPr>
          <w:fldChar w:fldCharType="end"/>
        </w:r>
      </w:ins>
    </w:p>
    <w:p w14:paraId="6BF4E06E" w14:textId="4D868AE4" w:rsidR="009518DB" w:rsidRDefault="009518DB" w:rsidP="00CA31F6">
      <w:pPr>
        <w:pStyle w:val="Rodap"/>
        <w:rPr>
          <w:ins w:id="30" w:author="Tatiane Schwanck Schardosim" w:date="2020-07-01T21:31:00Z"/>
          <w:rFonts w:asciiTheme="minorHAnsi" w:eastAsiaTheme="minorEastAsia" w:hAnsiTheme="minorHAnsi" w:cstheme="minorBidi"/>
          <w:color w:val="auto"/>
          <w:sz w:val="22"/>
          <w:szCs w:val="22"/>
          <w:lang w:eastAsia="pt-BR"/>
        </w:rPr>
        <w:pPrChange w:id="31" w:author="Tatiane Schwanck Schardosim" w:date="2020-07-01T21:55:00Z">
          <w:pPr>
            <w:pStyle w:val="ndicedeilustraes"/>
            <w:tabs>
              <w:tab w:val="right" w:leader="dot" w:pos="9062"/>
            </w:tabs>
          </w:pPr>
        </w:pPrChange>
      </w:pPr>
      <w:ins w:id="32" w:author="Tatiane Schwanck Schardosim" w:date="2020-07-01T21:31:00Z">
        <w:r w:rsidRPr="00915E75">
          <w:rPr>
            <w:rStyle w:val="Hyperlink"/>
          </w:rPr>
          <w:fldChar w:fldCharType="begin"/>
        </w:r>
        <w:r w:rsidRPr="00915E75">
          <w:rPr>
            <w:rStyle w:val="Hyperlink"/>
          </w:rPr>
          <w:instrText xml:space="preserve"> </w:instrText>
        </w:r>
        <w:r>
          <w:instrText>HYPERLINK \l "_Toc44531512"</w:instrText>
        </w:r>
        <w:r w:rsidRPr="00915E75">
          <w:rPr>
            <w:rStyle w:val="Hyperlink"/>
          </w:rPr>
          <w:instrText xml:space="preserve"> </w:instrText>
        </w:r>
        <w:r w:rsidRPr="00915E75">
          <w:rPr>
            <w:rStyle w:val="Hyperlink"/>
          </w:rPr>
          <w:fldChar w:fldCharType="separate"/>
        </w:r>
        <w:r w:rsidRPr="00915E7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_Toc44531512 \h </w:instrText>
        </w:r>
      </w:ins>
      <w:r>
        <w:rPr>
          <w:webHidden/>
        </w:rPr>
      </w:r>
      <w:r>
        <w:rPr>
          <w:webHidden/>
        </w:rPr>
        <w:fldChar w:fldCharType="separate"/>
      </w:r>
      <w:ins w:id="33" w:author="Tatiane Schwanck Schardosim" w:date="2020-07-01T21:31:00Z">
        <w:r>
          <w:rPr>
            <w:webHidden/>
          </w:rPr>
          <w:t>18</w:t>
        </w:r>
        <w:r>
          <w:rPr>
            <w:webHidden/>
          </w:rPr>
          <w:fldChar w:fldCharType="end"/>
        </w:r>
        <w:r w:rsidRPr="00915E75">
          <w:rPr>
            <w:rStyle w:val="Hyperlink"/>
          </w:rPr>
          <w:fldChar w:fldCharType="end"/>
        </w:r>
      </w:ins>
    </w:p>
    <w:p w14:paraId="2C52BCFF" w14:textId="7BA99461" w:rsidR="009518DB" w:rsidRDefault="009518DB" w:rsidP="00CA31F6">
      <w:pPr>
        <w:pStyle w:val="Rodap"/>
        <w:rPr>
          <w:ins w:id="34" w:author="Tatiane Schwanck Schardosim" w:date="2020-07-01T21:31:00Z"/>
          <w:rFonts w:asciiTheme="minorHAnsi" w:eastAsiaTheme="minorEastAsia" w:hAnsiTheme="minorHAnsi" w:cstheme="minorBidi"/>
          <w:color w:val="auto"/>
          <w:sz w:val="22"/>
          <w:szCs w:val="22"/>
          <w:lang w:eastAsia="pt-BR"/>
        </w:rPr>
        <w:pPrChange w:id="35" w:author="Tatiane Schwanck Schardosim" w:date="2020-07-01T21:55:00Z">
          <w:pPr>
            <w:pStyle w:val="ndicedeilustraes"/>
            <w:tabs>
              <w:tab w:val="right" w:leader="dot" w:pos="9062"/>
            </w:tabs>
          </w:pPr>
        </w:pPrChange>
      </w:pPr>
      <w:ins w:id="36" w:author="Tatiane Schwanck Schardosim" w:date="2020-07-01T21:31:00Z">
        <w:r w:rsidRPr="00915E75">
          <w:rPr>
            <w:rStyle w:val="Hyperlink"/>
          </w:rPr>
          <w:fldChar w:fldCharType="begin"/>
        </w:r>
        <w:r w:rsidRPr="00915E75">
          <w:rPr>
            <w:rStyle w:val="Hyperlink"/>
          </w:rPr>
          <w:instrText xml:space="preserve"> </w:instrText>
        </w:r>
        <w:r>
          <w:instrText>HYPERLINK \l "_Toc44531513"</w:instrText>
        </w:r>
        <w:r w:rsidRPr="00915E75">
          <w:rPr>
            <w:rStyle w:val="Hyperlink"/>
          </w:rPr>
          <w:instrText xml:space="preserve"> </w:instrText>
        </w:r>
        <w:r w:rsidRPr="00915E75">
          <w:rPr>
            <w:rStyle w:val="Hyperlink"/>
          </w:rPr>
          <w:fldChar w:fldCharType="separate"/>
        </w:r>
        <w:r w:rsidRPr="00915E75">
          <w:rPr>
            <w:rStyle w:val="Hyperlink"/>
          </w:rPr>
          <w:t>Figura 5 - Filtro em cima dos trabalhos selecionados através do resumo (próprio, 2020)</w:t>
        </w:r>
        <w:r>
          <w:rPr>
            <w:webHidden/>
          </w:rPr>
          <w:tab/>
        </w:r>
        <w:r>
          <w:rPr>
            <w:webHidden/>
          </w:rPr>
          <w:fldChar w:fldCharType="begin"/>
        </w:r>
        <w:r>
          <w:rPr>
            <w:webHidden/>
          </w:rPr>
          <w:instrText xml:space="preserve"> PAGEREF _Toc44531513 \h </w:instrText>
        </w:r>
      </w:ins>
      <w:r>
        <w:rPr>
          <w:webHidden/>
        </w:rPr>
      </w:r>
      <w:r>
        <w:rPr>
          <w:webHidden/>
        </w:rPr>
        <w:fldChar w:fldCharType="separate"/>
      </w:r>
      <w:ins w:id="37" w:author="Tatiane Schwanck Schardosim" w:date="2020-07-01T21:31:00Z">
        <w:r>
          <w:rPr>
            <w:webHidden/>
          </w:rPr>
          <w:t>19</w:t>
        </w:r>
        <w:r>
          <w:rPr>
            <w:webHidden/>
          </w:rPr>
          <w:fldChar w:fldCharType="end"/>
        </w:r>
        <w:r w:rsidRPr="00915E75">
          <w:rPr>
            <w:rStyle w:val="Hyperlink"/>
          </w:rPr>
          <w:fldChar w:fldCharType="end"/>
        </w:r>
      </w:ins>
    </w:p>
    <w:p w14:paraId="7D293ECD" w14:textId="42228491" w:rsidR="009518DB" w:rsidRDefault="009518DB" w:rsidP="00CA31F6">
      <w:pPr>
        <w:pStyle w:val="Rodap"/>
        <w:rPr>
          <w:ins w:id="38" w:author="Tatiane Schwanck Schardosim" w:date="2020-07-01T21:31:00Z"/>
          <w:rFonts w:asciiTheme="minorHAnsi" w:eastAsiaTheme="minorEastAsia" w:hAnsiTheme="minorHAnsi" w:cstheme="minorBidi"/>
          <w:color w:val="auto"/>
          <w:sz w:val="22"/>
          <w:szCs w:val="22"/>
          <w:lang w:eastAsia="pt-BR"/>
        </w:rPr>
        <w:pPrChange w:id="39" w:author="Tatiane Schwanck Schardosim" w:date="2020-07-01T21:55:00Z">
          <w:pPr>
            <w:pStyle w:val="ndicedeilustraes"/>
            <w:tabs>
              <w:tab w:val="right" w:leader="dot" w:pos="9062"/>
            </w:tabs>
          </w:pPr>
        </w:pPrChange>
      </w:pPr>
      <w:ins w:id="40" w:author="Tatiane Schwanck Schardosim" w:date="2020-07-01T21:31:00Z">
        <w:r w:rsidRPr="00915E75">
          <w:rPr>
            <w:rStyle w:val="Hyperlink"/>
          </w:rPr>
          <w:fldChar w:fldCharType="begin"/>
        </w:r>
        <w:r w:rsidRPr="00915E75">
          <w:rPr>
            <w:rStyle w:val="Hyperlink"/>
          </w:rPr>
          <w:instrText xml:space="preserve"> </w:instrText>
        </w:r>
        <w:r>
          <w:instrText>HYPERLINK \l "_Toc44531514"</w:instrText>
        </w:r>
        <w:r w:rsidRPr="00915E75">
          <w:rPr>
            <w:rStyle w:val="Hyperlink"/>
          </w:rPr>
          <w:instrText xml:space="preserve"> </w:instrText>
        </w:r>
        <w:r w:rsidRPr="00915E75">
          <w:rPr>
            <w:rStyle w:val="Hyperlink"/>
          </w:rPr>
          <w:fldChar w:fldCharType="separate"/>
        </w:r>
        <w:r w:rsidRPr="00915E7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_Toc44531514 \h </w:instrText>
        </w:r>
      </w:ins>
      <w:r>
        <w:rPr>
          <w:webHidden/>
        </w:rPr>
      </w:r>
      <w:r>
        <w:rPr>
          <w:webHidden/>
        </w:rPr>
        <w:fldChar w:fldCharType="separate"/>
      </w:r>
      <w:ins w:id="41" w:author="Tatiane Schwanck Schardosim" w:date="2020-07-01T21:31:00Z">
        <w:r>
          <w:rPr>
            <w:webHidden/>
          </w:rPr>
          <w:t>19</w:t>
        </w:r>
        <w:r>
          <w:rPr>
            <w:webHidden/>
          </w:rPr>
          <w:fldChar w:fldCharType="end"/>
        </w:r>
        <w:r w:rsidRPr="00915E75">
          <w:rPr>
            <w:rStyle w:val="Hyperlink"/>
          </w:rPr>
          <w:fldChar w:fldCharType="end"/>
        </w:r>
      </w:ins>
    </w:p>
    <w:p w14:paraId="325B3935" w14:textId="3F37DE3F" w:rsidR="009518DB" w:rsidRDefault="009518DB" w:rsidP="00CA31F6">
      <w:pPr>
        <w:pStyle w:val="Rodap"/>
        <w:rPr>
          <w:ins w:id="42" w:author="Tatiane Schwanck Schardosim" w:date="2020-07-01T21:31:00Z"/>
          <w:rFonts w:asciiTheme="minorHAnsi" w:eastAsiaTheme="minorEastAsia" w:hAnsiTheme="minorHAnsi" w:cstheme="minorBidi"/>
          <w:color w:val="auto"/>
          <w:sz w:val="22"/>
          <w:szCs w:val="22"/>
          <w:lang w:eastAsia="pt-BR"/>
        </w:rPr>
        <w:pPrChange w:id="43" w:author="Tatiane Schwanck Schardosim" w:date="2020-07-01T21:55:00Z">
          <w:pPr>
            <w:pStyle w:val="ndicedeilustraes"/>
            <w:tabs>
              <w:tab w:val="right" w:leader="dot" w:pos="9062"/>
            </w:tabs>
          </w:pPr>
        </w:pPrChange>
      </w:pPr>
      <w:ins w:id="44" w:author="Tatiane Schwanck Schardosim" w:date="2020-07-01T21:31:00Z">
        <w:r w:rsidRPr="00915E75">
          <w:rPr>
            <w:rStyle w:val="Hyperlink"/>
          </w:rPr>
          <w:fldChar w:fldCharType="begin"/>
        </w:r>
        <w:r w:rsidRPr="00915E75">
          <w:rPr>
            <w:rStyle w:val="Hyperlink"/>
          </w:rPr>
          <w:instrText xml:space="preserve"> </w:instrText>
        </w:r>
        <w:r>
          <w:instrText>HYPERLINK \l "_Toc44531515"</w:instrText>
        </w:r>
        <w:r w:rsidRPr="00915E75">
          <w:rPr>
            <w:rStyle w:val="Hyperlink"/>
          </w:rPr>
          <w:instrText xml:space="preserve"> </w:instrText>
        </w:r>
        <w:r w:rsidRPr="00915E75">
          <w:rPr>
            <w:rStyle w:val="Hyperlink"/>
          </w:rPr>
          <w:fldChar w:fldCharType="separate"/>
        </w:r>
        <w:r w:rsidRPr="00915E75">
          <w:rPr>
            <w:rStyle w:val="Hyperlink"/>
          </w:rPr>
          <w:t>Figura 7 Fatores da preferência musical (próprio, 2020)</w:t>
        </w:r>
        <w:r>
          <w:rPr>
            <w:webHidden/>
          </w:rPr>
          <w:tab/>
        </w:r>
        <w:r>
          <w:rPr>
            <w:webHidden/>
          </w:rPr>
          <w:fldChar w:fldCharType="begin"/>
        </w:r>
        <w:r>
          <w:rPr>
            <w:webHidden/>
          </w:rPr>
          <w:instrText xml:space="preserve"> PAGEREF _Toc44531515 \h </w:instrText>
        </w:r>
      </w:ins>
      <w:r>
        <w:rPr>
          <w:webHidden/>
        </w:rPr>
      </w:r>
      <w:r>
        <w:rPr>
          <w:webHidden/>
        </w:rPr>
        <w:fldChar w:fldCharType="separate"/>
      </w:r>
      <w:ins w:id="45" w:author="Tatiane Schwanck Schardosim" w:date="2020-07-01T21:31:00Z">
        <w:r>
          <w:rPr>
            <w:webHidden/>
          </w:rPr>
          <w:t>28</w:t>
        </w:r>
        <w:r>
          <w:rPr>
            <w:webHidden/>
          </w:rPr>
          <w:fldChar w:fldCharType="end"/>
        </w:r>
        <w:r w:rsidRPr="00915E75">
          <w:rPr>
            <w:rStyle w:val="Hyperlink"/>
          </w:rPr>
          <w:fldChar w:fldCharType="end"/>
        </w:r>
      </w:ins>
    </w:p>
    <w:p w14:paraId="70AE6E1C" w14:textId="12E2B506" w:rsidR="009518DB" w:rsidRDefault="009518DB" w:rsidP="00CA31F6">
      <w:pPr>
        <w:pStyle w:val="Rodap"/>
        <w:rPr>
          <w:ins w:id="46" w:author="Tatiane Schwanck Schardosim" w:date="2020-07-01T21:31:00Z"/>
          <w:rFonts w:asciiTheme="minorHAnsi" w:eastAsiaTheme="minorEastAsia" w:hAnsiTheme="minorHAnsi" w:cstheme="minorBidi"/>
          <w:color w:val="auto"/>
          <w:sz w:val="22"/>
          <w:szCs w:val="22"/>
          <w:lang w:eastAsia="pt-BR"/>
        </w:rPr>
        <w:pPrChange w:id="47" w:author="Tatiane Schwanck Schardosim" w:date="2020-07-01T21:55:00Z">
          <w:pPr>
            <w:pStyle w:val="ndicedeilustraes"/>
            <w:tabs>
              <w:tab w:val="right" w:leader="dot" w:pos="9062"/>
            </w:tabs>
          </w:pPr>
        </w:pPrChange>
      </w:pPr>
      <w:ins w:id="48" w:author="Tatiane Schwanck Schardosim" w:date="2020-07-01T21:31:00Z">
        <w:r w:rsidRPr="00915E75">
          <w:rPr>
            <w:rStyle w:val="Hyperlink"/>
          </w:rPr>
          <w:fldChar w:fldCharType="begin"/>
        </w:r>
        <w:r w:rsidRPr="00915E75">
          <w:rPr>
            <w:rStyle w:val="Hyperlink"/>
          </w:rPr>
          <w:instrText xml:space="preserve"> </w:instrText>
        </w:r>
        <w:r>
          <w:instrText>HYPERLINK \l "_Toc44531516"</w:instrText>
        </w:r>
        <w:r w:rsidRPr="00915E75">
          <w:rPr>
            <w:rStyle w:val="Hyperlink"/>
          </w:rPr>
          <w:instrText xml:space="preserve"> </w:instrText>
        </w:r>
        <w:r w:rsidRPr="00915E75">
          <w:rPr>
            <w:rStyle w:val="Hyperlink"/>
          </w:rPr>
          <w:fldChar w:fldCharType="separate"/>
        </w:r>
        <w:r w:rsidRPr="00915E75">
          <w:rPr>
            <w:rStyle w:val="Hyperlink"/>
          </w:rPr>
          <w:t>Figura 8 Modelo desenvolvido para demonstrar a recomendação dinâmica (próprio, 2020)</w:t>
        </w:r>
        <w:r>
          <w:rPr>
            <w:webHidden/>
          </w:rPr>
          <w:tab/>
        </w:r>
        <w:r>
          <w:rPr>
            <w:webHidden/>
          </w:rPr>
          <w:fldChar w:fldCharType="begin"/>
        </w:r>
        <w:r>
          <w:rPr>
            <w:webHidden/>
          </w:rPr>
          <w:instrText xml:space="preserve"> PAGEREF _Toc44531516 \h </w:instrText>
        </w:r>
      </w:ins>
      <w:r>
        <w:rPr>
          <w:webHidden/>
        </w:rPr>
      </w:r>
      <w:r>
        <w:rPr>
          <w:webHidden/>
        </w:rPr>
        <w:fldChar w:fldCharType="separate"/>
      </w:r>
      <w:ins w:id="49" w:author="Tatiane Schwanck Schardosim" w:date="2020-07-01T21:31:00Z">
        <w:r>
          <w:rPr>
            <w:webHidden/>
          </w:rPr>
          <w:t>34</w:t>
        </w:r>
        <w:r>
          <w:rPr>
            <w:webHidden/>
          </w:rPr>
          <w:fldChar w:fldCharType="end"/>
        </w:r>
        <w:r w:rsidRPr="00915E75">
          <w:rPr>
            <w:rStyle w:val="Hyperlink"/>
          </w:rPr>
          <w:fldChar w:fldCharType="end"/>
        </w:r>
      </w:ins>
    </w:p>
    <w:p w14:paraId="6EC3096D" w14:textId="690F9968" w:rsidR="009518DB" w:rsidRDefault="009518DB" w:rsidP="00CA31F6">
      <w:pPr>
        <w:pStyle w:val="Rodap"/>
        <w:rPr>
          <w:ins w:id="50" w:author="Tatiane Schwanck Schardosim" w:date="2020-07-01T21:31:00Z"/>
          <w:rFonts w:asciiTheme="minorHAnsi" w:eastAsiaTheme="minorEastAsia" w:hAnsiTheme="minorHAnsi" w:cstheme="minorBidi"/>
          <w:color w:val="auto"/>
          <w:sz w:val="22"/>
          <w:szCs w:val="22"/>
          <w:lang w:eastAsia="pt-BR"/>
        </w:rPr>
        <w:pPrChange w:id="51" w:author="Tatiane Schwanck Schardosim" w:date="2020-07-01T21:55:00Z">
          <w:pPr>
            <w:pStyle w:val="ndicedeilustraes"/>
            <w:tabs>
              <w:tab w:val="right" w:leader="dot" w:pos="9062"/>
            </w:tabs>
          </w:pPr>
        </w:pPrChange>
      </w:pPr>
      <w:ins w:id="52" w:author="Tatiane Schwanck Schardosim" w:date="2020-07-01T21:31:00Z">
        <w:r w:rsidRPr="00915E75">
          <w:rPr>
            <w:rStyle w:val="Hyperlink"/>
          </w:rPr>
          <w:fldChar w:fldCharType="begin"/>
        </w:r>
        <w:r w:rsidRPr="00915E75">
          <w:rPr>
            <w:rStyle w:val="Hyperlink"/>
          </w:rPr>
          <w:instrText xml:space="preserve"> </w:instrText>
        </w:r>
        <w:r>
          <w:instrText>HYPERLINK \l "_Toc44531517"</w:instrText>
        </w:r>
        <w:r w:rsidRPr="00915E75">
          <w:rPr>
            <w:rStyle w:val="Hyperlink"/>
          </w:rPr>
          <w:instrText xml:space="preserve"> </w:instrText>
        </w:r>
        <w:r w:rsidRPr="00915E75">
          <w:rPr>
            <w:rStyle w:val="Hyperlink"/>
          </w:rPr>
          <w:fldChar w:fldCharType="separate"/>
        </w:r>
        <w:r w:rsidRPr="00915E75">
          <w:rPr>
            <w:rStyle w:val="Hyperlink"/>
          </w:rPr>
          <w:t>Figura 9 Apresentação dos contextos utilizados no trabalho (próprio, 2020)</w:t>
        </w:r>
        <w:r>
          <w:rPr>
            <w:webHidden/>
          </w:rPr>
          <w:tab/>
        </w:r>
        <w:r>
          <w:rPr>
            <w:webHidden/>
          </w:rPr>
          <w:fldChar w:fldCharType="begin"/>
        </w:r>
        <w:r>
          <w:rPr>
            <w:webHidden/>
          </w:rPr>
          <w:instrText xml:space="preserve"> PAGEREF _Toc44531517 \h </w:instrText>
        </w:r>
      </w:ins>
      <w:r>
        <w:rPr>
          <w:webHidden/>
        </w:rPr>
      </w:r>
      <w:r>
        <w:rPr>
          <w:webHidden/>
        </w:rPr>
        <w:fldChar w:fldCharType="separate"/>
      </w:r>
      <w:ins w:id="53" w:author="Tatiane Schwanck Schardosim" w:date="2020-07-01T21:31:00Z">
        <w:r>
          <w:rPr>
            <w:webHidden/>
          </w:rPr>
          <w:t>35</w:t>
        </w:r>
        <w:r>
          <w:rPr>
            <w:webHidden/>
          </w:rPr>
          <w:fldChar w:fldCharType="end"/>
        </w:r>
        <w:r w:rsidRPr="00915E75">
          <w:rPr>
            <w:rStyle w:val="Hyperlink"/>
          </w:rPr>
          <w:fldChar w:fldCharType="end"/>
        </w:r>
      </w:ins>
    </w:p>
    <w:p w14:paraId="4B4D921C" w14:textId="29652A6B" w:rsidR="009518DB" w:rsidRDefault="009518DB" w:rsidP="00CA31F6">
      <w:pPr>
        <w:pStyle w:val="Rodap"/>
        <w:rPr>
          <w:ins w:id="54" w:author="Tatiane Schwanck Schardosim" w:date="2020-07-01T21:31:00Z"/>
          <w:rFonts w:asciiTheme="minorHAnsi" w:eastAsiaTheme="minorEastAsia" w:hAnsiTheme="minorHAnsi" w:cstheme="minorBidi"/>
          <w:color w:val="auto"/>
          <w:sz w:val="22"/>
          <w:szCs w:val="22"/>
          <w:lang w:eastAsia="pt-BR"/>
        </w:rPr>
        <w:pPrChange w:id="55" w:author="Tatiane Schwanck Schardosim" w:date="2020-07-01T21:55:00Z">
          <w:pPr>
            <w:pStyle w:val="ndicedeilustraes"/>
            <w:tabs>
              <w:tab w:val="right" w:leader="dot" w:pos="9062"/>
            </w:tabs>
          </w:pPr>
        </w:pPrChange>
      </w:pPr>
      <w:ins w:id="56" w:author="Tatiane Schwanck Schardosim" w:date="2020-07-01T21:31:00Z">
        <w:r w:rsidRPr="00915E75">
          <w:rPr>
            <w:rStyle w:val="Hyperlink"/>
          </w:rPr>
          <w:fldChar w:fldCharType="begin"/>
        </w:r>
        <w:r w:rsidRPr="00915E75">
          <w:rPr>
            <w:rStyle w:val="Hyperlink"/>
          </w:rPr>
          <w:instrText xml:space="preserve"> </w:instrText>
        </w:r>
        <w:r>
          <w:instrText>HYPERLINK \l "_Toc44531518"</w:instrText>
        </w:r>
        <w:r w:rsidRPr="00915E75">
          <w:rPr>
            <w:rStyle w:val="Hyperlink"/>
          </w:rPr>
          <w:instrText xml:space="preserve"> </w:instrText>
        </w:r>
        <w:r w:rsidRPr="00915E75">
          <w:rPr>
            <w:rStyle w:val="Hyperlink"/>
          </w:rPr>
          <w:fldChar w:fldCharType="separate"/>
        </w:r>
        <w:r w:rsidRPr="00915E75">
          <w:rPr>
            <w:rStyle w:val="Hyperlink"/>
          </w:rPr>
          <w:t>Figura 10 Lista de ações que auxiliarão o entendimento do contexto de ambiente e comportamento do usuário da aplicação (próprio, 2020)</w:t>
        </w:r>
        <w:r>
          <w:rPr>
            <w:webHidden/>
          </w:rPr>
          <w:tab/>
        </w:r>
        <w:r>
          <w:rPr>
            <w:webHidden/>
          </w:rPr>
          <w:fldChar w:fldCharType="begin"/>
        </w:r>
        <w:r>
          <w:rPr>
            <w:webHidden/>
          </w:rPr>
          <w:instrText xml:space="preserve"> PAGEREF _Toc44531518 \h </w:instrText>
        </w:r>
      </w:ins>
      <w:r>
        <w:rPr>
          <w:webHidden/>
        </w:rPr>
      </w:r>
      <w:r>
        <w:rPr>
          <w:webHidden/>
        </w:rPr>
        <w:fldChar w:fldCharType="separate"/>
      </w:r>
      <w:ins w:id="57" w:author="Tatiane Schwanck Schardosim" w:date="2020-07-01T21:31:00Z">
        <w:r>
          <w:rPr>
            <w:webHidden/>
          </w:rPr>
          <w:t>37</w:t>
        </w:r>
        <w:r>
          <w:rPr>
            <w:webHidden/>
          </w:rPr>
          <w:fldChar w:fldCharType="end"/>
        </w:r>
        <w:r w:rsidRPr="00915E75">
          <w:rPr>
            <w:rStyle w:val="Hyperlink"/>
          </w:rPr>
          <w:fldChar w:fldCharType="end"/>
        </w:r>
      </w:ins>
    </w:p>
    <w:p w14:paraId="79EB0B38" w14:textId="20290B0A" w:rsidR="009518DB" w:rsidRDefault="009518DB" w:rsidP="00CA31F6">
      <w:pPr>
        <w:pStyle w:val="Rodap"/>
        <w:rPr>
          <w:ins w:id="58" w:author="Tatiane Schwanck Schardosim" w:date="2020-07-01T21:31:00Z"/>
          <w:rFonts w:asciiTheme="minorHAnsi" w:eastAsiaTheme="minorEastAsia" w:hAnsiTheme="minorHAnsi" w:cstheme="minorBidi"/>
          <w:color w:val="auto"/>
          <w:sz w:val="22"/>
          <w:szCs w:val="22"/>
          <w:lang w:eastAsia="pt-BR"/>
        </w:rPr>
        <w:pPrChange w:id="59" w:author="Tatiane Schwanck Schardosim" w:date="2020-07-01T21:55:00Z">
          <w:pPr>
            <w:pStyle w:val="ndicedeilustraes"/>
            <w:tabs>
              <w:tab w:val="right" w:leader="dot" w:pos="9062"/>
            </w:tabs>
          </w:pPr>
        </w:pPrChange>
      </w:pPr>
      <w:ins w:id="60" w:author="Tatiane Schwanck Schardosim" w:date="2020-07-01T21:31:00Z">
        <w:r w:rsidRPr="00915E75">
          <w:rPr>
            <w:rStyle w:val="Hyperlink"/>
          </w:rPr>
          <w:fldChar w:fldCharType="begin"/>
        </w:r>
        <w:r w:rsidRPr="00915E75">
          <w:rPr>
            <w:rStyle w:val="Hyperlink"/>
          </w:rPr>
          <w:instrText xml:space="preserve"> </w:instrText>
        </w:r>
        <w:r>
          <w:instrText>HYPERLINK \l "_Toc44531519"</w:instrText>
        </w:r>
        <w:r w:rsidRPr="00915E75">
          <w:rPr>
            <w:rStyle w:val="Hyperlink"/>
          </w:rPr>
          <w:instrText xml:space="preserve"> </w:instrText>
        </w:r>
        <w:r w:rsidRPr="00915E75">
          <w:rPr>
            <w:rStyle w:val="Hyperlink"/>
          </w:rPr>
          <w:fldChar w:fldCharType="separate"/>
        </w:r>
        <w:r w:rsidRPr="00915E75">
          <w:rPr>
            <w:rStyle w:val="Hyperlink"/>
          </w:rPr>
          <w:t>Figura 11 Etapas do desenvolvimento do sistema de recomendação musical (próprio, 2020)</w:t>
        </w:r>
        <w:r>
          <w:rPr>
            <w:webHidden/>
          </w:rPr>
          <w:tab/>
        </w:r>
        <w:r>
          <w:rPr>
            <w:webHidden/>
          </w:rPr>
          <w:fldChar w:fldCharType="begin"/>
        </w:r>
        <w:r>
          <w:rPr>
            <w:webHidden/>
          </w:rPr>
          <w:instrText xml:space="preserve"> PAGEREF _Toc44531519 \h </w:instrText>
        </w:r>
      </w:ins>
      <w:r>
        <w:rPr>
          <w:webHidden/>
        </w:rPr>
      </w:r>
      <w:r>
        <w:rPr>
          <w:webHidden/>
        </w:rPr>
        <w:fldChar w:fldCharType="separate"/>
      </w:r>
      <w:ins w:id="61" w:author="Tatiane Schwanck Schardosim" w:date="2020-07-01T21:31:00Z">
        <w:r>
          <w:rPr>
            <w:webHidden/>
          </w:rPr>
          <w:t>39</w:t>
        </w:r>
        <w:r>
          <w:rPr>
            <w:webHidden/>
          </w:rPr>
          <w:fldChar w:fldCharType="end"/>
        </w:r>
        <w:r w:rsidRPr="00915E75">
          <w:rPr>
            <w:rStyle w:val="Hyperlink"/>
          </w:rPr>
          <w:fldChar w:fldCharType="end"/>
        </w:r>
      </w:ins>
    </w:p>
    <w:p w14:paraId="491A5562" w14:textId="7C646BD8" w:rsidR="009518DB" w:rsidRDefault="009518DB" w:rsidP="00CA31F6">
      <w:pPr>
        <w:pStyle w:val="Rodap"/>
        <w:rPr>
          <w:ins w:id="62" w:author="Tatiane Schwanck Schardosim" w:date="2020-07-01T21:31:00Z"/>
          <w:rFonts w:asciiTheme="minorHAnsi" w:eastAsiaTheme="minorEastAsia" w:hAnsiTheme="minorHAnsi" w:cstheme="minorBidi"/>
          <w:color w:val="auto"/>
          <w:sz w:val="22"/>
          <w:szCs w:val="22"/>
          <w:lang w:eastAsia="pt-BR"/>
        </w:rPr>
        <w:pPrChange w:id="63" w:author="Tatiane Schwanck Schardosim" w:date="2020-07-01T21:55:00Z">
          <w:pPr>
            <w:pStyle w:val="ndicedeilustraes"/>
            <w:tabs>
              <w:tab w:val="right" w:leader="dot" w:pos="9062"/>
            </w:tabs>
          </w:pPr>
        </w:pPrChange>
      </w:pPr>
      <w:ins w:id="64" w:author="Tatiane Schwanck Schardosim" w:date="2020-07-01T21:31:00Z">
        <w:r w:rsidRPr="00915E75">
          <w:rPr>
            <w:rStyle w:val="Hyperlink"/>
          </w:rPr>
          <w:fldChar w:fldCharType="begin"/>
        </w:r>
        <w:r w:rsidRPr="00915E75">
          <w:rPr>
            <w:rStyle w:val="Hyperlink"/>
          </w:rPr>
          <w:instrText xml:space="preserve"> </w:instrText>
        </w:r>
        <w:r>
          <w:instrText>HYPERLINK \l "_Toc44531520"</w:instrText>
        </w:r>
        <w:r w:rsidRPr="00915E75">
          <w:rPr>
            <w:rStyle w:val="Hyperlink"/>
          </w:rPr>
          <w:instrText xml:space="preserve"> </w:instrText>
        </w:r>
        <w:r w:rsidRPr="00915E75">
          <w:rPr>
            <w:rStyle w:val="Hyperlink"/>
          </w:rPr>
          <w:fldChar w:fldCharType="separate"/>
        </w:r>
        <w:r w:rsidRPr="00915E75">
          <w:rPr>
            <w:rStyle w:val="Hyperlink"/>
          </w:rPr>
          <w:t>Figura 12 Fluxo para realizar o registro e análise das ações executadas pelo usuário (próprio, 2020)</w:t>
        </w:r>
        <w:r>
          <w:rPr>
            <w:webHidden/>
          </w:rPr>
          <w:tab/>
        </w:r>
        <w:r>
          <w:rPr>
            <w:webHidden/>
          </w:rPr>
          <w:fldChar w:fldCharType="begin"/>
        </w:r>
        <w:r>
          <w:rPr>
            <w:webHidden/>
          </w:rPr>
          <w:instrText xml:space="preserve"> PAGEREF _Toc44531520 \h </w:instrText>
        </w:r>
      </w:ins>
      <w:r>
        <w:rPr>
          <w:webHidden/>
        </w:rPr>
      </w:r>
      <w:r>
        <w:rPr>
          <w:webHidden/>
        </w:rPr>
        <w:fldChar w:fldCharType="separate"/>
      </w:r>
      <w:ins w:id="65" w:author="Tatiane Schwanck Schardosim" w:date="2020-07-01T21:31:00Z">
        <w:r>
          <w:rPr>
            <w:webHidden/>
          </w:rPr>
          <w:t>43</w:t>
        </w:r>
        <w:r>
          <w:rPr>
            <w:webHidden/>
          </w:rPr>
          <w:fldChar w:fldCharType="end"/>
        </w:r>
        <w:r w:rsidRPr="00915E75">
          <w:rPr>
            <w:rStyle w:val="Hyperlink"/>
          </w:rPr>
          <w:fldChar w:fldCharType="end"/>
        </w:r>
      </w:ins>
    </w:p>
    <w:p w14:paraId="124A7C20" w14:textId="3F84C2B5" w:rsidR="009518DB" w:rsidRDefault="009518DB" w:rsidP="00CA31F6">
      <w:pPr>
        <w:pStyle w:val="Rodap"/>
        <w:rPr>
          <w:ins w:id="66" w:author="Tatiane Schwanck Schardosim" w:date="2020-07-01T21:31:00Z"/>
          <w:rFonts w:asciiTheme="minorHAnsi" w:eastAsiaTheme="minorEastAsia" w:hAnsiTheme="minorHAnsi" w:cstheme="minorBidi"/>
          <w:color w:val="auto"/>
          <w:sz w:val="22"/>
          <w:szCs w:val="22"/>
          <w:lang w:eastAsia="pt-BR"/>
        </w:rPr>
        <w:pPrChange w:id="67" w:author="Tatiane Schwanck Schardosim" w:date="2020-07-01T21:55:00Z">
          <w:pPr>
            <w:pStyle w:val="ndicedeilustraes"/>
            <w:tabs>
              <w:tab w:val="right" w:leader="dot" w:pos="9062"/>
            </w:tabs>
          </w:pPr>
        </w:pPrChange>
      </w:pPr>
      <w:ins w:id="68" w:author="Tatiane Schwanck Schardosim" w:date="2020-07-01T21:31:00Z">
        <w:r w:rsidRPr="00915E75">
          <w:rPr>
            <w:rStyle w:val="Hyperlink"/>
          </w:rPr>
          <w:fldChar w:fldCharType="begin"/>
        </w:r>
        <w:r w:rsidRPr="00915E75">
          <w:rPr>
            <w:rStyle w:val="Hyperlink"/>
          </w:rPr>
          <w:instrText xml:space="preserve"> </w:instrText>
        </w:r>
        <w:r>
          <w:instrText>HYPERLINK \l "_Toc44531521"</w:instrText>
        </w:r>
        <w:r w:rsidRPr="00915E75">
          <w:rPr>
            <w:rStyle w:val="Hyperlink"/>
          </w:rPr>
          <w:instrText xml:space="preserve"> </w:instrText>
        </w:r>
        <w:r w:rsidRPr="00915E75">
          <w:rPr>
            <w:rStyle w:val="Hyperlink"/>
          </w:rPr>
          <w:fldChar w:fldCharType="separate"/>
        </w:r>
        <w:r w:rsidRPr="00915E75">
          <w:rPr>
            <w:rStyle w:val="Hyperlink"/>
          </w:rPr>
          <w:t>Figura 13 Fluxo feito para avaliar se as ações condizem com o contexto (próprio, 2020)</w:t>
        </w:r>
        <w:r>
          <w:rPr>
            <w:webHidden/>
          </w:rPr>
          <w:tab/>
        </w:r>
        <w:r>
          <w:rPr>
            <w:webHidden/>
          </w:rPr>
          <w:fldChar w:fldCharType="begin"/>
        </w:r>
        <w:r>
          <w:rPr>
            <w:webHidden/>
          </w:rPr>
          <w:instrText xml:space="preserve"> PAGEREF _Toc44531521 \h </w:instrText>
        </w:r>
      </w:ins>
      <w:r>
        <w:rPr>
          <w:webHidden/>
        </w:rPr>
      </w:r>
      <w:r>
        <w:rPr>
          <w:webHidden/>
        </w:rPr>
        <w:fldChar w:fldCharType="separate"/>
      </w:r>
      <w:ins w:id="69" w:author="Tatiane Schwanck Schardosim" w:date="2020-07-01T21:31:00Z">
        <w:r>
          <w:rPr>
            <w:webHidden/>
          </w:rPr>
          <w:t>44</w:t>
        </w:r>
        <w:r>
          <w:rPr>
            <w:webHidden/>
          </w:rPr>
          <w:fldChar w:fldCharType="end"/>
        </w:r>
        <w:r w:rsidRPr="00915E75">
          <w:rPr>
            <w:rStyle w:val="Hyperlink"/>
          </w:rPr>
          <w:fldChar w:fldCharType="end"/>
        </w:r>
      </w:ins>
    </w:p>
    <w:p w14:paraId="4E88A433" w14:textId="1ACDBD9D" w:rsidR="009518DB" w:rsidRDefault="009518DB" w:rsidP="00CA31F6">
      <w:pPr>
        <w:pStyle w:val="Rodap"/>
        <w:rPr>
          <w:ins w:id="70" w:author="Tatiane Schwanck Schardosim" w:date="2020-07-01T21:31:00Z"/>
          <w:rFonts w:asciiTheme="minorHAnsi" w:eastAsiaTheme="minorEastAsia" w:hAnsiTheme="minorHAnsi" w:cstheme="minorBidi"/>
          <w:color w:val="auto"/>
          <w:sz w:val="22"/>
          <w:szCs w:val="22"/>
          <w:lang w:eastAsia="pt-BR"/>
        </w:rPr>
        <w:pPrChange w:id="71" w:author="Tatiane Schwanck Schardosim" w:date="2020-07-01T21:55:00Z">
          <w:pPr>
            <w:pStyle w:val="ndicedeilustraes"/>
            <w:tabs>
              <w:tab w:val="right" w:leader="dot" w:pos="9062"/>
            </w:tabs>
          </w:pPr>
        </w:pPrChange>
      </w:pPr>
      <w:ins w:id="72" w:author="Tatiane Schwanck Schardosim" w:date="2020-07-01T21:31:00Z">
        <w:r w:rsidRPr="00915E75">
          <w:rPr>
            <w:rStyle w:val="Hyperlink"/>
          </w:rPr>
          <w:fldChar w:fldCharType="begin"/>
        </w:r>
        <w:r w:rsidRPr="00915E75">
          <w:rPr>
            <w:rStyle w:val="Hyperlink"/>
          </w:rPr>
          <w:instrText xml:space="preserve"> </w:instrText>
        </w:r>
        <w:r>
          <w:instrText>HYPERLINK \l "_Toc44531522"</w:instrText>
        </w:r>
        <w:r w:rsidRPr="00915E75">
          <w:rPr>
            <w:rStyle w:val="Hyperlink"/>
          </w:rPr>
          <w:instrText xml:space="preserve"> </w:instrText>
        </w:r>
        <w:r w:rsidRPr="00915E75">
          <w:rPr>
            <w:rStyle w:val="Hyperlink"/>
          </w:rPr>
          <w:fldChar w:fldCharType="separate"/>
        </w:r>
        <w:r w:rsidRPr="00915E75">
          <w:rPr>
            <w:rStyle w:val="Hyperlink"/>
          </w:rPr>
          <w:t>Figura 14 Etapas do processo para realizar a recomendação musical</w:t>
        </w:r>
        <w:r>
          <w:rPr>
            <w:webHidden/>
          </w:rPr>
          <w:tab/>
        </w:r>
        <w:r>
          <w:rPr>
            <w:webHidden/>
          </w:rPr>
          <w:fldChar w:fldCharType="begin"/>
        </w:r>
        <w:r>
          <w:rPr>
            <w:webHidden/>
          </w:rPr>
          <w:instrText xml:space="preserve"> PAGEREF _Toc44531522 \h </w:instrText>
        </w:r>
      </w:ins>
      <w:r>
        <w:rPr>
          <w:webHidden/>
        </w:rPr>
      </w:r>
      <w:r>
        <w:rPr>
          <w:webHidden/>
        </w:rPr>
        <w:fldChar w:fldCharType="separate"/>
      </w:r>
      <w:ins w:id="73" w:author="Tatiane Schwanck Schardosim" w:date="2020-07-01T21:31:00Z">
        <w:r>
          <w:rPr>
            <w:webHidden/>
          </w:rPr>
          <w:t>45</w:t>
        </w:r>
        <w:r>
          <w:rPr>
            <w:webHidden/>
          </w:rPr>
          <w:fldChar w:fldCharType="end"/>
        </w:r>
        <w:r w:rsidRPr="00915E75">
          <w:rPr>
            <w:rStyle w:val="Hyperlink"/>
          </w:rPr>
          <w:fldChar w:fldCharType="end"/>
        </w:r>
      </w:ins>
    </w:p>
    <w:p w14:paraId="18D91ECE" w14:textId="6F0FED81" w:rsidR="00F3009C" w:rsidDel="009518DB" w:rsidRDefault="00F3009C" w:rsidP="00CA31F6">
      <w:pPr>
        <w:pStyle w:val="Rodap"/>
        <w:rPr>
          <w:del w:id="74" w:author="Tatiane Schwanck Schardosim" w:date="2020-07-01T21:31:00Z"/>
          <w:rFonts w:asciiTheme="minorHAnsi" w:eastAsiaTheme="minorEastAsia" w:hAnsiTheme="minorHAnsi" w:cstheme="minorBidi"/>
          <w:color w:val="auto"/>
          <w:sz w:val="22"/>
          <w:szCs w:val="22"/>
          <w:lang w:eastAsia="pt-BR"/>
        </w:rPr>
        <w:pPrChange w:id="75" w:author="Tatiane Schwanck Schardosim" w:date="2020-07-01T21:55:00Z">
          <w:pPr>
            <w:pStyle w:val="ndicedeilustraes"/>
          </w:pPr>
        </w:pPrChange>
      </w:pPr>
      <w:del w:id="76" w:author="Tatiane Schwanck Schardosim" w:date="2020-07-01T21:31:00Z">
        <w:r w:rsidRPr="002F3492" w:rsidDel="009518DB">
          <w:rPr>
            <w:rStyle w:val="Hyperlink"/>
          </w:rPr>
          <w:delText>Figura 1 - Motor avançado de busca da ACM (próprio, 2020)</w:delText>
        </w:r>
        <w:r w:rsidDel="009518DB">
          <w:rPr>
            <w:webHidden/>
          </w:rPr>
          <w:tab/>
        </w:r>
        <w:r w:rsidR="000E3E85" w:rsidDel="009518DB">
          <w:rPr>
            <w:webHidden/>
          </w:rPr>
          <w:delText>16</w:delText>
        </w:r>
      </w:del>
    </w:p>
    <w:p w14:paraId="5C7F851F" w14:textId="6DA1091B" w:rsidR="00F3009C" w:rsidDel="009518DB" w:rsidRDefault="00F3009C" w:rsidP="00CA31F6">
      <w:pPr>
        <w:pStyle w:val="Rodap"/>
        <w:rPr>
          <w:del w:id="77" w:author="Tatiane Schwanck Schardosim" w:date="2020-07-01T21:31:00Z"/>
          <w:rFonts w:asciiTheme="minorHAnsi" w:eastAsiaTheme="minorEastAsia" w:hAnsiTheme="minorHAnsi" w:cstheme="minorBidi"/>
          <w:color w:val="auto"/>
          <w:sz w:val="22"/>
          <w:szCs w:val="22"/>
          <w:lang w:eastAsia="pt-BR"/>
        </w:rPr>
        <w:pPrChange w:id="78" w:author="Tatiane Schwanck Schardosim" w:date="2020-07-01T21:55:00Z">
          <w:pPr>
            <w:pStyle w:val="ndicedeilustraes"/>
          </w:pPr>
        </w:pPrChange>
      </w:pPr>
      <w:del w:id="79" w:author="Tatiane Schwanck Schardosim" w:date="2020-07-01T21:31:00Z">
        <w:r w:rsidRPr="002F3492" w:rsidDel="009518DB">
          <w:rPr>
            <w:rStyle w:val="Hyperlink"/>
          </w:rPr>
          <w:delText>Figura 2 - Resultado de busca dos proceedings no motor de busca da ACM (próprio, 2020)</w:delText>
        </w:r>
        <w:r w:rsidDel="009518DB">
          <w:rPr>
            <w:webHidden/>
          </w:rPr>
          <w:tab/>
        </w:r>
        <w:r w:rsidR="000E3E85" w:rsidDel="009518DB">
          <w:rPr>
            <w:webHidden/>
          </w:rPr>
          <w:delText>17</w:delText>
        </w:r>
      </w:del>
    </w:p>
    <w:p w14:paraId="2322F09F" w14:textId="7DD3DCD7" w:rsidR="00F3009C" w:rsidDel="009518DB" w:rsidRDefault="00F3009C" w:rsidP="00CA31F6">
      <w:pPr>
        <w:pStyle w:val="Rodap"/>
        <w:rPr>
          <w:del w:id="80" w:author="Tatiane Schwanck Schardosim" w:date="2020-07-01T21:31:00Z"/>
          <w:rFonts w:asciiTheme="minorHAnsi" w:eastAsiaTheme="minorEastAsia" w:hAnsiTheme="minorHAnsi" w:cstheme="minorBidi"/>
          <w:color w:val="auto"/>
          <w:sz w:val="22"/>
          <w:szCs w:val="22"/>
          <w:lang w:eastAsia="pt-BR"/>
        </w:rPr>
        <w:pPrChange w:id="81" w:author="Tatiane Schwanck Schardosim" w:date="2020-07-01T21:55:00Z">
          <w:pPr>
            <w:pStyle w:val="ndicedeilustraes"/>
          </w:pPr>
        </w:pPrChange>
      </w:pPr>
      <w:del w:id="82" w:author="Tatiane Schwanck Schardosim" w:date="2020-07-01T21:31:00Z">
        <w:r w:rsidRPr="002F3492" w:rsidDel="009518DB">
          <w:rPr>
            <w:rStyle w:val="Hyperlink"/>
          </w:rPr>
          <w:delText>Figura 3 - Resultado de busca dos journals no motor de busca da ACM (próprio, 2020)</w:delText>
        </w:r>
        <w:r w:rsidDel="009518DB">
          <w:rPr>
            <w:webHidden/>
          </w:rPr>
          <w:tab/>
        </w:r>
        <w:r w:rsidR="000E3E85" w:rsidDel="009518DB">
          <w:rPr>
            <w:webHidden/>
          </w:rPr>
          <w:delText>18</w:delText>
        </w:r>
      </w:del>
    </w:p>
    <w:p w14:paraId="0E75CEFE" w14:textId="63770375" w:rsidR="00F3009C" w:rsidDel="009518DB" w:rsidRDefault="00F3009C" w:rsidP="00CA31F6">
      <w:pPr>
        <w:pStyle w:val="Rodap"/>
        <w:rPr>
          <w:del w:id="83" w:author="Tatiane Schwanck Schardosim" w:date="2020-07-01T21:31:00Z"/>
          <w:rFonts w:asciiTheme="minorHAnsi" w:eastAsiaTheme="minorEastAsia" w:hAnsiTheme="minorHAnsi" w:cstheme="minorBidi"/>
          <w:color w:val="auto"/>
          <w:sz w:val="22"/>
          <w:szCs w:val="22"/>
          <w:lang w:eastAsia="pt-BR"/>
        </w:rPr>
        <w:pPrChange w:id="84" w:author="Tatiane Schwanck Schardosim" w:date="2020-07-01T21:55:00Z">
          <w:pPr>
            <w:pStyle w:val="ndicedeilustraes"/>
          </w:pPr>
        </w:pPrChange>
      </w:pPr>
      <w:del w:id="85" w:author="Tatiane Schwanck Schardosim" w:date="2020-07-01T21:31:00Z">
        <w:r w:rsidRPr="002F3492" w:rsidDel="009518DB">
          <w:rPr>
            <w:rStyle w:val="Hyperlink"/>
          </w:rPr>
          <w:delText>Figura 4 - Etapas realizadas para filtrar os trabalhos encontrados no motor de busca da ACM (próprio, 2020)</w:delText>
        </w:r>
        <w:r w:rsidDel="009518DB">
          <w:rPr>
            <w:webHidden/>
          </w:rPr>
          <w:tab/>
        </w:r>
        <w:r w:rsidR="000E3E85" w:rsidDel="009518DB">
          <w:rPr>
            <w:webHidden/>
          </w:rPr>
          <w:delText>18</w:delText>
        </w:r>
      </w:del>
    </w:p>
    <w:p w14:paraId="5892A7D6" w14:textId="1E47D103" w:rsidR="00F3009C" w:rsidDel="009518DB" w:rsidRDefault="00F3009C" w:rsidP="00CA31F6">
      <w:pPr>
        <w:pStyle w:val="Rodap"/>
        <w:rPr>
          <w:del w:id="86" w:author="Tatiane Schwanck Schardosim" w:date="2020-07-01T21:31:00Z"/>
          <w:rFonts w:asciiTheme="minorHAnsi" w:eastAsiaTheme="minorEastAsia" w:hAnsiTheme="minorHAnsi" w:cstheme="minorBidi"/>
          <w:color w:val="auto"/>
          <w:sz w:val="22"/>
          <w:szCs w:val="22"/>
          <w:lang w:eastAsia="pt-BR"/>
        </w:rPr>
        <w:pPrChange w:id="87" w:author="Tatiane Schwanck Schardosim" w:date="2020-07-01T21:55:00Z">
          <w:pPr>
            <w:pStyle w:val="ndicedeilustraes"/>
          </w:pPr>
        </w:pPrChange>
      </w:pPr>
      <w:del w:id="88" w:author="Tatiane Schwanck Schardosim" w:date="2020-07-01T21:31:00Z">
        <w:r w:rsidRPr="002F3492" w:rsidDel="009518DB">
          <w:rPr>
            <w:rStyle w:val="Hyperlink"/>
          </w:rPr>
          <w:delText>Figura 5 - Filtro em cima dos trabalhos selecionados através do resumo (próprio, 2020)</w:delText>
        </w:r>
        <w:r w:rsidDel="009518DB">
          <w:rPr>
            <w:webHidden/>
          </w:rPr>
          <w:tab/>
        </w:r>
        <w:r w:rsidR="000E3E85" w:rsidDel="009518DB">
          <w:rPr>
            <w:webHidden/>
          </w:rPr>
          <w:delText>19</w:delText>
        </w:r>
      </w:del>
    </w:p>
    <w:p w14:paraId="0D3D941D" w14:textId="20B859B0" w:rsidR="00F3009C" w:rsidDel="009518DB" w:rsidRDefault="00F3009C" w:rsidP="00CA31F6">
      <w:pPr>
        <w:pStyle w:val="Rodap"/>
        <w:rPr>
          <w:del w:id="89" w:author="Tatiane Schwanck Schardosim" w:date="2020-07-01T21:31:00Z"/>
          <w:rFonts w:asciiTheme="minorHAnsi" w:eastAsiaTheme="minorEastAsia" w:hAnsiTheme="minorHAnsi" w:cstheme="minorBidi"/>
          <w:color w:val="auto"/>
          <w:sz w:val="22"/>
          <w:szCs w:val="22"/>
          <w:lang w:eastAsia="pt-BR"/>
        </w:rPr>
        <w:pPrChange w:id="90" w:author="Tatiane Schwanck Schardosim" w:date="2020-07-01T21:55:00Z">
          <w:pPr>
            <w:pStyle w:val="ndicedeilustraes"/>
          </w:pPr>
        </w:pPrChange>
      </w:pPr>
      <w:del w:id="91" w:author="Tatiane Schwanck Schardosim" w:date="2020-07-01T21:31:00Z">
        <w:r w:rsidRPr="002F3492" w:rsidDel="009518DB">
          <w:rPr>
            <w:rStyle w:val="Hyperlink"/>
          </w:rPr>
          <w:delText>Figura 6 - Procedimento de filtro realizado baseado nos trabalhos encontrados no motor de busca da ACM (próprio, 2020)</w:delText>
        </w:r>
        <w:r w:rsidDel="009518DB">
          <w:rPr>
            <w:webHidden/>
          </w:rPr>
          <w:tab/>
        </w:r>
        <w:r w:rsidR="000E3E85" w:rsidDel="009518DB">
          <w:rPr>
            <w:webHidden/>
          </w:rPr>
          <w:delText>19</w:delText>
        </w:r>
      </w:del>
    </w:p>
    <w:p w14:paraId="0E67C812" w14:textId="075D6A5A" w:rsidR="00F3009C" w:rsidDel="009518DB" w:rsidRDefault="00F3009C" w:rsidP="00CA31F6">
      <w:pPr>
        <w:pStyle w:val="Rodap"/>
        <w:rPr>
          <w:del w:id="92" w:author="Tatiane Schwanck Schardosim" w:date="2020-07-01T21:31:00Z"/>
          <w:rFonts w:asciiTheme="minorHAnsi" w:eastAsiaTheme="minorEastAsia" w:hAnsiTheme="minorHAnsi" w:cstheme="minorBidi"/>
          <w:color w:val="auto"/>
          <w:sz w:val="22"/>
          <w:szCs w:val="22"/>
          <w:lang w:eastAsia="pt-BR"/>
        </w:rPr>
        <w:pPrChange w:id="93" w:author="Tatiane Schwanck Schardosim" w:date="2020-07-01T21:55:00Z">
          <w:pPr>
            <w:pStyle w:val="ndicedeilustraes"/>
          </w:pPr>
        </w:pPrChange>
      </w:pPr>
      <w:del w:id="94" w:author="Tatiane Schwanck Schardosim" w:date="2020-07-01T21:31:00Z">
        <w:r w:rsidRPr="002F3492" w:rsidDel="009518DB">
          <w:rPr>
            <w:rStyle w:val="Hyperlink"/>
          </w:rPr>
          <w:delText>Figura 7 Fatores da preferência musical (próprio, 2020)</w:delText>
        </w:r>
        <w:r w:rsidDel="009518DB">
          <w:rPr>
            <w:webHidden/>
          </w:rPr>
          <w:tab/>
        </w:r>
        <w:r w:rsidR="000E3E85" w:rsidDel="009518DB">
          <w:rPr>
            <w:webHidden/>
          </w:rPr>
          <w:delText>28</w:delText>
        </w:r>
      </w:del>
    </w:p>
    <w:p w14:paraId="3E732278" w14:textId="511761DA" w:rsidR="00F3009C" w:rsidDel="009518DB" w:rsidRDefault="00F3009C" w:rsidP="00CA31F6">
      <w:pPr>
        <w:pStyle w:val="Rodap"/>
        <w:rPr>
          <w:del w:id="95" w:author="Tatiane Schwanck Schardosim" w:date="2020-07-01T21:31:00Z"/>
          <w:rFonts w:asciiTheme="minorHAnsi" w:eastAsiaTheme="minorEastAsia" w:hAnsiTheme="minorHAnsi" w:cstheme="minorBidi"/>
          <w:color w:val="auto"/>
          <w:sz w:val="22"/>
          <w:szCs w:val="22"/>
          <w:lang w:eastAsia="pt-BR"/>
        </w:rPr>
        <w:pPrChange w:id="96" w:author="Tatiane Schwanck Schardosim" w:date="2020-07-01T21:55:00Z">
          <w:pPr>
            <w:pStyle w:val="ndicedeilustraes"/>
          </w:pPr>
        </w:pPrChange>
      </w:pPr>
      <w:del w:id="97" w:author="Tatiane Schwanck Schardosim" w:date="2020-07-01T21:31:00Z">
        <w:r w:rsidRPr="002F3492" w:rsidDel="009518DB">
          <w:rPr>
            <w:rStyle w:val="Hyperlink"/>
          </w:rPr>
          <w:delText>Figura 8 Apresentação dos contextos utilizados no trabalho (próprio, 2020)</w:delText>
        </w:r>
        <w:r w:rsidDel="009518DB">
          <w:rPr>
            <w:webHidden/>
          </w:rPr>
          <w:tab/>
        </w:r>
      </w:del>
      <w:del w:id="98" w:author="Tatiane Schwanck Schardosim" w:date="2020-07-01T20:12:00Z">
        <w:r w:rsidDel="000E3E85">
          <w:rPr>
            <w:webHidden/>
          </w:rPr>
          <w:delText>34</w:delText>
        </w:r>
      </w:del>
    </w:p>
    <w:p w14:paraId="77AC117D" w14:textId="61FE3DD1"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39885663" w14:textId="77CC8977" w:rsidR="009518DB" w:rsidRDefault="00E65374" w:rsidP="00CA31F6">
      <w:pPr>
        <w:rPr>
          <w:ins w:id="99" w:author="Tatiane Schwanck Schardosim" w:date="2020-07-01T21:31:00Z"/>
          <w:rFonts w:asciiTheme="minorHAnsi" w:eastAsiaTheme="minorEastAsia" w:hAnsiTheme="minorHAnsi" w:cstheme="minorBidi"/>
          <w:color w:val="auto"/>
          <w:sz w:val="22"/>
          <w:szCs w:val="22"/>
          <w:lang w:eastAsia="pt-BR"/>
        </w:rPr>
        <w:pPrChange w:id="100" w:author="Tatiane Schwanck Schardosim" w:date="2020-07-01T21:55:00Z">
          <w:pPr>
            <w:pStyle w:val="ndicedeilustraes"/>
            <w:tabs>
              <w:tab w:val="right" w:leader="dot" w:pos="9062"/>
            </w:tabs>
          </w:pPr>
        </w:pPrChange>
      </w:pPr>
      <w:r>
        <w:fldChar w:fldCharType="begin"/>
      </w:r>
      <w:r>
        <w:instrText xml:space="preserve"> TOC \h \z \c "Quadro" </w:instrText>
      </w:r>
      <w:r>
        <w:fldChar w:fldCharType="separate"/>
      </w:r>
      <w:ins w:id="101" w:author="Tatiane Schwanck Schardosim" w:date="2020-07-01T21:31:00Z">
        <w:r w:rsidR="009518DB" w:rsidRPr="00B758B4">
          <w:rPr>
            <w:rStyle w:val="Hyperlink"/>
          </w:rPr>
          <w:fldChar w:fldCharType="begin"/>
        </w:r>
        <w:r w:rsidR="009518DB" w:rsidRPr="00B758B4">
          <w:rPr>
            <w:rStyle w:val="Hyperlink"/>
          </w:rPr>
          <w:instrText xml:space="preserve"> </w:instrText>
        </w:r>
        <w:r w:rsidR="009518DB">
          <w:instrText>HYPERLINK \l "_Toc44531532"</w:instrText>
        </w:r>
        <w:r w:rsidR="009518DB" w:rsidRPr="00B758B4">
          <w:rPr>
            <w:rStyle w:val="Hyperlink"/>
          </w:rPr>
          <w:instrText xml:space="preserve"> </w:instrText>
        </w:r>
        <w:r w:rsidR="009518DB" w:rsidRPr="00B758B4">
          <w:rPr>
            <w:rStyle w:val="Hyperlink"/>
          </w:rPr>
          <w:fldChar w:fldCharType="separate"/>
        </w:r>
        <w:r w:rsidR="009518DB" w:rsidRPr="00B758B4">
          <w:rPr>
            <w:rStyle w:val="Hyperlink"/>
          </w:rPr>
          <w:t>Quadro 1 Relação das funcionalidades desenvolvidas em cada artigo revisado</w:t>
        </w:r>
        <w:r w:rsidR="009518DB">
          <w:rPr>
            <w:webHidden/>
          </w:rPr>
          <w:tab/>
        </w:r>
        <w:r w:rsidR="009518DB">
          <w:rPr>
            <w:webHidden/>
          </w:rPr>
          <w:fldChar w:fldCharType="begin"/>
        </w:r>
        <w:r w:rsidR="009518DB">
          <w:rPr>
            <w:webHidden/>
          </w:rPr>
          <w:instrText xml:space="preserve"> PAGEREF _Toc44531532 \h </w:instrText>
        </w:r>
      </w:ins>
      <w:r w:rsidR="009518DB">
        <w:rPr>
          <w:webHidden/>
        </w:rPr>
      </w:r>
      <w:r w:rsidR="009518DB">
        <w:rPr>
          <w:webHidden/>
        </w:rPr>
        <w:fldChar w:fldCharType="separate"/>
      </w:r>
      <w:ins w:id="102" w:author="Tatiane Schwanck Schardosim" w:date="2020-07-01T21:31:00Z">
        <w:r w:rsidR="009518DB">
          <w:rPr>
            <w:webHidden/>
          </w:rPr>
          <w:t>30</w:t>
        </w:r>
        <w:r w:rsidR="009518DB">
          <w:rPr>
            <w:webHidden/>
          </w:rPr>
          <w:fldChar w:fldCharType="end"/>
        </w:r>
        <w:r w:rsidR="009518DB" w:rsidRPr="00B758B4">
          <w:rPr>
            <w:rStyle w:val="Hyperlink"/>
          </w:rPr>
          <w:fldChar w:fldCharType="end"/>
        </w:r>
      </w:ins>
    </w:p>
    <w:p w14:paraId="6124872C" w14:textId="4BDEB310" w:rsidR="00E65374" w:rsidDel="009518DB" w:rsidRDefault="00E65374" w:rsidP="00CA31F6">
      <w:pPr>
        <w:rPr>
          <w:del w:id="103" w:author="Tatiane Schwanck Schardosim" w:date="2020-07-01T21:31:00Z"/>
          <w:rFonts w:asciiTheme="minorHAnsi" w:eastAsiaTheme="minorEastAsia" w:hAnsiTheme="minorHAnsi" w:cstheme="minorBidi"/>
          <w:color w:val="auto"/>
          <w:sz w:val="22"/>
          <w:szCs w:val="22"/>
          <w:lang w:eastAsia="pt-BR"/>
        </w:rPr>
        <w:pPrChange w:id="104" w:author="Tatiane Schwanck Schardosim" w:date="2020-07-01T21:55:00Z">
          <w:pPr>
            <w:pStyle w:val="ndicedeilustraes"/>
          </w:pPr>
        </w:pPrChange>
      </w:pPr>
      <w:del w:id="105" w:author="Tatiane Schwanck Schardosim" w:date="2020-07-01T21:31:00Z">
        <w:r w:rsidRPr="002F3492" w:rsidDel="009518DB">
          <w:rPr>
            <w:rStyle w:val="Hyperlink"/>
          </w:rPr>
          <w:delText xml:space="preserve">Quadro 1 Relação das funcionalidades desenvolvidas em cada artigo revisado. Acima é listado os trabalhos revisados, e a esquerda as funcionalidades encontradas. Foi utilizado 3 símbolos: (i) </w:delText>
        </w:r>
        <w:r w:rsidRPr="002F3492" w:rsidDel="009518DB">
          <w:rPr>
            <w:rStyle w:val="Hyperlink"/>
            <w:rFonts w:ascii="Segoe UI Emoji" w:hAnsi="Segoe UI Emoji" w:cs="Segoe UI Emoji"/>
          </w:rPr>
          <w:delText>✔</w:delText>
        </w:r>
        <w:r w:rsidRPr="002F3492" w:rsidDel="009518DB">
          <w:rPr>
            <w:rStyle w:val="Hyperlink"/>
          </w:rPr>
          <w:delText xml:space="preserve"> caso possua; (ii)</w:delText>
        </w:r>
        <w:r w:rsidRPr="002F3492" w:rsidDel="009518DB">
          <w:rPr>
            <w:rStyle w:val="Hyperlink"/>
            <w:rFonts w:ascii="Segoe UI Emoji" w:hAnsi="Segoe UI Emoji" w:cs="Segoe UI Emoji"/>
          </w:rPr>
          <w:delText>❌</w:delText>
        </w:r>
        <w:r w:rsidRPr="002F3492" w:rsidDel="009518DB">
          <w:rPr>
            <w:rStyle w:val="Hyperlink"/>
          </w:rPr>
          <w:delText xml:space="preserve"> caso não possua; (iii)</w:delText>
        </w:r>
        <w:r w:rsidRPr="002F3492" w:rsidDel="009518DB">
          <w:rPr>
            <w:rStyle w:val="Hyperlink"/>
            <w:rFonts w:ascii="Segoe UI Emoji" w:hAnsi="Segoe UI Emoji" w:cs="Segoe UI Emoji"/>
          </w:rPr>
          <w:delText xml:space="preserve">❓ </w:delText>
        </w:r>
        <w:r w:rsidRPr="002F3492" w:rsidDel="009518DB">
          <w:rPr>
            <w:rStyle w:val="Hyperlink"/>
          </w:rPr>
          <w:delText>caso não apresente ainda (próprio, 2020)</w:delText>
        </w:r>
        <w:r w:rsidDel="009518DB">
          <w:rPr>
            <w:webHidden/>
          </w:rPr>
          <w:tab/>
        </w:r>
        <w:r w:rsidR="000E3E85" w:rsidDel="009518DB">
          <w:rPr>
            <w:webHidden/>
          </w:rPr>
          <w:delText>30</w:delText>
        </w:r>
      </w:del>
    </w:p>
    <w:p w14:paraId="5D36B85E" w14:textId="51629134"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180B15E9" w14:textId="67BD4BFD" w:rsidR="009518DB" w:rsidRDefault="000C396C" w:rsidP="00CA31F6">
      <w:pPr>
        <w:rPr>
          <w:ins w:id="106" w:author="Tatiane Schwanck Schardosim" w:date="2020-07-01T21:32:00Z"/>
          <w:rFonts w:asciiTheme="minorHAnsi" w:eastAsiaTheme="minorEastAsia" w:hAnsiTheme="minorHAnsi" w:cstheme="minorBidi"/>
          <w:b/>
          <w:caps/>
          <w:noProof/>
          <w:color w:val="auto"/>
          <w:sz w:val="22"/>
          <w:szCs w:val="22"/>
          <w:lang w:eastAsia="pt-BR"/>
        </w:rPr>
        <w:pPrChange w:id="107" w:author="Tatiane Schwanck Schardosim" w:date="2020-07-01T21:55:00Z">
          <w:pPr>
            <w:pStyle w:val="Sumrio1"/>
            <w:tabs>
              <w:tab w:val="right" w:leader="dot" w:pos="9062"/>
            </w:tabs>
          </w:pPr>
        </w:pPrChange>
      </w:pPr>
      <w:r>
        <w:fldChar w:fldCharType="begin"/>
      </w:r>
      <w:r w:rsidR="008F2AE9" w:rsidRPr="0087722D">
        <w:instrText xml:space="preserve"> TOC \o "2-3" \h \z \t "Título 1;1;Título 1 - sem numeração;1" </w:instrText>
      </w:r>
      <w:r>
        <w:fldChar w:fldCharType="separate"/>
      </w:r>
      <w:ins w:id="108" w:author="Tatiane Schwanck Schardosim" w:date="2020-07-01T21:32:00Z">
        <w:r w:rsidR="009518DB" w:rsidRPr="004E1D59">
          <w:rPr>
            <w:rStyle w:val="Hyperlink"/>
            <w:noProof/>
          </w:rPr>
          <w:fldChar w:fldCharType="begin"/>
        </w:r>
        <w:r w:rsidR="009518DB" w:rsidRPr="004E1D59">
          <w:rPr>
            <w:rStyle w:val="Hyperlink"/>
            <w:noProof/>
          </w:rPr>
          <w:instrText xml:space="preserve"> </w:instrText>
        </w:r>
        <w:r w:rsidR="009518DB">
          <w:rPr>
            <w:noProof/>
          </w:rPr>
          <w:instrText>HYPERLINK \l "_Toc44531563"</w:instrText>
        </w:r>
        <w:r w:rsidR="009518DB" w:rsidRPr="004E1D59">
          <w:rPr>
            <w:rStyle w:val="Hyperlink"/>
            <w:noProof/>
          </w:rPr>
          <w:instrText xml:space="preserve"> </w:instrText>
        </w:r>
        <w:r w:rsidR="009518DB" w:rsidRPr="004E1D59">
          <w:rPr>
            <w:rStyle w:val="Hyperlink"/>
            <w:noProof/>
          </w:rPr>
          <w:fldChar w:fldCharType="separate"/>
        </w:r>
        <w:r w:rsidR="009518DB" w:rsidRPr="004E1D59">
          <w:rPr>
            <w:rStyle w:val="Hyperlink"/>
            <w:noProof/>
          </w:rPr>
          <w:t>1</w:t>
        </w:r>
        <w:r w:rsidR="009518DB">
          <w:rPr>
            <w:rFonts w:asciiTheme="minorHAnsi" w:eastAsiaTheme="minorEastAsia" w:hAnsiTheme="minorHAnsi" w:cstheme="minorBidi"/>
            <w:b/>
            <w:caps/>
            <w:noProof/>
            <w:color w:val="auto"/>
            <w:sz w:val="22"/>
            <w:szCs w:val="22"/>
            <w:lang w:eastAsia="pt-BR"/>
          </w:rPr>
          <w:tab/>
        </w:r>
        <w:r w:rsidR="009518DB" w:rsidRPr="004E1D59">
          <w:rPr>
            <w:rStyle w:val="Hyperlink"/>
            <w:noProof/>
          </w:rPr>
          <w:t>Introdução</w:t>
        </w:r>
        <w:r w:rsidR="009518DB">
          <w:rPr>
            <w:noProof/>
            <w:webHidden/>
          </w:rPr>
          <w:tab/>
        </w:r>
        <w:r w:rsidR="009518DB">
          <w:rPr>
            <w:noProof/>
            <w:webHidden/>
          </w:rPr>
          <w:fldChar w:fldCharType="begin"/>
        </w:r>
        <w:r w:rsidR="009518DB">
          <w:rPr>
            <w:noProof/>
            <w:webHidden/>
          </w:rPr>
          <w:instrText xml:space="preserve"> PAGEREF _Toc44531563 \h </w:instrText>
        </w:r>
      </w:ins>
      <w:r w:rsidR="009518DB">
        <w:rPr>
          <w:noProof/>
          <w:webHidden/>
        </w:rPr>
      </w:r>
      <w:r w:rsidR="009518DB">
        <w:rPr>
          <w:noProof/>
          <w:webHidden/>
        </w:rPr>
        <w:fldChar w:fldCharType="separate"/>
      </w:r>
      <w:ins w:id="109" w:author="Tatiane Schwanck Schardosim" w:date="2020-07-01T21:32:00Z">
        <w:r w:rsidR="009518DB">
          <w:rPr>
            <w:noProof/>
            <w:webHidden/>
          </w:rPr>
          <w:t>10</w:t>
        </w:r>
        <w:r w:rsidR="009518DB">
          <w:rPr>
            <w:noProof/>
            <w:webHidden/>
          </w:rPr>
          <w:fldChar w:fldCharType="end"/>
        </w:r>
        <w:r w:rsidR="009518DB" w:rsidRPr="004E1D59">
          <w:rPr>
            <w:rStyle w:val="Hyperlink"/>
            <w:noProof/>
          </w:rPr>
          <w:fldChar w:fldCharType="end"/>
        </w:r>
      </w:ins>
    </w:p>
    <w:p w14:paraId="7C544BEE" w14:textId="59B4B9FF" w:rsidR="009518DB" w:rsidRDefault="009518DB" w:rsidP="00CA31F6">
      <w:pPr>
        <w:rPr>
          <w:ins w:id="110" w:author="Tatiane Schwanck Schardosim" w:date="2020-07-01T21:32:00Z"/>
          <w:rFonts w:asciiTheme="minorHAnsi" w:eastAsiaTheme="minorEastAsia" w:hAnsiTheme="minorHAnsi" w:cstheme="minorBidi"/>
          <w:b/>
          <w:caps/>
          <w:noProof/>
          <w:color w:val="auto"/>
          <w:sz w:val="22"/>
          <w:szCs w:val="22"/>
          <w:lang w:eastAsia="pt-BR"/>
        </w:rPr>
        <w:pPrChange w:id="111" w:author="Tatiane Schwanck Schardosim" w:date="2020-07-01T21:55:00Z">
          <w:pPr>
            <w:pStyle w:val="Sumrio1"/>
            <w:tabs>
              <w:tab w:val="right" w:leader="dot" w:pos="9062"/>
            </w:tabs>
          </w:pPr>
        </w:pPrChange>
      </w:pPr>
      <w:ins w:id="112" w:author="Tatiane Schwanck Schardosim" w:date="2020-07-01T21:32:00Z">
        <w:r w:rsidRPr="004E1D59">
          <w:rPr>
            <w:rStyle w:val="Hyperlink"/>
            <w:noProof/>
          </w:rPr>
          <w:fldChar w:fldCharType="begin"/>
        </w:r>
        <w:r w:rsidRPr="004E1D59">
          <w:rPr>
            <w:rStyle w:val="Hyperlink"/>
            <w:noProof/>
          </w:rPr>
          <w:instrText xml:space="preserve"> </w:instrText>
        </w:r>
        <w:r>
          <w:rPr>
            <w:noProof/>
          </w:rPr>
          <w:instrText>HYPERLINK \l "_Toc44531564"</w:instrText>
        </w:r>
        <w:r w:rsidRPr="004E1D59">
          <w:rPr>
            <w:rStyle w:val="Hyperlink"/>
            <w:noProof/>
          </w:rPr>
          <w:instrText xml:space="preserve"> </w:instrText>
        </w:r>
        <w:r w:rsidRPr="004E1D59">
          <w:rPr>
            <w:rStyle w:val="Hyperlink"/>
            <w:noProof/>
          </w:rPr>
          <w:fldChar w:fldCharType="separate"/>
        </w:r>
        <w:r w:rsidRPr="004E1D59">
          <w:rPr>
            <w:rStyle w:val="Hyperlink"/>
            <w:noProof/>
          </w:rPr>
          <w:t>2</w:t>
        </w:r>
        <w:r>
          <w:rPr>
            <w:rFonts w:asciiTheme="minorHAnsi" w:eastAsiaTheme="minorEastAsia" w:hAnsiTheme="minorHAnsi" w:cstheme="minorBidi"/>
            <w:b/>
            <w:caps/>
            <w:noProof/>
            <w:color w:val="auto"/>
            <w:sz w:val="22"/>
            <w:szCs w:val="22"/>
            <w:lang w:eastAsia="pt-BR"/>
          </w:rPr>
          <w:tab/>
        </w:r>
        <w:r w:rsidRPr="004E1D59">
          <w:rPr>
            <w:rStyle w:val="Hyperlink"/>
            <w:noProof/>
          </w:rPr>
          <w:t>Trabalhos relacionados</w:t>
        </w:r>
        <w:r>
          <w:rPr>
            <w:noProof/>
            <w:webHidden/>
          </w:rPr>
          <w:tab/>
        </w:r>
        <w:r>
          <w:rPr>
            <w:noProof/>
            <w:webHidden/>
          </w:rPr>
          <w:fldChar w:fldCharType="begin"/>
        </w:r>
        <w:r>
          <w:rPr>
            <w:noProof/>
            <w:webHidden/>
          </w:rPr>
          <w:instrText xml:space="preserve"> PAGEREF _Toc44531564 \h </w:instrText>
        </w:r>
      </w:ins>
      <w:r>
        <w:rPr>
          <w:noProof/>
          <w:webHidden/>
        </w:rPr>
      </w:r>
      <w:r>
        <w:rPr>
          <w:noProof/>
          <w:webHidden/>
        </w:rPr>
        <w:fldChar w:fldCharType="separate"/>
      </w:r>
      <w:ins w:id="113" w:author="Tatiane Schwanck Schardosim" w:date="2020-07-01T21:32:00Z">
        <w:r>
          <w:rPr>
            <w:noProof/>
            <w:webHidden/>
          </w:rPr>
          <w:t>14</w:t>
        </w:r>
        <w:r>
          <w:rPr>
            <w:noProof/>
            <w:webHidden/>
          </w:rPr>
          <w:fldChar w:fldCharType="end"/>
        </w:r>
        <w:r w:rsidRPr="004E1D59">
          <w:rPr>
            <w:rStyle w:val="Hyperlink"/>
            <w:noProof/>
          </w:rPr>
          <w:fldChar w:fldCharType="end"/>
        </w:r>
      </w:ins>
    </w:p>
    <w:p w14:paraId="48F1E3D2" w14:textId="4AF9115D" w:rsidR="009518DB" w:rsidRDefault="009518DB" w:rsidP="00CA31F6">
      <w:pPr>
        <w:rPr>
          <w:ins w:id="114" w:author="Tatiane Schwanck Schardosim" w:date="2020-07-01T21:32:00Z"/>
          <w:rFonts w:asciiTheme="minorHAnsi" w:eastAsiaTheme="minorEastAsia" w:hAnsiTheme="minorHAnsi" w:cstheme="minorBidi"/>
          <w:color w:val="auto"/>
          <w:sz w:val="22"/>
          <w:szCs w:val="22"/>
          <w:lang w:eastAsia="pt-BR"/>
        </w:rPr>
        <w:pPrChange w:id="115" w:author="Tatiane Schwanck Schardosim" w:date="2020-07-01T21:55:00Z">
          <w:pPr>
            <w:pStyle w:val="Sumrio2"/>
            <w:tabs>
              <w:tab w:val="left" w:pos="1248"/>
              <w:tab w:val="right" w:leader="dot" w:pos="9062"/>
            </w:tabs>
          </w:pPr>
        </w:pPrChange>
      </w:pPr>
      <w:ins w:id="116" w:author="Tatiane Schwanck Schardosim" w:date="2020-07-01T21:32:00Z">
        <w:r w:rsidRPr="004E1D59">
          <w:rPr>
            <w:rStyle w:val="Hyperlink"/>
          </w:rPr>
          <w:fldChar w:fldCharType="begin"/>
        </w:r>
        <w:r w:rsidRPr="004E1D59">
          <w:rPr>
            <w:rStyle w:val="Hyperlink"/>
          </w:rPr>
          <w:instrText xml:space="preserve"> </w:instrText>
        </w:r>
        <w:r>
          <w:instrText>HYPERLINK \l "_Toc44531565"</w:instrText>
        </w:r>
        <w:r w:rsidRPr="004E1D59">
          <w:rPr>
            <w:rStyle w:val="Hyperlink"/>
          </w:rPr>
          <w:instrText xml:space="preserve"> </w:instrText>
        </w:r>
        <w:r w:rsidRPr="004E1D59">
          <w:rPr>
            <w:rStyle w:val="Hyperlink"/>
          </w:rPr>
          <w:fldChar w:fldCharType="separate"/>
        </w:r>
        <w:r w:rsidRPr="004E1D59">
          <w:rPr>
            <w:rStyle w:val="Hyperlink"/>
          </w:rPr>
          <w:t>2.1</w:t>
        </w:r>
        <w:r>
          <w:rPr>
            <w:rFonts w:asciiTheme="minorHAnsi" w:eastAsiaTheme="minorEastAsia" w:hAnsiTheme="minorHAnsi" w:cstheme="minorBidi"/>
            <w:color w:val="auto"/>
            <w:sz w:val="22"/>
            <w:szCs w:val="22"/>
            <w:lang w:eastAsia="pt-BR"/>
          </w:rPr>
          <w:tab/>
        </w:r>
        <w:r w:rsidRPr="004E1D59">
          <w:rPr>
            <w:rStyle w:val="Hyperlink"/>
          </w:rPr>
          <w:t>O protocolo de revisão</w:t>
        </w:r>
        <w:r>
          <w:rPr>
            <w:webHidden/>
          </w:rPr>
          <w:tab/>
        </w:r>
        <w:r>
          <w:rPr>
            <w:webHidden/>
          </w:rPr>
          <w:fldChar w:fldCharType="begin"/>
        </w:r>
        <w:r>
          <w:rPr>
            <w:webHidden/>
          </w:rPr>
          <w:instrText xml:space="preserve"> PAGEREF _Toc44531565 \h </w:instrText>
        </w:r>
      </w:ins>
      <w:r>
        <w:rPr>
          <w:webHidden/>
        </w:rPr>
      </w:r>
      <w:r>
        <w:rPr>
          <w:webHidden/>
        </w:rPr>
        <w:fldChar w:fldCharType="separate"/>
      </w:r>
      <w:ins w:id="117" w:author="Tatiane Schwanck Schardosim" w:date="2020-07-01T21:32:00Z">
        <w:r>
          <w:rPr>
            <w:webHidden/>
          </w:rPr>
          <w:t>14</w:t>
        </w:r>
        <w:r>
          <w:rPr>
            <w:webHidden/>
          </w:rPr>
          <w:fldChar w:fldCharType="end"/>
        </w:r>
        <w:r w:rsidRPr="004E1D59">
          <w:rPr>
            <w:rStyle w:val="Hyperlink"/>
          </w:rPr>
          <w:fldChar w:fldCharType="end"/>
        </w:r>
      </w:ins>
    </w:p>
    <w:p w14:paraId="02BDBA99" w14:textId="30E9E230" w:rsidR="009518DB" w:rsidRDefault="009518DB" w:rsidP="00CA31F6">
      <w:pPr>
        <w:rPr>
          <w:ins w:id="118" w:author="Tatiane Schwanck Schardosim" w:date="2020-07-01T21:32:00Z"/>
          <w:rFonts w:asciiTheme="minorHAnsi" w:eastAsiaTheme="minorEastAsia" w:hAnsiTheme="minorHAnsi" w:cstheme="minorBidi"/>
          <w:color w:val="auto"/>
          <w:sz w:val="22"/>
          <w:szCs w:val="22"/>
          <w:lang w:eastAsia="pt-BR"/>
        </w:rPr>
        <w:pPrChange w:id="119" w:author="Tatiane Schwanck Schardosim" w:date="2020-07-01T21:55:00Z">
          <w:pPr>
            <w:pStyle w:val="Sumrio2"/>
            <w:tabs>
              <w:tab w:val="left" w:pos="1248"/>
              <w:tab w:val="right" w:leader="dot" w:pos="9062"/>
            </w:tabs>
          </w:pPr>
        </w:pPrChange>
      </w:pPr>
      <w:ins w:id="120" w:author="Tatiane Schwanck Schardosim" w:date="2020-07-01T21:32:00Z">
        <w:r w:rsidRPr="004E1D59">
          <w:rPr>
            <w:rStyle w:val="Hyperlink"/>
          </w:rPr>
          <w:fldChar w:fldCharType="begin"/>
        </w:r>
        <w:r w:rsidRPr="004E1D59">
          <w:rPr>
            <w:rStyle w:val="Hyperlink"/>
          </w:rPr>
          <w:instrText xml:space="preserve"> </w:instrText>
        </w:r>
        <w:r>
          <w:instrText>HYPERLINK \l "_Toc44531566"</w:instrText>
        </w:r>
        <w:r w:rsidRPr="004E1D59">
          <w:rPr>
            <w:rStyle w:val="Hyperlink"/>
          </w:rPr>
          <w:instrText xml:space="preserve"> </w:instrText>
        </w:r>
        <w:r w:rsidRPr="004E1D59">
          <w:rPr>
            <w:rStyle w:val="Hyperlink"/>
          </w:rPr>
          <w:fldChar w:fldCharType="separate"/>
        </w:r>
        <w:r w:rsidRPr="004E1D59">
          <w:rPr>
            <w:rStyle w:val="Hyperlink"/>
          </w:rPr>
          <w:t>2.2</w:t>
        </w:r>
        <w:r>
          <w:rPr>
            <w:rFonts w:asciiTheme="minorHAnsi" w:eastAsiaTheme="minorEastAsia" w:hAnsiTheme="minorHAnsi" w:cstheme="minorBidi"/>
            <w:color w:val="auto"/>
            <w:sz w:val="22"/>
            <w:szCs w:val="22"/>
            <w:lang w:eastAsia="pt-BR"/>
          </w:rPr>
          <w:tab/>
        </w:r>
        <w:r w:rsidRPr="004E1D59">
          <w:rPr>
            <w:rStyle w:val="Hyperlink"/>
          </w:rPr>
          <w:t>PROCURA NOS MOTORES DE BUSCA</w:t>
        </w:r>
        <w:r>
          <w:rPr>
            <w:webHidden/>
          </w:rPr>
          <w:tab/>
        </w:r>
        <w:r>
          <w:rPr>
            <w:webHidden/>
          </w:rPr>
          <w:fldChar w:fldCharType="begin"/>
        </w:r>
        <w:r>
          <w:rPr>
            <w:webHidden/>
          </w:rPr>
          <w:instrText xml:space="preserve"> PAGEREF _Toc44531566 \h </w:instrText>
        </w:r>
      </w:ins>
      <w:r>
        <w:rPr>
          <w:webHidden/>
        </w:rPr>
      </w:r>
      <w:r>
        <w:rPr>
          <w:webHidden/>
        </w:rPr>
        <w:fldChar w:fldCharType="separate"/>
      </w:r>
      <w:ins w:id="121" w:author="Tatiane Schwanck Schardosim" w:date="2020-07-01T21:32:00Z">
        <w:r>
          <w:rPr>
            <w:webHidden/>
          </w:rPr>
          <w:t>16</w:t>
        </w:r>
        <w:r>
          <w:rPr>
            <w:webHidden/>
          </w:rPr>
          <w:fldChar w:fldCharType="end"/>
        </w:r>
        <w:r w:rsidRPr="004E1D59">
          <w:rPr>
            <w:rStyle w:val="Hyperlink"/>
          </w:rPr>
          <w:fldChar w:fldCharType="end"/>
        </w:r>
      </w:ins>
    </w:p>
    <w:p w14:paraId="43AC21C0" w14:textId="6B71BC57" w:rsidR="009518DB" w:rsidRDefault="009518DB" w:rsidP="00CA31F6">
      <w:pPr>
        <w:rPr>
          <w:ins w:id="122" w:author="Tatiane Schwanck Schardosim" w:date="2020-07-01T21:32:00Z"/>
          <w:rFonts w:asciiTheme="minorHAnsi" w:eastAsiaTheme="minorEastAsia" w:hAnsiTheme="minorHAnsi" w:cstheme="minorBidi"/>
          <w:color w:val="auto"/>
          <w:sz w:val="22"/>
          <w:szCs w:val="22"/>
          <w:lang w:eastAsia="pt-BR"/>
        </w:rPr>
        <w:pPrChange w:id="123" w:author="Tatiane Schwanck Schardosim" w:date="2020-07-01T21:55:00Z">
          <w:pPr>
            <w:pStyle w:val="Sumrio2"/>
            <w:tabs>
              <w:tab w:val="left" w:pos="1248"/>
              <w:tab w:val="right" w:leader="dot" w:pos="9062"/>
            </w:tabs>
          </w:pPr>
        </w:pPrChange>
      </w:pPr>
      <w:ins w:id="124" w:author="Tatiane Schwanck Schardosim" w:date="2020-07-01T21:32:00Z">
        <w:r w:rsidRPr="004E1D59">
          <w:rPr>
            <w:rStyle w:val="Hyperlink"/>
          </w:rPr>
          <w:fldChar w:fldCharType="begin"/>
        </w:r>
        <w:r w:rsidRPr="004E1D59">
          <w:rPr>
            <w:rStyle w:val="Hyperlink"/>
          </w:rPr>
          <w:instrText xml:space="preserve"> </w:instrText>
        </w:r>
        <w:r>
          <w:instrText>HYPERLINK \l "_Toc44531567"</w:instrText>
        </w:r>
        <w:r w:rsidRPr="004E1D59">
          <w:rPr>
            <w:rStyle w:val="Hyperlink"/>
          </w:rPr>
          <w:instrText xml:space="preserve"> </w:instrText>
        </w:r>
        <w:r w:rsidRPr="004E1D59">
          <w:rPr>
            <w:rStyle w:val="Hyperlink"/>
          </w:rPr>
          <w:fldChar w:fldCharType="separate"/>
        </w:r>
        <w:r w:rsidRPr="004E1D59">
          <w:rPr>
            <w:rStyle w:val="Hyperlink"/>
          </w:rPr>
          <w:t>2.3</w:t>
        </w:r>
        <w:r>
          <w:rPr>
            <w:rFonts w:asciiTheme="minorHAnsi" w:eastAsiaTheme="minorEastAsia" w:hAnsiTheme="minorHAnsi" w:cstheme="minorBidi"/>
            <w:color w:val="auto"/>
            <w:sz w:val="22"/>
            <w:szCs w:val="22"/>
            <w:lang w:eastAsia="pt-BR"/>
          </w:rPr>
          <w:tab/>
        </w:r>
        <w:r w:rsidRPr="004E1D59">
          <w:rPr>
            <w:rStyle w:val="Hyperlink"/>
          </w:rPr>
          <w:t>ETAPAS DA REVISÃO DOS TRABALHOS</w:t>
        </w:r>
        <w:r>
          <w:rPr>
            <w:webHidden/>
          </w:rPr>
          <w:tab/>
        </w:r>
        <w:r>
          <w:rPr>
            <w:webHidden/>
          </w:rPr>
          <w:fldChar w:fldCharType="begin"/>
        </w:r>
        <w:r>
          <w:rPr>
            <w:webHidden/>
          </w:rPr>
          <w:instrText xml:space="preserve"> PAGEREF _Toc44531567 \h </w:instrText>
        </w:r>
      </w:ins>
      <w:r>
        <w:rPr>
          <w:webHidden/>
        </w:rPr>
      </w:r>
      <w:r>
        <w:rPr>
          <w:webHidden/>
        </w:rPr>
        <w:fldChar w:fldCharType="separate"/>
      </w:r>
      <w:ins w:id="125" w:author="Tatiane Schwanck Schardosim" w:date="2020-07-01T21:32:00Z">
        <w:r>
          <w:rPr>
            <w:webHidden/>
          </w:rPr>
          <w:t>18</w:t>
        </w:r>
        <w:r>
          <w:rPr>
            <w:webHidden/>
          </w:rPr>
          <w:fldChar w:fldCharType="end"/>
        </w:r>
        <w:r w:rsidRPr="004E1D59">
          <w:rPr>
            <w:rStyle w:val="Hyperlink"/>
          </w:rPr>
          <w:fldChar w:fldCharType="end"/>
        </w:r>
      </w:ins>
    </w:p>
    <w:p w14:paraId="3D979600" w14:textId="0FECD045" w:rsidR="009518DB" w:rsidRDefault="009518DB" w:rsidP="00CA31F6">
      <w:pPr>
        <w:rPr>
          <w:ins w:id="126" w:author="Tatiane Schwanck Schardosim" w:date="2020-07-01T21:32:00Z"/>
          <w:rFonts w:asciiTheme="minorHAnsi" w:eastAsiaTheme="minorEastAsia" w:hAnsiTheme="minorHAnsi" w:cstheme="minorBidi"/>
          <w:color w:val="auto"/>
          <w:sz w:val="22"/>
          <w:szCs w:val="22"/>
          <w:lang w:eastAsia="pt-BR"/>
        </w:rPr>
        <w:pPrChange w:id="127" w:author="Tatiane Schwanck Schardosim" w:date="2020-07-01T21:55:00Z">
          <w:pPr>
            <w:pStyle w:val="Sumrio3"/>
            <w:tabs>
              <w:tab w:val="left" w:pos="1440"/>
              <w:tab w:val="right" w:leader="dot" w:pos="9062"/>
            </w:tabs>
          </w:pPr>
        </w:pPrChange>
      </w:pPr>
      <w:ins w:id="128" w:author="Tatiane Schwanck Schardosim" w:date="2020-07-01T21:32:00Z">
        <w:r w:rsidRPr="004E1D59">
          <w:rPr>
            <w:rStyle w:val="Hyperlink"/>
          </w:rPr>
          <w:fldChar w:fldCharType="begin"/>
        </w:r>
        <w:r w:rsidRPr="004E1D59">
          <w:rPr>
            <w:rStyle w:val="Hyperlink"/>
          </w:rPr>
          <w:instrText xml:space="preserve"> </w:instrText>
        </w:r>
        <w:r>
          <w:instrText>HYPERLINK \l "_Toc44531568"</w:instrText>
        </w:r>
        <w:r w:rsidRPr="004E1D59">
          <w:rPr>
            <w:rStyle w:val="Hyperlink"/>
          </w:rPr>
          <w:instrText xml:space="preserve"> </w:instrText>
        </w:r>
        <w:r w:rsidRPr="004E1D59">
          <w:rPr>
            <w:rStyle w:val="Hyperlink"/>
          </w:rPr>
          <w:fldChar w:fldCharType="separate"/>
        </w:r>
        <w:r w:rsidRPr="004E1D59">
          <w:rPr>
            <w:rStyle w:val="Hyperlink"/>
          </w:rPr>
          <w:t>2.3.1</w:t>
        </w:r>
        <w:r>
          <w:rPr>
            <w:rFonts w:asciiTheme="minorHAnsi" w:eastAsiaTheme="minorEastAsia" w:hAnsiTheme="minorHAnsi" w:cstheme="minorBidi"/>
            <w:color w:val="auto"/>
            <w:sz w:val="22"/>
            <w:szCs w:val="22"/>
            <w:lang w:eastAsia="pt-BR"/>
          </w:rPr>
          <w:tab/>
        </w:r>
        <w:r w:rsidRPr="004E1D59">
          <w:rPr>
            <w:rStyle w:val="Hyperlink"/>
          </w:rPr>
          <w:t>Trabalhos selecionados</w:t>
        </w:r>
        <w:r>
          <w:rPr>
            <w:webHidden/>
          </w:rPr>
          <w:tab/>
        </w:r>
        <w:r>
          <w:rPr>
            <w:webHidden/>
          </w:rPr>
          <w:fldChar w:fldCharType="begin"/>
        </w:r>
        <w:r>
          <w:rPr>
            <w:webHidden/>
          </w:rPr>
          <w:instrText xml:space="preserve"> PAGEREF _Toc44531568 \h </w:instrText>
        </w:r>
      </w:ins>
      <w:r>
        <w:rPr>
          <w:webHidden/>
        </w:rPr>
      </w:r>
      <w:r>
        <w:rPr>
          <w:webHidden/>
        </w:rPr>
        <w:fldChar w:fldCharType="separate"/>
      </w:r>
      <w:ins w:id="129" w:author="Tatiane Schwanck Schardosim" w:date="2020-07-01T21:32:00Z">
        <w:r>
          <w:rPr>
            <w:webHidden/>
          </w:rPr>
          <w:t>19</w:t>
        </w:r>
        <w:r>
          <w:rPr>
            <w:webHidden/>
          </w:rPr>
          <w:fldChar w:fldCharType="end"/>
        </w:r>
        <w:r w:rsidRPr="004E1D59">
          <w:rPr>
            <w:rStyle w:val="Hyperlink"/>
          </w:rPr>
          <w:fldChar w:fldCharType="end"/>
        </w:r>
      </w:ins>
    </w:p>
    <w:p w14:paraId="7B6240E8" w14:textId="38B40EED" w:rsidR="009518DB" w:rsidRDefault="009518DB" w:rsidP="00CA31F6">
      <w:pPr>
        <w:rPr>
          <w:ins w:id="130" w:author="Tatiane Schwanck Schardosim" w:date="2020-07-01T21:32:00Z"/>
          <w:rFonts w:asciiTheme="minorHAnsi" w:eastAsiaTheme="minorEastAsia" w:hAnsiTheme="minorHAnsi" w:cstheme="minorBidi"/>
          <w:color w:val="auto"/>
          <w:sz w:val="22"/>
          <w:szCs w:val="22"/>
          <w:lang w:eastAsia="pt-BR"/>
        </w:rPr>
        <w:pPrChange w:id="131" w:author="Tatiane Schwanck Schardosim" w:date="2020-07-01T21:55:00Z">
          <w:pPr>
            <w:pStyle w:val="Sumrio2"/>
            <w:tabs>
              <w:tab w:val="left" w:pos="1248"/>
              <w:tab w:val="right" w:leader="dot" w:pos="9062"/>
            </w:tabs>
          </w:pPr>
        </w:pPrChange>
      </w:pPr>
      <w:ins w:id="132" w:author="Tatiane Schwanck Schardosim" w:date="2020-07-01T21:32:00Z">
        <w:r w:rsidRPr="004E1D59">
          <w:rPr>
            <w:rStyle w:val="Hyperlink"/>
          </w:rPr>
          <w:fldChar w:fldCharType="begin"/>
        </w:r>
        <w:r w:rsidRPr="004E1D59">
          <w:rPr>
            <w:rStyle w:val="Hyperlink"/>
          </w:rPr>
          <w:instrText xml:space="preserve"> </w:instrText>
        </w:r>
        <w:r>
          <w:instrText>HYPERLINK \l "_Toc44531569"</w:instrText>
        </w:r>
        <w:r w:rsidRPr="004E1D59">
          <w:rPr>
            <w:rStyle w:val="Hyperlink"/>
          </w:rPr>
          <w:instrText xml:space="preserve"> </w:instrText>
        </w:r>
        <w:r w:rsidRPr="004E1D59">
          <w:rPr>
            <w:rStyle w:val="Hyperlink"/>
          </w:rPr>
          <w:fldChar w:fldCharType="separate"/>
        </w:r>
        <w:r w:rsidRPr="004E1D59">
          <w:rPr>
            <w:rStyle w:val="Hyperlink"/>
          </w:rPr>
          <w:t>2.4</w:t>
        </w:r>
        <w:r>
          <w:rPr>
            <w:rFonts w:asciiTheme="minorHAnsi" w:eastAsiaTheme="minorEastAsia" w:hAnsiTheme="minorHAnsi" w:cstheme="minorBidi"/>
            <w:color w:val="auto"/>
            <w:sz w:val="22"/>
            <w:szCs w:val="22"/>
            <w:lang w:eastAsia="pt-BR"/>
          </w:rPr>
          <w:tab/>
        </w:r>
        <w:r w:rsidRPr="004E1D59">
          <w:rPr>
            <w:rStyle w:val="Hyperlink"/>
          </w:rPr>
          <w:t>FUNCIONALIDADES DOS TRABALHOS INVESTIGADOS</w:t>
        </w:r>
        <w:r>
          <w:rPr>
            <w:webHidden/>
          </w:rPr>
          <w:tab/>
        </w:r>
        <w:r>
          <w:rPr>
            <w:webHidden/>
          </w:rPr>
          <w:fldChar w:fldCharType="begin"/>
        </w:r>
        <w:r>
          <w:rPr>
            <w:webHidden/>
          </w:rPr>
          <w:instrText xml:space="preserve"> PAGEREF _Toc44531569 \h </w:instrText>
        </w:r>
      </w:ins>
      <w:r>
        <w:rPr>
          <w:webHidden/>
        </w:rPr>
      </w:r>
      <w:r>
        <w:rPr>
          <w:webHidden/>
        </w:rPr>
        <w:fldChar w:fldCharType="separate"/>
      </w:r>
      <w:ins w:id="133" w:author="Tatiane Schwanck Schardosim" w:date="2020-07-01T21:32:00Z">
        <w:r>
          <w:rPr>
            <w:webHidden/>
          </w:rPr>
          <w:t>29</w:t>
        </w:r>
        <w:r>
          <w:rPr>
            <w:webHidden/>
          </w:rPr>
          <w:fldChar w:fldCharType="end"/>
        </w:r>
        <w:r w:rsidRPr="004E1D59">
          <w:rPr>
            <w:rStyle w:val="Hyperlink"/>
          </w:rPr>
          <w:fldChar w:fldCharType="end"/>
        </w:r>
      </w:ins>
    </w:p>
    <w:p w14:paraId="03610C5B" w14:textId="0C66F743" w:rsidR="009518DB" w:rsidRDefault="009518DB" w:rsidP="00CA31F6">
      <w:pPr>
        <w:rPr>
          <w:ins w:id="134" w:author="Tatiane Schwanck Schardosim" w:date="2020-07-01T21:32:00Z"/>
          <w:rFonts w:asciiTheme="minorHAnsi" w:eastAsiaTheme="minorEastAsia" w:hAnsiTheme="minorHAnsi" w:cstheme="minorBidi"/>
          <w:color w:val="auto"/>
          <w:sz w:val="22"/>
          <w:szCs w:val="22"/>
          <w:lang w:eastAsia="pt-BR"/>
        </w:rPr>
        <w:pPrChange w:id="135" w:author="Tatiane Schwanck Schardosim" w:date="2020-07-01T21:55:00Z">
          <w:pPr>
            <w:pStyle w:val="Sumrio2"/>
            <w:tabs>
              <w:tab w:val="left" w:pos="1248"/>
              <w:tab w:val="right" w:leader="dot" w:pos="9062"/>
            </w:tabs>
          </w:pPr>
        </w:pPrChange>
      </w:pPr>
      <w:ins w:id="136" w:author="Tatiane Schwanck Schardosim" w:date="2020-07-01T21:32:00Z">
        <w:r w:rsidRPr="004E1D59">
          <w:rPr>
            <w:rStyle w:val="Hyperlink"/>
          </w:rPr>
          <w:fldChar w:fldCharType="begin"/>
        </w:r>
        <w:r w:rsidRPr="004E1D59">
          <w:rPr>
            <w:rStyle w:val="Hyperlink"/>
          </w:rPr>
          <w:instrText xml:space="preserve"> </w:instrText>
        </w:r>
        <w:r>
          <w:instrText>HYPERLINK \l "_Toc44531570"</w:instrText>
        </w:r>
        <w:r w:rsidRPr="004E1D59">
          <w:rPr>
            <w:rStyle w:val="Hyperlink"/>
          </w:rPr>
          <w:instrText xml:space="preserve"> </w:instrText>
        </w:r>
        <w:r w:rsidRPr="004E1D59">
          <w:rPr>
            <w:rStyle w:val="Hyperlink"/>
          </w:rPr>
          <w:fldChar w:fldCharType="separate"/>
        </w:r>
        <w:r w:rsidRPr="004E1D59">
          <w:rPr>
            <w:rStyle w:val="Hyperlink"/>
          </w:rPr>
          <w:t>2.5</w:t>
        </w:r>
        <w:r>
          <w:rPr>
            <w:rFonts w:asciiTheme="minorHAnsi" w:eastAsiaTheme="minorEastAsia" w:hAnsiTheme="minorHAnsi" w:cstheme="minorBidi"/>
            <w:color w:val="auto"/>
            <w:sz w:val="22"/>
            <w:szCs w:val="22"/>
            <w:lang w:eastAsia="pt-BR"/>
          </w:rPr>
          <w:tab/>
        </w:r>
        <w:r w:rsidRPr="004E1D59">
          <w:rPr>
            <w:rStyle w:val="Hyperlink"/>
          </w:rPr>
          <w:t>Conclusões dos trabalhos revisados</w:t>
        </w:r>
        <w:r>
          <w:rPr>
            <w:webHidden/>
          </w:rPr>
          <w:tab/>
        </w:r>
        <w:r>
          <w:rPr>
            <w:webHidden/>
          </w:rPr>
          <w:fldChar w:fldCharType="begin"/>
        </w:r>
        <w:r>
          <w:rPr>
            <w:webHidden/>
          </w:rPr>
          <w:instrText xml:space="preserve"> PAGEREF _Toc44531570 \h </w:instrText>
        </w:r>
      </w:ins>
      <w:r>
        <w:rPr>
          <w:webHidden/>
        </w:rPr>
      </w:r>
      <w:r>
        <w:rPr>
          <w:webHidden/>
        </w:rPr>
        <w:fldChar w:fldCharType="separate"/>
      </w:r>
      <w:ins w:id="137" w:author="Tatiane Schwanck Schardosim" w:date="2020-07-01T21:32:00Z">
        <w:r>
          <w:rPr>
            <w:webHidden/>
          </w:rPr>
          <w:t>32</w:t>
        </w:r>
        <w:r>
          <w:rPr>
            <w:webHidden/>
          </w:rPr>
          <w:fldChar w:fldCharType="end"/>
        </w:r>
        <w:r w:rsidRPr="004E1D59">
          <w:rPr>
            <w:rStyle w:val="Hyperlink"/>
          </w:rPr>
          <w:fldChar w:fldCharType="end"/>
        </w:r>
      </w:ins>
    </w:p>
    <w:p w14:paraId="3D23AD24" w14:textId="3A4E71C5" w:rsidR="009518DB" w:rsidRDefault="009518DB" w:rsidP="00CA31F6">
      <w:pPr>
        <w:rPr>
          <w:ins w:id="138" w:author="Tatiane Schwanck Schardosim" w:date="2020-07-01T21:32:00Z"/>
          <w:rFonts w:asciiTheme="minorHAnsi" w:eastAsiaTheme="minorEastAsia" w:hAnsiTheme="minorHAnsi" w:cstheme="minorBidi"/>
          <w:b/>
          <w:caps/>
          <w:noProof/>
          <w:color w:val="auto"/>
          <w:sz w:val="22"/>
          <w:szCs w:val="22"/>
          <w:lang w:eastAsia="pt-BR"/>
        </w:rPr>
        <w:pPrChange w:id="139" w:author="Tatiane Schwanck Schardosim" w:date="2020-07-01T21:55:00Z">
          <w:pPr>
            <w:pStyle w:val="Sumrio1"/>
            <w:tabs>
              <w:tab w:val="right" w:leader="dot" w:pos="9062"/>
            </w:tabs>
          </w:pPr>
        </w:pPrChange>
      </w:pPr>
      <w:ins w:id="140" w:author="Tatiane Schwanck Schardosim" w:date="2020-07-01T21:32:00Z">
        <w:r w:rsidRPr="004E1D59">
          <w:rPr>
            <w:rStyle w:val="Hyperlink"/>
            <w:noProof/>
          </w:rPr>
          <w:fldChar w:fldCharType="begin"/>
        </w:r>
        <w:r w:rsidRPr="004E1D59">
          <w:rPr>
            <w:rStyle w:val="Hyperlink"/>
            <w:noProof/>
          </w:rPr>
          <w:instrText xml:space="preserve"> </w:instrText>
        </w:r>
        <w:r>
          <w:rPr>
            <w:noProof/>
          </w:rPr>
          <w:instrText>HYPERLINK \l "_Toc44531571"</w:instrText>
        </w:r>
        <w:r w:rsidRPr="004E1D59">
          <w:rPr>
            <w:rStyle w:val="Hyperlink"/>
            <w:noProof/>
          </w:rPr>
          <w:instrText xml:space="preserve"> </w:instrText>
        </w:r>
        <w:r w:rsidRPr="004E1D59">
          <w:rPr>
            <w:rStyle w:val="Hyperlink"/>
            <w:noProof/>
          </w:rPr>
          <w:fldChar w:fldCharType="separate"/>
        </w:r>
        <w:r w:rsidRPr="004E1D59">
          <w:rPr>
            <w:rStyle w:val="Hyperlink"/>
            <w:noProof/>
            <w:lang w:val="en-US"/>
          </w:rPr>
          <w:t>3</w:t>
        </w:r>
        <w:r>
          <w:rPr>
            <w:rFonts w:asciiTheme="minorHAnsi" w:eastAsiaTheme="minorEastAsia" w:hAnsiTheme="minorHAnsi" w:cstheme="minorBidi"/>
            <w:b/>
            <w:caps/>
            <w:noProof/>
            <w:color w:val="auto"/>
            <w:sz w:val="22"/>
            <w:szCs w:val="22"/>
            <w:lang w:eastAsia="pt-BR"/>
          </w:rPr>
          <w:tab/>
        </w:r>
        <w:r w:rsidRPr="004E1D59">
          <w:rPr>
            <w:rStyle w:val="Hyperlink"/>
            <w:noProof/>
            <w:lang w:val="en-US"/>
          </w:rPr>
          <w:t>Modelagem do “Dynamic and Contextual Recommendations of Music”</w:t>
        </w:r>
        <w:r>
          <w:rPr>
            <w:noProof/>
            <w:webHidden/>
          </w:rPr>
          <w:tab/>
        </w:r>
        <w:r>
          <w:rPr>
            <w:noProof/>
            <w:webHidden/>
          </w:rPr>
          <w:fldChar w:fldCharType="begin"/>
        </w:r>
        <w:r>
          <w:rPr>
            <w:noProof/>
            <w:webHidden/>
          </w:rPr>
          <w:instrText xml:space="preserve"> PAGEREF _Toc44531571 \h </w:instrText>
        </w:r>
      </w:ins>
      <w:r>
        <w:rPr>
          <w:noProof/>
          <w:webHidden/>
        </w:rPr>
      </w:r>
      <w:r>
        <w:rPr>
          <w:noProof/>
          <w:webHidden/>
        </w:rPr>
        <w:fldChar w:fldCharType="separate"/>
      </w:r>
      <w:ins w:id="141" w:author="Tatiane Schwanck Schardosim" w:date="2020-07-01T21:32:00Z">
        <w:r>
          <w:rPr>
            <w:noProof/>
            <w:webHidden/>
          </w:rPr>
          <w:t>34</w:t>
        </w:r>
        <w:r>
          <w:rPr>
            <w:noProof/>
            <w:webHidden/>
          </w:rPr>
          <w:fldChar w:fldCharType="end"/>
        </w:r>
        <w:r w:rsidRPr="004E1D59">
          <w:rPr>
            <w:rStyle w:val="Hyperlink"/>
            <w:noProof/>
          </w:rPr>
          <w:fldChar w:fldCharType="end"/>
        </w:r>
      </w:ins>
    </w:p>
    <w:p w14:paraId="1CB60CC1" w14:textId="04D715AF" w:rsidR="009518DB" w:rsidRDefault="009518DB" w:rsidP="00CA31F6">
      <w:pPr>
        <w:rPr>
          <w:ins w:id="142" w:author="Tatiane Schwanck Schardosim" w:date="2020-07-01T21:32:00Z"/>
          <w:rFonts w:asciiTheme="minorHAnsi" w:eastAsiaTheme="minorEastAsia" w:hAnsiTheme="minorHAnsi" w:cstheme="minorBidi"/>
          <w:color w:val="auto"/>
          <w:sz w:val="22"/>
          <w:szCs w:val="22"/>
          <w:lang w:eastAsia="pt-BR"/>
        </w:rPr>
        <w:pPrChange w:id="143" w:author="Tatiane Schwanck Schardosim" w:date="2020-07-01T21:55:00Z">
          <w:pPr>
            <w:pStyle w:val="Sumrio2"/>
            <w:tabs>
              <w:tab w:val="left" w:pos="1248"/>
              <w:tab w:val="right" w:leader="dot" w:pos="9062"/>
            </w:tabs>
          </w:pPr>
        </w:pPrChange>
      </w:pPr>
      <w:ins w:id="144" w:author="Tatiane Schwanck Schardosim" w:date="2020-07-01T21:32:00Z">
        <w:r w:rsidRPr="004E1D59">
          <w:rPr>
            <w:rStyle w:val="Hyperlink"/>
          </w:rPr>
          <w:fldChar w:fldCharType="begin"/>
        </w:r>
        <w:r w:rsidRPr="004E1D59">
          <w:rPr>
            <w:rStyle w:val="Hyperlink"/>
          </w:rPr>
          <w:instrText xml:space="preserve"> </w:instrText>
        </w:r>
        <w:r>
          <w:instrText>HYPERLINK \l "_Toc44531572"</w:instrText>
        </w:r>
        <w:r w:rsidRPr="004E1D59">
          <w:rPr>
            <w:rStyle w:val="Hyperlink"/>
          </w:rPr>
          <w:instrText xml:space="preserve"> </w:instrText>
        </w:r>
        <w:r w:rsidRPr="004E1D59">
          <w:rPr>
            <w:rStyle w:val="Hyperlink"/>
          </w:rPr>
          <w:fldChar w:fldCharType="separate"/>
        </w:r>
        <w:r w:rsidRPr="004E1D59">
          <w:rPr>
            <w:rStyle w:val="Hyperlink"/>
          </w:rPr>
          <w:t>3.1</w:t>
        </w:r>
        <w:r>
          <w:rPr>
            <w:rFonts w:asciiTheme="minorHAnsi" w:eastAsiaTheme="minorEastAsia" w:hAnsiTheme="minorHAnsi" w:cstheme="minorBidi"/>
            <w:color w:val="auto"/>
            <w:sz w:val="22"/>
            <w:szCs w:val="22"/>
            <w:lang w:eastAsia="pt-BR"/>
          </w:rPr>
          <w:tab/>
        </w:r>
        <w:r w:rsidRPr="004E1D59">
          <w:rPr>
            <w:rStyle w:val="Hyperlink"/>
          </w:rPr>
          <w:t>Contexto</w:t>
        </w:r>
        <w:r>
          <w:rPr>
            <w:webHidden/>
          </w:rPr>
          <w:tab/>
        </w:r>
        <w:r>
          <w:rPr>
            <w:webHidden/>
          </w:rPr>
          <w:fldChar w:fldCharType="begin"/>
        </w:r>
        <w:r>
          <w:rPr>
            <w:webHidden/>
          </w:rPr>
          <w:instrText xml:space="preserve"> PAGEREF _Toc44531572 \h </w:instrText>
        </w:r>
      </w:ins>
      <w:r>
        <w:rPr>
          <w:webHidden/>
        </w:rPr>
      </w:r>
      <w:r>
        <w:rPr>
          <w:webHidden/>
        </w:rPr>
        <w:fldChar w:fldCharType="separate"/>
      </w:r>
      <w:ins w:id="145" w:author="Tatiane Schwanck Schardosim" w:date="2020-07-01T21:32:00Z">
        <w:r>
          <w:rPr>
            <w:webHidden/>
          </w:rPr>
          <w:t>34</w:t>
        </w:r>
        <w:r>
          <w:rPr>
            <w:webHidden/>
          </w:rPr>
          <w:fldChar w:fldCharType="end"/>
        </w:r>
        <w:r w:rsidRPr="004E1D59">
          <w:rPr>
            <w:rStyle w:val="Hyperlink"/>
          </w:rPr>
          <w:fldChar w:fldCharType="end"/>
        </w:r>
      </w:ins>
    </w:p>
    <w:p w14:paraId="0F141751" w14:textId="09269965" w:rsidR="009518DB" w:rsidRDefault="009518DB" w:rsidP="00CA31F6">
      <w:pPr>
        <w:rPr>
          <w:ins w:id="146" w:author="Tatiane Schwanck Schardosim" w:date="2020-07-01T21:32:00Z"/>
          <w:rFonts w:asciiTheme="minorHAnsi" w:eastAsiaTheme="minorEastAsia" w:hAnsiTheme="minorHAnsi" w:cstheme="minorBidi"/>
          <w:color w:val="auto"/>
          <w:sz w:val="22"/>
          <w:szCs w:val="22"/>
          <w:lang w:eastAsia="pt-BR"/>
        </w:rPr>
        <w:pPrChange w:id="147" w:author="Tatiane Schwanck Schardosim" w:date="2020-07-01T21:55:00Z">
          <w:pPr>
            <w:pStyle w:val="Sumrio3"/>
            <w:tabs>
              <w:tab w:val="left" w:pos="1440"/>
              <w:tab w:val="right" w:leader="dot" w:pos="9062"/>
            </w:tabs>
          </w:pPr>
        </w:pPrChange>
      </w:pPr>
      <w:ins w:id="148" w:author="Tatiane Schwanck Schardosim" w:date="2020-07-01T21:32:00Z">
        <w:r w:rsidRPr="004E1D59">
          <w:rPr>
            <w:rStyle w:val="Hyperlink"/>
          </w:rPr>
          <w:fldChar w:fldCharType="begin"/>
        </w:r>
        <w:r w:rsidRPr="004E1D59">
          <w:rPr>
            <w:rStyle w:val="Hyperlink"/>
          </w:rPr>
          <w:instrText xml:space="preserve"> </w:instrText>
        </w:r>
        <w:r>
          <w:instrText>HYPERLINK \l "_Toc44531573"</w:instrText>
        </w:r>
        <w:r w:rsidRPr="004E1D59">
          <w:rPr>
            <w:rStyle w:val="Hyperlink"/>
          </w:rPr>
          <w:instrText xml:space="preserve"> </w:instrText>
        </w:r>
        <w:r w:rsidRPr="004E1D59">
          <w:rPr>
            <w:rStyle w:val="Hyperlink"/>
          </w:rPr>
          <w:fldChar w:fldCharType="separate"/>
        </w:r>
        <w:r w:rsidRPr="004E1D59">
          <w:rPr>
            <w:rStyle w:val="Hyperlink"/>
          </w:rPr>
          <w:t>3.1.1</w:t>
        </w:r>
        <w:r>
          <w:rPr>
            <w:rFonts w:asciiTheme="minorHAnsi" w:eastAsiaTheme="minorEastAsia" w:hAnsiTheme="minorHAnsi" w:cstheme="minorBidi"/>
            <w:color w:val="auto"/>
            <w:sz w:val="22"/>
            <w:szCs w:val="22"/>
            <w:lang w:eastAsia="pt-BR"/>
          </w:rPr>
          <w:tab/>
        </w:r>
        <w:r w:rsidRPr="004E1D59">
          <w:rPr>
            <w:rStyle w:val="Hyperlink"/>
          </w:rPr>
          <w:t>O que é o contexto comportamental?</w:t>
        </w:r>
        <w:r>
          <w:rPr>
            <w:webHidden/>
          </w:rPr>
          <w:tab/>
        </w:r>
        <w:r>
          <w:rPr>
            <w:webHidden/>
          </w:rPr>
          <w:fldChar w:fldCharType="begin"/>
        </w:r>
        <w:r>
          <w:rPr>
            <w:webHidden/>
          </w:rPr>
          <w:instrText xml:space="preserve"> PAGEREF _Toc44531573 \h </w:instrText>
        </w:r>
      </w:ins>
      <w:r>
        <w:rPr>
          <w:webHidden/>
        </w:rPr>
      </w:r>
      <w:r>
        <w:rPr>
          <w:webHidden/>
        </w:rPr>
        <w:fldChar w:fldCharType="separate"/>
      </w:r>
      <w:ins w:id="149" w:author="Tatiane Schwanck Schardosim" w:date="2020-07-01T21:32:00Z">
        <w:r>
          <w:rPr>
            <w:webHidden/>
          </w:rPr>
          <w:t>35</w:t>
        </w:r>
        <w:r>
          <w:rPr>
            <w:webHidden/>
          </w:rPr>
          <w:fldChar w:fldCharType="end"/>
        </w:r>
        <w:r w:rsidRPr="004E1D59">
          <w:rPr>
            <w:rStyle w:val="Hyperlink"/>
          </w:rPr>
          <w:fldChar w:fldCharType="end"/>
        </w:r>
      </w:ins>
    </w:p>
    <w:p w14:paraId="10CF31AE" w14:textId="235DE849" w:rsidR="009518DB" w:rsidRDefault="009518DB" w:rsidP="00CA31F6">
      <w:pPr>
        <w:rPr>
          <w:ins w:id="150" w:author="Tatiane Schwanck Schardosim" w:date="2020-07-01T21:32:00Z"/>
          <w:rFonts w:asciiTheme="minorHAnsi" w:eastAsiaTheme="minorEastAsia" w:hAnsiTheme="minorHAnsi" w:cstheme="minorBidi"/>
          <w:color w:val="auto"/>
          <w:sz w:val="22"/>
          <w:szCs w:val="22"/>
          <w:lang w:eastAsia="pt-BR"/>
        </w:rPr>
        <w:pPrChange w:id="151" w:author="Tatiane Schwanck Schardosim" w:date="2020-07-01T21:55:00Z">
          <w:pPr>
            <w:pStyle w:val="Sumrio3"/>
            <w:tabs>
              <w:tab w:val="left" w:pos="1440"/>
              <w:tab w:val="right" w:leader="dot" w:pos="9062"/>
            </w:tabs>
          </w:pPr>
        </w:pPrChange>
      </w:pPr>
      <w:ins w:id="152" w:author="Tatiane Schwanck Schardosim" w:date="2020-07-01T21:32:00Z">
        <w:r w:rsidRPr="004E1D59">
          <w:rPr>
            <w:rStyle w:val="Hyperlink"/>
          </w:rPr>
          <w:fldChar w:fldCharType="begin"/>
        </w:r>
        <w:r w:rsidRPr="004E1D59">
          <w:rPr>
            <w:rStyle w:val="Hyperlink"/>
          </w:rPr>
          <w:instrText xml:space="preserve"> </w:instrText>
        </w:r>
        <w:r>
          <w:instrText>HYPERLINK \l "_Toc44531574"</w:instrText>
        </w:r>
        <w:r w:rsidRPr="004E1D59">
          <w:rPr>
            <w:rStyle w:val="Hyperlink"/>
          </w:rPr>
          <w:instrText xml:space="preserve"> </w:instrText>
        </w:r>
        <w:r w:rsidRPr="004E1D59">
          <w:rPr>
            <w:rStyle w:val="Hyperlink"/>
          </w:rPr>
          <w:fldChar w:fldCharType="separate"/>
        </w:r>
        <w:r w:rsidRPr="004E1D59">
          <w:rPr>
            <w:rStyle w:val="Hyperlink"/>
          </w:rPr>
          <w:t>3.1.2</w:t>
        </w:r>
        <w:r>
          <w:rPr>
            <w:rFonts w:asciiTheme="minorHAnsi" w:eastAsiaTheme="minorEastAsia" w:hAnsiTheme="minorHAnsi" w:cstheme="minorBidi"/>
            <w:color w:val="auto"/>
            <w:sz w:val="22"/>
            <w:szCs w:val="22"/>
            <w:lang w:eastAsia="pt-BR"/>
          </w:rPr>
          <w:tab/>
        </w:r>
        <w:r w:rsidRPr="004E1D59">
          <w:rPr>
            <w:rStyle w:val="Hyperlink"/>
          </w:rPr>
          <w:t>O que é o contexto ambiente?</w:t>
        </w:r>
        <w:r>
          <w:rPr>
            <w:webHidden/>
          </w:rPr>
          <w:tab/>
        </w:r>
        <w:r>
          <w:rPr>
            <w:webHidden/>
          </w:rPr>
          <w:fldChar w:fldCharType="begin"/>
        </w:r>
        <w:r>
          <w:rPr>
            <w:webHidden/>
          </w:rPr>
          <w:instrText xml:space="preserve"> PAGEREF _Toc44531574 \h </w:instrText>
        </w:r>
      </w:ins>
      <w:r>
        <w:rPr>
          <w:webHidden/>
        </w:rPr>
      </w:r>
      <w:r>
        <w:rPr>
          <w:webHidden/>
        </w:rPr>
        <w:fldChar w:fldCharType="separate"/>
      </w:r>
      <w:ins w:id="153" w:author="Tatiane Schwanck Schardosim" w:date="2020-07-01T21:32:00Z">
        <w:r>
          <w:rPr>
            <w:webHidden/>
          </w:rPr>
          <w:t>36</w:t>
        </w:r>
        <w:r>
          <w:rPr>
            <w:webHidden/>
          </w:rPr>
          <w:fldChar w:fldCharType="end"/>
        </w:r>
        <w:r w:rsidRPr="004E1D59">
          <w:rPr>
            <w:rStyle w:val="Hyperlink"/>
          </w:rPr>
          <w:fldChar w:fldCharType="end"/>
        </w:r>
      </w:ins>
    </w:p>
    <w:p w14:paraId="77B19CFA" w14:textId="078D5252" w:rsidR="009518DB" w:rsidRDefault="009518DB" w:rsidP="00CA31F6">
      <w:pPr>
        <w:rPr>
          <w:ins w:id="154" w:author="Tatiane Schwanck Schardosim" w:date="2020-07-01T21:32:00Z"/>
          <w:rFonts w:asciiTheme="minorHAnsi" w:eastAsiaTheme="minorEastAsia" w:hAnsiTheme="minorHAnsi" w:cstheme="minorBidi"/>
          <w:color w:val="auto"/>
          <w:sz w:val="22"/>
          <w:szCs w:val="22"/>
          <w:lang w:eastAsia="pt-BR"/>
        </w:rPr>
        <w:pPrChange w:id="155" w:author="Tatiane Schwanck Schardosim" w:date="2020-07-01T21:55:00Z">
          <w:pPr>
            <w:pStyle w:val="Sumrio3"/>
            <w:tabs>
              <w:tab w:val="left" w:pos="1440"/>
              <w:tab w:val="right" w:leader="dot" w:pos="9062"/>
            </w:tabs>
          </w:pPr>
        </w:pPrChange>
      </w:pPr>
      <w:ins w:id="156" w:author="Tatiane Schwanck Schardosim" w:date="2020-07-01T21:32:00Z">
        <w:r w:rsidRPr="004E1D59">
          <w:rPr>
            <w:rStyle w:val="Hyperlink"/>
          </w:rPr>
          <w:fldChar w:fldCharType="begin"/>
        </w:r>
        <w:r w:rsidRPr="004E1D59">
          <w:rPr>
            <w:rStyle w:val="Hyperlink"/>
          </w:rPr>
          <w:instrText xml:space="preserve"> </w:instrText>
        </w:r>
        <w:r>
          <w:instrText>HYPERLINK \l "_Toc44531575"</w:instrText>
        </w:r>
        <w:r w:rsidRPr="004E1D59">
          <w:rPr>
            <w:rStyle w:val="Hyperlink"/>
          </w:rPr>
          <w:instrText xml:space="preserve"> </w:instrText>
        </w:r>
        <w:r w:rsidRPr="004E1D59">
          <w:rPr>
            <w:rStyle w:val="Hyperlink"/>
          </w:rPr>
          <w:fldChar w:fldCharType="separate"/>
        </w:r>
        <w:r w:rsidRPr="004E1D59">
          <w:rPr>
            <w:rStyle w:val="Hyperlink"/>
          </w:rPr>
          <w:t>3.1.3</w:t>
        </w:r>
        <w:r>
          <w:rPr>
            <w:rFonts w:asciiTheme="minorHAnsi" w:eastAsiaTheme="minorEastAsia" w:hAnsiTheme="minorHAnsi" w:cstheme="minorBidi"/>
            <w:color w:val="auto"/>
            <w:sz w:val="22"/>
            <w:szCs w:val="22"/>
            <w:lang w:eastAsia="pt-BR"/>
          </w:rPr>
          <w:tab/>
        </w:r>
        <w:r w:rsidRPr="004E1D59">
          <w:rPr>
            <w:rStyle w:val="Hyperlink"/>
          </w:rPr>
          <w:t>Como será obtido os contextos?</w:t>
        </w:r>
        <w:r>
          <w:rPr>
            <w:webHidden/>
          </w:rPr>
          <w:tab/>
        </w:r>
        <w:r>
          <w:rPr>
            <w:webHidden/>
          </w:rPr>
          <w:fldChar w:fldCharType="begin"/>
        </w:r>
        <w:r>
          <w:rPr>
            <w:webHidden/>
          </w:rPr>
          <w:instrText xml:space="preserve"> PAGEREF _Toc44531575 \h </w:instrText>
        </w:r>
      </w:ins>
      <w:r>
        <w:rPr>
          <w:webHidden/>
        </w:rPr>
      </w:r>
      <w:r>
        <w:rPr>
          <w:webHidden/>
        </w:rPr>
        <w:fldChar w:fldCharType="separate"/>
      </w:r>
      <w:ins w:id="157" w:author="Tatiane Schwanck Schardosim" w:date="2020-07-01T21:32:00Z">
        <w:r>
          <w:rPr>
            <w:webHidden/>
          </w:rPr>
          <w:t>36</w:t>
        </w:r>
        <w:r>
          <w:rPr>
            <w:webHidden/>
          </w:rPr>
          <w:fldChar w:fldCharType="end"/>
        </w:r>
        <w:r w:rsidRPr="004E1D59">
          <w:rPr>
            <w:rStyle w:val="Hyperlink"/>
          </w:rPr>
          <w:fldChar w:fldCharType="end"/>
        </w:r>
      </w:ins>
    </w:p>
    <w:p w14:paraId="73E00892" w14:textId="44B6D2DC" w:rsidR="009518DB" w:rsidRDefault="009518DB" w:rsidP="00CA31F6">
      <w:pPr>
        <w:rPr>
          <w:ins w:id="158" w:author="Tatiane Schwanck Schardosim" w:date="2020-07-01T21:32:00Z"/>
          <w:rFonts w:asciiTheme="minorHAnsi" w:eastAsiaTheme="minorEastAsia" w:hAnsiTheme="minorHAnsi" w:cstheme="minorBidi"/>
          <w:color w:val="auto"/>
          <w:sz w:val="22"/>
          <w:szCs w:val="22"/>
          <w:lang w:eastAsia="pt-BR"/>
        </w:rPr>
        <w:pPrChange w:id="159" w:author="Tatiane Schwanck Schardosim" w:date="2020-07-01T21:55:00Z">
          <w:pPr>
            <w:pStyle w:val="Sumrio3"/>
            <w:tabs>
              <w:tab w:val="left" w:pos="1440"/>
              <w:tab w:val="right" w:leader="dot" w:pos="9062"/>
            </w:tabs>
          </w:pPr>
        </w:pPrChange>
      </w:pPr>
      <w:ins w:id="160" w:author="Tatiane Schwanck Schardosim" w:date="2020-07-01T21:32:00Z">
        <w:r w:rsidRPr="004E1D59">
          <w:rPr>
            <w:rStyle w:val="Hyperlink"/>
          </w:rPr>
          <w:fldChar w:fldCharType="begin"/>
        </w:r>
        <w:r w:rsidRPr="004E1D59">
          <w:rPr>
            <w:rStyle w:val="Hyperlink"/>
          </w:rPr>
          <w:instrText xml:space="preserve"> </w:instrText>
        </w:r>
        <w:r>
          <w:instrText>HYPERLINK \l "_Toc44531576"</w:instrText>
        </w:r>
        <w:r w:rsidRPr="004E1D59">
          <w:rPr>
            <w:rStyle w:val="Hyperlink"/>
          </w:rPr>
          <w:instrText xml:space="preserve"> </w:instrText>
        </w:r>
        <w:r w:rsidRPr="004E1D59">
          <w:rPr>
            <w:rStyle w:val="Hyperlink"/>
          </w:rPr>
          <w:fldChar w:fldCharType="separate"/>
        </w:r>
        <w:r w:rsidRPr="004E1D59">
          <w:rPr>
            <w:rStyle w:val="Hyperlink"/>
          </w:rPr>
          <w:t>3.1.4</w:t>
        </w:r>
        <w:r>
          <w:rPr>
            <w:rFonts w:asciiTheme="minorHAnsi" w:eastAsiaTheme="minorEastAsia" w:hAnsiTheme="minorHAnsi" w:cstheme="minorBidi"/>
            <w:color w:val="auto"/>
            <w:sz w:val="22"/>
            <w:szCs w:val="22"/>
            <w:lang w:eastAsia="pt-BR"/>
          </w:rPr>
          <w:tab/>
        </w:r>
        <w:r w:rsidRPr="004E1D59">
          <w:rPr>
            <w:rStyle w:val="Hyperlink"/>
          </w:rPr>
          <w:t>O que são as ações do usuário?</w:t>
        </w:r>
        <w:r>
          <w:rPr>
            <w:webHidden/>
          </w:rPr>
          <w:tab/>
        </w:r>
        <w:r>
          <w:rPr>
            <w:webHidden/>
          </w:rPr>
          <w:fldChar w:fldCharType="begin"/>
        </w:r>
        <w:r>
          <w:rPr>
            <w:webHidden/>
          </w:rPr>
          <w:instrText xml:space="preserve"> PAGEREF _Toc44531576 \h </w:instrText>
        </w:r>
      </w:ins>
      <w:r>
        <w:rPr>
          <w:webHidden/>
        </w:rPr>
      </w:r>
      <w:r>
        <w:rPr>
          <w:webHidden/>
        </w:rPr>
        <w:fldChar w:fldCharType="separate"/>
      </w:r>
      <w:ins w:id="161" w:author="Tatiane Schwanck Schardosim" w:date="2020-07-01T21:32:00Z">
        <w:r>
          <w:rPr>
            <w:webHidden/>
          </w:rPr>
          <w:t>37</w:t>
        </w:r>
        <w:r>
          <w:rPr>
            <w:webHidden/>
          </w:rPr>
          <w:fldChar w:fldCharType="end"/>
        </w:r>
        <w:r w:rsidRPr="004E1D59">
          <w:rPr>
            <w:rStyle w:val="Hyperlink"/>
          </w:rPr>
          <w:fldChar w:fldCharType="end"/>
        </w:r>
      </w:ins>
    </w:p>
    <w:p w14:paraId="74B5BCA7" w14:textId="67C04993" w:rsidR="009518DB" w:rsidRDefault="009518DB" w:rsidP="00CA31F6">
      <w:pPr>
        <w:rPr>
          <w:ins w:id="162" w:author="Tatiane Schwanck Schardosim" w:date="2020-07-01T21:32:00Z"/>
          <w:rFonts w:asciiTheme="minorHAnsi" w:eastAsiaTheme="minorEastAsia" w:hAnsiTheme="minorHAnsi" w:cstheme="minorBidi"/>
          <w:color w:val="auto"/>
          <w:sz w:val="22"/>
          <w:szCs w:val="22"/>
          <w:lang w:eastAsia="pt-BR"/>
        </w:rPr>
        <w:pPrChange w:id="163" w:author="Tatiane Schwanck Schardosim" w:date="2020-07-01T21:55:00Z">
          <w:pPr>
            <w:pStyle w:val="Sumrio2"/>
            <w:tabs>
              <w:tab w:val="left" w:pos="1248"/>
              <w:tab w:val="right" w:leader="dot" w:pos="9062"/>
            </w:tabs>
          </w:pPr>
        </w:pPrChange>
      </w:pPr>
      <w:ins w:id="164" w:author="Tatiane Schwanck Schardosim" w:date="2020-07-01T21:32:00Z">
        <w:r w:rsidRPr="004E1D59">
          <w:rPr>
            <w:rStyle w:val="Hyperlink"/>
          </w:rPr>
          <w:fldChar w:fldCharType="begin"/>
        </w:r>
        <w:r w:rsidRPr="004E1D59">
          <w:rPr>
            <w:rStyle w:val="Hyperlink"/>
          </w:rPr>
          <w:instrText xml:space="preserve"> </w:instrText>
        </w:r>
        <w:r>
          <w:instrText>HYPERLINK \l "_Toc44531577"</w:instrText>
        </w:r>
        <w:r w:rsidRPr="004E1D59">
          <w:rPr>
            <w:rStyle w:val="Hyperlink"/>
          </w:rPr>
          <w:instrText xml:space="preserve"> </w:instrText>
        </w:r>
        <w:r w:rsidRPr="004E1D59">
          <w:rPr>
            <w:rStyle w:val="Hyperlink"/>
          </w:rPr>
          <w:fldChar w:fldCharType="separate"/>
        </w:r>
        <w:r w:rsidRPr="004E1D59">
          <w:rPr>
            <w:rStyle w:val="Hyperlink"/>
          </w:rPr>
          <w:t>3.2</w:t>
        </w:r>
        <w:r>
          <w:rPr>
            <w:rFonts w:asciiTheme="minorHAnsi" w:eastAsiaTheme="minorEastAsia" w:hAnsiTheme="minorHAnsi" w:cstheme="minorBidi"/>
            <w:color w:val="auto"/>
            <w:sz w:val="22"/>
            <w:szCs w:val="22"/>
            <w:lang w:eastAsia="pt-BR"/>
          </w:rPr>
          <w:tab/>
        </w:r>
        <w:r w:rsidRPr="004E1D59">
          <w:rPr>
            <w:rStyle w:val="Hyperlink"/>
          </w:rPr>
          <w:t>Metodologia do sistema</w:t>
        </w:r>
        <w:r>
          <w:rPr>
            <w:webHidden/>
          </w:rPr>
          <w:tab/>
        </w:r>
        <w:r>
          <w:rPr>
            <w:webHidden/>
          </w:rPr>
          <w:fldChar w:fldCharType="begin"/>
        </w:r>
        <w:r>
          <w:rPr>
            <w:webHidden/>
          </w:rPr>
          <w:instrText xml:space="preserve"> PAGEREF _Toc44531577 \h </w:instrText>
        </w:r>
      </w:ins>
      <w:r>
        <w:rPr>
          <w:webHidden/>
        </w:rPr>
      </w:r>
      <w:r>
        <w:rPr>
          <w:webHidden/>
        </w:rPr>
        <w:fldChar w:fldCharType="separate"/>
      </w:r>
      <w:ins w:id="165" w:author="Tatiane Schwanck Schardosim" w:date="2020-07-01T21:32:00Z">
        <w:r>
          <w:rPr>
            <w:webHidden/>
          </w:rPr>
          <w:t>38</w:t>
        </w:r>
        <w:r>
          <w:rPr>
            <w:webHidden/>
          </w:rPr>
          <w:fldChar w:fldCharType="end"/>
        </w:r>
        <w:r w:rsidRPr="004E1D59">
          <w:rPr>
            <w:rStyle w:val="Hyperlink"/>
          </w:rPr>
          <w:fldChar w:fldCharType="end"/>
        </w:r>
      </w:ins>
    </w:p>
    <w:p w14:paraId="7B1336FE" w14:textId="6705DF30" w:rsidR="009518DB" w:rsidRDefault="009518DB" w:rsidP="00CA31F6">
      <w:pPr>
        <w:rPr>
          <w:ins w:id="166" w:author="Tatiane Schwanck Schardosim" w:date="2020-07-01T21:32:00Z"/>
          <w:rFonts w:asciiTheme="minorHAnsi" w:eastAsiaTheme="minorEastAsia" w:hAnsiTheme="minorHAnsi" w:cstheme="minorBidi"/>
          <w:color w:val="auto"/>
          <w:sz w:val="22"/>
          <w:szCs w:val="22"/>
          <w:lang w:eastAsia="pt-BR"/>
        </w:rPr>
        <w:pPrChange w:id="167" w:author="Tatiane Schwanck Schardosim" w:date="2020-07-01T21:55:00Z">
          <w:pPr>
            <w:pStyle w:val="Sumrio3"/>
            <w:tabs>
              <w:tab w:val="left" w:pos="1440"/>
              <w:tab w:val="right" w:leader="dot" w:pos="9062"/>
            </w:tabs>
          </w:pPr>
        </w:pPrChange>
      </w:pPr>
      <w:ins w:id="168" w:author="Tatiane Schwanck Schardosim" w:date="2020-07-01T21:32:00Z">
        <w:r w:rsidRPr="004E1D59">
          <w:rPr>
            <w:rStyle w:val="Hyperlink"/>
          </w:rPr>
          <w:fldChar w:fldCharType="begin"/>
        </w:r>
        <w:r w:rsidRPr="004E1D59">
          <w:rPr>
            <w:rStyle w:val="Hyperlink"/>
          </w:rPr>
          <w:instrText xml:space="preserve"> </w:instrText>
        </w:r>
        <w:r>
          <w:instrText>HYPERLINK \l "_Toc44531578"</w:instrText>
        </w:r>
        <w:r w:rsidRPr="004E1D59">
          <w:rPr>
            <w:rStyle w:val="Hyperlink"/>
          </w:rPr>
          <w:instrText xml:space="preserve"> </w:instrText>
        </w:r>
        <w:r w:rsidRPr="004E1D59">
          <w:rPr>
            <w:rStyle w:val="Hyperlink"/>
          </w:rPr>
          <w:fldChar w:fldCharType="separate"/>
        </w:r>
        <w:r w:rsidRPr="004E1D59">
          <w:rPr>
            <w:rStyle w:val="Hyperlink"/>
          </w:rPr>
          <w:t>3.2.1</w:t>
        </w:r>
        <w:r>
          <w:rPr>
            <w:rFonts w:asciiTheme="minorHAnsi" w:eastAsiaTheme="minorEastAsia" w:hAnsiTheme="minorHAnsi" w:cstheme="minorBidi"/>
            <w:color w:val="auto"/>
            <w:sz w:val="22"/>
            <w:szCs w:val="22"/>
            <w:lang w:eastAsia="pt-BR"/>
          </w:rPr>
          <w:tab/>
        </w:r>
        <w:r w:rsidRPr="004E1D59">
          <w:rPr>
            <w:rStyle w:val="Hyperlink"/>
          </w:rPr>
          <w:t>Como o trabalho vai capturar as ações do usuário e enviá-las ao sistema?</w:t>
        </w:r>
        <w:r>
          <w:rPr>
            <w:webHidden/>
          </w:rPr>
          <w:tab/>
        </w:r>
        <w:r>
          <w:rPr>
            <w:webHidden/>
          </w:rPr>
          <w:fldChar w:fldCharType="begin"/>
        </w:r>
        <w:r>
          <w:rPr>
            <w:webHidden/>
          </w:rPr>
          <w:instrText xml:space="preserve"> PAGEREF _Toc44531578 \h </w:instrText>
        </w:r>
      </w:ins>
      <w:r>
        <w:rPr>
          <w:webHidden/>
        </w:rPr>
      </w:r>
      <w:r>
        <w:rPr>
          <w:webHidden/>
        </w:rPr>
        <w:fldChar w:fldCharType="separate"/>
      </w:r>
      <w:ins w:id="169" w:author="Tatiane Schwanck Schardosim" w:date="2020-07-01T21:32:00Z">
        <w:r>
          <w:rPr>
            <w:webHidden/>
          </w:rPr>
          <w:t>43</w:t>
        </w:r>
        <w:r>
          <w:rPr>
            <w:webHidden/>
          </w:rPr>
          <w:fldChar w:fldCharType="end"/>
        </w:r>
        <w:r w:rsidRPr="004E1D59">
          <w:rPr>
            <w:rStyle w:val="Hyperlink"/>
          </w:rPr>
          <w:fldChar w:fldCharType="end"/>
        </w:r>
      </w:ins>
    </w:p>
    <w:p w14:paraId="2B31B6DF" w14:textId="1E1F0B43" w:rsidR="009518DB" w:rsidRDefault="009518DB" w:rsidP="00CA31F6">
      <w:pPr>
        <w:rPr>
          <w:ins w:id="170" w:author="Tatiane Schwanck Schardosim" w:date="2020-07-01T21:32:00Z"/>
          <w:rFonts w:asciiTheme="minorHAnsi" w:eastAsiaTheme="minorEastAsia" w:hAnsiTheme="minorHAnsi" w:cstheme="minorBidi"/>
          <w:color w:val="auto"/>
          <w:sz w:val="22"/>
          <w:szCs w:val="22"/>
          <w:lang w:eastAsia="pt-BR"/>
        </w:rPr>
        <w:pPrChange w:id="171" w:author="Tatiane Schwanck Schardosim" w:date="2020-07-01T21:55:00Z">
          <w:pPr>
            <w:pStyle w:val="Sumrio3"/>
            <w:tabs>
              <w:tab w:val="left" w:pos="1440"/>
              <w:tab w:val="right" w:leader="dot" w:pos="9062"/>
            </w:tabs>
          </w:pPr>
        </w:pPrChange>
      </w:pPr>
      <w:ins w:id="172" w:author="Tatiane Schwanck Schardosim" w:date="2020-07-01T21:32:00Z">
        <w:r w:rsidRPr="004E1D59">
          <w:rPr>
            <w:rStyle w:val="Hyperlink"/>
          </w:rPr>
          <w:fldChar w:fldCharType="begin"/>
        </w:r>
        <w:r w:rsidRPr="004E1D59">
          <w:rPr>
            <w:rStyle w:val="Hyperlink"/>
          </w:rPr>
          <w:instrText xml:space="preserve"> </w:instrText>
        </w:r>
        <w:r>
          <w:instrText>HYPERLINK \l "_Toc44531579"</w:instrText>
        </w:r>
        <w:r w:rsidRPr="004E1D59">
          <w:rPr>
            <w:rStyle w:val="Hyperlink"/>
          </w:rPr>
          <w:instrText xml:space="preserve"> </w:instrText>
        </w:r>
        <w:r w:rsidRPr="004E1D59">
          <w:rPr>
            <w:rStyle w:val="Hyperlink"/>
          </w:rPr>
          <w:fldChar w:fldCharType="separate"/>
        </w:r>
        <w:r w:rsidRPr="004E1D59">
          <w:rPr>
            <w:rStyle w:val="Hyperlink"/>
          </w:rPr>
          <w:t>3.2.2</w:t>
        </w:r>
        <w:r>
          <w:rPr>
            <w:rFonts w:asciiTheme="minorHAnsi" w:eastAsiaTheme="minorEastAsia" w:hAnsiTheme="minorHAnsi" w:cstheme="minorBidi"/>
            <w:color w:val="auto"/>
            <w:sz w:val="22"/>
            <w:szCs w:val="22"/>
            <w:lang w:eastAsia="pt-BR"/>
          </w:rPr>
          <w:tab/>
        </w:r>
        <w:r w:rsidRPr="004E1D59">
          <w:rPr>
            <w:rStyle w:val="Hyperlink"/>
          </w:rPr>
          <w:t>Como o trabalho vai validar se as ações do usuário condizem com o contexto?</w:t>
        </w:r>
        <w:r>
          <w:rPr>
            <w:webHidden/>
          </w:rPr>
          <w:tab/>
        </w:r>
        <w:r>
          <w:rPr>
            <w:webHidden/>
          </w:rPr>
          <w:fldChar w:fldCharType="begin"/>
        </w:r>
        <w:r>
          <w:rPr>
            <w:webHidden/>
          </w:rPr>
          <w:instrText xml:space="preserve"> PAGEREF _Toc44531579 \h </w:instrText>
        </w:r>
      </w:ins>
      <w:r>
        <w:rPr>
          <w:webHidden/>
        </w:rPr>
      </w:r>
      <w:r>
        <w:rPr>
          <w:webHidden/>
        </w:rPr>
        <w:fldChar w:fldCharType="separate"/>
      </w:r>
      <w:ins w:id="173" w:author="Tatiane Schwanck Schardosim" w:date="2020-07-01T21:32:00Z">
        <w:r>
          <w:rPr>
            <w:webHidden/>
          </w:rPr>
          <w:t>43</w:t>
        </w:r>
        <w:r>
          <w:rPr>
            <w:webHidden/>
          </w:rPr>
          <w:fldChar w:fldCharType="end"/>
        </w:r>
        <w:r w:rsidRPr="004E1D59">
          <w:rPr>
            <w:rStyle w:val="Hyperlink"/>
          </w:rPr>
          <w:fldChar w:fldCharType="end"/>
        </w:r>
      </w:ins>
    </w:p>
    <w:p w14:paraId="2D414196" w14:textId="516BF382" w:rsidR="009518DB" w:rsidRDefault="009518DB" w:rsidP="00CA31F6">
      <w:pPr>
        <w:rPr>
          <w:ins w:id="174" w:author="Tatiane Schwanck Schardosim" w:date="2020-07-01T21:32:00Z"/>
          <w:rFonts w:asciiTheme="minorHAnsi" w:eastAsiaTheme="minorEastAsia" w:hAnsiTheme="minorHAnsi" w:cstheme="minorBidi"/>
          <w:color w:val="auto"/>
          <w:sz w:val="22"/>
          <w:szCs w:val="22"/>
          <w:lang w:eastAsia="pt-BR"/>
        </w:rPr>
        <w:pPrChange w:id="175" w:author="Tatiane Schwanck Schardosim" w:date="2020-07-01T21:55:00Z">
          <w:pPr>
            <w:pStyle w:val="Sumrio3"/>
            <w:tabs>
              <w:tab w:val="left" w:pos="1440"/>
              <w:tab w:val="right" w:leader="dot" w:pos="9062"/>
            </w:tabs>
          </w:pPr>
        </w:pPrChange>
      </w:pPr>
      <w:ins w:id="176" w:author="Tatiane Schwanck Schardosim" w:date="2020-07-01T21:32:00Z">
        <w:r w:rsidRPr="004E1D59">
          <w:rPr>
            <w:rStyle w:val="Hyperlink"/>
          </w:rPr>
          <w:fldChar w:fldCharType="begin"/>
        </w:r>
        <w:r w:rsidRPr="004E1D59">
          <w:rPr>
            <w:rStyle w:val="Hyperlink"/>
          </w:rPr>
          <w:instrText xml:space="preserve"> </w:instrText>
        </w:r>
        <w:r>
          <w:instrText>HYPERLINK \l "_Toc44531580"</w:instrText>
        </w:r>
        <w:r w:rsidRPr="004E1D59">
          <w:rPr>
            <w:rStyle w:val="Hyperlink"/>
          </w:rPr>
          <w:instrText xml:space="preserve"> </w:instrText>
        </w:r>
        <w:r w:rsidRPr="004E1D59">
          <w:rPr>
            <w:rStyle w:val="Hyperlink"/>
          </w:rPr>
          <w:fldChar w:fldCharType="separate"/>
        </w:r>
        <w:r w:rsidRPr="004E1D59">
          <w:rPr>
            <w:rStyle w:val="Hyperlink"/>
          </w:rPr>
          <w:t>3.2.3</w:t>
        </w:r>
        <w:r>
          <w:rPr>
            <w:rFonts w:asciiTheme="minorHAnsi" w:eastAsiaTheme="minorEastAsia" w:hAnsiTheme="minorHAnsi" w:cstheme="minorBidi"/>
            <w:color w:val="auto"/>
            <w:sz w:val="22"/>
            <w:szCs w:val="22"/>
            <w:lang w:eastAsia="pt-BR"/>
          </w:rPr>
          <w:tab/>
        </w:r>
        <w:r w:rsidRPr="004E1D59">
          <w:rPr>
            <w:rStyle w:val="Hyperlink"/>
          </w:rPr>
          <w:t>Como o trabalho vai relacionar as músicas que o usuário gosta aos contextos?</w:t>
        </w:r>
        <w:r>
          <w:rPr>
            <w:webHidden/>
          </w:rPr>
          <w:tab/>
        </w:r>
        <w:r>
          <w:rPr>
            <w:webHidden/>
          </w:rPr>
          <w:fldChar w:fldCharType="begin"/>
        </w:r>
        <w:r>
          <w:rPr>
            <w:webHidden/>
          </w:rPr>
          <w:instrText xml:space="preserve"> PAGEREF _Toc44531580 \h </w:instrText>
        </w:r>
      </w:ins>
      <w:r>
        <w:rPr>
          <w:webHidden/>
        </w:rPr>
      </w:r>
      <w:r>
        <w:rPr>
          <w:webHidden/>
        </w:rPr>
        <w:fldChar w:fldCharType="separate"/>
      </w:r>
      <w:ins w:id="177" w:author="Tatiane Schwanck Schardosim" w:date="2020-07-01T21:32:00Z">
        <w:r>
          <w:rPr>
            <w:webHidden/>
          </w:rPr>
          <w:t>44</w:t>
        </w:r>
        <w:r>
          <w:rPr>
            <w:webHidden/>
          </w:rPr>
          <w:fldChar w:fldCharType="end"/>
        </w:r>
        <w:r w:rsidRPr="004E1D59">
          <w:rPr>
            <w:rStyle w:val="Hyperlink"/>
          </w:rPr>
          <w:fldChar w:fldCharType="end"/>
        </w:r>
      </w:ins>
    </w:p>
    <w:p w14:paraId="3B7DD04A" w14:textId="5346B438" w:rsidR="009518DB" w:rsidRDefault="009518DB" w:rsidP="00CA31F6">
      <w:pPr>
        <w:rPr>
          <w:ins w:id="178" w:author="Tatiane Schwanck Schardosim" w:date="2020-07-01T21:32:00Z"/>
          <w:rFonts w:asciiTheme="minorHAnsi" w:eastAsiaTheme="minorEastAsia" w:hAnsiTheme="minorHAnsi" w:cstheme="minorBidi"/>
          <w:color w:val="auto"/>
          <w:sz w:val="22"/>
          <w:szCs w:val="22"/>
          <w:lang w:eastAsia="pt-BR"/>
        </w:rPr>
        <w:pPrChange w:id="179" w:author="Tatiane Schwanck Schardosim" w:date="2020-07-01T21:55:00Z">
          <w:pPr>
            <w:pStyle w:val="Sumrio3"/>
            <w:tabs>
              <w:tab w:val="left" w:pos="1440"/>
              <w:tab w:val="right" w:leader="dot" w:pos="9062"/>
            </w:tabs>
          </w:pPr>
        </w:pPrChange>
      </w:pPr>
      <w:ins w:id="180" w:author="Tatiane Schwanck Schardosim" w:date="2020-07-01T21:32:00Z">
        <w:r w:rsidRPr="004E1D59">
          <w:rPr>
            <w:rStyle w:val="Hyperlink"/>
          </w:rPr>
          <w:fldChar w:fldCharType="begin"/>
        </w:r>
        <w:r w:rsidRPr="004E1D59">
          <w:rPr>
            <w:rStyle w:val="Hyperlink"/>
          </w:rPr>
          <w:instrText xml:space="preserve"> </w:instrText>
        </w:r>
        <w:r>
          <w:instrText>HYPERLINK \l "_Toc44531581"</w:instrText>
        </w:r>
        <w:r w:rsidRPr="004E1D59">
          <w:rPr>
            <w:rStyle w:val="Hyperlink"/>
          </w:rPr>
          <w:instrText xml:space="preserve"> </w:instrText>
        </w:r>
        <w:r w:rsidRPr="004E1D59">
          <w:rPr>
            <w:rStyle w:val="Hyperlink"/>
          </w:rPr>
          <w:fldChar w:fldCharType="separate"/>
        </w:r>
        <w:r w:rsidRPr="004E1D59">
          <w:rPr>
            <w:rStyle w:val="Hyperlink"/>
          </w:rPr>
          <w:t>3.2.4</w:t>
        </w:r>
        <w:r>
          <w:rPr>
            <w:rFonts w:asciiTheme="minorHAnsi" w:eastAsiaTheme="minorEastAsia" w:hAnsiTheme="minorHAnsi" w:cstheme="minorBidi"/>
            <w:color w:val="auto"/>
            <w:sz w:val="22"/>
            <w:szCs w:val="22"/>
            <w:lang w:eastAsia="pt-BR"/>
          </w:rPr>
          <w:tab/>
        </w:r>
        <w:r w:rsidRPr="004E1D59">
          <w:rPr>
            <w:rStyle w:val="Hyperlink"/>
          </w:rPr>
          <w:t>Como o trabalho vai classificar o contexto para apresentar para usuário?</w:t>
        </w:r>
        <w:r>
          <w:rPr>
            <w:webHidden/>
          </w:rPr>
          <w:tab/>
        </w:r>
        <w:r>
          <w:rPr>
            <w:webHidden/>
          </w:rPr>
          <w:fldChar w:fldCharType="begin"/>
        </w:r>
        <w:r>
          <w:rPr>
            <w:webHidden/>
          </w:rPr>
          <w:instrText xml:space="preserve"> PAGEREF _Toc44531581 \h </w:instrText>
        </w:r>
      </w:ins>
      <w:r>
        <w:rPr>
          <w:webHidden/>
        </w:rPr>
      </w:r>
      <w:r>
        <w:rPr>
          <w:webHidden/>
        </w:rPr>
        <w:fldChar w:fldCharType="separate"/>
      </w:r>
      <w:ins w:id="181" w:author="Tatiane Schwanck Schardosim" w:date="2020-07-01T21:32:00Z">
        <w:r>
          <w:rPr>
            <w:webHidden/>
          </w:rPr>
          <w:t>44</w:t>
        </w:r>
        <w:r>
          <w:rPr>
            <w:webHidden/>
          </w:rPr>
          <w:fldChar w:fldCharType="end"/>
        </w:r>
        <w:r w:rsidRPr="004E1D59">
          <w:rPr>
            <w:rStyle w:val="Hyperlink"/>
          </w:rPr>
          <w:fldChar w:fldCharType="end"/>
        </w:r>
      </w:ins>
    </w:p>
    <w:p w14:paraId="64AC7495" w14:textId="074EC147" w:rsidR="009518DB" w:rsidRDefault="009518DB" w:rsidP="00CA31F6">
      <w:pPr>
        <w:rPr>
          <w:ins w:id="182" w:author="Tatiane Schwanck Schardosim" w:date="2020-07-01T21:32:00Z"/>
          <w:rFonts w:asciiTheme="minorHAnsi" w:eastAsiaTheme="minorEastAsia" w:hAnsiTheme="minorHAnsi" w:cstheme="minorBidi"/>
          <w:color w:val="auto"/>
          <w:sz w:val="22"/>
          <w:szCs w:val="22"/>
          <w:lang w:eastAsia="pt-BR"/>
        </w:rPr>
        <w:pPrChange w:id="183" w:author="Tatiane Schwanck Schardosim" w:date="2020-07-01T21:55:00Z">
          <w:pPr>
            <w:pStyle w:val="Sumrio3"/>
            <w:tabs>
              <w:tab w:val="left" w:pos="1440"/>
              <w:tab w:val="right" w:leader="dot" w:pos="9062"/>
            </w:tabs>
          </w:pPr>
        </w:pPrChange>
      </w:pPr>
      <w:ins w:id="184" w:author="Tatiane Schwanck Schardosim" w:date="2020-07-01T21:32:00Z">
        <w:r w:rsidRPr="004E1D59">
          <w:rPr>
            <w:rStyle w:val="Hyperlink"/>
          </w:rPr>
          <w:fldChar w:fldCharType="begin"/>
        </w:r>
        <w:r w:rsidRPr="004E1D59">
          <w:rPr>
            <w:rStyle w:val="Hyperlink"/>
          </w:rPr>
          <w:instrText xml:space="preserve"> </w:instrText>
        </w:r>
        <w:r>
          <w:instrText>HYPERLINK \l "_Toc44531582"</w:instrText>
        </w:r>
        <w:r w:rsidRPr="004E1D59">
          <w:rPr>
            <w:rStyle w:val="Hyperlink"/>
          </w:rPr>
          <w:instrText xml:space="preserve"> </w:instrText>
        </w:r>
        <w:r w:rsidRPr="004E1D59">
          <w:rPr>
            <w:rStyle w:val="Hyperlink"/>
          </w:rPr>
          <w:fldChar w:fldCharType="separate"/>
        </w:r>
        <w:r w:rsidRPr="004E1D59">
          <w:rPr>
            <w:rStyle w:val="Hyperlink"/>
          </w:rPr>
          <w:t>3.2.5</w:t>
        </w:r>
        <w:r>
          <w:rPr>
            <w:rFonts w:asciiTheme="minorHAnsi" w:eastAsiaTheme="minorEastAsia" w:hAnsiTheme="minorHAnsi" w:cstheme="minorBidi"/>
            <w:color w:val="auto"/>
            <w:sz w:val="22"/>
            <w:szCs w:val="22"/>
            <w:lang w:eastAsia="pt-BR"/>
          </w:rPr>
          <w:tab/>
        </w:r>
        <w:r w:rsidRPr="004E1D59">
          <w:rPr>
            <w:rStyle w:val="Hyperlink"/>
          </w:rPr>
          <w:t>Como o trabalho vai recomendar novas músicas a partir da relação de contexto x música?</w:t>
        </w:r>
        <w:r>
          <w:rPr>
            <w:webHidden/>
          </w:rPr>
          <w:tab/>
        </w:r>
        <w:r>
          <w:rPr>
            <w:webHidden/>
          </w:rPr>
          <w:fldChar w:fldCharType="begin"/>
        </w:r>
        <w:r>
          <w:rPr>
            <w:webHidden/>
          </w:rPr>
          <w:instrText xml:space="preserve"> PAGEREF _Toc44531582 \h </w:instrText>
        </w:r>
      </w:ins>
      <w:r>
        <w:rPr>
          <w:webHidden/>
        </w:rPr>
      </w:r>
      <w:r>
        <w:rPr>
          <w:webHidden/>
        </w:rPr>
        <w:fldChar w:fldCharType="separate"/>
      </w:r>
      <w:ins w:id="185" w:author="Tatiane Schwanck Schardosim" w:date="2020-07-01T21:32:00Z">
        <w:r>
          <w:rPr>
            <w:webHidden/>
          </w:rPr>
          <w:t>45</w:t>
        </w:r>
        <w:r>
          <w:rPr>
            <w:webHidden/>
          </w:rPr>
          <w:fldChar w:fldCharType="end"/>
        </w:r>
        <w:r w:rsidRPr="004E1D59">
          <w:rPr>
            <w:rStyle w:val="Hyperlink"/>
          </w:rPr>
          <w:fldChar w:fldCharType="end"/>
        </w:r>
      </w:ins>
    </w:p>
    <w:p w14:paraId="47015FD4" w14:textId="4BD2F2CE" w:rsidR="009518DB" w:rsidRDefault="009518DB" w:rsidP="00CA31F6">
      <w:pPr>
        <w:rPr>
          <w:ins w:id="186" w:author="Tatiane Schwanck Schardosim" w:date="2020-07-01T21:32:00Z"/>
          <w:rFonts w:asciiTheme="minorHAnsi" w:eastAsiaTheme="minorEastAsia" w:hAnsiTheme="minorHAnsi" w:cstheme="minorBidi"/>
          <w:color w:val="auto"/>
          <w:sz w:val="22"/>
          <w:szCs w:val="22"/>
          <w:lang w:eastAsia="pt-BR"/>
        </w:rPr>
        <w:pPrChange w:id="187" w:author="Tatiane Schwanck Schardosim" w:date="2020-07-01T21:55:00Z">
          <w:pPr>
            <w:pStyle w:val="Sumrio3"/>
            <w:tabs>
              <w:tab w:val="left" w:pos="1440"/>
              <w:tab w:val="right" w:leader="dot" w:pos="9062"/>
            </w:tabs>
          </w:pPr>
        </w:pPrChange>
      </w:pPr>
      <w:ins w:id="188" w:author="Tatiane Schwanck Schardosim" w:date="2020-07-01T21:32:00Z">
        <w:r w:rsidRPr="004E1D59">
          <w:rPr>
            <w:rStyle w:val="Hyperlink"/>
          </w:rPr>
          <w:fldChar w:fldCharType="begin"/>
        </w:r>
        <w:r w:rsidRPr="004E1D59">
          <w:rPr>
            <w:rStyle w:val="Hyperlink"/>
          </w:rPr>
          <w:instrText xml:space="preserve"> </w:instrText>
        </w:r>
        <w:r>
          <w:instrText>HYPERLINK \l "_Toc44531583"</w:instrText>
        </w:r>
        <w:r w:rsidRPr="004E1D59">
          <w:rPr>
            <w:rStyle w:val="Hyperlink"/>
          </w:rPr>
          <w:instrText xml:space="preserve"> </w:instrText>
        </w:r>
        <w:r w:rsidRPr="004E1D59">
          <w:rPr>
            <w:rStyle w:val="Hyperlink"/>
          </w:rPr>
          <w:fldChar w:fldCharType="separate"/>
        </w:r>
        <w:r w:rsidRPr="004E1D59">
          <w:rPr>
            <w:rStyle w:val="Hyperlink"/>
          </w:rPr>
          <w:t>3.2.6</w:t>
        </w:r>
        <w:r>
          <w:rPr>
            <w:rFonts w:asciiTheme="minorHAnsi" w:eastAsiaTheme="minorEastAsia" w:hAnsiTheme="minorHAnsi" w:cstheme="minorBidi"/>
            <w:color w:val="auto"/>
            <w:sz w:val="22"/>
            <w:szCs w:val="22"/>
            <w:lang w:eastAsia="pt-BR"/>
          </w:rPr>
          <w:tab/>
        </w:r>
        <w:r w:rsidRPr="004E1D59">
          <w:rPr>
            <w:rStyle w:val="Hyperlink"/>
          </w:rPr>
          <w:t>Como o trabalho vai avaliar as recomendações feitas?</w:t>
        </w:r>
        <w:r>
          <w:rPr>
            <w:webHidden/>
          </w:rPr>
          <w:tab/>
        </w:r>
        <w:r>
          <w:rPr>
            <w:webHidden/>
          </w:rPr>
          <w:fldChar w:fldCharType="begin"/>
        </w:r>
        <w:r>
          <w:rPr>
            <w:webHidden/>
          </w:rPr>
          <w:instrText xml:space="preserve"> PAGEREF _Toc44531583 \h </w:instrText>
        </w:r>
      </w:ins>
      <w:r>
        <w:rPr>
          <w:webHidden/>
        </w:rPr>
      </w:r>
      <w:r>
        <w:rPr>
          <w:webHidden/>
        </w:rPr>
        <w:fldChar w:fldCharType="separate"/>
      </w:r>
      <w:ins w:id="189" w:author="Tatiane Schwanck Schardosim" w:date="2020-07-01T21:32:00Z">
        <w:r>
          <w:rPr>
            <w:webHidden/>
          </w:rPr>
          <w:t>46</w:t>
        </w:r>
        <w:r>
          <w:rPr>
            <w:webHidden/>
          </w:rPr>
          <w:fldChar w:fldCharType="end"/>
        </w:r>
        <w:r w:rsidRPr="004E1D59">
          <w:rPr>
            <w:rStyle w:val="Hyperlink"/>
          </w:rPr>
          <w:fldChar w:fldCharType="end"/>
        </w:r>
      </w:ins>
    </w:p>
    <w:p w14:paraId="1AC630D8" w14:textId="7231A987" w:rsidR="009518DB" w:rsidRDefault="009518DB" w:rsidP="00CA31F6">
      <w:pPr>
        <w:rPr>
          <w:ins w:id="190" w:author="Tatiane Schwanck Schardosim" w:date="2020-07-01T21:32:00Z"/>
          <w:rFonts w:asciiTheme="minorHAnsi" w:eastAsiaTheme="minorEastAsia" w:hAnsiTheme="minorHAnsi" w:cstheme="minorBidi"/>
          <w:color w:val="auto"/>
          <w:sz w:val="22"/>
          <w:szCs w:val="22"/>
          <w:lang w:eastAsia="pt-BR"/>
        </w:rPr>
        <w:pPrChange w:id="191" w:author="Tatiane Schwanck Schardosim" w:date="2020-07-01T21:55:00Z">
          <w:pPr>
            <w:pStyle w:val="Sumrio2"/>
            <w:tabs>
              <w:tab w:val="left" w:pos="1248"/>
              <w:tab w:val="right" w:leader="dot" w:pos="9062"/>
            </w:tabs>
          </w:pPr>
        </w:pPrChange>
      </w:pPr>
      <w:ins w:id="192" w:author="Tatiane Schwanck Schardosim" w:date="2020-07-01T21:32:00Z">
        <w:r w:rsidRPr="004E1D59">
          <w:rPr>
            <w:rStyle w:val="Hyperlink"/>
          </w:rPr>
          <w:fldChar w:fldCharType="begin"/>
        </w:r>
        <w:r w:rsidRPr="004E1D59">
          <w:rPr>
            <w:rStyle w:val="Hyperlink"/>
          </w:rPr>
          <w:instrText xml:space="preserve"> </w:instrText>
        </w:r>
        <w:r>
          <w:instrText>HYPERLINK \l "_Toc44531584"</w:instrText>
        </w:r>
        <w:r w:rsidRPr="004E1D59">
          <w:rPr>
            <w:rStyle w:val="Hyperlink"/>
          </w:rPr>
          <w:instrText xml:space="preserve"> </w:instrText>
        </w:r>
        <w:r w:rsidRPr="004E1D59">
          <w:rPr>
            <w:rStyle w:val="Hyperlink"/>
          </w:rPr>
          <w:fldChar w:fldCharType="separate"/>
        </w:r>
        <w:r w:rsidRPr="004E1D59">
          <w:rPr>
            <w:rStyle w:val="Hyperlink"/>
          </w:rPr>
          <w:t>3.3</w:t>
        </w:r>
        <w:r>
          <w:rPr>
            <w:rFonts w:asciiTheme="minorHAnsi" w:eastAsiaTheme="minorEastAsia" w:hAnsiTheme="minorHAnsi" w:cstheme="minorBidi"/>
            <w:color w:val="auto"/>
            <w:sz w:val="22"/>
            <w:szCs w:val="22"/>
            <w:lang w:eastAsia="pt-BR"/>
          </w:rPr>
          <w:tab/>
        </w:r>
        <w:r w:rsidRPr="004E1D59">
          <w:rPr>
            <w:rStyle w:val="Hyperlink"/>
          </w:rPr>
          <w:t>roteiro</w:t>
        </w:r>
        <w:r>
          <w:rPr>
            <w:webHidden/>
          </w:rPr>
          <w:tab/>
        </w:r>
        <w:r>
          <w:rPr>
            <w:webHidden/>
          </w:rPr>
          <w:fldChar w:fldCharType="begin"/>
        </w:r>
        <w:r>
          <w:rPr>
            <w:webHidden/>
          </w:rPr>
          <w:instrText xml:space="preserve"> PAGEREF _Toc44531584 \h </w:instrText>
        </w:r>
      </w:ins>
      <w:r>
        <w:rPr>
          <w:webHidden/>
        </w:rPr>
      </w:r>
      <w:r>
        <w:rPr>
          <w:webHidden/>
        </w:rPr>
        <w:fldChar w:fldCharType="separate"/>
      </w:r>
      <w:ins w:id="193" w:author="Tatiane Schwanck Schardosim" w:date="2020-07-01T21:32:00Z">
        <w:r>
          <w:rPr>
            <w:webHidden/>
          </w:rPr>
          <w:t>46</w:t>
        </w:r>
        <w:r>
          <w:rPr>
            <w:webHidden/>
          </w:rPr>
          <w:fldChar w:fldCharType="end"/>
        </w:r>
        <w:r w:rsidRPr="004E1D59">
          <w:rPr>
            <w:rStyle w:val="Hyperlink"/>
          </w:rPr>
          <w:fldChar w:fldCharType="end"/>
        </w:r>
      </w:ins>
    </w:p>
    <w:p w14:paraId="404C865E" w14:textId="57681FE0" w:rsidR="009518DB" w:rsidRDefault="009518DB" w:rsidP="00CA31F6">
      <w:pPr>
        <w:rPr>
          <w:ins w:id="194" w:author="Tatiane Schwanck Schardosim" w:date="2020-07-01T21:32:00Z"/>
          <w:rFonts w:asciiTheme="minorHAnsi" w:eastAsiaTheme="minorEastAsia" w:hAnsiTheme="minorHAnsi" w:cstheme="minorBidi"/>
          <w:b/>
          <w:caps/>
          <w:noProof/>
          <w:color w:val="auto"/>
          <w:sz w:val="22"/>
          <w:szCs w:val="22"/>
          <w:lang w:eastAsia="pt-BR"/>
        </w:rPr>
        <w:pPrChange w:id="195" w:author="Tatiane Schwanck Schardosim" w:date="2020-07-01T21:55:00Z">
          <w:pPr>
            <w:pStyle w:val="Sumrio1"/>
            <w:tabs>
              <w:tab w:val="right" w:leader="dot" w:pos="9062"/>
            </w:tabs>
          </w:pPr>
        </w:pPrChange>
      </w:pPr>
      <w:ins w:id="196" w:author="Tatiane Schwanck Schardosim" w:date="2020-07-01T21:32:00Z">
        <w:r w:rsidRPr="004E1D59">
          <w:rPr>
            <w:rStyle w:val="Hyperlink"/>
            <w:noProof/>
          </w:rPr>
          <w:fldChar w:fldCharType="begin"/>
        </w:r>
        <w:r w:rsidRPr="004E1D59">
          <w:rPr>
            <w:rStyle w:val="Hyperlink"/>
            <w:noProof/>
          </w:rPr>
          <w:instrText xml:space="preserve"> </w:instrText>
        </w:r>
        <w:r>
          <w:rPr>
            <w:noProof/>
          </w:rPr>
          <w:instrText>HYPERLINK \l "_Toc44531585"</w:instrText>
        </w:r>
        <w:r w:rsidRPr="004E1D59">
          <w:rPr>
            <w:rStyle w:val="Hyperlink"/>
            <w:noProof/>
          </w:rPr>
          <w:instrText xml:space="preserve"> </w:instrText>
        </w:r>
        <w:r w:rsidRPr="004E1D59">
          <w:rPr>
            <w:rStyle w:val="Hyperlink"/>
            <w:noProof/>
          </w:rPr>
          <w:fldChar w:fldCharType="separate"/>
        </w:r>
        <w:r w:rsidRPr="004E1D59">
          <w:rPr>
            <w:rStyle w:val="Hyperlink"/>
            <w:noProof/>
          </w:rPr>
          <w:t>4</w:t>
        </w:r>
        <w:r>
          <w:rPr>
            <w:rFonts w:asciiTheme="minorHAnsi" w:eastAsiaTheme="minorEastAsia" w:hAnsiTheme="minorHAnsi" w:cstheme="minorBidi"/>
            <w:b/>
            <w:caps/>
            <w:noProof/>
            <w:color w:val="auto"/>
            <w:sz w:val="22"/>
            <w:szCs w:val="22"/>
            <w:lang w:eastAsia="pt-BR"/>
          </w:rPr>
          <w:tab/>
        </w:r>
        <w:r w:rsidRPr="004E1D59">
          <w:rPr>
            <w:rStyle w:val="Hyperlink"/>
            <w:noProof/>
          </w:rPr>
          <w:t>CONCLUSÃO</w:t>
        </w:r>
        <w:r>
          <w:rPr>
            <w:noProof/>
            <w:webHidden/>
          </w:rPr>
          <w:tab/>
        </w:r>
        <w:r>
          <w:rPr>
            <w:noProof/>
            <w:webHidden/>
          </w:rPr>
          <w:fldChar w:fldCharType="begin"/>
        </w:r>
        <w:r>
          <w:rPr>
            <w:noProof/>
            <w:webHidden/>
          </w:rPr>
          <w:instrText xml:space="preserve"> PAGEREF _Toc44531585 \h </w:instrText>
        </w:r>
      </w:ins>
      <w:r>
        <w:rPr>
          <w:noProof/>
          <w:webHidden/>
        </w:rPr>
      </w:r>
      <w:r>
        <w:rPr>
          <w:noProof/>
          <w:webHidden/>
        </w:rPr>
        <w:fldChar w:fldCharType="separate"/>
      </w:r>
      <w:ins w:id="197" w:author="Tatiane Schwanck Schardosim" w:date="2020-07-01T21:32:00Z">
        <w:r>
          <w:rPr>
            <w:noProof/>
            <w:webHidden/>
          </w:rPr>
          <w:t>47</w:t>
        </w:r>
        <w:r>
          <w:rPr>
            <w:noProof/>
            <w:webHidden/>
          </w:rPr>
          <w:fldChar w:fldCharType="end"/>
        </w:r>
        <w:r w:rsidRPr="004E1D59">
          <w:rPr>
            <w:rStyle w:val="Hyperlink"/>
            <w:noProof/>
          </w:rPr>
          <w:fldChar w:fldCharType="end"/>
        </w:r>
      </w:ins>
    </w:p>
    <w:p w14:paraId="52CB8AF4" w14:textId="7F94BE5A" w:rsidR="009518DB" w:rsidRDefault="009518DB" w:rsidP="00CA31F6">
      <w:pPr>
        <w:rPr>
          <w:ins w:id="198" w:author="Tatiane Schwanck Schardosim" w:date="2020-07-01T21:32:00Z"/>
          <w:rFonts w:asciiTheme="minorHAnsi" w:eastAsiaTheme="minorEastAsia" w:hAnsiTheme="minorHAnsi" w:cstheme="minorBidi"/>
          <w:b/>
          <w:caps/>
          <w:noProof/>
          <w:color w:val="auto"/>
          <w:sz w:val="22"/>
          <w:szCs w:val="22"/>
          <w:lang w:eastAsia="pt-BR"/>
        </w:rPr>
        <w:pPrChange w:id="199" w:author="Tatiane Schwanck Schardosim" w:date="2020-07-01T21:55:00Z">
          <w:pPr>
            <w:pStyle w:val="Sumrio1"/>
            <w:tabs>
              <w:tab w:val="right" w:leader="dot" w:pos="9062"/>
            </w:tabs>
          </w:pPr>
        </w:pPrChange>
      </w:pPr>
      <w:ins w:id="200" w:author="Tatiane Schwanck Schardosim" w:date="2020-07-01T21:32:00Z">
        <w:r w:rsidRPr="004E1D59">
          <w:rPr>
            <w:rStyle w:val="Hyperlink"/>
            <w:noProof/>
          </w:rPr>
          <w:fldChar w:fldCharType="begin"/>
        </w:r>
        <w:r w:rsidRPr="004E1D59">
          <w:rPr>
            <w:rStyle w:val="Hyperlink"/>
            <w:noProof/>
          </w:rPr>
          <w:instrText xml:space="preserve"> </w:instrText>
        </w:r>
        <w:r>
          <w:rPr>
            <w:noProof/>
          </w:rPr>
          <w:instrText>HYPERLINK \l "_Toc44531586"</w:instrText>
        </w:r>
        <w:r w:rsidRPr="004E1D59">
          <w:rPr>
            <w:rStyle w:val="Hyperlink"/>
            <w:noProof/>
          </w:rPr>
          <w:instrText xml:space="preserve"> </w:instrText>
        </w:r>
        <w:r w:rsidRPr="004E1D59">
          <w:rPr>
            <w:rStyle w:val="Hyperlink"/>
            <w:noProof/>
          </w:rPr>
          <w:fldChar w:fldCharType="separate"/>
        </w:r>
        <w:r w:rsidRPr="004E1D59">
          <w:rPr>
            <w:rStyle w:val="Hyperlink"/>
            <w:noProof/>
          </w:rPr>
          <w:t>Referências Bibliográficas</w:t>
        </w:r>
        <w:r>
          <w:rPr>
            <w:noProof/>
            <w:webHidden/>
          </w:rPr>
          <w:tab/>
        </w:r>
        <w:r>
          <w:rPr>
            <w:noProof/>
            <w:webHidden/>
          </w:rPr>
          <w:fldChar w:fldCharType="begin"/>
        </w:r>
        <w:r>
          <w:rPr>
            <w:noProof/>
            <w:webHidden/>
          </w:rPr>
          <w:instrText xml:space="preserve"> PAGEREF _Toc44531586 \h </w:instrText>
        </w:r>
      </w:ins>
      <w:r>
        <w:rPr>
          <w:noProof/>
          <w:webHidden/>
        </w:rPr>
      </w:r>
      <w:r>
        <w:rPr>
          <w:noProof/>
          <w:webHidden/>
        </w:rPr>
        <w:fldChar w:fldCharType="separate"/>
      </w:r>
      <w:ins w:id="201" w:author="Tatiane Schwanck Schardosim" w:date="2020-07-01T21:32:00Z">
        <w:r>
          <w:rPr>
            <w:noProof/>
            <w:webHidden/>
          </w:rPr>
          <w:t>48</w:t>
        </w:r>
        <w:r>
          <w:rPr>
            <w:noProof/>
            <w:webHidden/>
          </w:rPr>
          <w:fldChar w:fldCharType="end"/>
        </w:r>
        <w:r w:rsidRPr="004E1D59">
          <w:rPr>
            <w:rStyle w:val="Hyperlink"/>
            <w:noProof/>
          </w:rPr>
          <w:fldChar w:fldCharType="end"/>
        </w:r>
      </w:ins>
    </w:p>
    <w:p w14:paraId="7CAFB629" w14:textId="5CFAAEA7" w:rsidR="00B250CC" w:rsidDel="009518DB" w:rsidRDefault="00B250CC" w:rsidP="00CA31F6">
      <w:pPr>
        <w:rPr>
          <w:del w:id="202" w:author="Tatiane Schwanck Schardosim" w:date="2020-07-01T21:32:00Z"/>
          <w:rFonts w:asciiTheme="minorHAnsi" w:eastAsiaTheme="minorEastAsia" w:hAnsiTheme="minorHAnsi" w:cstheme="minorBidi"/>
          <w:noProof/>
          <w:color w:val="auto"/>
          <w:sz w:val="22"/>
          <w:szCs w:val="22"/>
          <w:lang w:eastAsia="pt-BR"/>
        </w:rPr>
        <w:pPrChange w:id="203" w:author="Tatiane Schwanck Schardosim" w:date="2020-07-01T21:55:00Z">
          <w:pPr>
            <w:pStyle w:val="Sumrio1"/>
          </w:pPr>
        </w:pPrChange>
      </w:pPr>
      <w:del w:id="204" w:author="Tatiane Schwanck Schardosim" w:date="2020-07-01T21:32:00Z">
        <w:r w:rsidRPr="009518DB" w:rsidDel="009518DB">
          <w:rPr>
            <w:rStyle w:val="Hyperlink"/>
            <w:noProof/>
          </w:rPr>
          <w:delText>1</w:delText>
        </w:r>
        <w:r w:rsidDel="009518DB">
          <w:rPr>
            <w:rFonts w:asciiTheme="minorHAnsi" w:eastAsiaTheme="minorEastAsia" w:hAnsiTheme="minorHAnsi" w:cstheme="minorBidi"/>
            <w:noProof/>
            <w:color w:val="auto"/>
            <w:sz w:val="22"/>
            <w:szCs w:val="22"/>
            <w:lang w:eastAsia="pt-BR"/>
          </w:rPr>
          <w:tab/>
        </w:r>
        <w:r w:rsidRPr="009518DB" w:rsidDel="009518DB">
          <w:rPr>
            <w:rStyle w:val="Hyperlink"/>
            <w:noProof/>
          </w:rPr>
          <w:delText>Introdução</w:delText>
        </w:r>
        <w:r w:rsidDel="009518DB">
          <w:rPr>
            <w:noProof/>
            <w:webHidden/>
          </w:rPr>
          <w:tab/>
          <w:delText>10</w:delText>
        </w:r>
      </w:del>
    </w:p>
    <w:p w14:paraId="7BEC336F" w14:textId="0FEFA4F7" w:rsidR="00B250CC" w:rsidDel="009518DB" w:rsidRDefault="00B250CC" w:rsidP="00CA31F6">
      <w:pPr>
        <w:rPr>
          <w:del w:id="205" w:author="Tatiane Schwanck Schardosim" w:date="2020-07-01T21:32:00Z"/>
          <w:rFonts w:asciiTheme="minorHAnsi" w:eastAsiaTheme="minorEastAsia" w:hAnsiTheme="minorHAnsi" w:cstheme="minorBidi"/>
          <w:noProof/>
          <w:color w:val="auto"/>
          <w:sz w:val="22"/>
          <w:szCs w:val="22"/>
          <w:lang w:eastAsia="pt-BR"/>
        </w:rPr>
        <w:pPrChange w:id="206" w:author="Tatiane Schwanck Schardosim" w:date="2020-07-01T21:55:00Z">
          <w:pPr>
            <w:pStyle w:val="Sumrio1"/>
          </w:pPr>
        </w:pPrChange>
      </w:pPr>
      <w:del w:id="207" w:author="Tatiane Schwanck Schardosim" w:date="2020-07-01T21:32:00Z">
        <w:r w:rsidRPr="009518DB" w:rsidDel="009518DB">
          <w:rPr>
            <w:rStyle w:val="Hyperlink"/>
            <w:noProof/>
          </w:rPr>
          <w:delText>2</w:delText>
        </w:r>
        <w:r w:rsidDel="009518DB">
          <w:rPr>
            <w:rFonts w:asciiTheme="minorHAnsi" w:eastAsiaTheme="minorEastAsia" w:hAnsiTheme="minorHAnsi" w:cstheme="minorBidi"/>
            <w:noProof/>
            <w:color w:val="auto"/>
            <w:sz w:val="22"/>
            <w:szCs w:val="22"/>
            <w:lang w:eastAsia="pt-BR"/>
          </w:rPr>
          <w:tab/>
        </w:r>
        <w:r w:rsidRPr="009518DB" w:rsidDel="009518DB">
          <w:rPr>
            <w:rStyle w:val="Hyperlink"/>
            <w:noProof/>
          </w:rPr>
          <w:delText>Trabalhos relacionados</w:delText>
        </w:r>
        <w:r w:rsidDel="009518DB">
          <w:rPr>
            <w:noProof/>
            <w:webHidden/>
          </w:rPr>
          <w:tab/>
          <w:delText>14</w:delText>
        </w:r>
      </w:del>
    </w:p>
    <w:p w14:paraId="2F7E22EF" w14:textId="7067FA8A" w:rsidR="00B250CC" w:rsidDel="009518DB" w:rsidRDefault="00B250CC" w:rsidP="00CA31F6">
      <w:pPr>
        <w:rPr>
          <w:del w:id="208" w:author="Tatiane Schwanck Schardosim" w:date="2020-07-01T21:32:00Z"/>
          <w:rFonts w:asciiTheme="minorHAnsi" w:eastAsiaTheme="minorEastAsia" w:hAnsiTheme="minorHAnsi" w:cstheme="minorBidi"/>
          <w:color w:val="auto"/>
          <w:sz w:val="22"/>
          <w:szCs w:val="22"/>
          <w:lang w:eastAsia="pt-BR"/>
        </w:rPr>
        <w:pPrChange w:id="209" w:author="Tatiane Schwanck Schardosim" w:date="2020-07-01T21:55:00Z">
          <w:pPr>
            <w:pStyle w:val="Sumrio2"/>
          </w:pPr>
        </w:pPrChange>
      </w:pPr>
      <w:del w:id="210" w:author="Tatiane Schwanck Schardosim" w:date="2020-07-01T21:32:00Z">
        <w:r w:rsidRPr="002F3492" w:rsidDel="009518DB">
          <w:rPr>
            <w:rStyle w:val="Hyperlink"/>
          </w:rPr>
          <w:delText>2.1</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O protocolo de revisão</w:delText>
        </w:r>
        <w:r w:rsidDel="009518DB">
          <w:rPr>
            <w:webHidden/>
          </w:rPr>
          <w:tab/>
          <w:delText>14</w:delText>
        </w:r>
      </w:del>
    </w:p>
    <w:p w14:paraId="150EFD2C" w14:textId="4AAA5CA5" w:rsidR="00B250CC" w:rsidDel="009518DB" w:rsidRDefault="00B250CC" w:rsidP="00CA31F6">
      <w:pPr>
        <w:rPr>
          <w:del w:id="211" w:author="Tatiane Schwanck Schardosim" w:date="2020-07-01T21:32:00Z"/>
          <w:rFonts w:asciiTheme="minorHAnsi" w:eastAsiaTheme="minorEastAsia" w:hAnsiTheme="minorHAnsi" w:cstheme="minorBidi"/>
          <w:color w:val="auto"/>
          <w:sz w:val="22"/>
          <w:szCs w:val="22"/>
          <w:lang w:eastAsia="pt-BR"/>
        </w:rPr>
        <w:pPrChange w:id="212" w:author="Tatiane Schwanck Schardosim" w:date="2020-07-01T21:55:00Z">
          <w:pPr>
            <w:pStyle w:val="Sumrio2"/>
          </w:pPr>
        </w:pPrChange>
      </w:pPr>
      <w:del w:id="213" w:author="Tatiane Schwanck Schardosim" w:date="2020-07-01T21:32:00Z">
        <w:r w:rsidRPr="002F3492" w:rsidDel="009518DB">
          <w:rPr>
            <w:rStyle w:val="Hyperlink"/>
          </w:rPr>
          <w:delText>2.2</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PROCURA NOS MOTORES DE BUSCA</w:delText>
        </w:r>
        <w:r w:rsidDel="009518DB">
          <w:rPr>
            <w:webHidden/>
          </w:rPr>
          <w:tab/>
          <w:delText>16</w:delText>
        </w:r>
      </w:del>
    </w:p>
    <w:p w14:paraId="7B134C5C" w14:textId="0404361C" w:rsidR="00B250CC" w:rsidDel="009518DB" w:rsidRDefault="00B250CC" w:rsidP="00CA31F6">
      <w:pPr>
        <w:rPr>
          <w:del w:id="214" w:author="Tatiane Schwanck Schardosim" w:date="2020-07-01T21:32:00Z"/>
          <w:rFonts w:asciiTheme="minorHAnsi" w:eastAsiaTheme="minorEastAsia" w:hAnsiTheme="minorHAnsi" w:cstheme="minorBidi"/>
          <w:color w:val="auto"/>
          <w:sz w:val="22"/>
          <w:szCs w:val="22"/>
          <w:lang w:eastAsia="pt-BR"/>
        </w:rPr>
        <w:pPrChange w:id="215" w:author="Tatiane Schwanck Schardosim" w:date="2020-07-01T21:55:00Z">
          <w:pPr>
            <w:pStyle w:val="Sumrio2"/>
          </w:pPr>
        </w:pPrChange>
      </w:pPr>
      <w:del w:id="216" w:author="Tatiane Schwanck Schardosim" w:date="2020-07-01T21:32:00Z">
        <w:r w:rsidRPr="002F3492" w:rsidDel="009518DB">
          <w:rPr>
            <w:rStyle w:val="Hyperlink"/>
          </w:rPr>
          <w:delText>2.3</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ETAPAS DA REVISÃO DOS TRABALHOS</w:delText>
        </w:r>
        <w:r w:rsidDel="009518DB">
          <w:rPr>
            <w:webHidden/>
          </w:rPr>
          <w:tab/>
          <w:delText>18</w:delText>
        </w:r>
      </w:del>
    </w:p>
    <w:p w14:paraId="2E655B49" w14:textId="6E49FCF3" w:rsidR="00B250CC" w:rsidDel="009518DB" w:rsidRDefault="00B250CC" w:rsidP="00CA31F6">
      <w:pPr>
        <w:rPr>
          <w:del w:id="217" w:author="Tatiane Schwanck Schardosim" w:date="2020-07-01T21:32:00Z"/>
          <w:rFonts w:asciiTheme="minorHAnsi" w:eastAsiaTheme="minorEastAsia" w:hAnsiTheme="minorHAnsi" w:cstheme="minorBidi"/>
          <w:color w:val="auto"/>
          <w:sz w:val="22"/>
          <w:szCs w:val="22"/>
          <w:lang w:eastAsia="pt-BR"/>
        </w:rPr>
        <w:pPrChange w:id="218" w:author="Tatiane Schwanck Schardosim" w:date="2020-07-01T21:55:00Z">
          <w:pPr>
            <w:pStyle w:val="Sumrio3"/>
          </w:pPr>
        </w:pPrChange>
      </w:pPr>
      <w:del w:id="219" w:author="Tatiane Schwanck Schardosim" w:date="2020-07-01T21:32:00Z">
        <w:r w:rsidRPr="002F3492" w:rsidDel="009518DB">
          <w:rPr>
            <w:rStyle w:val="Hyperlink"/>
          </w:rPr>
          <w:delText>2.3.1</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Trabalhos selecionados</w:delText>
        </w:r>
        <w:r w:rsidDel="009518DB">
          <w:rPr>
            <w:webHidden/>
          </w:rPr>
          <w:tab/>
          <w:delText>19</w:delText>
        </w:r>
      </w:del>
    </w:p>
    <w:p w14:paraId="016BCEB9" w14:textId="05CD87EE" w:rsidR="00B250CC" w:rsidDel="009518DB" w:rsidRDefault="00B250CC" w:rsidP="00CA31F6">
      <w:pPr>
        <w:rPr>
          <w:del w:id="220" w:author="Tatiane Schwanck Schardosim" w:date="2020-07-01T21:32:00Z"/>
          <w:rFonts w:asciiTheme="minorHAnsi" w:eastAsiaTheme="minorEastAsia" w:hAnsiTheme="minorHAnsi" w:cstheme="minorBidi"/>
          <w:color w:val="auto"/>
          <w:sz w:val="22"/>
          <w:szCs w:val="22"/>
          <w:lang w:eastAsia="pt-BR"/>
        </w:rPr>
        <w:pPrChange w:id="221" w:author="Tatiane Schwanck Schardosim" w:date="2020-07-01T21:55:00Z">
          <w:pPr>
            <w:pStyle w:val="Sumrio2"/>
          </w:pPr>
        </w:pPrChange>
      </w:pPr>
      <w:del w:id="222" w:author="Tatiane Schwanck Schardosim" w:date="2020-07-01T21:32:00Z">
        <w:r w:rsidRPr="002F3492" w:rsidDel="009518DB">
          <w:rPr>
            <w:rStyle w:val="Hyperlink"/>
          </w:rPr>
          <w:delText>2.4</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FUNCIONALIDADES DOS TRABALHOS INVESTIGADOS</w:delText>
        </w:r>
        <w:r w:rsidDel="009518DB">
          <w:rPr>
            <w:webHidden/>
          </w:rPr>
          <w:tab/>
          <w:delText>30</w:delText>
        </w:r>
      </w:del>
    </w:p>
    <w:p w14:paraId="1FE64276" w14:textId="598A6551" w:rsidR="00B250CC" w:rsidDel="009518DB" w:rsidRDefault="00B250CC" w:rsidP="00CA31F6">
      <w:pPr>
        <w:rPr>
          <w:del w:id="223" w:author="Tatiane Schwanck Schardosim" w:date="2020-07-01T21:32:00Z"/>
          <w:rFonts w:asciiTheme="minorHAnsi" w:eastAsiaTheme="minorEastAsia" w:hAnsiTheme="minorHAnsi" w:cstheme="minorBidi"/>
          <w:color w:val="auto"/>
          <w:sz w:val="22"/>
          <w:szCs w:val="22"/>
          <w:lang w:eastAsia="pt-BR"/>
        </w:rPr>
        <w:pPrChange w:id="224" w:author="Tatiane Schwanck Schardosim" w:date="2020-07-01T21:55:00Z">
          <w:pPr>
            <w:pStyle w:val="Sumrio2"/>
          </w:pPr>
        </w:pPrChange>
      </w:pPr>
      <w:del w:id="225" w:author="Tatiane Schwanck Schardosim" w:date="2020-07-01T21:32:00Z">
        <w:r w:rsidRPr="002F3492" w:rsidDel="009518DB">
          <w:rPr>
            <w:rStyle w:val="Hyperlink"/>
          </w:rPr>
          <w:delText>2.5</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Conclusões dos trabalhos revisados</w:delText>
        </w:r>
        <w:r w:rsidDel="009518DB">
          <w:rPr>
            <w:webHidden/>
          </w:rPr>
          <w:tab/>
          <w:delText>32</w:delText>
        </w:r>
      </w:del>
    </w:p>
    <w:p w14:paraId="5F9065A2" w14:textId="0B9E29DC" w:rsidR="00B250CC" w:rsidDel="009518DB" w:rsidRDefault="00B250CC" w:rsidP="00CA31F6">
      <w:pPr>
        <w:rPr>
          <w:del w:id="226" w:author="Tatiane Schwanck Schardosim" w:date="2020-07-01T21:32:00Z"/>
          <w:rFonts w:asciiTheme="minorHAnsi" w:eastAsiaTheme="minorEastAsia" w:hAnsiTheme="minorHAnsi" w:cstheme="minorBidi"/>
          <w:noProof/>
          <w:color w:val="auto"/>
          <w:sz w:val="22"/>
          <w:szCs w:val="22"/>
          <w:lang w:eastAsia="pt-BR"/>
        </w:rPr>
        <w:pPrChange w:id="227" w:author="Tatiane Schwanck Schardosim" w:date="2020-07-01T21:55:00Z">
          <w:pPr>
            <w:pStyle w:val="Sumrio1"/>
          </w:pPr>
        </w:pPrChange>
      </w:pPr>
      <w:del w:id="228" w:author="Tatiane Schwanck Schardosim" w:date="2020-07-01T21:32:00Z">
        <w:r w:rsidRPr="009518DB" w:rsidDel="009518DB">
          <w:rPr>
            <w:rStyle w:val="Hyperlink"/>
            <w:noProof/>
          </w:rPr>
          <w:delText>3</w:delText>
        </w:r>
        <w:r w:rsidDel="009518DB">
          <w:rPr>
            <w:rFonts w:asciiTheme="minorHAnsi" w:eastAsiaTheme="minorEastAsia" w:hAnsiTheme="minorHAnsi" w:cstheme="minorBidi"/>
            <w:noProof/>
            <w:color w:val="auto"/>
            <w:sz w:val="22"/>
            <w:szCs w:val="22"/>
            <w:lang w:eastAsia="pt-BR"/>
          </w:rPr>
          <w:tab/>
        </w:r>
        <w:r w:rsidRPr="009518DB" w:rsidDel="009518DB">
          <w:rPr>
            <w:rStyle w:val="Hyperlink"/>
            <w:noProof/>
          </w:rPr>
          <w:delText>Modelagem do “Nome do trabalho” (TODO)</w:delText>
        </w:r>
        <w:r w:rsidDel="009518DB">
          <w:rPr>
            <w:noProof/>
            <w:webHidden/>
          </w:rPr>
          <w:tab/>
          <w:delText>34</w:delText>
        </w:r>
      </w:del>
    </w:p>
    <w:p w14:paraId="4197E91B" w14:textId="208B8F8C" w:rsidR="00B250CC" w:rsidDel="009518DB" w:rsidRDefault="00B250CC" w:rsidP="00CA31F6">
      <w:pPr>
        <w:rPr>
          <w:del w:id="229" w:author="Tatiane Schwanck Schardosim" w:date="2020-07-01T21:32:00Z"/>
          <w:rFonts w:asciiTheme="minorHAnsi" w:eastAsiaTheme="minorEastAsia" w:hAnsiTheme="minorHAnsi" w:cstheme="minorBidi"/>
          <w:color w:val="auto"/>
          <w:sz w:val="22"/>
          <w:szCs w:val="22"/>
          <w:lang w:eastAsia="pt-BR"/>
        </w:rPr>
        <w:pPrChange w:id="230" w:author="Tatiane Schwanck Schardosim" w:date="2020-07-01T21:55:00Z">
          <w:pPr>
            <w:pStyle w:val="Sumrio2"/>
          </w:pPr>
        </w:pPrChange>
      </w:pPr>
      <w:del w:id="231" w:author="Tatiane Schwanck Schardosim" w:date="2020-07-01T21:32:00Z">
        <w:r w:rsidRPr="002F3492" w:rsidDel="009518DB">
          <w:rPr>
            <w:rStyle w:val="Hyperlink"/>
          </w:rPr>
          <w:delText>3.1</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Contexto</w:delText>
        </w:r>
        <w:r w:rsidDel="009518DB">
          <w:rPr>
            <w:webHidden/>
          </w:rPr>
          <w:tab/>
          <w:delText>34</w:delText>
        </w:r>
      </w:del>
    </w:p>
    <w:p w14:paraId="7BD68C84" w14:textId="28C21CC6" w:rsidR="00B250CC" w:rsidDel="009518DB" w:rsidRDefault="00B250CC" w:rsidP="00CA31F6">
      <w:pPr>
        <w:rPr>
          <w:del w:id="232" w:author="Tatiane Schwanck Schardosim" w:date="2020-07-01T21:32:00Z"/>
          <w:rFonts w:asciiTheme="minorHAnsi" w:eastAsiaTheme="minorEastAsia" w:hAnsiTheme="minorHAnsi" w:cstheme="minorBidi"/>
          <w:color w:val="auto"/>
          <w:sz w:val="22"/>
          <w:szCs w:val="22"/>
          <w:lang w:eastAsia="pt-BR"/>
        </w:rPr>
        <w:pPrChange w:id="233" w:author="Tatiane Schwanck Schardosim" w:date="2020-07-01T21:55:00Z">
          <w:pPr>
            <w:pStyle w:val="Sumrio3"/>
          </w:pPr>
        </w:pPrChange>
      </w:pPr>
      <w:del w:id="234" w:author="Tatiane Schwanck Schardosim" w:date="2020-07-01T21:32:00Z">
        <w:r w:rsidRPr="002F3492" w:rsidDel="009518DB">
          <w:rPr>
            <w:rStyle w:val="Hyperlink"/>
          </w:rPr>
          <w:delText>3.1.1</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O que é o contexto comportamental?</w:delText>
        </w:r>
        <w:r w:rsidDel="009518DB">
          <w:rPr>
            <w:webHidden/>
          </w:rPr>
          <w:tab/>
          <w:delText>35</w:delText>
        </w:r>
      </w:del>
    </w:p>
    <w:p w14:paraId="70D9B0BE" w14:textId="212EBD53" w:rsidR="00B250CC" w:rsidDel="009518DB" w:rsidRDefault="00B250CC" w:rsidP="00CA31F6">
      <w:pPr>
        <w:rPr>
          <w:del w:id="235" w:author="Tatiane Schwanck Schardosim" w:date="2020-07-01T21:32:00Z"/>
          <w:rFonts w:asciiTheme="minorHAnsi" w:eastAsiaTheme="minorEastAsia" w:hAnsiTheme="minorHAnsi" w:cstheme="minorBidi"/>
          <w:color w:val="auto"/>
          <w:sz w:val="22"/>
          <w:szCs w:val="22"/>
          <w:lang w:eastAsia="pt-BR"/>
        </w:rPr>
        <w:pPrChange w:id="236" w:author="Tatiane Schwanck Schardosim" w:date="2020-07-01T21:55:00Z">
          <w:pPr>
            <w:pStyle w:val="Sumrio3"/>
          </w:pPr>
        </w:pPrChange>
      </w:pPr>
      <w:del w:id="237" w:author="Tatiane Schwanck Schardosim" w:date="2020-07-01T21:32:00Z">
        <w:r w:rsidRPr="002F3492" w:rsidDel="009518DB">
          <w:rPr>
            <w:rStyle w:val="Hyperlink"/>
          </w:rPr>
          <w:delText>3.1.2</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O que é o contexto ambiente?</w:delText>
        </w:r>
        <w:r w:rsidDel="009518DB">
          <w:rPr>
            <w:webHidden/>
          </w:rPr>
          <w:tab/>
          <w:delText>36</w:delText>
        </w:r>
      </w:del>
    </w:p>
    <w:p w14:paraId="6A5E4E8D" w14:textId="496B0EAD" w:rsidR="00B250CC" w:rsidDel="009518DB" w:rsidRDefault="00B250CC" w:rsidP="00CA31F6">
      <w:pPr>
        <w:rPr>
          <w:del w:id="238" w:author="Tatiane Schwanck Schardosim" w:date="2020-07-01T21:32:00Z"/>
          <w:rFonts w:asciiTheme="minorHAnsi" w:eastAsiaTheme="minorEastAsia" w:hAnsiTheme="minorHAnsi" w:cstheme="minorBidi"/>
          <w:color w:val="auto"/>
          <w:sz w:val="22"/>
          <w:szCs w:val="22"/>
          <w:lang w:eastAsia="pt-BR"/>
        </w:rPr>
        <w:pPrChange w:id="239" w:author="Tatiane Schwanck Schardosim" w:date="2020-07-01T21:55:00Z">
          <w:pPr>
            <w:pStyle w:val="Sumrio3"/>
          </w:pPr>
        </w:pPrChange>
      </w:pPr>
      <w:del w:id="240" w:author="Tatiane Schwanck Schardosim" w:date="2020-07-01T21:32:00Z">
        <w:r w:rsidRPr="002F3492" w:rsidDel="009518DB">
          <w:rPr>
            <w:rStyle w:val="Hyperlink"/>
          </w:rPr>
          <w:delText>3.1.3</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será obtido os contextos?</w:delText>
        </w:r>
        <w:r w:rsidDel="009518DB">
          <w:rPr>
            <w:webHidden/>
          </w:rPr>
          <w:tab/>
          <w:delText>37</w:delText>
        </w:r>
      </w:del>
    </w:p>
    <w:p w14:paraId="3EF855DC" w14:textId="4F622704" w:rsidR="00B250CC" w:rsidDel="009518DB" w:rsidRDefault="00B250CC" w:rsidP="00CA31F6">
      <w:pPr>
        <w:rPr>
          <w:del w:id="241" w:author="Tatiane Schwanck Schardosim" w:date="2020-07-01T21:32:00Z"/>
          <w:rFonts w:asciiTheme="minorHAnsi" w:eastAsiaTheme="minorEastAsia" w:hAnsiTheme="minorHAnsi" w:cstheme="minorBidi"/>
          <w:color w:val="auto"/>
          <w:sz w:val="22"/>
          <w:szCs w:val="22"/>
          <w:lang w:eastAsia="pt-BR"/>
        </w:rPr>
        <w:pPrChange w:id="242" w:author="Tatiane Schwanck Schardosim" w:date="2020-07-01T21:55:00Z">
          <w:pPr>
            <w:pStyle w:val="Sumrio3"/>
          </w:pPr>
        </w:pPrChange>
      </w:pPr>
      <w:del w:id="243" w:author="Tatiane Schwanck Schardosim" w:date="2020-07-01T21:32:00Z">
        <w:r w:rsidRPr="002F3492" w:rsidDel="009518DB">
          <w:rPr>
            <w:rStyle w:val="Hyperlink"/>
          </w:rPr>
          <w:delText>3.1.4</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O que são as ações do usuário?</w:delText>
        </w:r>
        <w:r w:rsidDel="009518DB">
          <w:rPr>
            <w:webHidden/>
          </w:rPr>
          <w:tab/>
          <w:delText>38</w:delText>
        </w:r>
      </w:del>
    </w:p>
    <w:p w14:paraId="58029C35" w14:textId="373E45AE" w:rsidR="00B250CC" w:rsidDel="009518DB" w:rsidRDefault="00B250CC" w:rsidP="00CA31F6">
      <w:pPr>
        <w:rPr>
          <w:del w:id="244" w:author="Tatiane Schwanck Schardosim" w:date="2020-07-01T21:32:00Z"/>
          <w:rFonts w:asciiTheme="minorHAnsi" w:eastAsiaTheme="minorEastAsia" w:hAnsiTheme="minorHAnsi" w:cstheme="minorBidi"/>
          <w:color w:val="auto"/>
          <w:sz w:val="22"/>
          <w:szCs w:val="22"/>
          <w:lang w:eastAsia="pt-BR"/>
        </w:rPr>
        <w:pPrChange w:id="245" w:author="Tatiane Schwanck Schardosim" w:date="2020-07-01T21:55:00Z">
          <w:pPr>
            <w:pStyle w:val="Sumrio2"/>
          </w:pPr>
        </w:pPrChange>
      </w:pPr>
      <w:del w:id="246" w:author="Tatiane Schwanck Schardosim" w:date="2020-07-01T21:32:00Z">
        <w:r w:rsidRPr="002F3492" w:rsidDel="009518DB">
          <w:rPr>
            <w:rStyle w:val="Hyperlink"/>
          </w:rPr>
          <w:delText>3.2</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Arquitetura do sistema</w:delText>
        </w:r>
        <w:r w:rsidDel="009518DB">
          <w:rPr>
            <w:webHidden/>
          </w:rPr>
          <w:tab/>
          <w:delText>39</w:delText>
        </w:r>
      </w:del>
    </w:p>
    <w:p w14:paraId="772F7B70" w14:textId="4195C235" w:rsidR="00B250CC" w:rsidDel="009518DB" w:rsidRDefault="00B250CC" w:rsidP="00CA31F6">
      <w:pPr>
        <w:rPr>
          <w:del w:id="247" w:author="Tatiane Schwanck Schardosim" w:date="2020-07-01T21:32:00Z"/>
          <w:rFonts w:asciiTheme="minorHAnsi" w:eastAsiaTheme="minorEastAsia" w:hAnsiTheme="minorHAnsi" w:cstheme="minorBidi"/>
          <w:color w:val="auto"/>
          <w:sz w:val="22"/>
          <w:szCs w:val="22"/>
          <w:lang w:eastAsia="pt-BR"/>
        </w:rPr>
        <w:pPrChange w:id="248" w:author="Tatiane Schwanck Schardosim" w:date="2020-07-01T21:55:00Z">
          <w:pPr>
            <w:pStyle w:val="Sumrio3"/>
          </w:pPr>
        </w:pPrChange>
      </w:pPr>
      <w:del w:id="249" w:author="Tatiane Schwanck Schardosim" w:date="2020-07-01T21:32:00Z">
        <w:r w:rsidRPr="002F3492" w:rsidDel="009518DB">
          <w:rPr>
            <w:rStyle w:val="Hyperlink"/>
          </w:rPr>
          <w:delText>3.2.1</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o trabalho vai capturar as ações do usuário e enviá-las ao sistema?</w:delText>
        </w:r>
        <w:r w:rsidDel="009518DB">
          <w:rPr>
            <w:webHidden/>
          </w:rPr>
          <w:tab/>
          <w:delText>41</w:delText>
        </w:r>
      </w:del>
    </w:p>
    <w:p w14:paraId="739F5DE3" w14:textId="1DF875B2" w:rsidR="00B250CC" w:rsidDel="009518DB" w:rsidRDefault="00B250CC" w:rsidP="00CA31F6">
      <w:pPr>
        <w:rPr>
          <w:del w:id="250" w:author="Tatiane Schwanck Schardosim" w:date="2020-07-01T21:32:00Z"/>
          <w:rFonts w:asciiTheme="minorHAnsi" w:eastAsiaTheme="minorEastAsia" w:hAnsiTheme="minorHAnsi" w:cstheme="minorBidi"/>
          <w:color w:val="auto"/>
          <w:sz w:val="22"/>
          <w:szCs w:val="22"/>
          <w:lang w:eastAsia="pt-BR"/>
        </w:rPr>
        <w:pPrChange w:id="251" w:author="Tatiane Schwanck Schardosim" w:date="2020-07-01T21:55:00Z">
          <w:pPr>
            <w:pStyle w:val="Sumrio3"/>
          </w:pPr>
        </w:pPrChange>
      </w:pPr>
      <w:del w:id="252" w:author="Tatiane Schwanck Schardosim" w:date="2020-07-01T21:32:00Z">
        <w:r w:rsidRPr="002F3492" w:rsidDel="009518DB">
          <w:rPr>
            <w:rStyle w:val="Hyperlink"/>
          </w:rPr>
          <w:delText>3.2.2</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o trabalho vai validar se as ações do usuário condizem com o contexto?</w:delText>
        </w:r>
        <w:r w:rsidDel="009518DB">
          <w:rPr>
            <w:webHidden/>
          </w:rPr>
          <w:tab/>
          <w:delText>42</w:delText>
        </w:r>
      </w:del>
    </w:p>
    <w:p w14:paraId="43E1C460" w14:textId="462E616B" w:rsidR="00B250CC" w:rsidDel="009518DB" w:rsidRDefault="00B250CC" w:rsidP="00CA31F6">
      <w:pPr>
        <w:rPr>
          <w:del w:id="253" w:author="Tatiane Schwanck Schardosim" w:date="2020-07-01T21:32:00Z"/>
          <w:rFonts w:asciiTheme="minorHAnsi" w:eastAsiaTheme="minorEastAsia" w:hAnsiTheme="minorHAnsi" w:cstheme="minorBidi"/>
          <w:color w:val="auto"/>
          <w:sz w:val="22"/>
          <w:szCs w:val="22"/>
          <w:lang w:eastAsia="pt-BR"/>
        </w:rPr>
        <w:pPrChange w:id="254" w:author="Tatiane Schwanck Schardosim" w:date="2020-07-01T21:55:00Z">
          <w:pPr>
            <w:pStyle w:val="Sumrio3"/>
          </w:pPr>
        </w:pPrChange>
      </w:pPr>
      <w:del w:id="255" w:author="Tatiane Schwanck Schardosim" w:date="2020-07-01T21:32:00Z">
        <w:r w:rsidRPr="002F3492" w:rsidDel="009518DB">
          <w:rPr>
            <w:rStyle w:val="Hyperlink"/>
          </w:rPr>
          <w:delText>3.2.3</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o trabalho vai relacionar as músicas que o usuário gosta aos contextos?</w:delText>
        </w:r>
        <w:r w:rsidDel="009518DB">
          <w:rPr>
            <w:webHidden/>
          </w:rPr>
          <w:tab/>
          <w:delText>43</w:delText>
        </w:r>
      </w:del>
    </w:p>
    <w:p w14:paraId="47377AE7" w14:textId="48FC588A" w:rsidR="00B250CC" w:rsidDel="009518DB" w:rsidRDefault="00B250CC" w:rsidP="00CA31F6">
      <w:pPr>
        <w:rPr>
          <w:del w:id="256" w:author="Tatiane Schwanck Schardosim" w:date="2020-07-01T21:32:00Z"/>
          <w:rFonts w:asciiTheme="minorHAnsi" w:eastAsiaTheme="minorEastAsia" w:hAnsiTheme="minorHAnsi" w:cstheme="minorBidi"/>
          <w:color w:val="auto"/>
          <w:sz w:val="22"/>
          <w:szCs w:val="22"/>
          <w:lang w:eastAsia="pt-BR"/>
        </w:rPr>
        <w:pPrChange w:id="257" w:author="Tatiane Schwanck Schardosim" w:date="2020-07-01T21:55:00Z">
          <w:pPr>
            <w:pStyle w:val="Sumrio3"/>
          </w:pPr>
        </w:pPrChange>
      </w:pPr>
      <w:del w:id="258" w:author="Tatiane Schwanck Schardosim" w:date="2020-07-01T21:32:00Z">
        <w:r w:rsidRPr="002F3492" w:rsidDel="009518DB">
          <w:rPr>
            <w:rStyle w:val="Hyperlink"/>
          </w:rPr>
          <w:delText>3.2.4</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o trabalho vai classificar o contexto para apresentar para usuário?</w:delText>
        </w:r>
        <w:r w:rsidDel="009518DB">
          <w:rPr>
            <w:webHidden/>
          </w:rPr>
          <w:tab/>
          <w:delText>43</w:delText>
        </w:r>
      </w:del>
    </w:p>
    <w:p w14:paraId="3672DC91" w14:textId="78F655AB" w:rsidR="00B250CC" w:rsidDel="009518DB" w:rsidRDefault="00B250CC" w:rsidP="00CA31F6">
      <w:pPr>
        <w:rPr>
          <w:del w:id="259" w:author="Tatiane Schwanck Schardosim" w:date="2020-07-01T21:32:00Z"/>
          <w:rFonts w:asciiTheme="minorHAnsi" w:eastAsiaTheme="minorEastAsia" w:hAnsiTheme="minorHAnsi" w:cstheme="minorBidi"/>
          <w:color w:val="auto"/>
          <w:sz w:val="22"/>
          <w:szCs w:val="22"/>
          <w:lang w:eastAsia="pt-BR"/>
        </w:rPr>
        <w:pPrChange w:id="260" w:author="Tatiane Schwanck Schardosim" w:date="2020-07-01T21:55:00Z">
          <w:pPr>
            <w:pStyle w:val="Sumrio3"/>
          </w:pPr>
        </w:pPrChange>
      </w:pPr>
      <w:del w:id="261" w:author="Tatiane Schwanck Schardosim" w:date="2020-07-01T21:32:00Z">
        <w:r w:rsidRPr="002F3492" w:rsidDel="009518DB">
          <w:rPr>
            <w:rStyle w:val="Hyperlink"/>
          </w:rPr>
          <w:delText>3.2.5</w:delText>
        </w:r>
        <w:r w:rsidDel="009518DB">
          <w:rPr>
            <w:rFonts w:asciiTheme="minorHAnsi" w:eastAsiaTheme="minorEastAsia" w:hAnsiTheme="minorHAnsi" w:cstheme="minorBidi"/>
            <w:color w:val="auto"/>
            <w:sz w:val="22"/>
            <w:szCs w:val="22"/>
            <w:lang w:eastAsia="pt-BR"/>
          </w:rPr>
          <w:tab/>
        </w:r>
        <w:r w:rsidRPr="002F3492" w:rsidDel="009518DB">
          <w:rPr>
            <w:rStyle w:val="Hyperlink"/>
          </w:rPr>
          <w:delText>Como o trabalho vai recomendar novas músicas a partir da relação de contexto x música?</w:delText>
        </w:r>
        <w:r w:rsidDel="009518DB">
          <w:rPr>
            <w:webHidden/>
          </w:rPr>
          <w:tab/>
          <w:delText>43</w:delText>
        </w:r>
      </w:del>
    </w:p>
    <w:p w14:paraId="6F8468AF" w14:textId="1433775B" w:rsidR="00B250CC" w:rsidDel="009518DB" w:rsidRDefault="00B250CC" w:rsidP="00CA31F6">
      <w:pPr>
        <w:rPr>
          <w:del w:id="262" w:author="Tatiane Schwanck Schardosim" w:date="2020-07-01T21:32:00Z"/>
          <w:rFonts w:asciiTheme="minorHAnsi" w:eastAsiaTheme="minorEastAsia" w:hAnsiTheme="minorHAnsi" w:cstheme="minorBidi"/>
          <w:noProof/>
          <w:color w:val="auto"/>
          <w:sz w:val="22"/>
          <w:szCs w:val="22"/>
          <w:lang w:eastAsia="pt-BR"/>
        </w:rPr>
        <w:pPrChange w:id="263" w:author="Tatiane Schwanck Schardosim" w:date="2020-07-01T21:55:00Z">
          <w:pPr>
            <w:pStyle w:val="Sumrio1"/>
          </w:pPr>
        </w:pPrChange>
      </w:pPr>
      <w:del w:id="264" w:author="Tatiane Schwanck Schardosim" w:date="2020-07-01T21:32:00Z">
        <w:r w:rsidRPr="009518DB" w:rsidDel="009518DB">
          <w:rPr>
            <w:rStyle w:val="Hyperlink"/>
            <w:noProof/>
          </w:rPr>
          <w:delText>4</w:delText>
        </w:r>
        <w:r w:rsidDel="009518DB">
          <w:rPr>
            <w:rFonts w:asciiTheme="minorHAnsi" w:eastAsiaTheme="minorEastAsia" w:hAnsiTheme="minorHAnsi" w:cstheme="minorBidi"/>
            <w:noProof/>
            <w:color w:val="auto"/>
            <w:sz w:val="22"/>
            <w:szCs w:val="22"/>
            <w:lang w:eastAsia="pt-BR"/>
          </w:rPr>
          <w:tab/>
        </w:r>
        <w:r w:rsidRPr="009518DB" w:rsidDel="009518DB">
          <w:rPr>
            <w:rStyle w:val="Hyperlink"/>
            <w:noProof/>
          </w:rPr>
          <w:delText>CONCLUSÃO</w:delText>
        </w:r>
        <w:r w:rsidDel="009518DB">
          <w:rPr>
            <w:noProof/>
            <w:webHidden/>
          </w:rPr>
          <w:tab/>
          <w:delText>45</w:delText>
        </w:r>
      </w:del>
    </w:p>
    <w:p w14:paraId="45B102C0" w14:textId="0AF72C28" w:rsidR="00B250CC" w:rsidDel="009518DB" w:rsidRDefault="00B250CC" w:rsidP="00CA31F6">
      <w:pPr>
        <w:rPr>
          <w:del w:id="265" w:author="Tatiane Schwanck Schardosim" w:date="2020-07-01T21:32:00Z"/>
          <w:rFonts w:asciiTheme="minorHAnsi" w:eastAsiaTheme="minorEastAsia" w:hAnsiTheme="minorHAnsi" w:cstheme="minorBidi"/>
          <w:noProof/>
          <w:color w:val="auto"/>
          <w:sz w:val="22"/>
          <w:szCs w:val="22"/>
          <w:lang w:eastAsia="pt-BR"/>
        </w:rPr>
        <w:pPrChange w:id="266" w:author="Tatiane Schwanck Schardosim" w:date="2020-07-01T21:55:00Z">
          <w:pPr>
            <w:pStyle w:val="Sumrio1"/>
          </w:pPr>
        </w:pPrChange>
      </w:pPr>
      <w:del w:id="267" w:author="Tatiane Schwanck Schardosim" w:date="2020-07-01T21:32:00Z">
        <w:r w:rsidRPr="009518DB" w:rsidDel="009518DB">
          <w:rPr>
            <w:rStyle w:val="Hyperlink"/>
            <w:noProof/>
          </w:rPr>
          <w:delText>Referências Bibliográficas</w:delText>
        </w:r>
        <w:r w:rsidDel="009518DB">
          <w:rPr>
            <w:noProof/>
            <w:webHidden/>
          </w:rPr>
          <w:tab/>
          <w:delText>46</w:delText>
        </w:r>
      </w:del>
    </w:p>
    <w:p w14:paraId="5AA42494" w14:textId="32C35F49" w:rsidR="008F2AE9" w:rsidRDefault="000C396C" w:rsidP="00CA31F6">
      <w:r>
        <w:fldChar w:fldCharType="end"/>
      </w:r>
    </w:p>
    <w:p w14:paraId="661C36CD" w14:textId="77777777" w:rsidR="008F2AE9" w:rsidRDefault="008F2AE9" w:rsidP="00CA31F6">
      <w:pPr>
        <w:sectPr w:rsidR="008F2AE9">
          <w:headerReference w:type="even" r:id="rId10"/>
          <w:headerReference w:type="default" r:id="rId11"/>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68" w:name="_Toc53928594"/>
      <w:bookmarkStart w:id="269" w:name="_Toc44531563"/>
      <w:r w:rsidRPr="000964B3">
        <w:lastRenderedPageBreak/>
        <w:t>Introdução</w:t>
      </w:r>
      <w:bookmarkEnd w:id="268"/>
      <w:bookmarkEnd w:id="269"/>
    </w:p>
    <w:p w14:paraId="5A0E57EE" w14:textId="0C3900B8"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ins w:id="270" w:author="Tatiane Schwanck Schardosim" w:date="2020-07-01T21:35:00Z">
        <w:r w:rsidR="00C6170D">
          <w:t xml:space="preserve">e consecutivamente </w:t>
        </w:r>
      </w:ins>
      <w:r>
        <w:t xml:space="preserve">gerando </w:t>
      </w:r>
      <w:del w:id="271" w:author="Tatiane Schwanck Schardosim" w:date="2020-07-01T21:35:00Z">
        <w:r w:rsidDel="00C6170D">
          <w:delText xml:space="preserve">cada vez </w:delText>
        </w:r>
      </w:del>
      <w:r>
        <w:t>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78247D4D" w:rsidR="00DA05B5" w:rsidRDefault="00DA05B5" w:rsidP="00CA31F6">
      <w:pPr>
        <w:pStyle w:val="TextodoTrabalho"/>
      </w:pPr>
      <w:r>
        <w:t xml:space="preserve">Sistemas de recomendação (RecSys - </w:t>
      </w:r>
      <w:r w:rsidRPr="008B49B9">
        <w:t>Recommender Systems</w:t>
      </w:r>
      <w:r>
        <w:t xml:space="preserve">) são implementações de </w:t>
      </w:r>
      <w:r w:rsidRPr="002F3492">
        <w:rPr>
          <w:i/>
          <w:rPrChange w:id="272" w:author="Tatiane Schwanck Schardosim" w:date="2020-07-01T21:36:00Z">
            <w:rPr/>
          </w:rPrChange>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ins w:id="273" w:author="Tatiane Schwanck Schardosim" w:date="2020-07-01T21:36:00Z">
        <w:r w:rsidR="002F3492">
          <w:t xml:space="preserve">: (i) </w:t>
        </w:r>
      </w:ins>
      <w:del w:id="274" w:author="Tatiane Schwanck Schardosim" w:date="2020-07-01T21:36:00Z">
        <w:r w:rsidDel="002F3492">
          <w:delText xml:space="preserve">. Eles </w:delText>
        </w:r>
      </w:del>
      <w:r>
        <w:t>podem ser utilizados para estimular os usuários a fazer alguma coisa como comprar livros ou assistir algum filme</w:t>
      </w:r>
      <w:ins w:id="275" w:author="Tatiane Schwanck Schardosim" w:date="2020-07-01T21:36:00Z">
        <w:r w:rsidR="002F3492">
          <w:t xml:space="preserve"> ou (ii)</w:t>
        </w:r>
      </w:ins>
      <w:ins w:id="276" w:author="Tatiane Schwanck Schardosim" w:date="2020-07-01T21:37:00Z">
        <w:r w:rsidR="002F3492">
          <w:t xml:space="preserve"> </w:t>
        </w:r>
      </w:ins>
      <w:del w:id="277" w:author="Tatiane Schwanck Schardosim" w:date="2020-07-01T21:36:00Z">
        <w:r w:rsidDel="002F3492">
          <w:delText>.</w:delText>
        </w:r>
      </w:del>
      <w:del w:id="278" w:author="Tatiane Schwanck Schardosim" w:date="2020-07-01T21:37:00Z">
        <w:r w:rsidDel="002F3492">
          <w:delText xml:space="preserve"> Em contrapartida, </w:delText>
        </w:r>
      </w:del>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575B6F">
        <w:rPr>
          <w:i/>
          <w:rPrChange w:id="279" w:author="Tatiane Schwanck Schardosim" w:date="2020-07-01T21:37:00Z">
            <w:rPr/>
          </w:rPrChange>
        </w:rPr>
        <w:t>user model</w:t>
      </w:r>
      <w:r>
        <w:t xml:space="preserve"> ou </w:t>
      </w:r>
      <w:r w:rsidRPr="00575B6F">
        <w:rPr>
          <w:i/>
          <w:rPrChange w:id="280" w:author="Tatiane Schwanck Schardosim" w:date="2020-07-01T21:37:00Z">
            <w:rPr/>
          </w:rPrChange>
        </w:rPr>
        <w:lastRenderedPageBreak/>
        <w:t>user profile</w:t>
      </w:r>
      <w:r>
        <w:t xml:space="preserve">, que por exemplo, contém as preferências dele. A existência de um </w:t>
      </w:r>
      <w:r w:rsidRPr="00575B6F">
        <w:rPr>
          <w:i/>
          <w:rPrChange w:id="281" w:author="Tatiane Schwanck Schardosim" w:date="2020-07-01T21:38:00Z">
            <w:rPr/>
          </w:rPrChange>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575B6F">
        <w:rPr>
          <w:i/>
          <w:rPrChange w:id="282" w:author="Tatiane Schwanck Schardosim" w:date="2020-07-01T21:38:00Z">
            <w:rPr/>
          </w:rPrChange>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575B6F">
        <w:rPr>
          <w:i/>
          <w:rPrChange w:id="283" w:author="Tatiane Schwanck Schardosim" w:date="2020-07-01T21:38:00Z">
            <w:rPr/>
          </w:rPrChange>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575B6F">
        <w:rPr>
          <w:i/>
          <w:rPrChange w:id="284" w:author="Tatiane Schwanck Schardosim" w:date="2020-07-01T21:39:00Z">
            <w:rPr/>
          </w:rPrChange>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A0BA3BC" w:rsidR="00076C7E" w:rsidRDefault="00076C7E" w:rsidP="00CA31F6">
      <w:r>
        <w:tab/>
      </w:r>
      <w:ins w:id="285" w:author="Tatiane Schwanck Schardosim" w:date="2020-07-01T21:41:00Z">
        <w:r w:rsidR="00575B6F">
          <w:t>Dietmar diz que existem</w:t>
        </w:r>
      </w:ins>
      <w:moveFromRangeStart w:id="286" w:author="Tatiane Schwanck Schardosim" w:date="2020-07-01T21:39:00Z" w:name="move44532008"/>
      <w:moveFrom w:id="287" w:author="Tatiane Schwanck Schardosim" w:date="2020-07-01T21:39:00Z">
        <w:del w:id="288" w:author="Tatiane Schwanck Schardosim" w:date="2020-07-01T21:40:00Z">
          <w:r w:rsidDel="00575B6F">
            <w:fldChar w:fldCharType="begin" w:fldLock="1"/>
          </w:r>
          <w:r w:rsidDel="00575B6F">
            <w:del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delInstrText>
          </w:r>
          <w:r w:rsidDel="00575B6F">
            <w:fldChar w:fldCharType="separate"/>
          </w:r>
          <w:r w:rsidRPr="00783075" w:rsidDel="00575B6F">
            <w:rPr>
              <w:noProof/>
            </w:rPr>
            <w:delText>(DIETMAR et al., 2010)</w:delText>
          </w:r>
          <w:r w:rsidDel="00575B6F">
            <w:fldChar w:fldCharType="end"/>
          </w:r>
          <w:r w:rsidDel="00575B6F">
            <w:delText xml:space="preserve"> </w:delText>
          </w:r>
        </w:del>
      </w:moveFrom>
      <w:moveFromRangeEnd w:id="286"/>
      <w:del w:id="289" w:author="Tatiane Schwanck Schardosim" w:date="2020-07-01T21:40:00Z">
        <w:r w:rsidRPr="00783075" w:rsidDel="00575B6F">
          <w:delText>traz</w:delText>
        </w:r>
        <w:r w:rsidDel="00575B6F">
          <w:delText>em</w:delText>
        </w:r>
        <w:r w:rsidRPr="00783075" w:rsidDel="00575B6F">
          <w:delText xml:space="preserve"> em sua obra os</w:delText>
        </w:r>
      </w:del>
      <w:r w:rsidRPr="00783075">
        <w:t xml:space="preserve"> 4 tipos de sistemas de recomendação, sendo eles: recomendação colaborativa, recomendação baseada em conteúdo, recomendação baseada em conhecimento, e sistemas de recomendação híbridos</w:t>
      </w:r>
      <w:ins w:id="290" w:author="Tatiane Schwanck Schardosim" w:date="2020-07-01T21:39:00Z">
        <w:r w:rsidR="00575B6F">
          <w:t xml:space="preserve"> </w:t>
        </w:r>
      </w:ins>
      <w:moveToRangeStart w:id="291" w:author="Tatiane Schwanck Schardosim" w:date="2020-07-01T21:39:00Z" w:name="move44532008"/>
      <w:moveTo w:id="292" w:author="Tatiane Schwanck Schardosim" w:date="2020-07-01T21:39:00Z">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moveTo>
      <w:moveToRangeEnd w:id="291"/>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293" w:name="_Toc44531564"/>
      <w:r>
        <w:lastRenderedPageBreak/>
        <w:t>Trabalhos relacionados</w:t>
      </w:r>
      <w:bookmarkEnd w:id="293"/>
    </w:p>
    <w:p w14:paraId="5CB45EF1" w14:textId="2484E37E"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57C5E034" w14:textId="6E22E004" w:rsidR="004A66A0" w:rsidRDefault="004A66A0" w:rsidP="00CA31F6">
      <w:pPr>
        <w:pStyle w:val="Ttulo2"/>
      </w:pPr>
      <w:bookmarkStart w:id="294" w:name="_Toc44531565"/>
      <w:r>
        <w:t>O protocolo d</w:t>
      </w:r>
      <w:r w:rsidR="00765824">
        <w:t>e</w:t>
      </w:r>
      <w:r>
        <w:t xml:space="preserve"> revisão</w:t>
      </w:r>
      <w:bookmarkEnd w:id="294"/>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50725B">
      <w:pPr>
        <w:pStyle w:val="PargrafodaLista"/>
        <w:numPr>
          <w:ilvl w:val="0"/>
          <w:numId w:val="3"/>
        </w:numPr>
        <w:pPrChange w:id="295" w:author="Tatiane Schwanck Schardosim" w:date="2020-07-01T21:55:00Z">
          <w:pPr>
            <w:pStyle w:val="PargrafodaLista"/>
            <w:numPr>
              <w:numId w:val="32"/>
            </w:numPr>
            <w:tabs>
              <w:tab w:val="num" w:pos="360"/>
            </w:tabs>
          </w:pPr>
        </w:pPrChange>
      </w:pPr>
      <w:r>
        <w:t xml:space="preserve">Estudos </w:t>
      </w:r>
      <w:r w:rsidR="00913C91">
        <w:t>r</w:t>
      </w:r>
      <w:r>
        <w:t>ealizados</w:t>
      </w:r>
    </w:p>
    <w:p w14:paraId="4F1E7AE9" w14:textId="6F1BD88F" w:rsidR="00D50112" w:rsidRDefault="00D50112" w:rsidP="0050725B">
      <w:pPr>
        <w:pStyle w:val="PargrafodaLista"/>
        <w:numPr>
          <w:ilvl w:val="0"/>
          <w:numId w:val="3"/>
        </w:numPr>
        <w:pPrChange w:id="296" w:author="Tatiane Schwanck Schardosim" w:date="2020-07-01T21:55:00Z">
          <w:pPr>
            <w:pStyle w:val="PargrafodaLista"/>
            <w:numPr>
              <w:numId w:val="32"/>
            </w:numPr>
            <w:tabs>
              <w:tab w:val="num" w:pos="360"/>
            </w:tabs>
          </w:pPr>
        </w:pPrChange>
      </w:pPr>
      <w:r>
        <w:t xml:space="preserve">Técnicas </w:t>
      </w:r>
      <w:r w:rsidR="00362D8A">
        <w:t xml:space="preserve">de recomendação </w:t>
      </w:r>
      <w:r>
        <w:t>utilizada</w:t>
      </w:r>
      <w:r w:rsidR="00362D8A">
        <w:t>s</w:t>
      </w:r>
    </w:p>
    <w:p w14:paraId="47B80A35" w14:textId="174099BC" w:rsidR="00D50112" w:rsidRDefault="00362D8A" w:rsidP="0050725B">
      <w:pPr>
        <w:pStyle w:val="PargrafodaLista"/>
        <w:numPr>
          <w:ilvl w:val="0"/>
          <w:numId w:val="3"/>
        </w:numPr>
        <w:pPrChange w:id="297" w:author="Tatiane Schwanck Schardosim" w:date="2020-07-01T21:55:00Z">
          <w:pPr>
            <w:pStyle w:val="PargrafodaLista"/>
            <w:numPr>
              <w:numId w:val="32"/>
            </w:numPr>
            <w:tabs>
              <w:tab w:val="num" w:pos="360"/>
            </w:tabs>
          </w:pPr>
        </w:pPrChange>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50725B">
      <w:pPr>
        <w:pStyle w:val="PargrafodaLista"/>
        <w:numPr>
          <w:ilvl w:val="0"/>
          <w:numId w:val="4"/>
        </w:numPr>
        <w:pPrChange w:id="298" w:author="Tatiane Schwanck Schardosim" w:date="2020-07-01T21:55:00Z">
          <w:pPr>
            <w:pStyle w:val="PargrafodaLista"/>
            <w:numPr>
              <w:numId w:val="33"/>
            </w:numPr>
            <w:tabs>
              <w:tab w:val="num" w:pos="360"/>
            </w:tabs>
          </w:pPr>
        </w:pPrChange>
      </w:pPr>
      <w:r w:rsidRPr="00CA31F6">
        <w:t>RecSys</w:t>
      </w:r>
    </w:p>
    <w:p w14:paraId="26AA3250" w14:textId="2287B641" w:rsidR="008D579B" w:rsidRPr="00CA31F6" w:rsidRDefault="008D579B" w:rsidP="0050725B">
      <w:pPr>
        <w:pStyle w:val="PargrafodaLista"/>
        <w:numPr>
          <w:ilvl w:val="0"/>
          <w:numId w:val="4"/>
        </w:numPr>
        <w:rPr>
          <w:lang w:val="en-US"/>
        </w:rPr>
        <w:pPrChange w:id="299" w:author="Tatiane Schwanck Schardosim" w:date="2020-07-01T21:55:00Z">
          <w:pPr>
            <w:pStyle w:val="PargrafodaLista"/>
            <w:numPr>
              <w:numId w:val="33"/>
            </w:numPr>
            <w:tabs>
              <w:tab w:val="num" w:pos="360"/>
            </w:tabs>
          </w:pPr>
        </w:pPrChange>
      </w:pPr>
      <w:r w:rsidRPr="00CA31F6">
        <w:rPr>
          <w:lang w:val="en-US"/>
        </w:rPr>
        <w:t>Machine Learning</w:t>
      </w:r>
    </w:p>
    <w:p w14:paraId="703195DE" w14:textId="61281D29" w:rsidR="008D579B" w:rsidRDefault="008D579B" w:rsidP="0050725B">
      <w:pPr>
        <w:pStyle w:val="PargrafodaLista"/>
        <w:numPr>
          <w:ilvl w:val="0"/>
          <w:numId w:val="4"/>
        </w:numPr>
        <w:pPrChange w:id="300" w:author="Tatiane Schwanck Schardosim" w:date="2020-07-01T21:55:00Z">
          <w:pPr>
            <w:pStyle w:val="PargrafodaLista"/>
            <w:numPr>
              <w:numId w:val="33"/>
            </w:numPr>
            <w:tabs>
              <w:tab w:val="num" w:pos="360"/>
            </w:tabs>
          </w:pPr>
        </w:pPrChange>
      </w:pPr>
      <w:r w:rsidRPr="008D579B">
        <w:t>Sistemas de recomendação musical</w:t>
      </w:r>
    </w:p>
    <w:p w14:paraId="5C02332F" w14:textId="3175A75E" w:rsidR="008D579B" w:rsidRPr="003217A5" w:rsidRDefault="006676C9" w:rsidP="0050725B">
      <w:pPr>
        <w:pStyle w:val="PargrafodaLista"/>
        <w:numPr>
          <w:ilvl w:val="0"/>
          <w:numId w:val="4"/>
        </w:numPr>
        <w:pPrChange w:id="301" w:author="Tatiane Schwanck Schardosim" w:date="2020-07-01T21:55:00Z">
          <w:pPr>
            <w:pStyle w:val="PargrafodaLista"/>
            <w:numPr>
              <w:numId w:val="33"/>
            </w:numPr>
            <w:tabs>
              <w:tab w:val="num" w:pos="360"/>
            </w:tabs>
          </w:pPr>
        </w:pPrChange>
      </w:pPr>
      <w:r w:rsidRPr="004A7D8A">
        <w:rPr>
          <w:i/>
          <w:rPrChange w:id="302" w:author="Tatiane Schwanck Schardosim" w:date="2020-07-01T21:43:00Z">
            <w:rPr/>
          </w:rPrChange>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2"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lastRenderedPageBreak/>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1A485DBA"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ins w:id="303" w:author="Tatiane Schwanck Schardosim" w:date="2020-07-01T21:44:00Z">
        <w:r w:rsidR="004A7D8A">
          <w:t>,</w:t>
        </w:r>
      </w:ins>
      <w:r w:rsidR="00C415DA">
        <w:t xml:space="preserve"> e esta análise </w:t>
      </w:r>
      <w:r w:rsidR="006B230B">
        <w:t>foi</w:t>
      </w:r>
      <w:r w:rsidR="00C415DA">
        <w:t xml:space="preserve"> dividida em quatro etapas</w:t>
      </w:r>
      <w:ins w:id="304" w:author="Tatiane Schwanck Schardosim" w:date="2020-07-01T21:44:00Z">
        <w:r w:rsidR="004A7D8A">
          <w:t>: (</w:t>
        </w:r>
      </w:ins>
      <w:del w:id="305" w:author="Tatiane Schwanck Schardosim" w:date="2020-07-01T21:44:00Z">
        <w:r w:rsidR="00C415DA" w:rsidDel="004A7D8A">
          <w:delText>.</w:delText>
        </w:r>
        <w:r w:rsidDel="004A7D8A">
          <w:delText xml:space="preserve"> </w:delText>
        </w:r>
      </w:del>
      <w:ins w:id="306" w:author="Tatiane Schwanck Schardosim" w:date="2020-07-01T21:44:00Z">
        <w:r w:rsidR="004A7D8A">
          <w:t xml:space="preserve">i) </w:t>
        </w:r>
      </w:ins>
      <w:del w:id="307" w:author="Tatiane Schwanck Schardosim" w:date="2020-07-01T21:44:00Z">
        <w:r w:rsidR="00C415DA" w:rsidDel="004A7D8A">
          <w:delText>A</w:delText>
        </w:r>
      </w:del>
      <w:ins w:id="308" w:author="Tatiane Schwanck Schardosim" w:date="2020-07-01T21:44:00Z">
        <w:r w:rsidR="004A7D8A">
          <w:t>a</w:t>
        </w:r>
      </w:ins>
      <w:r w:rsidR="00C415DA">
        <w:t xml:space="preserve"> leitura inicial</w:t>
      </w:r>
      <w:del w:id="309" w:author="Tatiane Schwanck Schardosim" w:date="2020-07-01T21:45:00Z">
        <w:r w:rsidR="00C415DA" w:rsidDel="004A7D8A">
          <w:delText>,</w:delText>
        </w:r>
      </w:del>
      <w:r w:rsidR="00C415DA">
        <w:t xml:space="preserve"> </w:t>
      </w:r>
      <w:del w:id="310" w:author="Tatiane Schwanck Schardosim" w:date="2020-07-01T21:45:00Z">
        <w:r w:rsidR="00C415DA" w:rsidDel="004A7D8A">
          <w:delText xml:space="preserve">primeira etapa, </w:delText>
        </w:r>
      </w:del>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ins w:id="311" w:author="Tatiane Schwanck Schardosim" w:date="2020-07-01T21:45:00Z">
        <w:r w:rsidR="004A7D8A">
          <w:t xml:space="preserve">; (ii) </w:t>
        </w:r>
      </w:ins>
      <w:del w:id="312" w:author="Tatiane Schwanck Schardosim" w:date="2020-07-01T21:45:00Z">
        <w:r w:rsidDel="004A7D8A">
          <w:delText>.</w:delText>
        </w:r>
        <w:r w:rsidR="0087774B" w:rsidDel="004A7D8A">
          <w:delText xml:space="preserve"> A segunda etapa </w:delText>
        </w:r>
      </w:del>
      <w:r w:rsidR="003272CB">
        <w:t>consistiu</w:t>
      </w:r>
      <w:r w:rsidR="004E2D96">
        <w:t xml:space="preserve"> em</w:t>
      </w:r>
      <w:r w:rsidR="0087774B">
        <w:t xml:space="preserve"> realizar uma leitura dos resumos desses trabalhos</w:t>
      </w:r>
      <w:r w:rsidR="001D208F">
        <w:t xml:space="preserve"> e manter </w:t>
      </w:r>
      <w:r w:rsidR="00C415DA">
        <w:t>àqueles adequados</w:t>
      </w:r>
      <w:del w:id="313" w:author="Tatiane Schwanck Schardosim" w:date="2020-07-01T21:45:00Z">
        <w:r w:rsidR="00C415DA" w:rsidDel="004A7D8A">
          <w:delText>.</w:delText>
        </w:r>
        <w:r w:rsidR="008720F9" w:rsidDel="004A7D8A">
          <w:delText xml:space="preserve"> </w:delText>
        </w:r>
        <w:r w:rsidR="00C415DA" w:rsidDel="004A7D8A">
          <w:delText>A etapa três</w:delText>
        </w:r>
      </w:del>
      <w:ins w:id="314" w:author="Tatiane Schwanck Schardosim" w:date="2020-07-01T21:45:00Z">
        <w:r w:rsidR="004A7D8A">
          <w:t>; (iii)</w:t>
        </w:r>
      </w:ins>
      <w:r w:rsidR="008720F9">
        <w:t xml:space="preserve"> </w:t>
      </w:r>
      <w:ins w:id="315" w:author="Tatiane Schwanck Schardosim" w:date="2020-07-01T21:45:00Z">
        <w:r w:rsidR="004A7D8A">
          <w:t>aplicou-se</w:t>
        </w:r>
      </w:ins>
      <w:del w:id="316" w:author="Tatiane Schwanck Schardosim" w:date="2020-07-01T21:45:00Z">
        <w:r w:rsidR="00C259AA" w:rsidDel="004A7D8A">
          <w:delText>realizou</w:delText>
        </w:r>
      </w:del>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ins w:id="317" w:author="Tatiane Schwanck Schardosim" w:date="2020-07-01T21:46:00Z">
        <w:r w:rsidR="004A7D8A">
          <w:t xml:space="preserve"> e por fim; (iv)</w:t>
        </w:r>
      </w:ins>
      <w:del w:id="318" w:author="Tatiane Schwanck Schardosim" w:date="2020-07-01T21:46:00Z">
        <w:r w:rsidR="008720F9" w:rsidDel="004A7D8A">
          <w:delText>.</w:delText>
        </w:r>
      </w:del>
      <w:r w:rsidR="00C415DA">
        <w:t xml:space="preserve"> </w:t>
      </w:r>
      <w:del w:id="319" w:author="Tatiane Schwanck Schardosim" w:date="2020-07-01T21:46:00Z">
        <w:r w:rsidR="00C415DA" w:rsidDel="004A7D8A">
          <w:delText xml:space="preserve">A última etapa é representada pela </w:delText>
        </w:r>
      </w:del>
      <w:r w:rsidR="00C415DA">
        <w:t>leitura total dos artigos selecionados.</w:t>
      </w:r>
    </w:p>
    <w:p w14:paraId="2FCF9930" w14:textId="6839B44A"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ins w:id="320" w:author="Tatiane Schwanck Schardosim" w:date="2020-07-01T21:46:00Z">
        <w:r w:rsidR="004A7D8A">
          <w:t>, a qual ser</w:t>
        </w:r>
      </w:ins>
      <w:ins w:id="321" w:author="Tatiane Schwanck Schardosim" w:date="2020-07-01T21:47:00Z">
        <w:r w:rsidR="004A7D8A">
          <w:t>á apresentada nas próximas seções.</w:t>
        </w:r>
      </w:ins>
      <w:del w:id="322" w:author="Tatiane Schwanck Schardosim" w:date="2020-07-01T21:46:00Z">
        <w:r w:rsidR="00C777DD" w:rsidDel="004A7D8A">
          <w:delText>.</w:delText>
        </w:r>
      </w:del>
    </w:p>
    <w:p w14:paraId="15D58142" w14:textId="7E9C2A8D" w:rsidR="0074777A" w:rsidRPr="004A3A38" w:rsidRDefault="0074777A" w:rsidP="00CA31F6">
      <w:pPr>
        <w:pStyle w:val="Ttulo2"/>
      </w:pPr>
      <w:bookmarkStart w:id="323" w:name="_Toc44531566"/>
      <w:r w:rsidRPr="004A3A38">
        <w:t>PROCURA NOS MOTORES DE BUSCA</w:t>
      </w:r>
      <w:bookmarkEnd w:id="323"/>
    </w:p>
    <w:p w14:paraId="565BD62B" w14:textId="5115084B"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324"/>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324"/>
      <w:r w:rsidR="004A7D8A">
        <w:rPr>
          <w:rStyle w:val="Refdecomentrio"/>
        </w:rPr>
        <w:commentReference w:id="324"/>
      </w:r>
      <w:r w:rsidR="00531803">
        <w:t>ilustram esse processo.</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75817" cy="2484225"/>
                    </a:xfrm>
                    <a:prstGeom prst="rect">
                      <a:avLst/>
                    </a:prstGeom>
                  </pic:spPr>
                </pic:pic>
              </a:graphicData>
            </a:graphic>
          </wp:inline>
        </w:drawing>
      </w:r>
    </w:p>
    <w:p w14:paraId="47CACF19" w14:textId="35E6A49C" w:rsidR="00B00090" w:rsidRDefault="00B00090" w:rsidP="00CA31F6">
      <w:pPr>
        <w:pStyle w:val="Legenda"/>
      </w:pPr>
      <w:bookmarkStart w:id="325" w:name="_Ref40822595"/>
      <w:bookmarkStart w:id="326" w:name="_Ref40822554"/>
      <w:bookmarkStart w:id="327" w:name="_Toc4453150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w:t>
      </w:r>
      <w:r w:rsidR="00C7334A">
        <w:rPr>
          <w:noProof/>
        </w:rPr>
        <w:fldChar w:fldCharType="end"/>
      </w:r>
      <w:bookmarkEnd w:id="325"/>
      <w:r>
        <w:rPr>
          <w:noProof/>
        </w:rPr>
        <w:t xml:space="preserve"> -</w:t>
      </w:r>
      <w:r>
        <w:t xml:space="preserve"> Motor avançado de busca da</w:t>
      </w:r>
      <w:r w:rsidRPr="00A841A0">
        <w:t xml:space="preserve"> ACM (próprio, 2020)</w:t>
      </w:r>
      <w:bookmarkEnd w:id="326"/>
      <w:bookmarkEnd w:id="327"/>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w:t>
      </w:r>
      <w:r w:rsidR="00E360C9">
        <w:lastRenderedPageBreak/>
        <w:t>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4CA0432" w:rsidR="00FC71AF" w:rsidRDefault="00B00090" w:rsidP="00CA31F6">
      <w:pPr>
        <w:pStyle w:val="Legenda"/>
      </w:pPr>
      <w:bookmarkStart w:id="328" w:name="_Ref40822631"/>
      <w:bookmarkStart w:id="329" w:name="_Toc4453151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2</w:t>
      </w:r>
      <w:r w:rsidR="00C7334A">
        <w:rPr>
          <w:noProof/>
        </w:rPr>
        <w:fldChar w:fldCharType="end"/>
      </w:r>
      <w:bookmarkEnd w:id="328"/>
      <w:r>
        <w:rPr>
          <w:noProof/>
        </w:rPr>
        <w:t xml:space="preserve"> -</w:t>
      </w:r>
      <w:r>
        <w:t xml:space="preserve"> Resultado de busca dos proceedings no motor de busca da ACM (próprio, 2020)</w:t>
      </w:r>
      <w:bookmarkEnd w:id="329"/>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884055" w:rsidR="00B00090" w:rsidRPr="00A478F0" w:rsidRDefault="00B00090" w:rsidP="00CA31F6">
      <w:pPr>
        <w:pStyle w:val="Legenda"/>
      </w:pPr>
      <w:bookmarkStart w:id="330" w:name="_Ref40822641"/>
      <w:bookmarkStart w:id="331" w:name="_Toc4453151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3</w:t>
      </w:r>
      <w:r w:rsidR="00C7334A">
        <w:rPr>
          <w:noProof/>
        </w:rPr>
        <w:fldChar w:fldCharType="end"/>
      </w:r>
      <w:bookmarkEnd w:id="330"/>
      <w:r>
        <w:rPr>
          <w:noProof/>
        </w:rPr>
        <w:t xml:space="preserve"> -</w:t>
      </w:r>
      <w:r>
        <w:t xml:space="preserve"> </w:t>
      </w:r>
      <w:r w:rsidRPr="00353DD1">
        <w:t xml:space="preserve">Resultado de busca dos </w:t>
      </w:r>
      <w:r>
        <w:t>journals</w:t>
      </w:r>
      <w:r w:rsidRPr="00353DD1">
        <w:t xml:space="preserve"> no motor de busca da ACM (próprio, 2020)</w:t>
      </w:r>
      <w:bookmarkEnd w:id="331"/>
    </w:p>
    <w:p w14:paraId="01684C1C" w14:textId="2BA0CFCF" w:rsidR="004A3A38" w:rsidRDefault="008568F7" w:rsidP="00CA31F6">
      <w:pPr>
        <w:pStyle w:val="Ttulo2"/>
      </w:pPr>
      <w:bookmarkStart w:id="332" w:name="_Toc44531567"/>
      <w:r w:rsidRPr="008568F7">
        <w:t>ETAPAS DA REVISÃO DOS TRABALHOS</w:t>
      </w:r>
      <w:bookmarkEnd w:id="332"/>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6F685B16" w14:textId="54151287" w:rsidR="007815D6" w:rsidRDefault="00377BBD" w:rsidP="00CA31F6">
      <w:pPr>
        <w:pStyle w:val="Legenda"/>
      </w:pPr>
      <w:bookmarkStart w:id="333" w:name="_Ref40822414"/>
      <w:bookmarkStart w:id="334" w:name="_Ref40817235"/>
      <w:bookmarkStart w:id="335" w:name="_Toc4453151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4</w:t>
      </w:r>
      <w:r w:rsidR="00C7334A">
        <w:rPr>
          <w:noProof/>
        </w:rPr>
        <w:fldChar w:fldCharType="end"/>
      </w:r>
      <w:bookmarkEnd w:id="333"/>
      <w:r w:rsidR="00412F59">
        <w:t xml:space="preserve"> - </w:t>
      </w:r>
      <w:r>
        <w:t>Etapas realizadas para filtrar os trabalhos encontrados no motor de busca da ACM</w:t>
      </w:r>
      <w:bookmarkEnd w:id="334"/>
      <w:r w:rsidR="004A14AF" w:rsidRPr="00353DD1">
        <w:t xml:space="preserve"> (próprio, 2020)</w:t>
      </w:r>
      <w:bookmarkEnd w:id="335"/>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0D755BDE" w:rsidR="009F1D25" w:rsidRDefault="009F1D25" w:rsidP="00CA31F6">
      <w:r>
        <w:tab/>
      </w:r>
      <w:r w:rsidRPr="009F1D25">
        <w:t>Baseado no conhecimento obtido dos trabalhos na segunda etapa, foi realizad</w:t>
      </w:r>
      <w:del w:id="336" w:author="Tatiane Schwanck Schardosim" w:date="2020-07-01T21:49:00Z">
        <w:r w:rsidRPr="009F1D25" w:rsidDel="004A7D8A">
          <w:delText>o</w:delText>
        </w:r>
      </w:del>
      <w:r w:rsidRPr="009F1D25">
        <w:t xml:space="preserve">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ins w:id="337" w:author="Tatiane Schwanck Schardosim" w:date="2020-07-01T21:49:00Z">
        <w:r w:rsidR="004A7D8A">
          <w:t xml:space="preserve">abaixo </w:t>
        </w:r>
      </w:ins>
      <w:del w:id="338" w:author="Tatiane Schwanck Schardosim" w:date="2020-07-01T21:49:00Z">
        <w:r w:rsidRPr="009F1D25" w:rsidDel="004A7D8A">
          <w:delText xml:space="preserve">mostra </w:delText>
        </w:r>
      </w:del>
      <w:ins w:id="339" w:author="Tatiane Schwanck Schardosim" w:date="2020-07-01T21:49:00Z">
        <w:r w:rsidR="004A7D8A">
          <w:t xml:space="preserve">apresenta </w:t>
        </w:r>
        <w:r w:rsidR="004A7D8A" w:rsidRPr="009F1D25">
          <w:t xml:space="preserve"> </w:t>
        </w:r>
      </w:ins>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B7AA087" w14:textId="4C824F90" w:rsidR="00016710" w:rsidRDefault="003B56C3" w:rsidP="00CA31F6">
      <w:pPr>
        <w:pStyle w:val="Legenda"/>
      </w:pPr>
      <w:bookmarkStart w:id="340" w:name="_Ref40822493"/>
      <w:bookmarkStart w:id="341" w:name="_Ref40822087"/>
      <w:bookmarkStart w:id="342" w:name="_Toc4453151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5</w:t>
      </w:r>
      <w:r w:rsidR="00C7334A">
        <w:rPr>
          <w:noProof/>
        </w:rPr>
        <w:fldChar w:fldCharType="end"/>
      </w:r>
      <w:bookmarkEnd w:id="34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341"/>
      <w:bookmarkEnd w:id="342"/>
    </w:p>
    <w:p w14:paraId="1201F167" w14:textId="0ED72CA8" w:rsidR="00CA77E5" w:rsidRPr="00CA77E5" w:rsidRDefault="00CA77E5" w:rsidP="00CA31F6"/>
    <w:p w14:paraId="79ACB8DA" w14:textId="1C16783D" w:rsidR="009F7EBE" w:rsidRDefault="002F7588" w:rsidP="00CA31F6">
      <w:pPr>
        <w:pStyle w:val="Ttulo3"/>
      </w:pPr>
      <w:r>
        <w:tab/>
      </w:r>
      <w:bookmarkStart w:id="343" w:name="_Toc44531568"/>
      <w:r w:rsidR="00B662FD">
        <w:t>Trabalhos selecionados</w:t>
      </w:r>
      <w:bookmarkEnd w:id="343"/>
    </w:p>
    <w:p w14:paraId="250F842B" w14:textId="685995DC" w:rsidR="0012444C" w:rsidRPr="0012444C" w:rsidRDefault="0012444C" w:rsidP="00CA31F6">
      <w:r>
        <w:tab/>
      </w:r>
      <w:r w:rsidRPr="0012444C">
        <w:t xml:space="preserve">O resultado do procedimento de filtro </w:t>
      </w:r>
      <w:del w:id="344" w:author="Tatiane Schwanck Schardosim" w:date="2020-07-01T21:49:00Z">
        <w:r w:rsidR="00DE10FA" w:rsidDel="004A7D8A">
          <w:delText>(</w:delText>
        </w:r>
      </w:del>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ins w:id="345" w:author="Tatiane Schwanck Schardosim" w:date="2020-07-01T21:50:00Z">
        <w:r w:rsidR="004A7D8A">
          <w:t xml:space="preserve"> abaixo, resultou em </w:t>
        </w:r>
      </w:ins>
      <w:commentRangeStart w:id="346"/>
      <w:del w:id="347" w:author="Tatiane Schwanck Schardosim" w:date="2020-07-01T21:50:00Z">
        <w:r w:rsidR="00DE10FA" w:rsidDel="004A7D8A">
          <w:delText xml:space="preserve">) </w:delText>
        </w:r>
        <w:r w:rsidRPr="0012444C" w:rsidDel="004A7D8A">
          <w:delText xml:space="preserve">foi de </w:delText>
        </w:r>
      </w:del>
      <w:r w:rsidRPr="0012444C">
        <w:t xml:space="preserve">4 trabalhos relacionados </w:t>
      </w:r>
      <w:commentRangeEnd w:id="346"/>
      <w:r w:rsidR="004A7D8A">
        <w:rPr>
          <w:rStyle w:val="Refdecomentrio"/>
        </w:rPr>
        <w:commentReference w:id="346"/>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2B6B47AD" w14:textId="7E8B9CA8" w:rsidR="00377BBD" w:rsidRDefault="00377BBD" w:rsidP="00CA31F6">
      <w:pPr>
        <w:pStyle w:val="Legenda"/>
      </w:pPr>
      <w:bookmarkStart w:id="348" w:name="_Ref40822509"/>
      <w:bookmarkStart w:id="349" w:name="_Ref40821926"/>
      <w:bookmarkStart w:id="350" w:name="_Toc4453151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6</w:t>
      </w:r>
      <w:r w:rsidR="00C7334A">
        <w:rPr>
          <w:noProof/>
        </w:rPr>
        <w:fldChar w:fldCharType="end"/>
      </w:r>
      <w:bookmarkEnd w:id="348"/>
      <w:r w:rsidR="00052712">
        <w:t xml:space="preserve"> - </w:t>
      </w:r>
      <w:r>
        <w:t>Procedimento de filtro realizado baseado nos trabalhos encontrados no motor de busca da ACM</w:t>
      </w:r>
      <w:r w:rsidRPr="00353DD1">
        <w:t xml:space="preserve"> (próprio, 2020)</w:t>
      </w:r>
      <w:bookmarkEnd w:id="349"/>
      <w:bookmarkEnd w:id="350"/>
    </w:p>
    <w:p w14:paraId="3366D774" w14:textId="23416EAB" w:rsidR="005424C2" w:rsidRDefault="005424C2" w:rsidP="00CA31F6"/>
    <w:p w14:paraId="7A5B0100" w14:textId="04930663"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realizado um</w:t>
      </w:r>
      <w:r w:rsidR="0060257A">
        <w:t xml:space="preserve"> </w:t>
      </w:r>
      <w:commentRangeStart w:id="351"/>
      <w:r w:rsidR="0060257A">
        <w:t>breve</w:t>
      </w:r>
      <w:r w:rsidR="003C36AB" w:rsidRPr="003C36AB">
        <w:t xml:space="preserve"> </w:t>
      </w:r>
      <w:commentRangeEnd w:id="351"/>
      <w:r w:rsidR="004A7D8A">
        <w:rPr>
          <w:rStyle w:val="Refdecomentrio"/>
        </w:rPr>
        <w:commentReference w:id="351"/>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50725B">
      <w:pPr>
        <w:pStyle w:val="PargrafodaLista"/>
        <w:numPr>
          <w:ilvl w:val="1"/>
          <w:numId w:val="5"/>
        </w:numPr>
        <w:pPrChange w:id="352" w:author="Tatiane Schwanck Schardosim" w:date="2020-07-01T21:55:00Z">
          <w:pPr>
            <w:pStyle w:val="PargrafodaLista"/>
            <w:numPr>
              <w:ilvl w:val="1"/>
              <w:numId w:val="35"/>
            </w:numPr>
            <w:tabs>
              <w:tab w:val="num" w:pos="360"/>
            </w:tabs>
          </w:pPr>
        </w:pPrChange>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50725B">
      <w:pPr>
        <w:pStyle w:val="PargrafodaLista"/>
        <w:numPr>
          <w:ilvl w:val="1"/>
          <w:numId w:val="5"/>
        </w:numPr>
        <w:pPrChange w:id="353" w:author="Tatiane Schwanck Schardosim" w:date="2020-07-01T21:55:00Z">
          <w:pPr>
            <w:pStyle w:val="PargrafodaLista"/>
            <w:numPr>
              <w:ilvl w:val="1"/>
              <w:numId w:val="35"/>
            </w:numPr>
            <w:tabs>
              <w:tab w:val="num" w:pos="360"/>
            </w:tabs>
          </w:pPr>
        </w:pPrChange>
      </w:pPr>
      <w:r>
        <w:t xml:space="preserve">Foi utilizada </w:t>
      </w:r>
      <w:r w:rsidR="009837C8">
        <w:t>alguma</w:t>
      </w:r>
      <w:r>
        <w:t xml:space="preserve"> recomendação colaborativa?</w:t>
      </w:r>
    </w:p>
    <w:p w14:paraId="0838B372" w14:textId="3D010AC6" w:rsidR="00585B9A" w:rsidRDefault="00585B9A" w:rsidP="0050725B">
      <w:pPr>
        <w:pStyle w:val="PargrafodaLista"/>
        <w:numPr>
          <w:ilvl w:val="1"/>
          <w:numId w:val="5"/>
        </w:numPr>
        <w:pPrChange w:id="354" w:author="Tatiane Schwanck Schardosim" w:date="2020-07-01T21:55:00Z">
          <w:pPr>
            <w:pStyle w:val="PargrafodaLista"/>
            <w:numPr>
              <w:ilvl w:val="1"/>
              <w:numId w:val="35"/>
            </w:numPr>
            <w:tabs>
              <w:tab w:val="num" w:pos="360"/>
            </w:tabs>
          </w:pPr>
        </w:pPrChange>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50725B">
      <w:pPr>
        <w:pStyle w:val="PargrafodaLista"/>
        <w:numPr>
          <w:ilvl w:val="1"/>
          <w:numId w:val="5"/>
        </w:numPr>
        <w:pPrChange w:id="355" w:author="Tatiane Schwanck Schardosim" w:date="2020-07-01T21:55:00Z">
          <w:pPr>
            <w:pStyle w:val="PargrafodaLista"/>
            <w:numPr>
              <w:ilvl w:val="1"/>
              <w:numId w:val="35"/>
            </w:numPr>
            <w:tabs>
              <w:tab w:val="num" w:pos="360"/>
            </w:tabs>
          </w:pPr>
        </w:pPrChange>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50725B">
      <w:pPr>
        <w:pStyle w:val="PargrafodaLista"/>
        <w:numPr>
          <w:ilvl w:val="1"/>
          <w:numId w:val="5"/>
        </w:numPr>
        <w:pPrChange w:id="356" w:author="Tatiane Schwanck Schardosim" w:date="2020-07-01T21:55:00Z">
          <w:pPr>
            <w:pStyle w:val="PargrafodaLista"/>
            <w:numPr>
              <w:ilvl w:val="1"/>
              <w:numId w:val="35"/>
            </w:numPr>
            <w:tabs>
              <w:tab w:val="num" w:pos="360"/>
            </w:tabs>
          </w:pPr>
        </w:pPrChange>
      </w:pPr>
      <w:r>
        <w:t>Foi analisado o comportamento?</w:t>
      </w:r>
      <w:r w:rsidR="00257F87">
        <w:t xml:space="preserve"> Q</w:t>
      </w:r>
      <w:r w:rsidR="00EF1BFD">
        <w:t>uais aspectos?</w:t>
      </w:r>
    </w:p>
    <w:p w14:paraId="0F42C33F" w14:textId="27A5752D" w:rsidR="00EF1BFD" w:rsidRDefault="005128F2" w:rsidP="0050725B">
      <w:pPr>
        <w:pStyle w:val="PargrafodaLista"/>
        <w:numPr>
          <w:ilvl w:val="1"/>
          <w:numId w:val="5"/>
        </w:numPr>
        <w:pPrChange w:id="357" w:author="Tatiane Schwanck Schardosim" w:date="2020-07-01T21:55:00Z">
          <w:pPr>
            <w:pStyle w:val="PargrafodaLista"/>
            <w:numPr>
              <w:ilvl w:val="1"/>
              <w:numId w:val="35"/>
            </w:numPr>
            <w:tabs>
              <w:tab w:val="num" w:pos="360"/>
            </w:tabs>
          </w:pPr>
        </w:pPrChange>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50725B">
      <w:pPr>
        <w:pStyle w:val="PargrafodaLista"/>
        <w:numPr>
          <w:ilvl w:val="1"/>
          <w:numId w:val="5"/>
        </w:numPr>
        <w:pPrChange w:id="358" w:author="Tatiane Schwanck Schardosim" w:date="2020-07-01T21:55:00Z">
          <w:pPr>
            <w:pStyle w:val="PargrafodaLista"/>
            <w:numPr>
              <w:ilvl w:val="1"/>
              <w:numId w:val="35"/>
            </w:numPr>
            <w:tabs>
              <w:tab w:val="num" w:pos="360"/>
            </w:tabs>
          </w:pPr>
        </w:pPrChange>
      </w:pPr>
      <w:r>
        <w:t>O usuário pode auxiliar na definição do contexto?</w:t>
      </w:r>
    </w:p>
    <w:p w14:paraId="261CE855" w14:textId="67B75F83" w:rsidR="00530530" w:rsidRDefault="00DC3A27" w:rsidP="0050725B">
      <w:pPr>
        <w:pStyle w:val="PargrafodaLista"/>
        <w:numPr>
          <w:ilvl w:val="1"/>
          <w:numId w:val="5"/>
        </w:numPr>
        <w:pPrChange w:id="359" w:author="Tatiane Schwanck Schardosim" w:date="2020-07-01T21:55:00Z">
          <w:pPr>
            <w:pStyle w:val="PargrafodaLista"/>
            <w:numPr>
              <w:ilvl w:val="1"/>
              <w:numId w:val="35"/>
            </w:numPr>
            <w:tabs>
              <w:tab w:val="num" w:pos="360"/>
            </w:tabs>
          </w:pPr>
        </w:pPrChange>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50725B">
      <w:pPr>
        <w:pStyle w:val="PargrafodaLista"/>
        <w:numPr>
          <w:ilvl w:val="1"/>
          <w:numId w:val="5"/>
        </w:numPr>
        <w:pPrChange w:id="360" w:author="Tatiane Schwanck Schardosim" w:date="2020-07-01T21:55:00Z">
          <w:pPr>
            <w:pStyle w:val="PargrafodaLista"/>
            <w:numPr>
              <w:ilvl w:val="1"/>
              <w:numId w:val="35"/>
            </w:numPr>
            <w:tabs>
              <w:tab w:val="num" w:pos="360"/>
            </w:tabs>
          </w:pPr>
        </w:pPrChange>
      </w:pPr>
      <w:r>
        <w:t>Quais foram os critérios de qualidade utilizado</w:t>
      </w:r>
      <w:r w:rsidR="00947D5D">
        <w:t>s</w:t>
      </w:r>
      <w:r>
        <w:t>?</w:t>
      </w:r>
    </w:p>
    <w:p w14:paraId="2043AFCB" w14:textId="78A6817E" w:rsidR="00101A83" w:rsidRDefault="00101A83" w:rsidP="0050725B">
      <w:pPr>
        <w:pStyle w:val="PargrafodaLista"/>
        <w:numPr>
          <w:ilvl w:val="1"/>
          <w:numId w:val="5"/>
        </w:numPr>
        <w:pPrChange w:id="361" w:author="Tatiane Schwanck Schardosim" w:date="2020-07-01T21:55:00Z">
          <w:pPr>
            <w:pStyle w:val="PargrafodaLista"/>
            <w:numPr>
              <w:ilvl w:val="1"/>
              <w:numId w:val="35"/>
            </w:numPr>
            <w:tabs>
              <w:tab w:val="num" w:pos="360"/>
            </w:tabs>
          </w:pPr>
        </w:pPrChange>
      </w:pPr>
      <w:r>
        <w:t>Quantidade de usuários utilizada? (tamanho da base)</w:t>
      </w:r>
    </w:p>
    <w:p w14:paraId="0EA2F1BE" w14:textId="79B15FCA" w:rsidR="00FE1979" w:rsidRDefault="00ED094B" w:rsidP="0050725B">
      <w:pPr>
        <w:pStyle w:val="PargrafodaLista"/>
        <w:numPr>
          <w:ilvl w:val="1"/>
          <w:numId w:val="5"/>
        </w:numPr>
        <w:pPrChange w:id="362" w:author="Tatiane Schwanck Schardosim" w:date="2020-07-01T21:55:00Z">
          <w:pPr>
            <w:pStyle w:val="PargrafodaLista"/>
            <w:numPr>
              <w:ilvl w:val="1"/>
              <w:numId w:val="35"/>
            </w:numPr>
            <w:tabs>
              <w:tab w:val="num" w:pos="360"/>
            </w:tabs>
          </w:pPr>
        </w:pPrChange>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63"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63"/>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64" w:name="_Ref40822303"/>
      <w:r w:rsidRPr="00E9095F">
        <w:rPr>
          <w:lang w:val="en-US"/>
        </w:rPr>
        <w:t>Prediction of music pairwise preferences from facial expressions</w:t>
      </w:r>
      <w:bookmarkEnd w:id="364"/>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65"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65"/>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4A7D8A">
        <w:rPr>
          <w:i/>
          <w:rPrChange w:id="366" w:author="Tatiane Schwanck Schardosim" w:date="2020-07-01T21:52:00Z">
            <w:rPr/>
          </w:rPrChange>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67" w:name="_Ref40822320"/>
      <w:r w:rsidRPr="00D064C6">
        <w:rPr>
          <w:lang w:val="en-US"/>
        </w:rPr>
        <w:t>Quantitative Study of Music Listening Behavior in a Smartphone Context</w:t>
      </w:r>
      <w:bookmarkEnd w:id="367"/>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50725B">
      <w:pPr>
        <w:pStyle w:val="PargrafodaLista"/>
        <w:numPr>
          <w:ilvl w:val="0"/>
          <w:numId w:val="6"/>
        </w:numPr>
        <w:pPrChange w:id="368" w:author="Tatiane Schwanck Schardosim" w:date="2020-07-01T21:55:00Z">
          <w:pPr>
            <w:pStyle w:val="PargrafodaLista"/>
            <w:numPr>
              <w:numId w:val="39"/>
            </w:numPr>
            <w:tabs>
              <w:tab w:val="num" w:pos="360"/>
            </w:tabs>
          </w:pPr>
        </w:pPrChange>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50725B">
      <w:pPr>
        <w:pStyle w:val="PargrafodaLista"/>
        <w:numPr>
          <w:ilvl w:val="0"/>
          <w:numId w:val="6"/>
        </w:numPr>
        <w:pPrChange w:id="369" w:author="Tatiane Schwanck Schardosim" w:date="2020-07-01T21:55:00Z">
          <w:pPr>
            <w:pStyle w:val="PargrafodaLista"/>
            <w:numPr>
              <w:numId w:val="39"/>
            </w:numPr>
            <w:tabs>
              <w:tab w:val="num" w:pos="360"/>
            </w:tabs>
          </w:pPr>
        </w:pPrChange>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50725B">
      <w:pPr>
        <w:pStyle w:val="PargrafodaLista"/>
        <w:numPr>
          <w:ilvl w:val="0"/>
          <w:numId w:val="6"/>
        </w:numPr>
        <w:pPrChange w:id="370" w:author="Tatiane Schwanck Schardosim" w:date="2020-07-01T21:55:00Z">
          <w:pPr>
            <w:pStyle w:val="PargrafodaLista"/>
            <w:numPr>
              <w:numId w:val="39"/>
            </w:numPr>
            <w:tabs>
              <w:tab w:val="num" w:pos="360"/>
            </w:tabs>
          </w:pPr>
        </w:pPrChange>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0C8C2F27" w:rsidR="00774680" w:rsidRPr="00E4071D" w:rsidRDefault="00CA31F6" w:rsidP="00CA31F6">
      <w:ins w:id="371" w:author="Tatiane Schwanck Schardosim" w:date="2020-07-01T21:52:00Z">
        <w:r>
          <w:tab/>
        </w:r>
      </w:ins>
      <w:del w:id="372" w:author="Tatiane Schwanck Schardosim" w:date="2020-07-01T21:52:00Z">
        <w:r w:rsidR="00C95FD8" w:rsidDel="00CA31F6">
          <w:tab/>
        </w:r>
      </w:del>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53CBDE3A" w:rsidR="00B87B98" w:rsidRDefault="00B87B98" w:rsidP="00CA31F6">
      <w:r>
        <w:tab/>
      </w:r>
      <w:r w:rsidR="00FB00BD">
        <w:t>Ne</w:t>
      </w:r>
      <w:r w:rsidR="003339D8">
        <w:t>s</w:t>
      </w:r>
      <w:ins w:id="373" w:author="Tatiane Schwanck Schardosim" w:date="2020-07-01T21:53:00Z">
        <w:r w:rsidR="00CA31F6">
          <w:t>t</w:t>
        </w:r>
      </w:ins>
      <w:del w:id="374" w:author="Tatiane Schwanck Schardosim" w:date="2020-07-01T21:53:00Z">
        <w:r w:rsidR="003339D8" w:rsidDel="00CA31F6">
          <w:delText>s</w:delText>
        </w:r>
      </w:del>
      <w:r w:rsidR="003339D8">
        <w:t xml:space="preserve">e trabalho </w:t>
      </w:r>
      <w:del w:id="375" w:author="Tatiane Schwanck Schardosim" w:date="2020-07-01T21:53:00Z">
        <w:r w:rsidR="00DF714D" w:rsidDel="00CA31F6">
          <w:delText>são</w:delText>
        </w:r>
        <w:r w:rsidR="001B3EC7" w:rsidDel="00CA31F6">
          <w:delText xml:space="preserve"> </w:delText>
        </w:r>
      </w:del>
      <w:ins w:id="376" w:author="Tatiane Schwanck Schardosim" w:date="2020-07-01T21:53:00Z">
        <w:r w:rsidR="00CA31F6">
          <w:t>serão</w:t>
        </w:r>
        <w:r w:rsidR="00CA31F6">
          <w:t xml:space="preserve"> </w:t>
        </w:r>
      </w:ins>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ins w:id="377" w:author="Tatiane Schwanck Schardosim" w:date="2020-07-01T21:54:00Z">
        <w:r w:rsidR="00CA31F6">
          <w:t>s</w:t>
        </w:r>
      </w:ins>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600856AC" w:rsidR="00B87B98" w:rsidRDefault="00B87B98" w:rsidP="00CA31F6">
      <w:r>
        <w:tab/>
      </w:r>
      <w:commentRangeStart w:id="378"/>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354A42">
        <w:t xml:space="preserve"> Eles são:</w:t>
      </w:r>
      <w:commentRangeEnd w:id="378"/>
      <w:r w:rsidR="00CA31F6">
        <w:rPr>
          <w:rStyle w:val="Refdecomentrio"/>
        </w:rPr>
        <w:commentReference w:id="378"/>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3AF1F10E" w14:textId="75055EDB" w:rsidR="00686678" w:rsidRDefault="00686678" w:rsidP="00CA31F6">
      <w:pPr>
        <w:pStyle w:val="Legenda"/>
      </w:pPr>
      <w:bookmarkStart w:id="379" w:name="_Toc4453151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7</w:t>
      </w:r>
      <w:r w:rsidR="00C7334A">
        <w:rPr>
          <w:noProof/>
        </w:rPr>
        <w:fldChar w:fldCharType="end"/>
      </w:r>
      <w:r>
        <w:t xml:space="preserve"> Fatores da preferência musical </w:t>
      </w:r>
      <w:r w:rsidRPr="00353DD1">
        <w:t>(próprio, 2020)</w:t>
      </w:r>
      <w:bookmarkEnd w:id="379"/>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ins w:id="380" w:author="Tatiane Schwanck Schardosim" w:date="2020-07-01T21:55:00Z">
        <w:r w:rsidR="00CA31F6">
          <w:t xml:space="preserve">o </w:t>
        </w:r>
      </w:ins>
      <w:bookmarkStart w:id="381" w:name="_GoBack"/>
      <w:bookmarkEnd w:id="381"/>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CA31F6">
        <w:rPr>
          <w:i/>
          <w:rPrChange w:id="382" w:author="Tatiane Schwanck Schardosim" w:date="2020-07-01T21:54:00Z">
            <w:rPr/>
          </w:rPrChange>
        </w:rPr>
        <w:t>RecSys</w:t>
      </w:r>
      <w:r w:rsidR="008A6BD4">
        <w:t>.</w:t>
      </w:r>
      <w:r w:rsidR="00004E28">
        <w:t xml:space="preserve"> Por isso</w:t>
      </w:r>
      <w:ins w:id="383" w:author="Tatiane Schwanck Schardosim" w:date="2020-07-01T21:55:00Z">
        <w:r w:rsidR="00CA31F6">
          <w:t>,</w:t>
        </w:r>
      </w:ins>
      <w:r w:rsidR="00004E28">
        <w:t xml:space="preserve"> não foi definido nenhum critério de qualidade ou técnicas de avaliação das recomendações.</w:t>
      </w:r>
      <w:r w:rsidR="004A4D7D">
        <w:t xml:space="preserve"> A base foi obtida através do aplicativo desenvolvido nesse trabalho, ela</w:t>
      </w:r>
      <w:bookmarkStart w:id="384" w:name="OLE_LINK1"/>
      <w:r w:rsidR="005F2713">
        <w:t xml:space="preserve"> </w:t>
      </w:r>
      <w:r w:rsidR="004A4D7D">
        <w:t>continha</w:t>
      </w:r>
      <w:bookmarkEnd w:id="384"/>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85" w:name="_Toc44531569"/>
      <w:r w:rsidRPr="005F2713">
        <w:t>FUNCIONALIDADES DOS TRABALHOS INVESTIGADOS</w:t>
      </w:r>
      <w:bookmarkEnd w:id="385"/>
    </w:p>
    <w:p w14:paraId="485F8F37" w14:textId="587D539C" w:rsidR="002522D8" w:rsidRDefault="00762CF2" w:rsidP="00CA31F6">
      <w:pPr>
        <w:rPr>
          <w:ins w:id="386" w:author="Tatiane Schwanck Schardosim" w:date="2020-07-01T20:13:00Z"/>
        </w:rPr>
      </w:pPr>
      <w:r>
        <w:tab/>
      </w:r>
      <w:commentRangeStart w:id="387"/>
      <w:r w:rsidR="00216519" w:rsidRPr="00216519">
        <w:t>Para relacionar os trabalhos revisados, foi criada uma tabela contendo as funcionalidades encontradas nos artigos.</w:t>
      </w:r>
      <w:commentRangeEnd w:id="387"/>
      <w:r w:rsidR="006A14FF">
        <w:rPr>
          <w:rStyle w:val="Refdecomentrio"/>
        </w:rPr>
        <w:commentReference w:id="387"/>
      </w:r>
    </w:p>
    <w:p w14:paraId="6C75A231" w14:textId="127B55FF" w:rsidR="000E3E85" w:rsidRDefault="000E3E85" w:rsidP="00CA31F6">
      <w:ins w:id="388" w:author="Tatiane Schwanck Schardosim" w:date="2020-07-01T20:13:00Z">
        <w:r>
          <w:tab/>
        </w:r>
      </w:ins>
      <w:moveToRangeStart w:id="389" w:author="Tatiane Schwanck Schardosim" w:date="2020-07-01T20:13:00Z" w:name="move44526839"/>
      <w:moveTo w:id="390" w:author="Tatiane Schwanck Schardosim" w:date="2020-07-01T20:13:00Z">
        <w:del w:id="391" w:author="Tatiane Schwanck Schardosim" w:date="2020-07-01T20:17:00Z">
          <w:r w:rsidDel="006A14FF">
            <w:delText>No</w:delText>
          </w:r>
        </w:del>
      </w:moveTo>
      <w:ins w:id="392" w:author="Tatiane Schwanck Schardosim" w:date="2020-07-01T20:17:00Z">
        <w:r w:rsidR="006A14FF">
          <w:t>O</w:t>
        </w:r>
      </w:ins>
      <w:moveTo w:id="393" w:author="Tatiane Schwanck Schardosim" w:date="2020-07-01T20:13:00Z">
        <w:r>
          <w:t xml:space="preserve"> </w:t>
        </w:r>
        <w:r>
          <w:fldChar w:fldCharType="begin"/>
        </w:r>
        <w:r>
          <w:instrText xml:space="preserve"> REF _Ref42381546 \h </w:instrText>
        </w:r>
      </w:moveTo>
      <w:moveTo w:id="394" w:author="Tatiane Schwanck Schardosim" w:date="2020-07-01T20:13:00Z">
        <w:r>
          <w:fldChar w:fldCharType="separate"/>
        </w:r>
      </w:moveTo>
      <w:ins w:id="395" w:author="Tatiane Schwanck Schardosim" w:date="2020-07-01T20:20:00Z">
        <w:r w:rsidR="006A14FF">
          <w:t>Q</w:t>
        </w:r>
      </w:ins>
      <w:moveTo w:id="396" w:author="Tatiane Schwanck Schardosim" w:date="2020-07-01T20:13:00Z">
        <w:del w:id="397" w:author="Tatiane Schwanck Schardosim" w:date="2020-07-01T20:18:00Z">
          <w:r w:rsidDel="006A14FF">
            <w:delText>Q</w:delText>
          </w:r>
        </w:del>
        <w:r>
          <w:t xml:space="preserve">uadro </w:t>
        </w:r>
        <w:r>
          <w:rPr>
            <w:noProof/>
          </w:rPr>
          <w:t>1</w:t>
        </w:r>
        <w:r>
          <w:fldChar w:fldCharType="end"/>
        </w:r>
      </w:moveTo>
      <w:ins w:id="398" w:author="Tatiane Schwanck Schardosim" w:date="2020-07-01T20:13:00Z">
        <w:r>
          <w:t xml:space="preserve"> </w:t>
        </w:r>
      </w:ins>
      <w:ins w:id="399" w:author="Tatiane Schwanck Schardosim" w:date="2020-07-01T20:16:00Z">
        <w:r w:rsidR="006A14FF">
          <w:t>abaixo</w:t>
        </w:r>
      </w:ins>
      <w:ins w:id="400" w:author="Tatiane Schwanck Schardosim" w:date="2020-07-01T20:17:00Z">
        <w:r w:rsidR="006A14FF">
          <w:t xml:space="preserve"> apresenta </w:t>
        </w:r>
      </w:ins>
      <w:moveTo w:id="401" w:author="Tatiane Schwanck Schardosim" w:date="2020-07-01T20:13:00Z">
        <w:del w:id="402" w:author="Tatiane Schwanck Schardosim" w:date="2020-07-01T20:14:00Z">
          <w:r w:rsidDel="000E3E85">
            <w:delText xml:space="preserve">, foram </w:delText>
          </w:r>
        </w:del>
        <w:del w:id="403" w:author="Tatiane Schwanck Schardosim" w:date="2020-07-01T20:17:00Z">
          <w:r w:rsidDel="006A14FF">
            <w:delText xml:space="preserve">apresentadas </w:delText>
          </w:r>
        </w:del>
        <w:del w:id="404" w:author="Tatiane Schwanck Schardosim" w:date="2020-07-01T20:18:00Z">
          <w:r w:rsidDel="006A14FF">
            <w:delText>as</w:delText>
          </w:r>
        </w:del>
      </w:moveTo>
      <w:ins w:id="405" w:author="Tatiane Schwanck Schardosim" w:date="2020-07-01T20:18:00Z">
        <w:r w:rsidR="006A14FF">
          <w:t>a</w:t>
        </w:r>
      </w:ins>
      <w:moveTo w:id="406" w:author="Tatiane Schwanck Schardosim" w:date="2020-07-01T20:13:00Z">
        <w:r>
          <w:t xml:space="preserve"> relaç</w:t>
        </w:r>
      </w:moveTo>
      <w:ins w:id="407" w:author="Tatiane Schwanck Schardosim" w:date="2020-07-01T20:18:00Z">
        <w:r w:rsidR="006A14FF">
          <w:t>ão</w:t>
        </w:r>
      </w:ins>
      <w:moveTo w:id="408" w:author="Tatiane Schwanck Schardosim" w:date="2020-07-01T20:13:00Z">
        <w:del w:id="409" w:author="Tatiane Schwanck Schardosim" w:date="2020-07-01T20:18:00Z">
          <w:r w:rsidDel="006A14FF">
            <w:delText>ões</w:delText>
          </w:r>
        </w:del>
        <w:r>
          <w:t xml:space="preserve"> das funcionalidades dos 3 artigos revisados e </w:t>
        </w:r>
        <w:del w:id="410" w:author="Tatiane Schwanck Schardosim" w:date="2020-07-01T20:18:00Z">
          <w:r w:rsidDel="006A14FF">
            <w:delText>des</w:delText>
          </w:r>
        </w:del>
        <w:del w:id="411" w:author="Tatiane Schwanck Schardosim" w:date="2020-07-01T20:17:00Z">
          <w:r w:rsidDel="006A14FF">
            <w:delText>s</w:delText>
          </w:r>
        </w:del>
        <w:del w:id="412" w:author="Tatiane Schwanck Schardosim" w:date="2020-07-01T20:18:00Z">
          <w:r w:rsidDel="006A14FF">
            <w:delText>e</w:delText>
          </w:r>
        </w:del>
      </w:moveTo>
      <w:ins w:id="413" w:author="Tatiane Schwanck Schardosim" w:date="2020-07-01T20:18:00Z">
        <w:r w:rsidR="006A14FF">
          <w:t>da proposta deste</w:t>
        </w:r>
      </w:ins>
      <w:moveTo w:id="414" w:author="Tatiane Schwanck Schardosim" w:date="2020-07-01T20:13:00Z">
        <w:r>
          <w:t xml:space="preserve"> trabalho,</w:t>
        </w:r>
      </w:moveTo>
      <w:ins w:id="415" w:author="Tatiane Schwanck Schardosim" w:date="2020-07-01T20:19:00Z">
        <w:r w:rsidR="006A14FF">
          <w:t xml:space="preserve"> focando </w:t>
        </w:r>
      </w:ins>
      <w:ins w:id="416" w:author="Tatiane Schwanck Schardosim" w:date="2020-07-01T20:23:00Z">
        <w:r w:rsidR="006A14FF">
          <w:t xml:space="preserve">em comparar </w:t>
        </w:r>
      </w:ins>
      <w:ins w:id="417" w:author="Tatiane Schwanck Schardosim" w:date="2020-07-01T20:19:00Z">
        <w:r w:rsidR="006A14FF">
          <w:t>apenas</w:t>
        </w:r>
      </w:ins>
      <w:ins w:id="418" w:author="Tatiane Schwanck Schardosim" w:date="2020-07-01T20:20:00Z">
        <w:r w:rsidR="006A14FF">
          <w:t xml:space="preserve"> </w:t>
        </w:r>
      </w:ins>
      <w:ins w:id="419" w:author="Tatiane Schwanck Schardosim" w:date="2020-07-01T20:23:00Z">
        <w:r w:rsidR="006A14FF">
          <w:t>as</w:t>
        </w:r>
      </w:ins>
      <w:ins w:id="420" w:author="Tatiane Schwanck Schardosim" w:date="2020-07-01T20:19:00Z">
        <w:r w:rsidR="006A14FF">
          <w:t xml:space="preserve"> </w:t>
        </w:r>
      </w:ins>
      <w:moveTo w:id="421" w:author="Tatiane Schwanck Schardosim" w:date="2020-07-01T20:13:00Z">
        <w:del w:id="422" w:author="Tatiane Schwanck Schardosim" w:date="2020-07-01T20:19:00Z">
          <w:r w:rsidDel="006A14FF">
            <w:delText xml:space="preserve"> relações quais podem ser</w:delText>
          </w:r>
        </w:del>
      </w:moveTo>
      <w:ins w:id="423" w:author="Tatiane Schwanck Schardosim" w:date="2020-07-01T20:19:00Z">
        <w:r w:rsidR="006A14FF">
          <w:t>funcionalidades</w:t>
        </w:r>
      </w:ins>
      <w:moveTo w:id="424" w:author="Tatiane Schwanck Schardosim" w:date="2020-07-01T20:13:00Z">
        <w:r>
          <w:t xml:space="preserve"> utilizadas no desenvolvimento do sistema de recomendação</w:t>
        </w:r>
      </w:moveTo>
      <w:ins w:id="425" w:author="Tatiane Schwanck Schardosim" w:date="2020-07-01T20:23:00Z">
        <w:r w:rsidR="006A14FF">
          <w:t>,</w:t>
        </w:r>
        <w:r w:rsidR="00DF0B4C">
          <w:t xml:space="preserve"> nem todas as funcionalidades pu</w:t>
        </w:r>
        <w:r w:rsidR="006A14FF">
          <w:t xml:space="preserve">deram ter um comparativo completo, </w:t>
        </w:r>
      </w:ins>
      <w:ins w:id="426" w:author="Tatiane Schwanck Schardosim" w:date="2020-07-01T20:24:00Z">
        <w:r w:rsidR="006A14FF">
          <w:t xml:space="preserve">devido ao trabalho estar em desenvolvimento, onde só teremos esta resposta após avaliação </w:t>
        </w:r>
      </w:ins>
      <w:ins w:id="427" w:author="Tatiane Schwanck Schardosim" w:date="2020-07-01T20:25:00Z">
        <w:r w:rsidR="006A14FF">
          <w:t>das</w:t>
        </w:r>
      </w:ins>
      <w:ins w:id="428" w:author="Tatiane Schwanck Schardosim" w:date="2020-07-01T20:24:00Z">
        <w:r w:rsidR="006A14FF">
          <w:t xml:space="preserve"> técnicas que serão utilizadas</w:t>
        </w:r>
        <w:r w:rsidR="00DF0B4C">
          <w:t>, onde temos a seguinte legenda</w:t>
        </w:r>
      </w:ins>
      <w:ins w:id="429" w:author="Tatiane Schwanck Schardosim" w:date="2020-07-01T20:25:00Z">
        <w:r w:rsidR="00DF0B4C">
          <w:t xml:space="preserve"> de </w:t>
        </w:r>
        <w:r w:rsidR="00DF0B4C">
          <w:lastRenderedPageBreak/>
          <w:t xml:space="preserve">símbolos: </w:t>
        </w:r>
      </w:ins>
      <w:moveTo w:id="430" w:author="Tatiane Schwanck Schardosim" w:date="2020-07-01T20:13:00Z">
        <w:del w:id="431" w:author="Tatiane Schwanck Schardosim" w:date="2020-07-01T20:23:00Z">
          <w:r w:rsidDel="006A14FF">
            <w:delText xml:space="preserve">. </w:delText>
          </w:r>
        </w:del>
        <w:del w:id="432" w:author="Tatiane Schwanck Schardosim" w:date="2020-07-01T20:25:00Z">
          <w:r w:rsidDel="00DF0B4C">
            <w:delText xml:space="preserve">Na última coluna do </w:delText>
          </w:r>
          <w:r w:rsidDel="00DF0B4C">
            <w:fldChar w:fldCharType="begin"/>
          </w:r>
          <w:r w:rsidDel="00DF0B4C">
            <w:delInstrText xml:space="preserve"> REF _Ref42381546 \h </w:delInstrText>
          </w:r>
        </w:del>
      </w:moveTo>
      <w:del w:id="433" w:author="Tatiane Schwanck Schardosim" w:date="2020-07-01T20:25:00Z"/>
      <w:moveTo w:id="434" w:author="Tatiane Schwanck Schardosim" w:date="2020-07-01T20:13:00Z">
        <w:del w:id="435" w:author="Tatiane Schwanck Schardosim" w:date="2020-07-01T20:25:00Z">
          <w:r w:rsidDel="00DF0B4C">
            <w:fldChar w:fldCharType="separate"/>
          </w:r>
          <w:r w:rsidDel="00DF0B4C">
            <w:delText xml:space="preserve">Quadro </w:delText>
          </w:r>
          <w:r w:rsidDel="00DF0B4C">
            <w:rPr>
              <w:noProof/>
            </w:rPr>
            <w:delText>1</w:delText>
          </w:r>
          <w:r w:rsidDel="00DF0B4C">
            <w:fldChar w:fldCharType="end"/>
          </w:r>
          <w:r w:rsidDel="00DF0B4C">
            <w:delText xml:space="preserve"> foram colocados pontos de interrogação, </w:delText>
          </w:r>
        </w:del>
        <w:del w:id="436" w:author="Tatiane Schwanck Schardosim" w:date="2020-07-01T20:24:00Z">
          <w:r w:rsidDel="006A14FF">
            <w:delText>devido ao trabalho estar em desenvolvimento e não se ter conhecimento das técnicas que serão utilizadas.</w:delText>
          </w:r>
        </w:del>
      </w:moveTo>
      <w:moveToRangeEnd w:id="389"/>
      <w:ins w:id="437" w:author="Tatiane Schwanck Schardosim" w:date="2020-07-01T20:14:00Z">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ins>
      <w:ins w:id="438" w:author="Tatiane Schwanck Schardosim" w:date="2020-07-01T20:26:00Z">
        <w:r w:rsidR="00DF0B4C">
          <w:t xml:space="preserve"> e</w:t>
        </w:r>
      </w:ins>
      <w:ins w:id="439" w:author="Tatiane Schwanck Schardosim" w:date="2020-07-01T20:14:00Z">
        <w:r w:rsidR="006A14FF">
          <w:t xml:space="preserve"> </w:t>
        </w:r>
        <w:r w:rsidR="006A14FF">
          <w:rPr>
            <w:rFonts w:ascii="Segoe UI Emoji" w:hAnsi="Segoe UI Emoji" w:cs="Segoe UI Emoji"/>
          </w:rPr>
          <w:t xml:space="preserve">❓ </w:t>
        </w:r>
        <w:r w:rsidR="00DF0B4C">
          <w:t>caso não seja poss</w:t>
        </w:r>
      </w:ins>
      <w:ins w:id="440" w:author="Tatiane Schwanck Schardosim" w:date="2020-07-01T20:26:00Z">
        <w:r w:rsidR="00DF0B4C">
          <w:t>ível concluir o comparativo</w:t>
        </w:r>
      </w:ins>
      <w:ins w:id="441" w:author="Tatiane Schwanck Schardosim" w:date="2020-07-01T20:14:00Z">
        <w:r w:rsidR="006A14FF">
          <w:t xml:space="preserve"> </w:t>
        </w:r>
        <w:r w:rsidR="006A14FF" w:rsidRPr="00DF0B4C">
          <w:t>(próprio, 2020)</w:t>
        </w:r>
      </w:ins>
      <w:ins w:id="442" w:author="Tatiane Schwanck Schardosim" w:date="2020-07-01T20:27:00Z">
        <w:r w:rsidR="00DF0B4C">
          <w:t>.</w:t>
        </w:r>
      </w:ins>
    </w:p>
    <w:p w14:paraId="55376680" w14:textId="77777777" w:rsidR="008B1BE6" w:rsidRDefault="008B1BE6" w:rsidP="00CA31F6"/>
    <w:p w14:paraId="356E43BA" w14:textId="4F097F64" w:rsidR="00FB0449" w:rsidRDefault="00FB0449" w:rsidP="00CA31F6">
      <w:pPr>
        <w:pStyle w:val="Legenda"/>
      </w:pPr>
      <w:bookmarkStart w:id="443" w:name="_Ref42381546"/>
      <w:bookmarkStart w:id="444" w:name="_Toc44531532"/>
      <w:r>
        <w:t xml:space="preserve">Quadro </w:t>
      </w:r>
      <w:r w:rsidR="00C7334A">
        <w:rPr>
          <w:noProof/>
        </w:rPr>
        <w:fldChar w:fldCharType="begin"/>
      </w:r>
      <w:r w:rsidR="00C7334A">
        <w:rPr>
          <w:noProof/>
        </w:rPr>
        <w:instrText xml:space="preserve"> SEQ Quadro \* ARABIC </w:instrText>
      </w:r>
      <w:r w:rsidR="00C7334A">
        <w:rPr>
          <w:noProof/>
        </w:rPr>
        <w:fldChar w:fldCharType="separate"/>
      </w:r>
      <w:r>
        <w:rPr>
          <w:noProof/>
        </w:rPr>
        <w:t>1</w:t>
      </w:r>
      <w:r w:rsidR="00C7334A">
        <w:rPr>
          <w:noProof/>
        </w:rPr>
        <w:fldChar w:fldCharType="end"/>
      </w:r>
      <w:bookmarkEnd w:id="443"/>
      <w:r>
        <w:t xml:space="preserve"> </w:t>
      </w:r>
      <w:r w:rsidRPr="00B840C8">
        <w:t>Relação das funcionalidades desenvolvidas em cada artigo revisado</w:t>
      </w:r>
      <w:bookmarkEnd w:id="444"/>
      <w:del w:id="445" w:author="Tatiane Schwanck Schardosim" w:date="2020-07-01T20:27:00Z">
        <w:r w:rsidR="008B1BE6" w:rsidDel="00DF0B4C">
          <w:delText xml:space="preserve">. </w:delText>
        </w:r>
      </w:del>
      <w:del w:id="446" w:author="Tatiane Schwanck Schardosim" w:date="2020-07-01T20:14:00Z">
        <w:r w:rsidR="008B1BE6" w:rsidDel="000E3E85">
          <w:delText xml:space="preserve">Acima é listado os trabalhos revisados, e a esquerda as funcionalidades encontradas. Foi utilizado 3 símbolos: </w:delText>
        </w:r>
        <w:r w:rsidR="00A35D1D" w:rsidDel="000E3E85">
          <w:delText xml:space="preserve">(i) </w:delText>
        </w:r>
        <w:r w:rsidR="008B1BE6" w:rsidDel="000E3E85">
          <w:rPr>
            <w:rFonts w:ascii="Segoe UI Emoji" w:hAnsi="Segoe UI Emoji" w:cs="Segoe UI Emoji"/>
          </w:rPr>
          <w:delText>✔</w:delText>
        </w:r>
        <w:r w:rsidR="008B1BE6" w:rsidDel="000E3E85">
          <w:delText xml:space="preserve"> </w:delText>
        </w:r>
        <w:r w:rsidR="00A35D1D" w:rsidDel="000E3E85">
          <w:delText>caso possua; (ii)</w:delText>
        </w:r>
        <w:r w:rsidR="00A35D1D" w:rsidDel="000E3E85">
          <w:rPr>
            <w:rFonts w:ascii="Segoe UI Emoji" w:hAnsi="Segoe UI Emoji" w:cs="Segoe UI Emoji"/>
          </w:rPr>
          <w:delText>❌</w:delText>
        </w:r>
        <w:r w:rsidR="00A35D1D" w:rsidDel="000E3E85">
          <w:delText xml:space="preserve"> caso não possua; (iii)</w:delText>
        </w:r>
        <w:r w:rsidR="00A35D1D" w:rsidDel="000E3E85">
          <w:rPr>
            <w:rFonts w:ascii="Segoe UI Emoji" w:hAnsi="Segoe UI Emoji" w:cs="Segoe UI Emoji"/>
          </w:rPr>
          <w:delText xml:space="preserve">❓ </w:delText>
        </w:r>
        <w:r w:rsidR="00A35D1D" w:rsidDel="000E3E85">
          <w:delText xml:space="preserve">caso não </w:delText>
        </w:r>
        <w:r w:rsidR="008043E3" w:rsidDel="000E3E85">
          <w:delText>apresente ainda</w:delText>
        </w:r>
        <w:r w:rsidR="00A35D1D" w:rsidDel="000E3E85">
          <w:delText xml:space="preserve"> </w:delText>
        </w:r>
        <w:r w:rsidRPr="00B840C8" w:rsidDel="000E3E85">
          <w:delText>(próprio, 2020)</w:delText>
        </w:r>
      </w:del>
    </w:p>
    <w:tbl>
      <w:tblPr>
        <w:tblStyle w:val="TabeladeGradeClara"/>
        <w:tblW w:w="0" w:type="auto"/>
        <w:tblLayout w:type="fixed"/>
        <w:tblLook w:val="04A0" w:firstRow="1" w:lastRow="0" w:firstColumn="1" w:lastColumn="0" w:noHBand="0" w:noVBand="1"/>
      </w:tblPr>
      <w:tblGrid>
        <w:gridCol w:w="2263"/>
        <w:gridCol w:w="1790"/>
        <w:gridCol w:w="1754"/>
        <w:gridCol w:w="2126"/>
        <w:gridCol w:w="1129"/>
      </w:tblGrid>
      <w:tr w:rsidR="00851876" w:rsidRPr="00902E83" w14:paraId="3DE8575A" w14:textId="4E8010D0" w:rsidTr="00757E6B">
        <w:tc>
          <w:tcPr>
            <w:tcW w:w="2263" w:type="dxa"/>
          </w:tcPr>
          <w:p w14:paraId="01539C5B" w14:textId="77777777" w:rsidR="00414B90" w:rsidRPr="00902E83" w:rsidRDefault="00414B90" w:rsidP="00CA31F6"/>
        </w:tc>
        <w:tc>
          <w:tcPr>
            <w:tcW w:w="1790" w:type="dxa"/>
          </w:tcPr>
          <w:p w14:paraId="057BD11E" w14:textId="39023400" w:rsidR="00414B90" w:rsidRPr="00DF0B4C" w:rsidRDefault="00414B90" w:rsidP="00CA31F6">
            <w:pPr>
              <w:rPr>
                <w:lang w:val="en-US"/>
              </w:rPr>
            </w:pPr>
            <w:r w:rsidRPr="00DF0B4C">
              <w:rPr>
                <w:lang w:val="en-US"/>
              </w:rPr>
              <w:t>3.3.2 Prediction of music pairwise preferences from facial expressions</w:t>
            </w:r>
          </w:p>
        </w:tc>
        <w:tc>
          <w:tcPr>
            <w:tcW w:w="1754" w:type="dxa"/>
          </w:tcPr>
          <w:p w14:paraId="7A122D02" w14:textId="503AE228" w:rsidR="00414B90" w:rsidRPr="00DF0B4C" w:rsidRDefault="00414B90" w:rsidP="00CA31F6">
            <w:pPr>
              <w:rPr>
                <w:lang w:val="en-US"/>
              </w:rPr>
            </w:pPr>
            <w:r w:rsidRPr="00DF0B4C">
              <w:rPr>
                <w:lang w:val="en-US"/>
              </w:rPr>
              <w:t>3.3.3 Towards Intent-Aware Contextual Music Recommendation: Initial Experiments</w:t>
            </w:r>
          </w:p>
        </w:tc>
        <w:tc>
          <w:tcPr>
            <w:tcW w:w="2126" w:type="dxa"/>
          </w:tcPr>
          <w:p w14:paraId="2655A003" w14:textId="08AE25C2" w:rsidR="00414B90" w:rsidRPr="00DF0B4C" w:rsidRDefault="00414B90" w:rsidP="00CA31F6">
            <w:pPr>
              <w:rPr>
                <w:lang w:val="en-US"/>
              </w:rPr>
            </w:pPr>
            <w:r w:rsidRPr="00DF0B4C">
              <w:rPr>
                <w:lang w:val="en-US"/>
              </w:rPr>
              <w:t>3.3.4 Quantitative Study of Music Listening Behavior in a Smartphone Context</w:t>
            </w:r>
          </w:p>
        </w:tc>
        <w:tc>
          <w:tcPr>
            <w:tcW w:w="1129" w:type="dxa"/>
          </w:tcPr>
          <w:p w14:paraId="2211CFEF" w14:textId="099E8DDB" w:rsidR="00414B90" w:rsidRPr="00902E83" w:rsidRDefault="00414B90" w:rsidP="00CA31F6">
            <w:r>
              <w:t>Proposta</w:t>
            </w:r>
            <w:r w:rsidRPr="00902E83">
              <w:t xml:space="preserve"> des</w:t>
            </w:r>
            <w:del w:id="447" w:author="Tatiane Schwanck Schardosim" w:date="2020-07-01T20:28:00Z">
              <w:r w:rsidRPr="00902E83" w:rsidDel="00DF0B4C">
                <w:delText>s</w:delText>
              </w:r>
            </w:del>
            <w:ins w:id="448" w:author="Tatiane Schwanck Schardosim" w:date="2020-07-01T20:28:00Z">
              <w:r w:rsidR="00DF0B4C">
                <w:t>t</w:t>
              </w:r>
            </w:ins>
            <w:r w:rsidRPr="00902E83">
              <w:t>e trabalho</w:t>
            </w:r>
          </w:p>
        </w:tc>
      </w:tr>
      <w:tr w:rsidR="00851876" w:rsidRPr="00902E83" w14:paraId="0F788A33" w14:textId="77777777" w:rsidTr="00757E6B">
        <w:tc>
          <w:tcPr>
            <w:tcW w:w="2263" w:type="dxa"/>
          </w:tcPr>
          <w:p w14:paraId="639B1DB5" w14:textId="313EBC24" w:rsidR="00414B90" w:rsidRPr="00902E83" w:rsidRDefault="00414B90" w:rsidP="00CA31F6">
            <w:r>
              <w:t>Tem foco no entendimento do contexto para recomendações musicais?</w:t>
            </w:r>
          </w:p>
        </w:tc>
        <w:tc>
          <w:tcPr>
            <w:tcW w:w="1790" w:type="dxa"/>
          </w:tcPr>
          <w:p w14:paraId="441F6F66" w14:textId="5FA12BD7" w:rsidR="00414B90" w:rsidRPr="007C62DC" w:rsidRDefault="00414B90" w:rsidP="00CA31F6">
            <w:r w:rsidRPr="00902E83">
              <w:rPr>
                <w:rFonts w:ascii="Segoe UI Symbol" w:hAnsi="Segoe UI Symbol" w:cs="Segoe UI Symbol"/>
              </w:rPr>
              <w:t>✔</w:t>
            </w:r>
          </w:p>
        </w:tc>
        <w:tc>
          <w:tcPr>
            <w:tcW w:w="1754" w:type="dxa"/>
          </w:tcPr>
          <w:p w14:paraId="05017945" w14:textId="4AB9FD06" w:rsidR="00414B90" w:rsidRPr="007C62DC" w:rsidRDefault="00414B90" w:rsidP="00CA31F6">
            <w:r w:rsidRPr="00902E83">
              <w:rPr>
                <w:rFonts w:ascii="Segoe UI Symbol" w:hAnsi="Segoe UI Symbol" w:cs="Segoe UI Symbol"/>
              </w:rPr>
              <w:t>✔</w:t>
            </w:r>
          </w:p>
        </w:tc>
        <w:tc>
          <w:tcPr>
            <w:tcW w:w="2126" w:type="dxa"/>
          </w:tcPr>
          <w:p w14:paraId="2495FE0C" w14:textId="3187CCA2" w:rsidR="00414B90" w:rsidRPr="007C62DC" w:rsidRDefault="00414B90" w:rsidP="00CA31F6">
            <w:r w:rsidRPr="00902E83">
              <w:rPr>
                <w:rFonts w:ascii="Segoe UI Symbol" w:hAnsi="Segoe UI Symbol" w:cs="Segoe UI Symbol"/>
              </w:rPr>
              <w:t>❌</w:t>
            </w:r>
          </w:p>
        </w:tc>
        <w:tc>
          <w:tcPr>
            <w:tcW w:w="1129" w:type="dxa"/>
          </w:tcPr>
          <w:p w14:paraId="293FCBC2" w14:textId="28EA475D" w:rsidR="00414B90" w:rsidRPr="00902E83" w:rsidRDefault="00414B90" w:rsidP="00CA31F6">
            <w:r w:rsidRPr="00902E83">
              <w:rPr>
                <w:rFonts w:ascii="Segoe UI Symbol" w:hAnsi="Segoe UI Symbol" w:cs="Segoe UI Symbol"/>
              </w:rPr>
              <w:t>✔</w:t>
            </w:r>
          </w:p>
        </w:tc>
      </w:tr>
      <w:tr w:rsidR="00851876" w:rsidRPr="00902E83" w14:paraId="4988E608" w14:textId="77777777" w:rsidTr="00757E6B">
        <w:tc>
          <w:tcPr>
            <w:tcW w:w="2263" w:type="dxa"/>
          </w:tcPr>
          <w:p w14:paraId="17CD6A31" w14:textId="6502524B" w:rsidR="00414B90" w:rsidRPr="00902E83" w:rsidRDefault="00414B90" w:rsidP="00CA31F6">
            <w:r w:rsidRPr="00902E83">
              <w:t>O trabalho foi</w:t>
            </w:r>
            <w:r w:rsidR="00EA135D">
              <w:t>/será</w:t>
            </w:r>
            <w:r w:rsidRPr="00902E83">
              <w:t xml:space="preserve"> validado em um caso real?</w:t>
            </w:r>
          </w:p>
        </w:tc>
        <w:tc>
          <w:tcPr>
            <w:tcW w:w="1790" w:type="dxa"/>
          </w:tcPr>
          <w:p w14:paraId="5ABC353F" w14:textId="0E4B0474" w:rsidR="00414B90" w:rsidRPr="00902E83" w:rsidRDefault="00414B90" w:rsidP="00CA31F6">
            <w:r w:rsidRPr="00902E83">
              <w:rPr>
                <w:rFonts w:ascii="Segoe UI Symbol" w:hAnsi="Segoe UI Symbol" w:cs="Segoe UI Symbol"/>
              </w:rPr>
              <w:t>❌</w:t>
            </w:r>
          </w:p>
        </w:tc>
        <w:tc>
          <w:tcPr>
            <w:tcW w:w="1754" w:type="dxa"/>
          </w:tcPr>
          <w:p w14:paraId="01538D4E" w14:textId="5CD2F69F" w:rsidR="00414B90" w:rsidRPr="00902E83" w:rsidRDefault="00414B90" w:rsidP="00CA31F6">
            <w:r w:rsidRPr="00902E83">
              <w:rPr>
                <w:rFonts w:ascii="Segoe UI Symbol" w:hAnsi="Segoe UI Symbol" w:cs="Segoe UI Symbol"/>
              </w:rPr>
              <w:t>❌</w:t>
            </w:r>
          </w:p>
        </w:tc>
        <w:tc>
          <w:tcPr>
            <w:tcW w:w="2126" w:type="dxa"/>
          </w:tcPr>
          <w:p w14:paraId="7D608D86" w14:textId="149A5948" w:rsidR="00414B90" w:rsidRPr="00902E83" w:rsidRDefault="00414B90" w:rsidP="00CA31F6">
            <w:r w:rsidRPr="00902E83">
              <w:rPr>
                <w:rFonts w:ascii="Segoe UI Symbol" w:hAnsi="Segoe UI Symbol" w:cs="Segoe UI Symbol"/>
              </w:rPr>
              <w:t>✔</w:t>
            </w:r>
          </w:p>
        </w:tc>
        <w:tc>
          <w:tcPr>
            <w:tcW w:w="1129" w:type="dxa"/>
          </w:tcPr>
          <w:p w14:paraId="7C22439D" w14:textId="1A6CB569" w:rsidR="00414B90" w:rsidRPr="00902E83" w:rsidRDefault="00414B90" w:rsidP="00CA31F6">
            <w:r w:rsidRPr="00902E83">
              <w:rPr>
                <w:rFonts w:ascii="Segoe UI Symbol" w:hAnsi="Segoe UI Symbol" w:cs="Segoe UI Symbol"/>
              </w:rPr>
              <w:t>✔</w:t>
            </w:r>
          </w:p>
        </w:tc>
      </w:tr>
      <w:tr w:rsidR="00851876" w:rsidRPr="00902E83" w14:paraId="3A01B34D" w14:textId="77777777" w:rsidTr="00757E6B">
        <w:tc>
          <w:tcPr>
            <w:tcW w:w="2263" w:type="dxa"/>
          </w:tcPr>
          <w:p w14:paraId="4C0B4223" w14:textId="34507218" w:rsidR="00414B90" w:rsidRPr="00902E83" w:rsidRDefault="00414B90" w:rsidP="00CA31F6">
            <w:r w:rsidRPr="00902E83">
              <w:t xml:space="preserve">Utiliza do contexto </w:t>
            </w:r>
            <w:r>
              <w:t>comportamental</w:t>
            </w:r>
            <w:r w:rsidRPr="00902E83">
              <w:t>?</w:t>
            </w:r>
          </w:p>
        </w:tc>
        <w:tc>
          <w:tcPr>
            <w:tcW w:w="1790" w:type="dxa"/>
          </w:tcPr>
          <w:p w14:paraId="625FC88F" w14:textId="23475129" w:rsidR="00414B90" w:rsidRPr="00902E83" w:rsidRDefault="00414B90" w:rsidP="00CA31F6">
            <w:r w:rsidRPr="00902E83">
              <w:rPr>
                <w:rFonts w:ascii="Segoe UI Symbol" w:hAnsi="Segoe UI Symbol" w:cs="Segoe UI Symbol"/>
              </w:rPr>
              <w:t>✔</w:t>
            </w:r>
          </w:p>
        </w:tc>
        <w:tc>
          <w:tcPr>
            <w:tcW w:w="1754" w:type="dxa"/>
          </w:tcPr>
          <w:p w14:paraId="0F9DFEDA" w14:textId="50E7C2EE" w:rsidR="00414B90" w:rsidRPr="00902E83" w:rsidRDefault="00414B90" w:rsidP="00CA31F6">
            <w:r w:rsidRPr="00902E83">
              <w:rPr>
                <w:rFonts w:ascii="Segoe UI Symbol" w:hAnsi="Segoe UI Symbol" w:cs="Segoe UI Symbol"/>
              </w:rPr>
              <w:t>✔</w:t>
            </w:r>
          </w:p>
        </w:tc>
        <w:tc>
          <w:tcPr>
            <w:tcW w:w="2126" w:type="dxa"/>
          </w:tcPr>
          <w:p w14:paraId="3B46B010" w14:textId="6FC15AB7" w:rsidR="00414B90" w:rsidRPr="00902E83" w:rsidRDefault="00414B90" w:rsidP="00CA31F6">
            <w:r w:rsidRPr="00902E83">
              <w:rPr>
                <w:rFonts w:ascii="Segoe UI Symbol" w:hAnsi="Segoe UI Symbol" w:cs="Segoe UI Symbol"/>
              </w:rPr>
              <w:t>✔</w:t>
            </w:r>
          </w:p>
        </w:tc>
        <w:tc>
          <w:tcPr>
            <w:tcW w:w="1129" w:type="dxa"/>
          </w:tcPr>
          <w:p w14:paraId="21DD1880" w14:textId="339ADF18" w:rsidR="00414B90" w:rsidRPr="00902E83" w:rsidRDefault="00414B90" w:rsidP="00CA31F6">
            <w:r w:rsidRPr="00902E83">
              <w:rPr>
                <w:rFonts w:ascii="Segoe UI Symbol" w:hAnsi="Segoe UI Symbol" w:cs="Segoe UI Symbol"/>
              </w:rPr>
              <w:t>✔</w:t>
            </w:r>
          </w:p>
        </w:tc>
      </w:tr>
      <w:tr w:rsidR="00851876" w:rsidRPr="00902E83" w14:paraId="2F042FD1" w14:textId="77777777" w:rsidTr="00757E6B">
        <w:tc>
          <w:tcPr>
            <w:tcW w:w="2263" w:type="dxa"/>
          </w:tcPr>
          <w:p w14:paraId="5BA8A89A" w14:textId="3146CA47" w:rsidR="00414B90" w:rsidRPr="00902E83" w:rsidRDefault="00414B90" w:rsidP="00CA31F6">
            <w:r w:rsidRPr="00902E83">
              <w:t xml:space="preserve">Utiliza do contexto </w:t>
            </w:r>
            <w:r>
              <w:t>de ambiente</w:t>
            </w:r>
            <w:r w:rsidRPr="00902E83">
              <w:t>?</w:t>
            </w:r>
          </w:p>
        </w:tc>
        <w:tc>
          <w:tcPr>
            <w:tcW w:w="1790" w:type="dxa"/>
          </w:tcPr>
          <w:p w14:paraId="2440BEFF" w14:textId="2A185E34" w:rsidR="00414B90" w:rsidRPr="00902E83" w:rsidRDefault="00414B90" w:rsidP="00CA31F6">
            <w:r w:rsidRPr="00902E83">
              <w:rPr>
                <w:rFonts w:ascii="Segoe UI Symbol" w:hAnsi="Segoe UI Symbol" w:cs="Segoe UI Symbol"/>
              </w:rPr>
              <w:t>❌</w:t>
            </w:r>
          </w:p>
        </w:tc>
        <w:tc>
          <w:tcPr>
            <w:tcW w:w="1754" w:type="dxa"/>
          </w:tcPr>
          <w:p w14:paraId="62EC11FA" w14:textId="1A0B3498" w:rsidR="00414B90" w:rsidRPr="00902E83" w:rsidRDefault="00414B90" w:rsidP="00CA31F6">
            <w:r w:rsidRPr="00902E83">
              <w:rPr>
                <w:rFonts w:ascii="Segoe UI Symbol" w:hAnsi="Segoe UI Symbol" w:cs="Segoe UI Symbol"/>
              </w:rPr>
              <w:t>❌</w:t>
            </w:r>
          </w:p>
        </w:tc>
        <w:tc>
          <w:tcPr>
            <w:tcW w:w="2126" w:type="dxa"/>
          </w:tcPr>
          <w:p w14:paraId="157A9FC1" w14:textId="164542DD" w:rsidR="00414B90" w:rsidRPr="00902E83" w:rsidRDefault="00414B90" w:rsidP="00CA31F6">
            <w:r>
              <w:rPr>
                <w:rFonts w:ascii="Segoe UI Symbol" w:hAnsi="Segoe UI Symbol" w:cs="Segoe UI Symbol"/>
              </w:rPr>
              <w:t>✔</w:t>
            </w:r>
          </w:p>
        </w:tc>
        <w:tc>
          <w:tcPr>
            <w:tcW w:w="1129" w:type="dxa"/>
          </w:tcPr>
          <w:p w14:paraId="1C4F733A" w14:textId="0AFD3D2F" w:rsidR="00414B90" w:rsidRPr="00902E83" w:rsidRDefault="00414B90" w:rsidP="00CA31F6">
            <w:r>
              <w:rPr>
                <w:rFonts w:ascii="Segoe UI Symbol" w:hAnsi="Segoe UI Symbol" w:cs="Segoe UI Symbol"/>
              </w:rPr>
              <w:t>✔</w:t>
            </w:r>
          </w:p>
        </w:tc>
      </w:tr>
      <w:tr w:rsidR="00851876" w:rsidRPr="00902E83" w14:paraId="4E5C84AD" w14:textId="3660FFD0" w:rsidTr="00757E6B">
        <w:tc>
          <w:tcPr>
            <w:tcW w:w="2263" w:type="dxa"/>
          </w:tcPr>
          <w:p w14:paraId="4AFC0513" w14:textId="0137024F" w:rsidR="00414B90" w:rsidRPr="00902E83" w:rsidRDefault="00414B90" w:rsidP="00CA31F6">
            <w:r w:rsidRPr="00902E83">
              <w:t>Utiliza do contexto explicito?</w:t>
            </w:r>
          </w:p>
        </w:tc>
        <w:tc>
          <w:tcPr>
            <w:tcW w:w="1790" w:type="dxa"/>
          </w:tcPr>
          <w:p w14:paraId="70BCCBF7" w14:textId="3FA5AB2A" w:rsidR="00414B90" w:rsidRPr="00902E83" w:rsidRDefault="00414B90" w:rsidP="00CA31F6">
            <w:r>
              <w:rPr>
                <w:rFonts w:ascii="Segoe UI Symbol" w:hAnsi="Segoe UI Symbol" w:cs="Segoe UI Symbol"/>
              </w:rPr>
              <w:t>❌</w:t>
            </w:r>
          </w:p>
        </w:tc>
        <w:tc>
          <w:tcPr>
            <w:tcW w:w="1754" w:type="dxa"/>
          </w:tcPr>
          <w:p w14:paraId="15E9C0B0" w14:textId="6F53612B" w:rsidR="00414B90" w:rsidRPr="00902E83" w:rsidRDefault="00414B90" w:rsidP="00CA31F6">
            <w:r>
              <w:rPr>
                <w:rFonts w:ascii="Segoe UI Symbol" w:hAnsi="Segoe UI Symbol" w:cs="Segoe UI Symbol"/>
              </w:rPr>
              <w:t>❌</w:t>
            </w:r>
          </w:p>
        </w:tc>
        <w:tc>
          <w:tcPr>
            <w:tcW w:w="2126" w:type="dxa"/>
          </w:tcPr>
          <w:p w14:paraId="4391E073" w14:textId="571ED4A4" w:rsidR="00414B90" w:rsidRPr="00902E83" w:rsidRDefault="00414B90" w:rsidP="00CA31F6">
            <w:r>
              <w:rPr>
                <w:rFonts w:ascii="Segoe UI Symbol" w:hAnsi="Segoe UI Symbol" w:cs="Segoe UI Symbol"/>
              </w:rPr>
              <w:t>✔</w:t>
            </w:r>
          </w:p>
        </w:tc>
        <w:tc>
          <w:tcPr>
            <w:tcW w:w="1129" w:type="dxa"/>
          </w:tcPr>
          <w:p w14:paraId="42428EDA" w14:textId="4C90472A" w:rsidR="00414B90" w:rsidRPr="00902E83" w:rsidRDefault="00414B90" w:rsidP="00CA31F6">
            <w:r>
              <w:rPr>
                <w:rFonts w:ascii="Segoe UI Symbol" w:hAnsi="Segoe UI Symbol" w:cs="Segoe UI Symbol"/>
              </w:rPr>
              <w:t>✔</w:t>
            </w:r>
          </w:p>
        </w:tc>
      </w:tr>
      <w:tr w:rsidR="00851876" w:rsidRPr="00902E83" w14:paraId="682A38D2" w14:textId="77777777" w:rsidTr="00757E6B">
        <w:tc>
          <w:tcPr>
            <w:tcW w:w="2263" w:type="dxa"/>
          </w:tcPr>
          <w:p w14:paraId="20FD37C3" w14:textId="77B4BF07" w:rsidR="00414B90" w:rsidRPr="00902E83" w:rsidRDefault="00414B90" w:rsidP="00CA31F6">
            <w:r w:rsidRPr="00902E83">
              <w:t>Utiliza do contexto implícito?</w:t>
            </w:r>
          </w:p>
        </w:tc>
        <w:tc>
          <w:tcPr>
            <w:tcW w:w="1790" w:type="dxa"/>
          </w:tcPr>
          <w:p w14:paraId="185BAB56" w14:textId="4A909F3D" w:rsidR="00414B90" w:rsidRPr="00902E83" w:rsidRDefault="00414B90" w:rsidP="00CA31F6">
            <w:r>
              <w:rPr>
                <w:rFonts w:ascii="Segoe UI Symbol" w:hAnsi="Segoe UI Symbol" w:cs="Segoe UI Symbol"/>
              </w:rPr>
              <w:t>✔</w:t>
            </w:r>
          </w:p>
        </w:tc>
        <w:tc>
          <w:tcPr>
            <w:tcW w:w="1754" w:type="dxa"/>
          </w:tcPr>
          <w:p w14:paraId="0FC8BBDE" w14:textId="2F514D54" w:rsidR="00414B90" w:rsidRPr="00902E83" w:rsidRDefault="00414B90" w:rsidP="00CA31F6">
            <w:r>
              <w:rPr>
                <w:rFonts w:ascii="Segoe UI Symbol" w:hAnsi="Segoe UI Symbol" w:cs="Segoe UI Symbol"/>
              </w:rPr>
              <w:t>✔</w:t>
            </w:r>
          </w:p>
        </w:tc>
        <w:tc>
          <w:tcPr>
            <w:tcW w:w="2126" w:type="dxa"/>
          </w:tcPr>
          <w:p w14:paraId="22DBDAEA" w14:textId="351E7CCE" w:rsidR="00414B90" w:rsidRPr="00902E83" w:rsidRDefault="00414B90" w:rsidP="00CA31F6">
            <w:r>
              <w:rPr>
                <w:rFonts w:ascii="Segoe UI Symbol" w:hAnsi="Segoe UI Symbol" w:cs="Segoe UI Symbol"/>
              </w:rPr>
              <w:t>✔</w:t>
            </w:r>
          </w:p>
        </w:tc>
        <w:tc>
          <w:tcPr>
            <w:tcW w:w="1129" w:type="dxa"/>
          </w:tcPr>
          <w:p w14:paraId="6769FD60" w14:textId="1ABD7D5D" w:rsidR="00414B90" w:rsidRPr="00902E83" w:rsidRDefault="00414B90" w:rsidP="00CA31F6">
            <w:r>
              <w:rPr>
                <w:rFonts w:ascii="Segoe UI Symbol" w:hAnsi="Segoe UI Symbol" w:cs="Segoe UI Symbol"/>
              </w:rPr>
              <w:t>✔</w:t>
            </w:r>
          </w:p>
        </w:tc>
      </w:tr>
      <w:tr w:rsidR="006120B8" w:rsidRPr="00902E83" w14:paraId="3061A733" w14:textId="77777777" w:rsidTr="00757E6B">
        <w:tc>
          <w:tcPr>
            <w:tcW w:w="2263" w:type="dxa"/>
          </w:tcPr>
          <w:p w14:paraId="6EE30C1A" w14:textId="505CD02C" w:rsidR="006120B8" w:rsidRPr="00902E83" w:rsidRDefault="00B7237B" w:rsidP="00CA31F6">
            <w:r>
              <w:t xml:space="preserve">Realiza </w:t>
            </w:r>
            <w:r w:rsidR="006120B8">
              <w:t xml:space="preserve">recomendações </w:t>
            </w:r>
            <w:r>
              <w:t xml:space="preserve">do tipo </w:t>
            </w:r>
            <w:r w:rsidR="006120B8">
              <w:t>dinâmica</w:t>
            </w:r>
            <w:r>
              <w:t>s</w:t>
            </w:r>
            <w:r w:rsidR="006120B8">
              <w:t>?</w:t>
            </w:r>
          </w:p>
        </w:tc>
        <w:tc>
          <w:tcPr>
            <w:tcW w:w="1790" w:type="dxa"/>
          </w:tcPr>
          <w:p w14:paraId="175431C4" w14:textId="5066BF29" w:rsidR="006120B8" w:rsidRDefault="00AD5FA7" w:rsidP="00CA31F6">
            <w:r>
              <w:rPr>
                <w:rFonts w:ascii="Segoe UI Symbol" w:hAnsi="Segoe UI Symbol" w:cs="Segoe UI Symbol"/>
              </w:rPr>
              <w:t>❌</w:t>
            </w:r>
          </w:p>
        </w:tc>
        <w:tc>
          <w:tcPr>
            <w:tcW w:w="1754" w:type="dxa"/>
          </w:tcPr>
          <w:p w14:paraId="1405EA79" w14:textId="64DC17C5" w:rsidR="006120B8" w:rsidRDefault="00AD5FA7" w:rsidP="00CA31F6">
            <w:r>
              <w:rPr>
                <w:rFonts w:ascii="Segoe UI Symbol" w:hAnsi="Segoe UI Symbol" w:cs="Segoe UI Symbol"/>
              </w:rPr>
              <w:t>❌</w:t>
            </w:r>
          </w:p>
        </w:tc>
        <w:tc>
          <w:tcPr>
            <w:tcW w:w="2126" w:type="dxa"/>
          </w:tcPr>
          <w:p w14:paraId="4200D543" w14:textId="21BAD6E6" w:rsidR="006120B8" w:rsidRDefault="00AD5FA7" w:rsidP="00CA31F6">
            <w:r>
              <w:rPr>
                <w:rFonts w:ascii="Segoe UI Symbol" w:hAnsi="Segoe UI Symbol" w:cs="Segoe UI Symbol"/>
              </w:rPr>
              <w:t>❌</w:t>
            </w:r>
          </w:p>
        </w:tc>
        <w:tc>
          <w:tcPr>
            <w:tcW w:w="1129" w:type="dxa"/>
          </w:tcPr>
          <w:p w14:paraId="350232BF" w14:textId="126F27F2" w:rsidR="006120B8" w:rsidRDefault="00AD5FA7" w:rsidP="00CA31F6">
            <w:r>
              <w:rPr>
                <w:rFonts w:ascii="Segoe UI Symbol" w:hAnsi="Segoe UI Symbol" w:cs="Segoe UI Symbol"/>
              </w:rPr>
              <w:t>✔</w:t>
            </w:r>
          </w:p>
        </w:tc>
      </w:tr>
      <w:tr w:rsidR="00851876" w:rsidRPr="00902E83" w14:paraId="58ED98DF" w14:textId="77777777" w:rsidTr="00757E6B">
        <w:tc>
          <w:tcPr>
            <w:tcW w:w="2263" w:type="dxa"/>
          </w:tcPr>
          <w:p w14:paraId="7C6A48B8" w14:textId="462BC1AA" w:rsidR="00CC446C" w:rsidRPr="00FC3090" w:rsidRDefault="00CC446C" w:rsidP="00CA31F6">
            <w:r w:rsidRPr="00FC3090">
              <w:t>U</w:t>
            </w:r>
            <w:r w:rsidR="003354BF" w:rsidRPr="00FC3090">
              <w:t>tiliza d</w:t>
            </w:r>
            <w:r w:rsidR="00FC3090" w:rsidRPr="00FC3090">
              <w:t xml:space="preserve">a </w:t>
            </w:r>
            <w:r w:rsidR="00E74ECC" w:rsidRPr="00FC3090">
              <w:t>técnica</w:t>
            </w:r>
            <w:r w:rsidR="00FC3090" w:rsidRPr="00FC3090">
              <w:t xml:space="preserve"> de avali</w:t>
            </w:r>
            <w:r w:rsidR="00FC3090">
              <w:t>ação</w:t>
            </w:r>
            <w:r w:rsidRPr="00FC3090">
              <w:t xml:space="preserve"> </w:t>
            </w:r>
            <w:commentRangeStart w:id="449"/>
            <w:del w:id="450" w:author="Tatiane Schwanck Schardosim" w:date="2020-07-01T20:30:00Z">
              <w:r w:rsidR="003354BF" w:rsidRPr="007176B1" w:rsidDel="00DF0B4C">
                <w:rPr>
                  <w:i/>
                </w:rPr>
                <w:delText>o</w:delText>
              </w:r>
            </w:del>
            <w:ins w:id="451" w:author="Tatiane Schwanck Schardosim" w:date="2020-07-01T20:30:00Z">
              <w:r w:rsidR="00DF0B4C">
                <w:rPr>
                  <w:i/>
                </w:rPr>
                <w:t>O</w:t>
              </w:r>
            </w:ins>
            <w:r w:rsidR="003354BF" w:rsidRPr="007176B1">
              <w:rPr>
                <w:i/>
              </w:rPr>
              <w:t xml:space="preserve">perating </w:t>
            </w:r>
            <w:ins w:id="452" w:author="Tatiane Schwanck Schardosim" w:date="2020-07-01T20:30:00Z">
              <w:r w:rsidR="00DF0B4C">
                <w:rPr>
                  <w:i/>
                </w:rPr>
                <w:t>C</w:t>
              </w:r>
            </w:ins>
            <w:del w:id="453" w:author="Tatiane Schwanck Schardosim" w:date="2020-07-01T20:30:00Z">
              <w:r w:rsidR="003354BF" w:rsidRPr="007176B1" w:rsidDel="00DF0B4C">
                <w:rPr>
                  <w:i/>
                </w:rPr>
                <w:delText>c</w:delText>
              </w:r>
            </w:del>
            <w:r w:rsidR="003354BF" w:rsidRPr="007176B1">
              <w:rPr>
                <w:i/>
              </w:rPr>
              <w:t xml:space="preserve">haracteristic </w:t>
            </w:r>
            <w:del w:id="454" w:author="Tatiane Schwanck Schardosim" w:date="2020-07-01T20:30:00Z">
              <w:r w:rsidR="003354BF" w:rsidRPr="007176B1" w:rsidDel="00DF0B4C">
                <w:rPr>
                  <w:i/>
                </w:rPr>
                <w:delText>c</w:delText>
              </w:r>
            </w:del>
            <w:ins w:id="455" w:author="Tatiane Schwanck Schardosim" w:date="2020-07-01T20:30:00Z">
              <w:r w:rsidR="00DF0B4C">
                <w:rPr>
                  <w:i/>
                </w:rPr>
                <w:t>C</w:t>
              </w:r>
            </w:ins>
            <w:r w:rsidR="003354BF" w:rsidRPr="007176B1">
              <w:rPr>
                <w:i/>
              </w:rPr>
              <w:t>urve</w:t>
            </w:r>
            <w:r w:rsidR="003354BF" w:rsidRPr="00FC3090">
              <w:t xml:space="preserve"> (AUC)</w:t>
            </w:r>
            <w:r w:rsidR="00800053" w:rsidRPr="00FC3090">
              <w:t>?</w:t>
            </w:r>
            <w:commentRangeEnd w:id="449"/>
            <w:r w:rsidR="00DF0B4C">
              <w:rPr>
                <w:rStyle w:val="Refdecomentrio"/>
              </w:rPr>
              <w:commentReference w:id="449"/>
            </w:r>
          </w:p>
        </w:tc>
        <w:tc>
          <w:tcPr>
            <w:tcW w:w="1790" w:type="dxa"/>
          </w:tcPr>
          <w:p w14:paraId="1474AF83" w14:textId="7E4BE79C" w:rsidR="00CC446C" w:rsidRDefault="00800053" w:rsidP="00CA31F6">
            <w:r>
              <w:rPr>
                <w:rFonts w:ascii="Segoe UI Symbol" w:hAnsi="Segoe UI Symbol" w:cs="Segoe UI Symbol"/>
              </w:rPr>
              <w:t>❌</w:t>
            </w:r>
          </w:p>
        </w:tc>
        <w:tc>
          <w:tcPr>
            <w:tcW w:w="1754" w:type="dxa"/>
          </w:tcPr>
          <w:p w14:paraId="5B7DE105" w14:textId="212E63E4" w:rsidR="00CC446C" w:rsidRDefault="00800053" w:rsidP="00CA31F6">
            <w:r>
              <w:rPr>
                <w:rFonts w:ascii="Segoe UI Symbol" w:hAnsi="Segoe UI Symbol" w:cs="Segoe UI Symbol"/>
              </w:rPr>
              <w:t>✔</w:t>
            </w:r>
          </w:p>
        </w:tc>
        <w:tc>
          <w:tcPr>
            <w:tcW w:w="2126" w:type="dxa"/>
          </w:tcPr>
          <w:p w14:paraId="072E7202" w14:textId="43E1CDC1" w:rsidR="00CC446C" w:rsidRDefault="00800053" w:rsidP="00CA31F6">
            <w:r>
              <w:rPr>
                <w:rFonts w:ascii="Segoe UI Symbol" w:hAnsi="Segoe UI Symbol" w:cs="Segoe UI Symbol"/>
              </w:rPr>
              <w:t>✔</w:t>
            </w:r>
          </w:p>
        </w:tc>
        <w:tc>
          <w:tcPr>
            <w:tcW w:w="1129" w:type="dxa"/>
          </w:tcPr>
          <w:p w14:paraId="1BD86D80" w14:textId="3435D6C7" w:rsidR="00CC446C" w:rsidRDefault="00F44145" w:rsidP="00CA31F6">
            <w:r>
              <w:rPr>
                <w:rFonts w:ascii="Segoe UI Symbol" w:hAnsi="Segoe UI Symbol" w:cs="Segoe UI Symbol"/>
              </w:rPr>
              <w:t>❓</w:t>
            </w:r>
          </w:p>
        </w:tc>
      </w:tr>
      <w:tr w:rsidR="00493EA3" w:rsidRPr="00902E83" w14:paraId="2B04038C" w14:textId="77777777" w:rsidTr="00757E6B">
        <w:tc>
          <w:tcPr>
            <w:tcW w:w="2263" w:type="dxa"/>
          </w:tcPr>
          <w:p w14:paraId="0F37A38A" w14:textId="38430CB4" w:rsidR="00493EA3" w:rsidRPr="00FC3090" w:rsidRDefault="00493EA3" w:rsidP="00CA31F6">
            <w:r>
              <w:t xml:space="preserve">Utiliza do </w:t>
            </w:r>
            <w:r>
              <w:rPr>
                <w:i/>
              </w:rPr>
              <w:t>F-measure?</w:t>
            </w:r>
          </w:p>
        </w:tc>
        <w:tc>
          <w:tcPr>
            <w:tcW w:w="1790" w:type="dxa"/>
          </w:tcPr>
          <w:p w14:paraId="64899A54" w14:textId="7B25FEC9" w:rsidR="00493EA3" w:rsidRDefault="00FB3F81" w:rsidP="00CA31F6">
            <w:r>
              <w:rPr>
                <w:rFonts w:ascii="Segoe UI Symbol" w:hAnsi="Segoe UI Symbol" w:cs="Segoe UI Symbol"/>
              </w:rPr>
              <w:t>✔</w:t>
            </w:r>
          </w:p>
        </w:tc>
        <w:tc>
          <w:tcPr>
            <w:tcW w:w="1754" w:type="dxa"/>
          </w:tcPr>
          <w:p w14:paraId="0DF2875F" w14:textId="09FE5DF7" w:rsidR="00493EA3" w:rsidRDefault="00FB3F81" w:rsidP="00CA31F6">
            <w:r>
              <w:rPr>
                <w:rFonts w:ascii="Segoe UI Symbol" w:hAnsi="Segoe UI Symbol" w:cs="Segoe UI Symbol"/>
              </w:rPr>
              <w:t>❌</w:t>
            </w:r>
          </w:p>
        </w:tc>
        <w:tc>
          <w:tcPr>
            <w:tcW w:w="2126" w:type="dxa"/>
          </w:tcPr>
          <w:p w14:paraId="2C400ED8" w14:textId="2F0225FE" w:rsidR="00493EA3" w:rsidRDefault="00FB3F81" w:rsidP="00CA31F6">
            <w:r>
              <w:rPr>
                <w:rFonts w:ascii="Segoe UI Symbol" w:hAnsi="Segoe UI Symbol" w:cs="Segoe UI Symbol"/>
              </w:rPr>
              <w:t>❌</w:t>
            </w:r>
          </w:p>
        </w:tc>
        <w:tc>
          <w:tcPr>
            <w:tcW w:w="1129" w:type="dxa"/>
          </w:tcPr>
          <w:p w14:paraId="30864B50" w14:textId="53F59AB1" w:rsidR="00493EA3" w:rsidRDefault="00FB3F81" w:rsidP="00CA31F6">
            <w:r>
              <w:rPr>
                <w:rFonts w:ascii="Segoe UI Symbol" w:hAnsi="Segoe UI Symbol" w:cs="Segoe UI Symbol"/>
              </w:rPr>
              <w:t>❓</w:t>
            </w:r>
          </w:p>
        </w:tc>
      </w:tr>
      <w:tr w:rsidR="00493EA3" w:rsidRPr="00FB3F81" w14:paraId="1C7B319A" w14:textId="77777777" w:rsidTr="00757E6B">
        <w:tc>
          <w:tcPr>
            <w:tcW w:w="2263" w:type="dxa"/>
          </w:tcPr>
          <w:p w14:paraId="0E1D694F" w14:textId="7B6E6ADC" w:rsidR="00493EA3" w:rsidRPr="00FB3F81" w:rsidRDefault="00493EA3" w:rsidP="00CA31F6">
            <w:pPr>
              <w:rPr>
                <w:lang w:val="en-US"/>
              </w:rPr>
            </w:pPr>
            <w:r w:rsidRPr="00721EAC">
              <w:lastRenderedPageBreak/>
              <w:t>Utiliza</w:t>
            </w:r>
            <w:r w:rsidRPr="00FB3F81">
              <w:rPr>
                <w:lang w:val="en-US"/>
              </w:rPr>
              <w:t xml:space="preserve"> do </w:t>
            </w:r>
            <w:r w:rsidRPr="00DF0B4C">
              <w:rPr>
                <w:lang w:val="en-US"/>
              </w:rPr>
              <w:t>Root Mean Squared Error</w:t>
            </w:r>
            <w:r w:rsidRPr="00FB3F81">
              <w:rPr>
                <w:lang w:val="en-US"/>
              </w:rPr>
              <w:t>?</w:t>
            </w:r>
          </w:p>
        </w:tc>
        <w:tc>
          <w:tcPr>
            <w:tcW w:w="1790" w:type="dxa"/>
          </w:tcPr>
          <w:p w14:paraId="195DC488" w14:textId="77777777" w:rsidR="00493EA3" w:rsidRPr="00FB3F81" w:rsidRDefault="00493EA3" w:rsidP="00CA31F6">
            <w:pPr>
              <w:rPr>
                <w:lang w:val="en-US"/>
              </w:rPr>
            </w:pPr>
          </w:p>
        </w:tc>
        <w:tc>
          <w:tcPr>
            <w:tcW w:w="1754" w:type="dxa"/>
          </w:tcPr>
          <w:p w14:paraId="3D495E2A" w14:textId="773B5B30" w:rsidR="00493EA3" w:rsidRPr="00FB3F81" w:rsidRDefault="00FB3F81" w:rsidP="00CA31F6">
            <w:pPr>
              <w:rPr>
                <w:lang w:val="en-US"/>
              </w:rPr>
            </w:pPr>
            <w:r>
              <w:rPr>
                <w:rFonts w:ascii="Segoe UI Symbol" w:hAnsi="Segoe UI Symbol" w:cs="Segoe UI Symbol"/>
              </w:rPr>
              <w:t>❌</w:t>
            </w:r>
          </w:p>
        </w:tc>
        <w:tc>
          <w:tcPr>
            <w:tcW w:w="2126" w:type="dxa"/>
          </w:tcPr>
          <w:p w14:paraId="42AE330C" w14:textId="2C4D234A" w:rsidR="00493EA3" w:rsidRPr="00FB3F81" w:rsidRDefault="00FB3F81" w:rsidP="00CA31F6">
            <w:pPr>
              <w:rPr>
                <w:lang w:val="en-US"/>
              </w:rPr>
            </w:pPr>
            <w:r>
              <w:rPr>
                <w:rFonts w:ascii="Segoe UI Symbol" w:hAnsi="Segoe UI Symbol" w:cs="Segoe UI Symbol"/>
              </w:rPr>
              <w:t>❌</w:t>
            </w:r>
          </w:p>
        </w:tc>
        <w:tc>
          <w:tcPr>
            <w:tcW w:w="1129" w:type="dxa"/>
          </w:tcPr>
          <w:p w14:paraId="2FE91945" w14:textId="0C828E33" w:rsidR="00493EA3" w:rsidRPr="00FB3F81" w:rsidRDefault="00FB3F81" w:rsidP="00CA31F6">
            <w:pPr>
              <w:rPr>
                <w:lang w:val="en-US"/>
              </w:rPr>
            </w:pPr>
            <w:r>
              <w:rPr>
                <w:rFonts w:ascii="Segoe UI Symbol" w:hAnsi="Segoe UI Symbol" w:cs="Segoe UI Symbol"/>
              </w:rPr>
              <w:t>❓</w:t>
            </w:r>
          </w:p>
        </w:tc>
      </w:tr>
      <w:tr w:rsidR="00D26DE0" w:rsidRPr="00902E83" w14:paraId="7D2028C2" w14:textId="77777777" w:rsidTr="00757E6B">
        <w:tc>
          <w:tcPr>
            <w:tcW w:w="2263" w:type="dxa"/>
          </w:tcPr>
          <w:p w14:paraId="1A570045" w14:textId="417BE94C" w:rsidR="00D26DE0" w:rsidRPr="00FC3090" w:rsidRDefault="00FB3F81" w:rsidP="00CA31F6">
            <w:r>
              <w:t>Utiliza</w:t>
            </w:r>
            <w:r w:rsidR="00D26DE0" w:rsidRPr="00D26DE0">
              <w:t xml:space="preserve"> a métrica do</w:t>
            </w:r>
            <w:r w:rsidR="00D26DE0">
              <w:t xml:space="preserve"> </w:t>
            </w:r>
            <w:r w:rsidR="00D26DE0">
              <w:rPr>
                <w:i/>
              </w:rPr>
              <w:t>Mean Reciprocal Rank?</w:t>
            </w:r>
          </w:p>
        </w:tc>
        <w:tc>
          <w:tcPr>
            <w:tcW w:w="1790" w:type="dxa"/>
          </w:tcPr>
          <w:p w14:paraId="16B20F1E" w14:textId="6B6FE11B" w:rsidR="00D26DE0" w:rsidRDefault="00FB3F81" w:rsidP="00CA31F6">
            <w:r>
              <w:rPr>
                <w:rFonts w:ascii="Segoe UI Symbol" w:hAnsi="Segoe UI Symbol" w:cs="Segoe UI Symbol"/>
              </w:rPr>
              <w:t>❌</w:t>
            </w:r>
          </w:p>
        </w:tc>
        <w:tc>
          <w:tcPr>
            <w:tcW w:w="1754" w:type="dxa"/>
          </w:tcPr>
          <w:p w14:paraId="47FAA047" w14:textId="5DE1351B" w:rsidR="00D26DE0" w:rsidRDefault="00FB3F81" w:rsidP="00CA31F6">
            <w:r>
              <w:rPr>
                <w:rFonts w:ascii="Segoe UI Symbol" w:hAnsi="Segoe UI Symbol" w:cs="Segoe UI Symbol"/>
              </w:rPr>
              <w:t>✔</w:t>
            </w:r>
          </w:p>
        </w:tc>
        <w:tc>
          <w:tcPr>
            <w:tcW w:w="2126" w:type="dxa"/>
          </w:tcPr>
          <w:p w14:paraId="74E3AE57" w14:textId="6E57EDD0" w:rsidR="00D26DE0" w:rsidRDefault="00FB3F81" w:rsidP="00CA31F6">
            <w:r>
              <w:rPr>
                <w:rFonts w:ascii="Segoe UI Symbol" w:hAnsi="Segoe UI Symbol" w:cs="Segoe UI Symbol"/>
              </w:rPr>
              <w:t>❌</w:t>
            </w:r>
          </w:p>
        </w:tc>
        <w:tc>
          <w:tcPr>
            <w:tcW w:w="1129" w:type="dxa"/>
          </w:tcPr>
          <w:p w14:paraId="5DA424AF" w14:textId="43C5F9E6" w:rsidR="00D26DE0" w:rsidRDefault="00FB3F81" w:rsidP="00CA31F6">
            <w:r>
              <w:rPr>
                <w:rFonts w:ascii="Segoe UI Symbol" w:hAnsi="Segoe UI Symbol" w:cs="Segoe UI Symbol"/>
              </w:rPr>
              <w:t>❓</w:t>
            </w:r>
          </w:p>
        </w:tc>
      </w:tr>
      <w:tr w:rsidR="00D26DE0" w:rsidRPr="00902E83" w14:paraId="0E2D42A5" w14:textId="77777777" w:rsidTr="00757E6B">
        <w:tc>
          <w:tcPr>
            <w:tcW w:w="2263" w:type="dxa"/>
          </w:tcPr>
          <w:p w14:paraId="43B82B9C" w14:textId="767D6D59" w:rsidR="00D26DE0" w:rsidRPr="00FC3090" w:rsidRDefault="00FB3F81" w:rsidP="00CA31F6">
            <w:r>
              <w:t>Utiliza</w:t>
            </w:r>
            <w:r w:rsidR="00D26DE0">
              <w:t xml:space="preserve"> a métrica do coeficiente de correlação de </w:t>
            </w:r>
            <w:r w:rsidR="00D26DE0" w:rsidRPr="00DF0B4C">
              <w:rPr>
                <w:i/>
                <w:rPrChange w:id="456" w:author="Tatiane Schwanck Schardosim" w:date="2020-07-01T20:32:00Z">
                  <w:rPr/>
                </w:rPrChange>
              </w:rPr>
              <w:t>Kendall</w:t>
            </w:r>
            <w:r w:rsidR="00DF364E">
              <w:t>?</w:t>
            </w:r>
          </w:p>
        </w:tc>
        <w:tc>
          <w:tcPr>
            <w:tcW w:w="1790" w:type="dxa"/>
          </w:tcPr>
          <w:p w14:paraId="0B6DDFCF" w14:textId="4BC3CA01" w:rsidR="00D26DE0" w:rsidRDefault="00FB3F81" w:rsidP="00CA31F6">
            <w:r>
              <w:rPr>
                <w:rFonts w:ascii="Segoe UI Symbol" w:hAnsi="Segoe UI Symbol" w:cs="Segoe UI Symbol"/>
              </w:rPr>
              <w:t>❌</w:t>
            </w:r>
          </w:p>
        </w:tc>
        <w:tc>
          <w:tcPr>
            <w:tcW w:w="1754" w:type="dxa"/>
          </w:tcPr>
          <w:p w14:paraId="112FBD67" w14:textId="3F876663" w:rsidR="00D26DE0" w:rsidRDefault="00FB3F81" w:rsidP="00CA31F6">
            <w:r>
              <w:rPr>
                <w:rFonts w:ascii="Segoe UI Symbol" w:hAnsi="Segoe UI Symbol" w:cs="Segoe UI Symbol"/>
              </w:rPr>
              <w:t>✔</w:t>
            </w:r>
          </w:p>
        </w:tc>
        <w:tc>
          <w:tcPr>
            <w:tcW w:w="2126" w:type="dxa"/>
          </w:tcPr>
          <w:p w14:paraId="6F81CA8B" w14:textId="10CFA0B3" w:rsidR="00D26DE0" w:rsidRDefault="00FB3F81" w:rsidP="00CA31F6">
            <w:r>
              <w:rPr>
                <w:rFonts w:ascii="Segoe UI Symbol" w:hAnsi="Segoe UI Symbol" w:cs="Segoe UI Symbol"/>
              </w:rPr>
              <w:t>❌</w:t>
            </w:r>
          </w:p>
        </w:tc>
        <w:tc>
          <w:tcPr>
            <w:tcW w:w="1129" w:type="dxa"/>
          </w:tcPr>
          <w:p w14:paraId="61442430" w14:textId="359E5248" w:rsidR="00D26DE0" w:rsidRDefault="00FB3F81" w:rsidP="00CA31F6">
            <w:r>
              <w:rPr>
                <w:rFonts w:ascii="Segoe UI Symbol" w:hAnsi="Segoe UI Symbol" w:cs="Segoe UI Symbol"/>
              </w:rPr>
              <w:t>❓</w:t>
            </w:r>
          </w:p>
        </w:tc>
      </w:tr>
      <w:tr w:rsidR="00851876" w:rsidRPr="00902E83" w14:paraId="42084703" w14:textId="77777777" w:rsidTr="00757E6B">
        <w:tc>
          <w:tcPr>
            <w:tcW w:w="2263" w:type="dxa"/>
          </w:tcPr>
          <w:p w14:paraId="607494FB" w14:textId="6CCB356F" w:rsidR="00E74ECC" w:rsidRPr="00902E83" w:rsidRDefault="002A59B1" w:rsidP="00CA31F6">
            <w:r>
              <w:t xml:space="preserve">Utiliza do </w:t>
            </w:r>
            <w:r w:rsidR="00A97F81">
              <w:t>algoritmo</w:t>
            </w:r>
            <w:r>
              <w:t xml:space="preserve"> </w:t>
            </w:r>
            <w:ins w:id="457" w:author="Tatiane Schwanck Schardosim" w:date="2020-07-01T20:32:00Z">
              <w:r w:rsidR="00DF0B4C">
                <w:rPr>
                  <w:i/>
                </w:rPr>
                <w:t>S</w:t>
              </w:r>
            </w:ins>
            <w:del w:id="458" w:author="Tatiane Schwanck Schardosim" w:date="2020-07-01T20:32:00Z">
              <w:r w:rsidRPr="007176B1" w:rsidDel="00DF0B4C">
                <w:rPr>
                  <w:i/>
                </w:rPr>
                <w:delText>s</w:delText>
              </w:r>
            </w:del>
            <w:r w:rsidRPr="007176B1">
              <w:rPr>
                <w:i/>
              </w:rPr>
              <w:t xml:space="preserve">upport </w:t>
            </w:r>
            <w:del w:id="459" w:author="Tatiane Schwanck Schardosim" w:date="2020-07-01T20:32:00Z">
              <w:r w:rsidRPr="007176B1" w:rsidDel="00DF0B4C">
                <w:rPr>
                  <w:i/>
                </w:rPr>
                <w:delText>v</w:delText>
              </w:r>
            </w:del>
            <w:ins w:id="460" w:author="Tatiane Schwanck Schardosim" w:date="2020-07-01T20:32:00Z">
              <w:r w:rsidR="00DF0B4C">
                <w:rPr>
                  <w:i/>
                </w:rPr>
                <w:t>V</w:t>
              </w:r>
            </w:ins>
            <w:r w:rsidRPr="007176B1">
              <w:rPr>
                <w:i/>
              </w:rPr>
              <w:t xml:space="preserve">ector </w:t>
            </w:r>
            <w:del w:id="461" w:author="Tatiane Schwanck Schardosim" w:date="2020-07-01T20:32:00Z">
              <w:r w:rsidRPr="007176B1" w:rsidDel="00DF0B4C">
                <w:rPr>
                  <w:i/>
                </w:rPr>
                <w:delText>m</w:delText>
              </w:r>
            </w:del>
            <w:ins w:id="462" w:author="Tatiane Schwanck Schardosim" w:date="2020-07-01T20:32:00Z">
              <w:r w:rsidR="00DF0B4C">
                <w:rPr>
                  <w:i/>
                </w:rPr>
                <w:t>M</w:t>
              </w:r>
            </w:ins>
            <w:r w:rsidRPr="007176B1">
              <w:rPr>
                <w:i/>
              </w:rPr>
              <w:t>achine</w:t>
            </w:r>
            <w:r w:rsidRPr="002A59B1">
              <w:t xml:space="preserve"> (</w:t>
            </w:r>
            <w:r w:rsidRPr="00DF0B4C">
              <w:rPr>
                <w:i/>
                <w:rPrChange w:id="463" w:author="Tatiane Schwanck Schardosim" w:date="2020-07-01T20:32:00Z">
                  <w:rPr/>
                </w:rPrChange>
              </w:rPr>
              <w:t>SVM</w:t>
            </w:r>
            <w:r w:rsidRPr="002A59B1">
              <w:t>)</w:t>
            </w:r>
            <w:r w:rsidR="00E74ECC">
              <w:t xml:space="preserve"> para classificação?</w:t>
            </w:r>
          </w:p>
        </w:tc>
        <w:tc>
          <w:tcPr>
            <w:tcW w:w="1790" w:type="dxa"/>
          </w:tcPr>
          <w:p w14:paraId="738448BB" w14:textId="397B1C65" w:rsidR="0075522A" w:rsidRDefault="005B3A99" w:rsidP="00CA31F6">
            <w:r>
              <w:rPr>
                <w:rFonts w:ascii="Segoe UI Symbol" w:hAnsi="Segoe UI Symbol" w:cs="Segoe UI Symbol"/>
              </w:rPr>
              <w:t>❌</w:t>
            </w:r>
          </w:p>
        </w:tc>
        <w:tc>
          <w:tcPr>
            <w:tcW w:w="1754" w:type="dxa"/>
          </w:tcPr>
          <w:p w14:paraId="34E72F30" w14:textId="2F112282" w:rsidR="0075522A" w:rsidRDefault="005B3A99" w:rsidP="00CA31F6">
            <w:r>
              <w:rPr>
                <w:rFonts w:ascii="Segoe UI Symbol" w:hAnsi="Segoe UI Symbol" w:cs="Segoe UI Symbol"/>
              </w:rPr>
              <w:t>✔</w:t>
            </w:r>
          </w:p>
        </w:tc>
        <w:tc>
          <w:tcPr>
            <w:tcW w:w="2126" w:type="dxa"/>
          </w:tcPr>
          <w:p w14:paraId="240A04A7" w14:textId="2E653236" w:rsidR="0075522A" w:rsidRDefault="005B3A99" w:rsidP="00CA31F6">
            <w:r>
              <w:rPr>
                <w:rFonts w:ascii="Segoe UI Symbol" w:hAnsi="Segoe UI Symbol" w:cs="Segoe UI Symbol"/>
              </w:rPr>
              <w:t>✔</w:t>
            </w:r>
          </w:p>
        </w:tc>
        <w:tc>
          <w:tcPr>
            <w:tcW w:w="1129" w:type="dxa"/>
          </w:tcPr>
          <w:p w14:paraId="2F6147B2" w14:textId="1F729AFE" w:rsidR="0075522A" w:rsidRDefault="00F44145" w:rsidP="00CA31F6">
            <w:r>
              <w:rPr>
                <w:rFonts w:ascii="Segoe UI Symbol" w:hAnsi="Segoe UI Symbol" w:cs="Segoe UI Symbol"/>
              </w:rPr>
              <w:t>❓</w:t>
            </w:r>
          </w:p>
        </w:tc>
      </w:tr>
      <w:tr w:rsidR="00851876" w:rsidRPr="00902E83" w14:paraId="62942329" w14:textId="77777777" w:rsidTr="00757E6B">
        <w:tc>
          <w:tcPr>
            <w:tcW w:w="2263" w:type="dxa"/>
          </w:tcPr>
          <w:p w14:paraId="2EC4E1EE" w14:textId="34094853" w:rsidR="00E74ECC" w:rsidRDefault="00C53AC5" w:rsidP="00CA31F6">
            <w:r>
              <w:t xml:space="preserve">Utiliza do algoritmo </w:t>
            </w:r>
            <w:del w:id="464" w:author="Tatiane Schwanck Schardosim" w:date="2020-07-01T20:32:00Z">
              <w:r w:rsidRPr="00BE3559" w:rsidDel="00DF0B4C">
                <w:rPr>
                  <w:i/>
                </w:rPr>
                <w:delText>r</w:delText>
              </w:r>
            </w:del>
            <w:ins w:id="465" w:author="Tatiane Schwanck Schardosim" w:date="2020-07-01T20:32:00Z">
              <w:r w:rsidR="00DF0B4C">
                <w:rPr>
                  <w:i/>
                </w:rPr>
                <w:t>R</w:t>
              </w:r>
            </w:ins>
            <w:r w:rsidRPr="00BE3559">
              <w:rPr>
                <w:i/>
              </w:rPr>
              <w:t xml:space="preserve">adial </w:t>
            </w:r>
            <w:ins w:id="466" w:author="Tatiane Schwanck Schardosim" w:date="2020-07-01T20:32:00Z">
              <w:r w:rsidR="00DF0B4C">
                <w:rPr>
                  <w:i/>
                </w:rPr>
                <w:t>B</w:t>
              </w:r>
            </w:ins>
            <w:del w:id="467" w:author="Tatiane Schwanck Schardosim" w:date="2020-07-01T20:32:00Z">
              <w:r w:rsidRPr="00BE3559" w:rsidDel="00DF0B4C">
                <w:rPr>
                  <w:i/>
                </w:rPr>
                <w:delText>b</w:delText>
              </w:r>
            </w:del>
            <w:r w:rsidRPr="00BE3559">
              <w:rPr>
                <w:i/>
              </w:rPr>
              <w:t xml:space="preserve">asis </w:t>
            </w:r>
            <w:del w:id="468" w:author="Tatiane Schwanck Schardosim" w:date="2020-07-01T20:32:00Z">
              <w:r w:rsidRPr="00BE3559" w:rsidDel="00DF0B4C">
                <w:rPr>
                  <w:i/>
                </w:rPr>
                <w:delText>f</w:delText>
              </w:r>
            </w:del>
            <w:ins w:id="469" w:author="Tatiane Schwanck Schardosim" w:date="2020-07-01T20:32:00Z">
              <w:r w:rsidR="00DF0B4C">
                <w:rPr>
                  <w:i/>
                </w:rPr>
                <w:t>F</w:t>
              </w:r>
            </w:ins>
            <w:r w:rsidRPr="00BE3559">
              <w:rPr>
                <w:i/>
              </w:rPr>
              <w:t>unction</w:t>
            </w:r>
            <w:r>
              <w:t xml:space="preserve"> (</w:t>
            </w:r>
            <w:r w:rsidRPr="00DF0B4C">
              <w:rPr>
                <w:i/>
                <w:rPrChange w:id="470" w:author="Tatiane Schwanck Schardosim" w:date="2020-07-01T20:32:00Z">
                  <w:rPr/>
                </w:rPrChange>
              </w:rPr>
              <w:t>RBF</w:t>
            </w:r>
            <w:r>
              <w:t>)</w:t>
            </w:r>
            <w:r w:rsidR="000E3A5F">
              <w:t xml:space="preserve"> </w:t>
            </w:r>
            <w:r w:rsidR="00E74ECC">
              <w:t>para classificação?</w:t>
            </w:r>
          </w:p>
        </w:tc>
        <w:tc>
          <w:tcPr>
            <w:tcW w:w="1790" w:type="dxa"/>
          </w:tcPr>
          <w:p w14:paraId="521C36A9" w14:textId="68463338" w:rsidR="00C53AC5" w:rsidRDefault="00C53AC5" w:rsidP="00CA31F6">
            <w:r>
              <w:rPr>
                <w:rFonts w:ascii="Segoe UI Symbol" w:hAnsi="Segoe UI Symbol" w:cs="Segoe UI Symbol"/>
              </w:rPr>
              <w:t>❌</w:t>
            </w:r>
          </w:p>
        </w:tc>
        <w:tc>
          <w:tcPr>
            <w:tcW w:w="1754" w:type="dxa"/>
          </w:tcPr>
          <w:p w14:paraId="1F69CB03" w14:textId="2F899535" w:rsidR="00C53AC5" w:rsidRDefault="00C53AC5" w:rsidP="00CA31F6">
            <w:r>
              <w:rPr>
                <w:rFonts w:ascii="Segoe UI Symbol" w:hAnsi="Segoe UI Symbol" w:cs="Segoe UI Symbol"/>
              </w:rPr>
              <w:t>❌</w:t>
            </w:r>
          </w:p>
        </w:tc>
        <w:tc>
          <w:tcPr>
            <w:tcW w:w="2126" w:type="dxa"/>
          </w:tcPr>
          <w:p w14:paraId="389DEEDC" w14:textId="096DFF94" w:rsidR="00C53AC5" w:rsidRDefault="00C53AC5" w:rsidP="00CA31F6">
            <w:r>
              <w:rPr>
                <w:rFonts w:ascii="Segoe UI Symbol" w:hAnsi="Segoe UI Symbol" w:cs="Segoe UI Symbol"/>
              </w:rPr>
              <w:t>✔</w:t>
            </w:r>
          </w:p>
        </w:tc>
        <w:tc>
          <w:tcPr>
            <w:tcW w:w="1129" w:type="dxa"/>
          </w:tcPr>
          <w:p w14:paraId="1DE12D50" w14:textId="29EA438F" w:rsidR="00C53AC5" w:rsidRDefault="00F44145" w:rsidP="00CA31F6">
            <w:r>
              <w:rPr>
                <w:rFonts w:ascii="Segoe UI Symbol" w:hAnsi="Segoe UI Symbol" w:cs="Segoe UI Symbol"/>
              </w:rPr>
              <w:t>❓</w:t>
            </w:r>
          </w:p>
        </w:tc>
      </w:tr>
      <w:tr w:rsidR="00433FDA" w:rsidRPr="00902E83" w14:paraId="531F6F5E" w14:textId="77777777" w:rsidTr="00757E6B">
        <w:tc>
          <w:tcPr>
            <w:tcW w:w="2263" w:type="dxa"/>
          </w:tcPr>
          <w:p w14:paraId="2E4A82AA" w14:textId="7877B97C" w:rsidR="00433FDA" w:rsidRDefault="00433FDA" w:rsidP="00CA31F6">
            <w:r w:rsidRPr="00433FDA">
              <w:t xml:space="preserve">Utiliza o algoritmo </w:t>
            </w:r>
            <w:r w:rsidRPr="00433FDA">
              <w:rPr>
                <w:i/>
              </w:rPr>
              <w:t>Random Forest</w:t>
            </w:r>
            <w:r w:rsidR="005229A2" w:rsidRPr="005229A2">
              <w:t xml:space="preserve"> para </w:t>
            </w:r>
            <w:r w:rsidR="003B79F8">
              <w:t>classificação</w:t>
            </w:r>
            <w:r w:rsidR="005E0D3E">
              <w:rPr>
                <w:i/>
              </w:rPr>
              <w:t>?</w:t>
            </w:r>
          </w:p>
        </w:tc>
        <w:tc>
          <w:tcPr>
            <w:tcW w:w="1790" w:type="dxa"/>
          </w:tcPr>
          <w:p w14:paraId="7B837F95" w14:textId="0F8A9942" w:rsidR="00433FDA" w:rsidRDefault="005E0D3E" w:rsidP="00CA31F6">
            <w:r>
              <w:rPr>
                <w:rFonts w:ascii="Segoe UI Symbol" w:hAnsi="Segoe UI Symbol" w:cs="Segoe UI Symbol"/>
              </w:rPr>
              <w:t>✔</w:t>
            </w:r>
          </w:p>
        </w:tc>
        <w:tc>
          <w:tcPr>
            <w:tcW w:w="1754" w:type="dxa"/>
          </w:tcPr>
          <w:p w14:paraId="7EC2706F" w14:textId="20587CFD" w:rsidR="00433FDA" w:rsidRDefault="000F35FF" w:rsidP="00CA31F6">
            <w:r>
              <w:rPr>
                <w:rFonts w:ascii="Segoe UI Symbol" w:hAnsi="Segoe UI Symbol" w:cs="Segoe UI Symbol"/>
              </w:rPr>
              <w:t>❌</w:t>
            </w:r>
          </w:p>
        </w:tc>
        <w:tc>
          <w:tcPr>
            <w:tcW w:w="2126" w:type="dxa"/>
          </w:tcPr>
          <w:p w14:paraId="04605587" w14:textId="0501A47C" w:rsidR="00433FDA" w:rsidRDefault="005E0D3E" w:rsidP="00CA31F6">
            <w:r>
              <w:rPr>
                <w:rFonts w:ascii="Segoe UI Symbol" w:hAnsi="Segoe UI Symbol" w:cs="Segoe UI Symbol"/>
              </w:rPr>
              <w:t>❌</w:t>
            </w:r>
          </w:p>
        </w:tc>
        <w:tc>
          <w:tcPr>
            <w:tcW w:w="1129" w:type="dxa"/>
          </w:tcPr>
          <w:p w14:paraId="7EBDD19D" w14:textId="78E2AFB9" w:rsidR="00433FDA" w:rsidRDefault="005E0D3E" w:rsidP="00CA31F6">
            <w:r>
              <w:rPr>
                <w:rFonts w:ascii="Segoe UI Symbol" w:hAnsi="Segoe UI Symbol" w:cs="Segoe UI Symbol"/>
              </w:rPr>
              <w:t>❓</w:t>
            </w:r>
          </w:p>
        </w:tc>
      </w:tr>
      <w:tr w:rsidR="00757E6B" w:rsidRPr="00433FDA" w14:paraId="478F27A7" w14:textId="77777777" w:rsidTr="00757E6B">
        <w:tc>
          <w:tcPr>
            <w:tcW w:w="2263" w:type="dxa"/>
          </w:tcPr>
          <w:p w14:paraId="22705079" w14:textId="2C4D64A4" w:rsidR="00433FDA" w:rsidRPr="00433FDA" w:rsidRDefault="00433FDA" w:rsidP="00CA31F6">
            <w:r w:rsidRPr="00433FDA">
              <w:t xml:space="preserve">Utiliza o algoritmo </w:t>
            </w:r>
            <w:r w:rsidRPr="00433FDA">
              <w:rPr>
                <w:i/>
              </w:rPr>
              <w:t>Gradient Boosting</w:t>
            </w:r>
            <w:r w:rsidR="00485922" w:rsidRPr="005229A2">
              <w:t xml:space="preserve"> para </w:t>
            </w:r>
            <w:r w:rsidR="003B79F8">
              <w:t>classificação</w:t>
            </w:r>
            <w:r w:rsidR="005E0D3E">
              <w:rPr>
                <w:i/>
              </w:rPr>
              <w:t>?</w:t>
            </w:r>
          </w:p>
        </w:tc>
        <w:tc>
          <w:tcPr>
            <w:tcW w:w="1790" w:type="dxa"/>
          </w:tcPr>
          <w:p w14:paraId="49CBF58B" w14:textId="630EB4FA" w:rsidR="00433FDA" w:rsidRPr="00433FDA" w:rsidRDefault="005E0D3E" w:rsidP="00CA31F6">
            <w:r>
              <w:rPr>
                <w:rFonts w:ascii="Segoe UI Symbol" w:hAnsi="Segoe UI Symbol" w:cs="Segoe UI Symbol"/>
              </w:rPr>
              <w:t>✔</w:t>
            </w:r>
          </w:p>
        </w:tc>
        <w:tc>
          <w:tcPr>
            <w:tcW w:w="1754" w:type="dxa"/>
          </w:tcPr>
          <w:p w14:paraId="3097A931" w14:textId="2EA435E5" w:rsidR="00433FDA" w:rsidRPr="00433FDA" w:rsidRDefault="005E0D3E" w:rsidP="00CA31F6">
            <w:r>
              <w:rPr>
                <w:rFonts w:ascii="Segoe UI Symbol" w:hAnsi="Segoe UI Symbol" w:cs="Segoe UI Symbol"/>
              </w:rPr>
              <w:t>❌</w:t>
            </w:r>
          </w:p>
        </w:tc>
        <w:tc>
          <w:tcPr>
            <w:tcW w:w="2126" w:type="dxa"/>
          </w:tcPr>
          <w:p w14:paraId="45429285" w14:textId="0B1088D6" w:rsidR="00433FDA" w:rsidRPr="00433FDA" w:rsidRDefault="005E0D3E" w:rsidP="00CA31F6">
            <w:r>
              <w:rPr>
                <w:rFonts w:ascii="Segoe UI Symbol" w:hAnsi="Segoe UI Symbol" w:cs="Segoe UI Symbol"/>
              </w:rPr>
              <w:t>❌</w:t>
            </w:r>
          </w:p>
        </w:tc>
        <w:tc>
          <w:tcPr>
            <w:tcW w:w="1129" w:type="dxa"/>
          </w:tcPr>
          <w:p w14:paraId="25FBCA5D" w14:textId="71A523E4" w:rsidR="00433FDA" w:rsidRPr="00433FDA" w:rsidRDefault="005E0D3E"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9D0C434" w:rsidR="00105560" w:rsidRDefault="00FB0449" w:rsidP="00CA31F6">
      <w:r w:rsidRPr="00433FDA">
        <w:tab/>
      </w:r>
      <w:moveFromRangeStart w:id="471" w:author="Tatiane Schwanck Schardosim" w:date="2020-07-01T20:13:00Z" w:name="move44526839"/>
      <w:moveFrom w:id="472" w:author="Tatiane Schwanck Schardosim" w:date="2020-07-01T20:13:00Z">
        <w:r w:rsidR="00A17E17" w:rsidDel="000E3E85">
          <w:t xml:space="preserve">No </w:t>
        </w:r>
        <w:r w:rsidR="00A17E17" w:rsidDel="000E3E85">
          <w:fldChar w:fldCharType="begin"/>
        </w:r>
        <w:r w:rsidR="00A17E17" w:rsidDel="000E3E85">
          <w:instrText xml:space="preserve"> REF _Ref42381546 \h </w:instrText>
        </w:r>
      </w:moveFrom>
      <w:del w:id="473" w:author="Tatiane Schwanck Schardosim" w:date="2020-07-01T20:13:00Z"/>
      <w:moveFrom w:id="474" w:author="Tatiane Schwanck Schardosim" w:date="2020-07-01T20:13:00Z">
        <w:r w:rsidR="00A17E17" w:rsidDel="000E3E85">
          <w:fldChar w:fldCharType="separate"/>
        </w:r>
        <w:r w:rsidR="00A17E17" w:rsidDel="000E3E85">
          <w:t xml:space="preserve">Quadro </w:t>
        </w:r>
        <w:r w:rsidR="00A17E17" w:rsidDel="000E3E85">
          <w:rPr>
            <w:noProof/>
          </w:rPr>
          <w:t>1</w:t>
        </w:r>
        <w:r w:rsidR="00A17E17" w:rsidDel="000E3E85">
          <w:fldChar w:fldCharType="end"/>
        </w:r>
        <w:r w:rsidR="00A17E17" w:rsidDel="000E3E85">
          <w:t>, fo</w:t>
        </w:r>
        <w:r w:rsidR="00CD56E0" w:rsidDel="000E3E85">
          <w:t>ram</w:t>
        </w:r>
        <w:r w:rsidR="00A17E17" w:rsidDel="000E3E85">
          <w:t xml:space="preserve"> apresentad</w:t>
        </w:r>
        <w:r w:rsidR="00CD56E0" w:rsidDel="000E3E85">
          <w:t>as</w:t>
        </w:r>
        <w:r w:rsidR="00A17E17" w:rsidDel="000E3E85">
          <w:t xml:space="preserve"> a</w:t>
        </w:r>
        <w:r w:rsidR="00CD56E0" w:rsidDel="000E3E85">
          <w:t>s</w:t>
        </w:r>
        <w:r w:rsidR="00A17E17" w:rsidDel="000E3E85">
          <w:t xml:space="preserve"> relaç</w:t>
        </w:r>
        <w:r w:rsidR="00CD56E0" w:rsidDel="000E3E85">
          <w:t>ões</w:t>
        </w:r>
        <w:r w:rsidR="00A17E17" w:rsidDel="000E3E85">
          <w:t xml:space="preserve"> d</w:t>
        </w:r>
        <w:r w:rsidR="009653DE" w:rsidDel="000E3E85">
          <w:t>as funcionalidades</w:t>
        </w:r>
        <w:r w:rsidR="00B40FAB" w:rsidDel="000E3E85">
          <w:t xml:space="preserve"> dos</w:t>
        </w:r>
        <w:r w:rsidR="00A17E17" w:rsidDel="000E3E85">
          <w:t xml:space="preserve"> 3 </w:t>
        </w:r>
        <w:r w:rsidR="00D06F43" w:rsidDel="000E3E85">
          <w:t>artigos</w:t>
        </w:r>
        <w:r w:rsidR="00A17E17" w:rsidDel="000E3E85">
          <w:t xml:space="preserve"> revisados </w:t>
        </w:r>
        <w:r w:rsidR="009653DE" w:rsidDel="000E3E85">
          <w:t xml:space="preserve">e </w:t>
        </w:r>
        <w:r w:rsidR="00B40FAB" w:rsidDel="000E3E85">
          <w:t>d</w:t>
        </w:r>
        <w:r w:rsidR="00A17E17" w:rsidDel="000E3E85">
          <w:t>esse trabalho</w:t>
        </w:r>
        <w:r w:rsidR="00997F97" w:rsidDel="000E3E85">
          <w:t xml:space="preserve">, relações quais podem ser utilizadas </w:t>
        </w:r>
        <w:r w:rsidR="00FD094D" w:rsidDel="000E3E85">
          <w:t>no desenvolvimento</w:t>
        </w:r>
        <w:r w:rsidR="00997F97" w:rsidDel="000E3E85">
          <w:t xml:space="preserve"> do sistema de recomendação.</w:t>
        </w:r>
        <w:r w:rsidR="00CD56E0" w:rsidDel="000E3E85">
          <w:t xml:space="preserve"> </w:t>
        </w:r>
        <w:r w:rsidR="00A31F48" w:rsidDel="000E3E85">
          <w:t xml:space="preserve">Na última </w:t>
        </w:r>
        <w:r w:rsidR="00BA678E" w:rsidDel="000E3E85">
          <w:t xml:space="preserve">coluna do </w:t>
        </w:r>
        <w:r w:rsidR="00BA678E" w:rsidDel="000E3E85">
          <w:fldChar w:fldCharType="begin"/>
        </w:r>
        <w:r w:rsidR="00BA678E" w:rsidDel="000E3E85">
          <w:instrText xml:space="preserve"> REF _Ref42381546 \h </w:instrText>
        </w:r>
      </w:moveFrom>
      <w:del w:id="475" w:author="Tatiane Schwanck Schardosim" w:date="2020-07-01T20:13:00Z"/>
      <w:moveFrom w:id="476" w:author="Tatiane Schwanck Schardosim" w:date="2020-07-01T20:13:00Z">
        <w:r w:rsidR="00BA678E" w:rsidDel="000E3E85">
          <w:fldChar w:fldCharType="separate"/>
        </w:r>
        <w:r w:rsidR="00BA678E" w:rsidDel="000E3E85">
          <w:t xml:space="preserve">Quadro </w:t>
        </w:r>
        <w:r w:rsidR="00BA678E" w:rsidDel="000E3E85">
          <w:rPr>
            <w:noProof/>
          </w:rPr>
          <w:t>1</w:t>
        </w:r>
        <w:r w:rsidR="00BA678E" w:rsidDel="000E3E85">
          <w:fldChar w:fldCharType="end"/>
        </w:r>
        <w:r w:rsidR="00A31F48" w:rsidDel="000E3E85">
          <w:t xml:space="preserve"> foram colocados pontos de interrogação, devido ao trabalho estar em desenvolvimento e não</w:t>
        </w:r>
        <w:r w:rsidR="0064503C" w:rsidDel="000E3E85">
          <w:t xml:space="preserve"> se ter conhecimento </w:t>
        </w:r>
        <w:r w:rsidR="002367C8" w:rsidDel="000E3E85">
          <w:t xml:space="preserve">das </w:t>
        </w:r>
        <w:r w:rsidR="004E5936" w:rsidDel="000E3E85">
          <w:t>técnicas</w:t>
        </w:r>
        <w:r w:rsidR="002367C8" w:rsidDel="000E3E85">
          <w:t xml:space="preserve"> que serão utilizadas</w:t>
        </w:r>
        <w:r w:rsidR="00C11B36" w:rsidDel="000E3E85">
          <w:t>.</w:t>
        </w:r>
      </w:moveFrom>
      <w:moveFromRangeEnd w:id="471"/>
    </w:p>
    <w:p w14:paraId="2563C68A" w14:textId="4EF0EA2C" w:rsidR="008B1BE6" w:rsidRDefault="00A92768" w:rsidP="00CA31F6">
      <w:pPr>
        <w:pStyle w:val="Ttulo2"/>
      </w:pPr>
      <w:bookmarkStart w:id="477" w:name="_Toc44531570"/>
      <w:r>
        <w:t>Conclusões dos trabalhos revisados</w:t>
      </w:r>
      <w:bookmarkEnd w:id="477"/>
    </w:p>
    <w:p w14:paraId="51F57A9F" w14:textId="7214C721" w:rsidR="00A92768" w:rsidRPr="007020CB" w:rsidRDefault="00A92768" w:rsidP="00CA31F6">
      <w:r>
        <w:tab/>
        <w:t xml:space="preserve">Após a revisão </w:t>
      </w:r>
      <w:ins w:id="478" w:author="Tatiane Schwanck Schardosim" w:date="2020-07-01T20:34:00Z">
        <w:r w:rsidR="00DF0B4C">
          <w:t xml:space="preserve"> dos </w:t>
        </w:r>
      </w:ins>
      <w:del w:id="479" w:author="Tatiane Schwanck Schardosim" w:date="2020-07-01T20:34:00Z">
        <w:r w:rsidDel="00DF0B4C">
          <w:delText>dos 4</w:delText>
        </w:r>
      </w:del>
      <w:ins w:id="480" w:author="Tatiane Schwanck Schardosim" w:date="2020-07-01T20:34:00Z">
        <w:r w:rsidR="00AA7768">
          <w:t>3</w:t>
        </w:r>
      </w:ins>
      <w:r>
        <w:t xml:space="preserve"> trabalhos</w:t>
      </w:r>
      <w:ins w:id="481" w:author="Tatiane Schwanck Schardosim" w:date="2020-07-01T20:34:00Z">
        <w:r w:rsidR="00DF0B4C">
          <w:t xml:space="preserve"> estudados</w:t>
        </w:r>
      </w:ins>
      <w:ins w:id="482" w:author="Tatiane Schwanck Schardosim" w:date="2020-07-01T20:38:00Z">
        <w:r w:rsidR="00AA7768">
          <w:t xml:space="preserve"> em relação a proposta deste trabalho</w:t>
        </w:r>
      </w:ins>
      <w:r>
        <w:t>, foi identificado que nenhum deles apresentou o algoritmo utilizado na recomendação. Foram apresentados algoritmos de classificação (</w:t>
      </w:r>
      <w:r w:rsidRPr="00AA7768">
        <w:rPr>
          <w:i/>
          <w:rPrChange w:id="483" w:author="Tatiane Schwanck Schardosim" w:date="2020-07-01T20:35:00Z">
            <w:rPr/>
          </w:rPrChange>
        </w:rPr>
        <w:t>SVM</w:t>
      </w:r>
      <w:r>
        <w:t xml:space="preserve">, </w:t>
      </w:r>
      <w:r w:rsidRPr="00AA7768">
        <w:rPr>
          <w:i/>
          <w:rPrChange w:id="484" w:author="Tatiane Schwanck Schardosim" w:date="2020-07-01T20:35:00Z">
            <w:rPr/>
          </w:rPrChange>
        </w:rPr>
        <w:t>RBF</w:t>
      </w:r>
      <w:r>
        <w:t xml:space="preserve">, </w:t>
      </w:r>
      <w:r w:rsidRPr="00433FDA">
        <w:rPr>
          <w:i/>
        </w:rPr>
        <w:t>Random Forest</w:t>
      </w:r>
      <w:r>
        <w:rPr>
          <w:i/>
        </w:rPr>
        <w:t>,</w:t>
      </w:r>
      <w:del w:id="485" w:author="Tatiane Schwanck Schardosim" w:date="2020-07-01T20:36:00Z">
        <w:r w:rsidDel="00AA7768">
          <w:rPr>
            <w:i/>
          </w:rPr>
          <w:delText xml:space="preserve"> ...</w:delText>
        </w:r>
      </w:del>
      <w:ins w:id="486" w:author="Tatiane Schwanck Schardosim" w:date="2020-07-01T20:36:00Z">
        <w:r w:rsidR="00AA7768">
          <w:rPr>
            <w:i/>
          </w:rPr>
          <w:t xml:space="preserve"> etc.</w:t>
        </w:r>
      </w:ins>
      <w:r>
        <w:t>)</w:t>
      </w:r>
      <w:r w:rsidR="00DF364E">
        <w:t>, de avaliação de resultados (</w:t>
      </w:r>
      <w:r w:rsidR="00DF364E" w:rsidRPr="00AA7768">
        <w:rPr>
          <w:i/>
          <w:rPrChange w:id="487" w:author="Tatiane Schwanck Schardosim" w:date="2020-07-01T20:36:00Z">
            <w:rPr/>
          </w:rPrChange>
        </w:rPr>
        <w:t>AUC</w:t>
      </w:r>
      <w:r w:rsidR="00DF364E">
        <w:t xml:space="preserve">, </w:t>
      </w:r>
      <w:r w:rsidR="00DF364E" w:rsidRPr="00DF364E">
        <w:rPr>
          <w:i/>
        </w:rPr>
        <w:t>Root Mean Squared Error</w:t>
      </w:r>
      <w:r w:rsidR="00DF364E">
        <w:rPr>
          <w:i/>
        </w:rPr>
        <w:t>, Mean Reciprocal Rank</w:t>
      </w:r>
      <w:r w:rsidR="00DF364E" w:rsidRPr="007020CB">
        <w:t xml:space="preserve">, </w:t>
      </w:r>
      <w:del w:id="488" w:author="Tatiane Schwanck Schardosim" w:date="2020-07-01T20:36:00Z">
        <w:r w:rsidR="00DF364E" w:rsidRPr="007020CB" w:rsidDel="00AA7768">
          <w:delText>...)</w:delText>
        </w:r>
        <w:r w:rsidR="001E10C6" w:rsidDel="00AA7768">
          <w:delText xml:space="preserve">, </w:delText>
        </w:r>
      </w:del>
      <w:ins w:id="489" w:author="Tatiane Schwanck Schardosim" w:date="2020-07-01T20:36:00Z">
        <w:r w:rsidR="00AA7768">
          <w:t>etc.</w:t>
        </w:r>
        <w:r w:rsidR="00AA7768" w:rsidRPr="007020CB">
          <w:t>)</w:t>
        </w:r>
        <w:r w:rsidR="00AA7768">
          <w:t xml:space="preserve">, </w:t>
        </w:r>
      </w:ins>
      <w:r w:rsidR="001E10C6">
        <w:t xml:space="preserve">porem em nenhum momento foi apresentado algoritmos de recomendação como </w:t>
      </w:r>
      <w:r w:rsidR="00E250F5">
        <w:t xml:space="preserve">algoritmos de </w:t>
      </w:r>
      <w:del w:id="490" w:author="Tatiane Schwanck Schardosim" w:date="2020-07-01T20:36:00Z">
        <w:r w:rsidR="00E250F5" w:rsidRPr="000C2C66" w:rsidDel="00AA7768">
          <w:rPr>
            <w:i/>
            <w:lang w:val="en-US"/>
          </w:rPr>
          <w:delText>m</w:delText>
        </w:r>
      </w:del>
      <w:ins w:id="491" w:author="Tatiane Schwanck Schardosim" w:date="2020-07-01T20:36:00Z">
        <w:r w:rsidR="00AA7768">
          <w:rPr>
            <w:i/>
            <w:lang w:val="en-US"/>
          </w:rPr>
          <w:t>M</w:t>
        </w:r>
      </w:ins>
      <w:r w:rsidR="00E250F5" w:rsidRPr="000C2C66">
        <w:rPr>
          <w:i/>
          <w:lang w:val="en-US"/>
        </w:rPr>
        <w:t xml:space="preserve">atrix </w:t>
      </w:r>
      <w:ins w:id="492" w:author="Tatiane Schwanck Schardosim" w:date="2020-07-01T20:37:00Z">
        <w:r w:rsidR="00AA7768">
          <w:rPr>
            <w:i/>
            <w:lang w:val="en-US"/>
          </w:rPr>
          <w:t>F</w:t>
        </w:r>
      </w:ins>
      <w:del w:id="493" w:author="Tatiane Schwanck Schardosim" w:date="2020-07-01T20:37:00Z">
        <w:r w:rsidR="00E250F5" w:rsidRPr="000C2C66" w:rsidDel="00AA7768">
          <w:rPr>
            <w:i/>
            <w:lang w:val="en-US"/>
          </w:rPr>
          <w:delText>f</w:delText>
        </w:r>
      </w:del>
      <w:r w:rsidR="00E250F5" w:rsidRPr="000C2C66">
        <w:rPr>
          <w:i/>
          <w:lang w:val="en-US"/>
        </w:rPr>
        <w:t>actorization</w:t>
      </w:r>
      <w:r w:rsidR="00E250F5" w:rsidRPr="00E250F5">
        <w:t xml:space="preserve"> </w:t>
      </w:r>
      <w:r w:rsidR="00E250F5">
        <w:t>(</w:t>
      </w:r>
      <w:r w:rsidR="001E10C6" w:rsidRPr="00AA7768">
        <w:rPr>
          <w:i/>
          <w:lang w:val="en-US"/>
          <w:rPrChange w:id="494" w:author="Tatiane Schwanck Schardosim" w:date="2020-07-01T20:37:00Z">
            <w:rPr>
              <w:lang w:val="en-US"/>
            </w:rPr>
          </w:rPrChange>
        </w:rPr>
        <w:t>SVD</w:t>
      </w:r>
      <w:r w:rsidR="001E10C6" w:rsidRPr="000C2C66">
        <w:rPr>
          <w:lang w:val="en-US"/>
        </w:rPr>
        <w:t xml:space="preserve">, </w:t>
      </w:r>
      <w:r w:rsidR="000C2C66" w:rsidRPr="000C2C66">
        <w:rPr>
          <w:i/>
          <w:lang w:val="en-US"/>
        </w:rPr>
        <w:t>Neighborhood</w:t>
      </w:r>
      <w:r w:rsidR="001E10C6" w:rsidRPr="000C2C66">
        <w:rPr>
          <w:lang w:val="en-US"/>
        </w:rPr>
        <w:t xml:space="preserve"> </w:t>
      </w:r>
      <w:r w:rsidR="001E10C6" w:rsidRPr="00AA7768">
        <w:rPr>
          <w:i/>
          <w:lang w:val="en-US"/>
          <w:rPrChange w:id="495" w:author="Tatiane Schwanck Schardosim" w:date="2020-07-01T20:37:00Z">
            <w:rPr>
              <w:lang w:val="en-US"/>
            </w:rPr>
          </w:rPrChange>
        </w:rPr>
        <w:t>SVD</w:t>
      </w:r>
      <w:r w:rsidR="00BD07BF" w:rsidRPr="000C2C66">
        <w:rPr>
          <w:lang w:val="en-US"/>
        </w:rPr>
        <w:t xml:space="preserve">, </w:t>
      </w:r>
      <w:r w:rsidR="00BD07BF" w:rsidRPr="000C2C66">
        <w:rPr>
          <w:i/>
          <w:lang w:val="en-US"/>
        </w:rPr>
        <w:t xml:space="preserve">Deep-Learning </w:t>
      </w:r>
      <w:r w:rsidR="00BD07BF" w:rsidRPr="00AA7768">
        <w:rPr>
          <w:i/>
          <w:lang w:val="en-US"/>
          <w:rPrChange w:id="496" w:author="Tatiane Schwanck Schardosim" w:date="2020-07-01T20:37:00Z">
            <w:rPr>
              <w:lang w:val="en-US"/>
            </w:rPr>
          </w:rPrChange>
        </w:rPr>
        <w:t>MF</w:t>
      </w:r>
      <w:r w:rsidR="00BD07BF" w:rsidRPr="000C2C66">
        <w:rPr>
          <w:lang w:val="en-US"/>
        </w:rPr>
        <w:t xml:space="preserve">, </w:t>
      </w:r>
      <w:del w:id="497" w:author="Tatiane Schwanck Schardosim" w:date="2020-07-01T20:37:00Z">
        <w:r w:rsidR="00BD07BF" w:rsidRPr="000C2C66" w:rsidDel="00AA7768">
          <w:rPr>
            <w:lang w:val="en-US"/>
          </w:rPr>
          <w:delText>...</w:delText>
        </w:r>
        <w:r w:rsidR="00E250F5" w:rsidDel="00AA7768">
          <w:delText xml:space="preserve">) </w:delText>
        </w:r>
      </w:del>
      <w:ins w:id="498" w:author="Tatiane Schwanck Schardosim" w:date="2020-07-01T20:37:00Z">
        <w:r w:rsidR="00AA7768">
          <w:rPr>
            <w:lang w:val="en-US"/>
          </w:rPr>
          <w:t>etc.</w:t>
        </w:r>
        <w:r w:rsidR="00AA7768">
          <w:t xml:space="preserve">) </w:t>
        </w:r>
      </w:ins>
      <w:r w:rsidR="00E250F5">
        <w:t xml:space="preserve">ou algoritmos de </w:t>
      </w:r>
      <w:del w:id="499" w:author="Tatiane Schwanck Schardosim" w:date="2020-07-01T20:37:00Z">
        <w:r w:rsidR="00E250F5" w:rsidRPr="00A22C28" w:rsidDel="00AA7768">
          <w:rPr>
            <w:i/>
            <w:lang w:val="en-US"/>
          </w:rPr>
          <w:delText>t</w:delText>
        </w:r>
      </w:del>
      <w:ins w:id="500" w:author="Tatiane Schwanck Schardosim" w:date="2020-07-01T20:37:00Z">
        <w:r w:rsidR="00AA7768">
          <w:rPr>
            <w:i/>
            <w:lang w:val="en-US"/>
          </w:rPr>
          <w:t>T</w:t>
        </w:r>
      </w:ins>
      <w:r w:rsidR="00E250F5" w:rsidRPr="00A22C28">
        <w:rPr>
          <w:i/>
          <w:lang w:val="en-US"/>
        </w:rPr>
        <w:t xml:space="preserve">ensor </w:t>
      </w:r>
      <w:del w:id="501" w:author="Tatiane Schwanck Schardosim" w:date="2020-07-01T20:37:00Z">
        <w:r w:rsidR="00E250F5" w:rsidRPr="00A22C28" w:rsidDel="00AA7768">
          <w:rPr>
            <w:i/>
            <w:lang w:val="en-US"/>
          </w:rPr>
          <w:lastRenderedPageBreak/>
          <w:delText>f</w:delText>
        </w:r>
      </w:del>
      <w:ins w:id="502" w:author="Tatiane Schwanck Schardosim" w:date="2020-07-01T20:37:00Z">
        <w:r w:rsidR="00AA7768">
          <w:rPr>
            <w:i/>
            <w:lang w:val="en-US"/>
          </w:rPr>
          <w:t>F</w:t>
        </w:r>
      </w:ins>
      <w:r w:rsidR="00E250F5" w:rsidRPr="00A22C28">
        <w:rPr>
          <w:i/>
          <w:lang w:val="en-US"/>
        </w:rPr>
        <w:t>actorization</w:t>
      </w:r>
      <w:r w:rsidR="009B7DA2" w:rsidRPr="00A22C28">
        <w:rPr>
          <w:i/>
          <w:lang w:val="en-US"/>
        </w:rPr>
        <w:t xml:space="preserve"> </w:t>
      </w:r>
      <w:r w:rsidR="009B7DA2" w:rsidRPr="00A22C28">
        <w:rPr>
          <w:lang w:val="en-US"/>
        </w:rPr>
        <w:t>(</w:t>
      </w:r>
      <w:r w:rsidR="004F127B" w:rsidRPr="00A22C28">
        <w:rPr>
          <w:i/>
          <w:lang w:val="en-US"/>
        </w:rPr>
        <w:t>Tensor Decomposition</w:t>
      </w:r>
      <w:r w:rsidR="000B0FEF" w:rsidRPr="00A22C28">
        <w:rPr>
          <w:lang w:val="en-US"/>
        </w:rPr>
        <w:t xml:space="preserve">, </w:t>
      </w:r>
      <w:r w:rsidR="000B0FEF" w:rsidRPr="00A22C28">
        <w:rPr>
          <w:i/>
          <w:lang w:val="en-US"/>
        </w:rPr>
        <w:t>Nonnegative Tensor Factorization</w:t>
      </w:r>
      <w:r w:rsidR="000B0FEF" w:rsidRPr="00A22C28">
        <w:rPr>
          <w:lang w:val="en-US"/>
        </w:rPr>
        <w:t xml:space="preserve">, </w:t>
      </w:r>
      <w:del w:id="503" w:author="Tatiane Schwanck Schardosim" w:date="2020-07-01T20:37:00Z">
        <w:r w:rsidR="000B0FEF" w:rsidRPr="00A22C28" w:rsidDel="00AA7768">
          <w:rPr>
            <w:lang w:val="en-US"/>
          </w:rPr>
          <w:delText>...</w:delText>
        </w:r>
        <w:r w:rsidR="009B7DA2" w:rsidRPr="00A22C28" w:rsidDel="00AA7768">
          <w:rPr>
            <w:lang w:val="en-US"/>
          </w:rPr>
          <w:delText>)</w:delText>
        </w:r>
        <w:r w:rsidR="00921E1D" w:rsidDel="00AA7768">
          <w:delText xml:space="preserve">, </w:delText>
        </w:r>
      </w:del>
      <w:ins w:id="504" w:author="Tatiane Schwanck Schardosim" w:date="2020-07-01T20:37:00Z">
        <w:r w:rsidR="00AA7768">
          <w:rPr>
            <w:lang w:val="en-US"/>
          </w:rPr>
          <w:t>etc.</w:t>
        </w:r>
        <w:r w:rsidR="00AA7768" w:rsidRPr="00A22C28">
          <w:rPr>
            <w:lang w:val="en-US"/>
          </w:rPr>
          <w:t>)</w:t>
        </w:r>
        <w:r w:rsidR="00AA7768">
          <w:t xml:space="preserve">, </w:t>
        </w:r>
      </w:ins>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AA7768">
        <w:rPr>
          <w:i/>
          <w:rPrChange w:id="505" w:author="Tatiane Schwanck Schardosim" w:date="2020-07-01T20:37:00Z">
            <w:rPr/>
          </w:rPrChange>
        </w:rPr>
        <w:t>RecSys</w:t>
      </w:r>
      <w:r w:rsidR="00E250F5" w:rsidRPr="004F127B">
        <w:t>.</w:t>
      </w:r>
    </w:p>
    <w:p w14:paraId="6C6B54A3" w14:textId="47FE847B" w:rsidR="007B0815" w:rsidRPr="001D1B89" w:rsidRDefault="007B0815" w:rsidP="00CA31F6">
      <w:pPr>
        <w:pStyle w:val="Ttulo1"/>
        <w:rPr>
          <w:lang w:val="en-US"/>
        </w:rPr>
      </w:pPr>
      <w:bookmarkStart w:id="506" w:name="_Toc44531571"/>
      <w:r w:rsidRPr="001D1B89">
        <w:rPr>
          <w:lang w:val="en-US"/>
        </w:rPr>
        <w:lastRenderedPageBreak/>
        <w:t xml:space="preserve">Modelagem do </w:t>
      </w:r>
      <w:r w:rsidR="00A8737B" w:rsidRPr="001D1B89">
        <w:rPr>
          <w:lang w:val="en-US"/>
        </w:rPr>
        <w:t>“</w:t>
      </w:r>
      <w:r w:rsidR="00EA20AE" w:rsidRPr="008264A2">
        <w:rPr>
          <w:lang w:val="en-US"/>
        </w:rPr>
        <w:t>Dynamic</w:t>
      </w:r>
      <w:r w:rsidR="00EA20AE" w:rsidRPr="001D1B89">
        <w:rPr>
          <w:lang w:val="en-US"/>
        </w:rPr>
        <w:t xml:space="preserve"> </w:t>
      </w:r>
      <w:r w:rsidR="00EA20AE" w:rsidRPr="008264A2">
        <w:rPr>
          <w:lang w:val="en-US"/>
        </w:rPr>
        <w:t>and Contextual Recommendations of Music</w:t>
      </w:r>
      <w:r w:rsidR="00A8737B" w:rsidRPr="001D1B89">
        <w:rPr>
          <w:lang w:val="en-US"/>
        </w:rPr>
        <w:t>”</w:t>
      </w:r>
      <w:bookmarkEnd w:id="506"/>
    </w:p>
    <w:p w14:paraId="73046BB6" w14:textId="7DDDE26E" w:rsidR="001531B8" w:rsidRDefault="00396243" w:rsidP="00CA31F6">
      <w:r w:rsidRPr="001D1B89">
        <w:rPr>
          <w:lang w:val="en-US"/>
        </w:rPr>
        <w:tab/>
      </w:r>
      <w:r w:rsidR="009C74E8">
        <w:t>A partir da revisão feita, foi possível conhecer diversos tipos de sistemas e modelos</w:t>
      </w:r>
      <w:r w:rsidR="00E75E7C">
        <w:t xml:space="preserve"> que utilizam do contexto para realizar as</w:t>
      </w:r>
      <w:r w:rsidR="009C74E8">
        <w:t xml:space="preserve"> recomendações </w:t>
      </w:r>
      <w:r>
        <w:t>musicais</w:t>
      </w:r>
      <w:r w:rsidR="00C15DF2">
        <w:t>, tornando possível entender certas lacunas que não foram analisadas ou compreendidas n</w:t>
      </w:r>
      <w:r w:rsidR="003656CA">
        <w:t>essa</w:t>
      </w:r>
      <w:r w:rsidR="00C15DF2">
        <w:t xml:space="preserve"> área</w:t>
      </w:r>
      <w:r w:rsidR="003656CA">
        <w:t xml:space="preserve"> de pesquisa</w:t>
      </w:r>
      <w:r w:rsidR="00C15DF2">
        <w:t xml:space="preserve">. </w:t>
      </w:r>
      <w:ins w:id="507" w:author="Tatiane Schwanck Schardosim" w:date="2020-07-01T20:40:00Z">
        <w:r w:rsidR="00AA7768">
          <w:t>A Figura 8</w:t>
        </w:r>
      </w:ins>
      <w:ins w:id="508" w:author="Tatiane Schwanck Schardosim" w:date="2020-07-01T20:41:00Z">
        <w:r w:rsidR="00AA7768">
          <w:t xml:space="preserve"> abaixo, apresenta o modelo de an</w:t>
        </w:r>
      </w:ins>
      <w:ins w:id="509" w:author="Tatiane Schwanck Schardosim" w:date="2020-07-01T20:42:00Z">
        <w:r w:rsidR="00AA7768">
          <w:t>álise de recomendações dinâmica</w:t>
        </w:r>
      </w:ins>
      <w:ins w:id="510" w:author="Tatiane Schwanck Schardosim" w:date="2020-07-01T20:43:00Z">
        <w:r w:rsidR="00AA7768">
          <w:t>.</w:t>
        </w:r>
      </w:ins>
    </w:p>
    <w:p w14:paraId="37874843" w14:textId="77777777" w:rsidR="004E2617" w:rsidRDefault="002C69FA" w:rsidP="00CA31F6">
      <w:r>
        <w:rPr>
          <w:noProof/>
          <w:lang w:eastAsia="pt-BR"/>
        </w:rPr>
        <w:drawing>
          <wp:inline distT="0" distB="0" distL="0" distR="0" wp14:anchorId="22C45BC0" wp14:editId="1177E04A">
            <wp:extent cx="5760720" cy="2332355"/>
            <wp:effectExtent l="0" t="0" r="0" b="0"/>
            <wp:docPr id="12" name="Imagem 12" descr="https://www.draw.io/?open=G1dyaagzgXcSN6kipAXEccoFrPgTvvjhUs&amp;local-data=%7B%22type%22%3A%22Drive%22%2C%22id%22%3A%221dyaagzgXcSN6kipAXEccoFrPgTvvjhUs%22%2C%22lastModifiedDate%22%3A%222020-06-05T02%3A05%3A36.505Z%22%2C%22pageId%22%3A%22c8m2vXLdxm1UY1WbSgt9%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2332355"/>
                    </a:xfrm>
                    <a:prstGeom prst="rect">
                      <a:avLst/>
                    </a:prstGeom>
                  </pic:spPr>
                </pic:pic>
              </a:graphicData>
            </a:graphic>
          </wp:inline>
        </w:drawing>
      </w:r>
    </w:p>
    <w:p w14:paraId="43B04C2F" w14:textId="1535763A" w:rsidR="00F86EA1" w:rsidRDefault="004E2617" w:rsidP="00CA31F6">
      <w:pPr>
        <w:pStyle w:val="Legenda"/>
      </w:pPr>
      <w:bookmarkStart w:id="511" w:name="_Toc4453151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8</w:t>
      </w:r>
      <w:r w:rsidR="00C7334A">
        <w:rPr>
          <w:noProof/>
        </w:rPr>
        <w:fldChar w:fldCharType="end"/>
      </w:r>
      <w:r>
        <w:t xml:space="preserve"> Modelo desenvolvido para </w:t>
      </w:r>
      <w:r w:rsidR="004E536D">
        <w:t>demonstrar</w:t>
      </w:r>
      <w:r>
        <w:t xml:space="preserve"> a recomendação dinâmica</w:t>
      </w:r>
      <w:r w:rsidR="00B43D34">
        <w:t xml:space="preserve"> </w:t>
      </w:r>
      <w:r w:rsidR="00B43D34" w:rsidRPr="00353DD1">
        <w:t>(próprio, 2020)</w:t>
      </w:r>
      <w:bookmarkEnd w:id="511"/>
    </w:p>
    <w:p w14:paraId="24C10764" w14:textId="645F7A58" w:rsidR="00F66337" w:rsidRDefault="001531B8" w:rsidP="00CA31F6">
      <w:r>
        <w:tab/>
        <w:t xml:space="preserve">Com isso, foi possível entender e desenvolver um modelo </w:t>
      </w:r>
      <w:r w:rsidR="000210A2">
        <w:t>de sistemas de recomendação</w:t>
      </w:r>
      <w:r w:rsidR="00C60EE5">
        <w:t xml:space="preserve"> chamado </w:t>
      </w:r>
      <w:bookmarkStart w:id="512" w:name="_Hlk42551519"/>
      <w:r w:rsidR="00E57227" w:rsidRPr="00AA7768">
        <w:rPr>
          <w:i/>
          <w:rPrChange w:id="513" w:author="Tatiane Schwanck Schardosim" w:date="2020-07-01T20:40:00Z">
            <w:rPr/>
          </w:rPrChange>
        </w:rPr>
        <w:t>DC</w:t>
      </w:r>
      <w:r w:rsidR="00011779" w:rsidRPr="00AA7768">
        <w:rPr>
          <w:i/>
          <w:rPrChange w:id="514" w:author="Tatiane Schwanck Schardosim" w:date="2020-07-01T20:40:00Z">
            <w:rPr/>
          </w:rPrChange>
        </w:rPr>
        <w:t>RM</w:t>
      </w:r>
      <w:bookmarkEnd w:id="512"/>
      <w:r w:rsidR="00E57227">
        <w:t xml:space="preserve"> (</w:t>
      </w:r>
      <w:r w:rsidR="00E57227" w:rsidRPr="00BA660B">
        <w:rPr>
          <w:i/>
          <w:lang w:val="en-US"/>
        </w:rPr>
        <w:t xml:space="preserve">Dynamic </w:t>
      </w:r>
      <w:r w:rsidR="00E85437" w:rsidRPr="00BA660B">
        <w:rPr>
          <w:i/>
          <w:lang w:val="en-US"/>
        </w:rPr>
        <w:t xml:space="preserve">and </w:t>
      </w:r>
      <w:r w:rsidR="00E57227" w:rsidRPr="00BA660B">
        <w:rPr>
          <w:i/>
          <w:lang w:val="en-US"/>
        </w:rPr>
        <w:t>Contextual</w:t>
      </w:r>
      <w:r w:rsidR="00E85437" w:rsidRPr="00BA660B">
        <w:rPr>
          <w:i/>
          <w:lang w:val="en-US"/>
        </w:rPr>
        <w:t xml:space="preserve"> Recommendations of</w:t>
      </w:r>
      <w:r w:rsidR="00E57227" w:rsidRPr="00BA660B">
        <w:rPr>
          <w:i/>
          <w:lang w:val="en-US"/>
        </w:rPr>
        <w:t xml:space="preserve"> </w:t>
      </w:r>
      <w:r w:rsidR="00E85437" w:rsidRPr="00BA660B">
        <w:rPr>
          <w:i/>
          <w:lang w:val="en-US"/>
        </w:rPr>
        <w:t>M</w:t>
      </w:r>
      <w:r w:rsidR="00E57227" w:rsidRPr="00BA660B">
        <w:rPr>
          <w:i/>
          <w:lang w:val="en-US"/>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t xml:space="preserve">, </w:t>
      </w:r>
      <w:r w:rsidR="004C7D75">
        <w:t xml:space="preserve">esse modelo </w:t>
      </w:r>
      <w:r w:rsidR="00EB4A70">
        <w:t xml:space="preserve">ele </w:t>
      </w:r>
      <w:r>
        <w:t>será apresentado ness</w:t>
      </w:r>
      <w:r w:rsidR="00C45F66">
        <w:t xml:space="preserve">a </w:t>
      </w:r>
      <w:del w:id="515" w:author="Tatiane Schwanck Schardosim" w:date="2020-07-01T20:43:00Z">
        <w:r w:rsidR="00C45F66" w:rsidDel="00AA7768">
          <w:delText xml:space="preserve">seção </w:delText>
        </w:r>
      </w:del>
      <w:ins w:id="516" w:author="Tatiane Schwanck Schardosim" w:date="2020-07-01T20:43:00Z">
        <w:r w:rsidR="00AA7768">
          <w:t>nas subseções a seguir</w:t>
        </w:r>
      </w:ins>
      <w:del w:id="517" w:author="Tatiane Schwanck Schardosim" w:date="2020-07-01T20:43:00Z">
        <w:r w:rsidR="00C45F66" w:rsidDel="00AA7768">
          <w:delText>do trabalho</w:delText>
        </w:r>
      </w:del>
      <w:r w:rsidR="001C1637">
        <w:t>.</w:t>
      </w:r>
    </w:p>
    <w:p w14:paraId="755D63D7" w14:textId="5342343E" w:rsidR="002B6979" w:rsidRDefault="00DE09F4" w:rsidP="00CA31F6">
      <w:pPr>
        <w:pStyle w:val="Ttulo2"/>
      </w:pPr>
      <w:bookmarkStart w:id="518" w:name="_Toc44531572"/>
      <w:r>
        <w:t>Contexto</w:t>
      </w:r>
      <w:bookmarkEnd w:id="518"/>
    </w:p>
    <w:p w14:paraId="7D3E268F" w14:textId="42B4AB16"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pode ser tido por</w:t>
      </w:r>
      <w:r w:rsidR="00A53B06">
        <w:t>:</w:t>
      </w:r>
    </w:p>
    <w:p w14:paraId="4E173347" w14:textId="0B6C4223" w:rsidR="001E0CB9" w:rsidRDefault="00A53B06" w:rsidP="00CA31F6">
      <w:pPr>
        <w:pStyle w:val="Citao"/>
      </w:pPr>
      <w:r>
        <w:t>O</w:t>
      </w:r>
      <w:r w:rsidR="00B54E54">
        <w:t xml:space="preserve"> c</w:t>
      </w:r>
      <w:r w:rsidR="00B54E54" w:rsidRPr="00B54E54">
        <w:t>onjunto de circunstâncias inter-relacionadas de cuja tessitura se depreende determinado fato ou situação; circunstância(s), conjuntura, situação.</w:t>
      </w:r>
    </w:p>
    <w:p w14:paraId="5331FD33" w14:textId="2F0C0CD1" w:rsidR="00642AD9" w:rsidRDefault="00642AD9" w:rsidP="00CA31F6">
      <w:r>
        <w:tab/>
      </w:r>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disponíveis para realizar a classificação</w:t>
      </w:r>
      <w:r w:rsidR="00D65876">
        <w:t xml:space="preserve"> e filtro</w:t>
      </w:r>
      <w:r w:rsidR="004710EA">
        <w:t>.</w:t>
      </w:r>
      <w:ins w:id="519" w:author="Tatiane Schwanck Schardosim" w:date="2020-07-01T20:44:00Z">
        <w:r w:rsidR="00AA7768">
          <w:t xml:space="preserve"> </w:t>
        </w:r>
      </w:ins>
      <w:moveToRangeStart w:id="520" w:author="Tatiane Schwanck Schardosim" w:date="2020-07-01T20:44:00Z" w:name="move44528702"/>
      <w:moveTo w:id="521" w:author="Tatiane Schwanck Schardosim" w:date="2020-07-01T20:44:00Z">
        <w:r w:rsidR="00AA7768">
          <w:t xml:space="preserve">É apresentado na </w:t>
        </w:r>
        <w:r w:rsidR="00AA7768">
          <w:fldChar w:fldCharType="begin"/>
        </w:r>
        <w:r w:rsidR="00AA7768">
          <w:instrText xml:space="preserve"> REF _Ref42447869 \h </w:instrText>
        </w:r>
      </w:moveTo>
      <w:moveTo w:id="522" w:author="Tatiane Schwanck Schardosim" w:date="2020-07-01T20:44:00Z">
        <w:r w:rsidR="00AA7768">
          <w:fldChar w:fldCharType="separate"/>
        </w:r>
        <w:r w:rsidR="00AA7768">
          <w:t xml:space="preserve">Figura </w:t>
        </w:r>
        <w:r w:rsidR="00AA7768">
          <w:rPr>
            <w:noProof/>
          </w:rPr>
          <w:t>9</w:t>
        </w:r>
        <w:r w:rsidR="00AA7768">
          <w:fldChar w:fldCharType="end"/>
        </w:r>
      </w:moveTo>
      <w:ins w:id="523" w:author="Tatiane Schwanck Schardosim" w:date="2020-07-01T20:44:00Z">
        <w:r w:rsidR="00AA7768">
          <w:t xml:space="preserve"> abaixo</w:t>
        </w:r>
      </w:ins>
      <w:moveTo w:id="524" w:author="Tatiane Schwanck Schardosim" w:date="2020-07-01T20:44:00Z">
        <w:r w:rsidR="00AA7768">
          <w:t>, uma visão macro dos contextos que serão considerados nes</w:t>
        </w:r>
      </w:moveTo>
      <w:ins w:id="525" w:author="Tatiane Schwanck Schardosim" w:date="2020-07-01T20:44:00Z">
        <w:r w:rsidR="00AA7768">
          <w:t>t</w:t>
        </w:r>
      </w:ins>
      <w:moveTo w:id="526" w:author="Tatiane Schwanck Schardosim" w:date="2020-07-01T20:44:00Z">
        <w:del w:id="527" w:author="Tatiane Schwanck Schardosim" w:date="2020-07-01T20:44:00Z">
          <w:r w:rsidR="00AA7768" w:rsidDel="00AA7768">
            <w:delText>s</w:delText>
          </w:r>
        </w:del>
        <w:r w:rsidR="00AA7768">
          <w:t>e trabalho.</w:t>
        </w:r>
      </w:moveTo>
      <w:moveToRangeEnd w:id="520"/>
    </w:p>
    <w:p w14:paraId="328A89FB" w14:textId="77777777" w:rsidR="000E3BBD" w:rsidRDefault="000E3BBD" w:rsidP="00CA31F6">
      <w:r>
        <w:rPr>
          <w:noProof/>
          <w:lang w:eastAsia="pt-BR"/>
        </w:rPr>
        <w:drawing>
          <wp:inline distT="0" distB="0" distL="0" distR="0" wp14:anchorId="269E67DD" wp14:editId="260348FA">
            <wp:extent cx="5486400" cy="2585357"/>
            <wp:effectExtent l="0" t="0" r="0" b="2476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07DC39B4" w14:textId="7CAD37FF" w:rsidR="000E3BBD" w:rsidRDefault="000E3BBD" w:rsidP="00CA31F6">
      <w:pPr>
        <w:pStyle w:val="Legenda"/>
      </w:pPr>
      <w:bookmarkStart w:id="528" w:name="_Ref42447869"/>
      <w:bookmarkStart w:id="529" w:name="_Toc4453151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9</w:t>
      </w:r>
      <w:r w:rsidR="00C7334A">
        <w:rPr>
          <w:noProof/>
        </w:rPr>
        <w:fldChar w:fldCharType="end"/>
      </w:r>
      <w:bookmarkEnd w:id="528"/>
      <w:r>
        <w:t xml:space="preserve"> Apresentação dos contextos utilizados no trabalho </w:t>
      </w:r>
      <w:r w:rsidRPr="00353DD1">
        <w:t>(próprio, 2020)</w:t>
      </w:r>
      <w:bookmarkEnd w:id="529"/>
    </w:p>
    <w:p w14:paraId="4C01A50F" w14:textId="47E670AB" w:rsidR="000E3BBD" w:rsidRPr="00642AD9" w:rsidRDefault="00675701" w:rsidP="00CA31F6">
      <w:r>
        <w:tab/>
      </w:r>
      <w:moveFromRangeStart w:id="530" w:author="Tatiane Schwanck Schardosim" w:date="2020-07-01T20:44:00Z" w:name="move44528702"/>
      <w:moveFrom w:id="531" w:author="Tatiane Schwanck Schardosim" w:date="2020-07-01T20:44:00Z">
        <w:r w:rsidR="00634D1C" w:rsidDel="00AA7768">
          <w:t>É</w:t>
        </w:r>
        <w:r w:rsidDel="00AA7768">
          <w:t xml:space="preserve"> apresentado </w:t>
        </w:r>
        <w:r w:rsidR="00634D1C" w:rsidDel="00AA7768">
          <w:t>na</w:t>
        </w:r>
        <w:r w:rsidR="00626320" w:rsidDel="00AA7768">
          <w:t xml:space="preserve"> </w:t>
        </w:r>
        <w:r w:rsidR="00626320" w:rsidDel="00AA7768">
          <w:fldChar w:fldCharType="begin"/>
        </w:r>
        <w:r w:rsidR="00626320" w:rsidDel="00AA7768">
          <w:instrText xml:space="preserve"> REF _Ref42447869 \h </w:instrText>
        </w:r>
      </w:moveFrom>
      <w:del w:id="532" w:author="Tatiane Schwanck Schardosim" w:date="2020-07-01T20:44:00Z"/>
      <w:moveFrom w:id="533" w:author="Tatiane Schwanck Schardosim" w:date="2020-07-01T20:44:00Z">
        <w:r w:rsidR="00626320" w:rsidDel="00AA7768">
          <w:fldChar w:fldCharType="separate"/>
        </w:r>
        <w:r w:rsidR="00626320" w:rsidDel="00AA7768">
          <w:t xml:space="preserve">Figura </w:t>
        </w:r>
        <w:r w:rsidR="00626320" w:rsidDel="00AA7768">
          <w:rPr>
            <w:noProof/>
          </w:rPr>
          <w:t>9</w:t>
        </w:r>
        <w:r w:rsidR="00626320" w:rsidDel="00AA7768">
          <w:fldChar w:fldCharType="end"/>
        </w:r>
        <w:r w:rsidR="00634D1C" w:rsidDel="00AA7768">
          <w:t xml:space="preserve">, </w:t>
        </w:r>
        <w:r w:rsidDel="00AA7768">
          <w:t xml:space="preserve">uma visão macro dos contextos que serão considerados nesse trabalho. </w:t>
        </w:r>
      </w:moveFrom>
      <w:moveFromRangeEnd w:id="530"/>
      <w:r>
        <w:t xml:space="preserve">Nas próximas </w:t>
      </w:r>
      <w:ins w:id="534" w:author="Tatiane Schwanck Schardosim" w:date="2020-07-01T20:45:00Z">
        <w:r w:rsidR="00AA7768">
          <w:t>sub</w:t>
        </w:r>
      </w:ins>
      <w:r>
        <w:t>se</w:t>
      </w:r>
      <w:r w:rsidR="00634D1C">
        <w:t>ções</w:t>
      </w:r>
      <w:del w:id="535" w:author="Tatiane Schwanck Schardosim" w:date="2020-07-01T20:45:00Z">
        <w:r w:rsidR="00634D1C" w:rsidDel="00AA7768">
          <w:delText>,</w:delText>
        </w:r>
      </w:del>
      <w:r w:rsidR="00634D1C">
        <w:t xml:space="preserve"> será </w:t>
      </w:r>
      <w:r w:rsidR="007B600C">
        <w:t xml:space="preserve">detalhado melhor cada item </w:t>
      </w:r>
      <w:del w:id="536" w:author="Tatiane Schwanck Schardosim" w:date="2020-07-01T20:45:00Z">
        <w:r w:rsidR="007B600C" w:rsidDel="008264A2">
          <w:delText xml:space="preserve">dessa </w:delText>
        </w:r>
      </w:del>
      <w:ins w:id="537" w:author="Tatiane Schwanck Schardosim" w:date="2020-07-01T20:45:00Z">
        <w:r w:rsidR="008264A2">
          <w:t>da Figura 9</w:t>
        </w:r>
      </w:ins>
      <w:del w:id="538" w:author="Tatiane Schwanck Schardosim" w:date="2020-07-01T20:45:00Z">
        <w:r w:rsidR="007B600C" w:rsidDel="008264A2">
          <w:delText>figura</w:delText>
        </w:r>
      </w:del>
      <w:r w:rsidR="007B600C">
        <w:t>, além de, apresentar o processo desenvolvido para capturar cada contexto.</w:t>
      </w:r>
    </w:p>
    <w:p w14:paraId="2B059024" w14:textId="250FC77A" w:rsidR="008849DE" w:rsidRDefault="008849DE" w:rsidP="00CA31F6">
      <w:pPr>
        <w:pStyle w:val="Ttulo3"/>
      </w:pPr>
      <w:bookmarkStart w:id="539" w:name="_Toc44531573"/>
      <w:r w:rsidRPr="008849DE">
        <w:t>O que é o contexto comportamental?</w:t>
      </w:r>
      <w:bookmarkEnd w:id="539"/>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r w:rsidRPr="00A5596A">
        <w:t>Qualquer ação ou reação do organismo ou parte dele</w:t>
      </w:r>
      <w:ins w:id="540" w:author="Tatiane Schwanck Schardosim" w:date="2020-07-01T20:45:00Z">
        <w:r w:rsidR="008264A2">
          <w:t>.</w:t>
        </w:r>
      </w:ins>
    </w:p>
    <w:p w14:paraId="60D04307" w14:textId="44966FC0" w:rsidR="00A5596A" w:rsidRPr="00A5596A" w:rsidRDefault="00514193" w:rsidP="00CA31F6">
      <w:r>
        <w:tab/>
        <w:t xml:space="preserve">Unindo </w:t>
      </w:r>
      <w:r w:rsidR="00416593">
        <w:t>a definição do</w:t>
      </w:r>
      <w:r>
        <w:t xml:space="preserve"> contexto com a definição acima,</w:t>
      </w:r>
      <w:r w:rsidR="00416593">
        <w:t xml:space="preserve"> </w:t>
      </w:r>
      <w:r>
        <w:t xml:space="preserve">foi realizado um estudo das </w:t>
      </w:r>
      <w:r w:rsidR="001F075D">
        <w:t xml:space="preserve">possíveis </w:t>
      </w:r>
      <w:r>
        <w:t xml:space="preserve">ações a serem </w:t>
      </w:r>
      <w:r w:rsidR="00416593">
        <w:t>registradas</w:t>
      </w:r>
      <w:r>
        <w:t xml:space="preserve"> em um</w:t>
      </w:r>
      <w:r w:rsidR="00416593">
        <w:t xml:space="preserve"> sistema, </w:t>
      </w:r>
      <w:r w:rsidR="00E2722E">
        <w:t xml:space="preserve">as quais, </w:t>
      </w:r>
      <w:r w:rsidR="008D52B5">
        <w:t>seria realizado um estudo,</w:t>
      </w:r>
      <w:r w:rsidR="00E2722E">
        <w:t xml:space="preserve"> para </w:t>
      </w:r>
      <w:r w:rsidR="00E2722E">
        <w:lastRenderedPageBreak/>
        <w:t>gerar uma classificação</w:t>
      </w:r>
      <w:r w:rsidR="004A123F">
        <w:t xml:space="preserve"> e no futuro, auxiliar na recomendação musical</w:t>
      </w:r>
      <w:r w:rsidR="00E2722E">
        <w:t>.</w:t>
      </w:r>
      <w:r w:rsidR="008C15E5">
        <w:t xml:space="preserve"> Esse estudo trouxe a seguinte lista de ações:</w:t>
      </w:r>
    </w:p>
    <w:p w14:paraId="143FE53B" w14:textId="36FC31CB" w:rsidR="00CE4919" w:rsidRDefault="00C700E5" w:rsidP="0050725B">
      <w:pPr>
        <w:pStyle w:val="PargrafodaLista"/>
        <w:numPr>
          <w:ilvl w:val="0"/>
          <w:numId w:val="7"/>
        </w:numPr>
        <w:pPrChange w:id="541" w:author="Tatiane Schwanck Schardosim" w:date="2020-07-01T21:55:00Z">
          <w:pPr>
            <w:pStyle w:val="PargrafodaLista"/>
            <w:numPr>
              <w:numId w:val="41"/>
            </w:numPr>
            <w:tabs>
              <w:tab w:val="num" w:pos="360"/>
            </w:tabs>
          </w:pPr>
        </w:pPrChange>
      </w:pPr>
      <w:r>
        <w:t>Pausar / Tocar música</w:t>
      </w:r>
    </w:p>
    <w:p w14:paraId="67655CDD" w14:textId="1D4861AD" w:rsidR="00CE4919" w:rsidRDefault="00C700E5" w:rsidP="0050725B">
      <w:pPr>
        <w:pStyle w:val="PargrafodaLista"/>
        <w:numPr>
          <w:ilvl w:val="0"/>
          <w:numId w:val="7"/>
        </w:numPr>
        <w:pPrChange w:id="542" w:author="Tatiane Schwanck Schardosim" w:date="2020-07-01T21:55:00Z">
          <w:pPr>
            <w:pStyle w:val="PargrafodaLista"/>
            <w:numPr>
              <w:numId w:val="41"/>
            </w:numPr>
            <w:tabs>
              <w:tab w:val="num" w:pos="360"/>
            </w:tabs>
          </w:pPr>
        </w:pPrChange>
      </w:pPr>
      <w:r>
        <w:t xml:space="preserve">Passar / Voltar </w:t>
      </w:r>
      <m:oMath>
        <m:r>
          <w:rPr>
            <w:rFonts w:ascii="Cambria Math" w:hAnsi="Cambria Math"/>
          </w:rPr>
          <m:t>n</m:t>
        </m:r>
      </m:oMath>
      <w:r>
        <w:t xml:space="preserve"> </w:t>
      </w:r>
      <w:r w:rsidR="00977E5B">
        <w:t>músicas</w:t>
      </w:r>
    </w:p>
    <w:p w14:paraId="341A787B" w14:textId="0EB89FA7" w:rsidR="00CE4919" w:rsidRDefault="00180E28" w:rsidP="0050725B">
      <w:pPr>
        <w:pStyle w:val="PargrafodaLista"/>
        <w:numPr>
          <w:ilvl w:val="0"/>
          <w:numId w:val="7"/>
        </w:numPr>
        <w:pPrChange w:id="543" w:author="Tatiane Schwanck Schardosim" w:date="2020-07-01T21:55:00Z">
          <w:pPr>
            <w:pStyle w:val="PargrafodaLista"/>
            <w:numPr>
              <w:numId w:val="41"/>
            </w:numPr>
            <w:tabs>
              <w:tab w:val="num" w:pos="360"/>
            </w:tabs>
          </w:pPr>
        </w:pPrChange>
      </w:pPr>
      <w:r>
        <w:t>Aumentar / Abaixar o volume</w:t>
      </w:r>
    </w:p>
    <w:p w14:paraId="0276FF7C" w14:textId="7DC86481" w:rsidR="008849DE" w:rsidRDefault="00180E28" w:rsidP="0050725B">
      <w:pPr>
        <w:pStyle w:val="PargrafodaLista"/>
        <w:numPr>
          <w:ilvl w:val="0"/>
          <w:numId w:val="7"/>
        </w:numPr>
        <w:pPrChange w:id="544" w:author="Tatiane Schwanck Schardosim" w:date="2020-07-01T21:55:00Z">
          <w:pPr>
            <w:pStyle w:val="PargrafodaLista"/>
            <w:numPr>
              <w:numId w:val="41"/>
            </w:numPr>
            <w:tabs>
              <w:tab w:val="num" w:pos="360"/>
            </w:tabs>
          </w:pPr>
        </w:pPrChange>
      </w:pPr>
      <w:r>
        <w:t xml:space="preserve">Escolher </w:t>
      </w:r>
      <w:r w:rsidR="00117E6F">
        <w:t>música</w:t>
      </w:r>
      <w:r>
        <w:t xml:space="preserve"> / artista / </w:t>
      </w:r>
      <w:r w:rsidR="0038495F">
        <w:t>gênero</w:t>
      </w:r>
    </w:p>
    <w:p w14:paraId="73586358" w14:textId="1F2AB54B" w:rsidR="0038495F" w:rsidRDefault="0038495F" w:rsidP="0050725B">
      <w:pPr>
        <w:pStyle w:val="PargrafodaLista"/>
        <w:numPr>
          <w:ilvl w:val="0"/>
          <w:numId w:val="7"/>
        </w:numPr>
        <w:pPrChange w:id="545" w:author="Tatiane Schwanck Schardosim" w:date="2020-07-01T21:55:00Z">
          <w:pPr>
            <w:pStyle w:val="PargrafodaLista"/>
            <w:numPr>
              <w:numId w:val="41"/>
            </w:numPr>
            <w:tabs>
              <w:tab w:val="num" w:pos="360"/>
            </w:tabs>
          </w:pPr>
        </w:pPrChange>
      </w:pPr>
      <w:r>
        <w:t>Abrir / Fechar o app</w:t>
      </w:r>
    </w:p>
    <w:p w14:paraId="4479D0D1" w14:textId="0C6A14F3" w:rsidR="006759F0" w:rsidRDefault="006759F0" w:rsidP="0050725B">
      <w:pPr>
        <w:pStyle w:val="PargrafodaLista"/>
        <w:numPr>
          <w:ilvl w:val="0"/>
          <w:numId w:val="7"/>
        </w:numPr>
        <w:pPrChange w:id="546" w:author="Tatiane Schwanck Schardosim" w:date="2020-07-01T21:55:00Z">
          <w:pPr>
            <w:pStyle w:val="PargrafodaLista"/>
            <w:numPr>
              <w:numId w:val="41"/>
            </w:numPr>
            <w:tabs>
              <w:tab w:val="num" w:pos="360"/>
            </w:tabs>
          </w:pPr>
        </w:pPrChange>
      </w:pPr>
      <w:r>
        <w:t xml:space="preserve">Definir tempo da </w:t>
      </w:r>
      <w:r w:rsidR="00432ED7">
        <w:t>música</w:t>
      </w:r>
    </w:p>
    <w:p w14:paraId="5CB257C9" w14:textId="5A128209" w:rsidR="007F620B" w:rsidRDefault="007F620B" w:rsidP="0050725B">
      <w:pPr>
        <w:pStyle w:val="PargrafodaLista"/>
        <w:numPr>
          <w:ilvl w:val="0"/>
          <w:numId w:val="7"/>
        </w:numPr>
        <w:pPrChange w:id="547" w:author="Tatiane Schwanck Schardosim" w:date="2020-07-01T21:55:00Z">
          <w:pPr>
            <w:pStyle w:val="PargrafodaLista"/>
            <w:numPr>
              <w:numId w:val="41"/>
            </w:numPr>
            <w:tabs>
              <w:tab w:val="num" w:pos="360"/>
            </w:tabs>
          </w:pPr>
        </w:pPrChange>
      </w:pPr>
      <w:r>
        <w:t>Definir a atividade</w:t>
      </w:r>
    </w:p>
    <w:p w14:paraId="12F05223" w14:textId="03E8BD91" w:rsidR="007F620B" w:rsidRDefault="007F620B" w:rsidP="0050725B">
      <w:pPr>
        <w:pStyle w:val="PargrafodaLista"/>
        <w:numPr>
          <w:ilvl w:val="0"/>
          <w:numId w:val="7"/>
        </w:numPr>
        <w:pPrChange w:id="548" w:author="Tatiane Schwanck Schardosim" w:date="2020-07-01T21:55:00Z">
          <w:pPr>
            <w:pStyle w:val="PargrafodaLista"/>
            <w:numPr>
              <w:numId w:val="41"/>
            </w:numPr>
            <w:tabs>
              <w:tab w:val="num" w:pos="360"/>
            </w:tabs>
          </w:pPr>
        </w:pPrChange>
      </w:pPr>
      <w:r>
        <w:t>Definir o humor</w:t>
      </w:r>
    </w:p>
    <w:p w14:paraId="3A3EE249" w14:textId="2AE6B73C" w:rsidR="008322FE" w:rsidRDefault="003C5738" w:rsidP="0050725B">
      <w:pPr>
        <w:pStyle w:val="PargrafodaLista"/>
        <w:numPr>
          <w:ilvl w:val="0"/>
          <w:numId w:val="7"/>
        </w:numPr>
        <w:pPrChange w:id="549" w:author="Tatiane Schwanck Schardosim" w:date="2020-07-01T21:55:00Z">
          <w:pPr>
            <w:pStyle w:val="PargrafodaLista"/>
            <w:numPr>
              <w:numId w:val="41"/>
            </w:numPr>
            <w:tabs>
              <w:tab w:val="num" w:pos="360"/>
            </w:tabs>
          </w:pPr>
        </w:pPrChange>
      </w:pPr>
      <w:r>
        <w:t>Quantidade</w:t>
      </w:r>
      <w:r w:rsidR="008322FE">
        <w:t xml:space="preserve"> </w:t>
      </w:r>
      <w:r w:rsidR="001E5D2C">
        <w:t xml:space="preserve">de </w:t>
      </w:r>
      <w:r w:rsidR="00F1566D">
        <w:t>músicas</w:t>
      </w:r>
      <w:r w:rsidR="001E5D2C">
        <w:t xml:space="preserve"> escutad</w:t>
      </w:r>
      <w:r>
        <w:t>as</w:t>
      </w:r>
      <w:r w:rsidR="001E5D2C">
        <w:t xml:space="preserve"> no dia</w:t>
      </w:r>
      <w:r w:rsidR="00C8179A">
        <w:t xml:space="preserve"> (tempo)</w:t>
      </w:r>
    </w:p>
    <w:p w14:paraId="3D2B4D19" w14:textId="18265BF9" w:rsidR="008849DE" w:rsidRDefault="008849DE" w:rsidP="00CA31F6">
      <w:pPr>
        <w:pStyle w:val="Ttulo3"/>
      </w:pPr>
      <w:bookmarkStart w:id="550" w:name="_Toc44531574"/>
      <w:r w:rsidRPr="008849DE">
        <w:t>O que é o contexto ambiente?</w:t>
      </w:r>
      <w:bookmarkEnd w:id="550"/>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r w:rsidRPr="00CF31B0">
        <w:t>Conjunto de condições físicas, biológicas e químicas que rodeiam os seres vivos e as coisas</w:t>
      </w:r>
      <w:ins w:id="551" w:author="Tatiane Schwanck Schardosim" w:date="2020-07-01T20:46:00Z">
        <w:r w:rsidR="008264A2">
          <w:t>.</w:t>
        </w:r>
      </w:ins>
    </w:p>
    <w:p w14:paraId="6AA72DD0" w14:textId="2825BDF0" w:rsidR="002D7CBA" w:rsidRPr="00A5596A" w:rsidRDefault="002D7CBA" w:rsidP="00CA31F6">
      <w:r>
        <w:tab/>
      </w:r>
      <w:r w:rsidR="002D5D1C">
        <w:t xml:space="preserve">Com essa definição, foi estudado sensores e </w:t>
      </w:r>
      <w:r w:rsidR="00556B66">
        <w:t>informações</w:t>
      </w:r>
      <w:r w:rsidR="002D5D1C">
        <w:t xml:space="preserve"> que pudessem representar essas condições.</w:t>
      </w:r>
      <w:r w:rsidR="00246A57">
        <w:t xml:space="preserve"> E desse estudo, foi encontrado 3 possíveis contextos que podem ser representados na aplicação, que são: </w:t>
      </w:r>
      <w:ins w:id="552" w:author="Tatiane Schwanck Schardosim" w:date="2020-07-01T20:47:00Z">
        <w:r w:rsidR="008264A2">
          <w:t xml:space="preserve">(i) </w:t>
        </w:r>
      </w:ins>
      <w:r w:rsidR="00246A57">
        <w:t xml:space="preserve">Localização; </w:t>
      </w:r>
      <w:ins w:id="553" w:author="Tatiane Schwanck Schardosim" w:date="2020-07-01T20:47:00Z">
        <w:r w:rsidR="008264A2">
          <w:t xml:space="preserve">(ii) </w:t>
        </w:r>
      </w:ins>
      <w:r w:rsidR="00246A57">
        <w:t>Clima</w:t>
      </w:r>
      <w:ins w:id="554" w:author="Tatiane Schwanck Schardosim" w:date="2020-07-01T20:47:00Z">
        <w:r w:rsidR="008264A2">
          <w:t xml:space="preserve"> e</w:t>
        </w:r>
      </w:ins>
      <w:r w:rsidR="00246A57">
        <w:t xml:space="preserve">; </w:t>
      </w:r>
      <w:ins w:id="555" w:author="Tatiane Schwanck Schardosim" w:date="2020-07-01T20:47:00Z">
        <w:r w:rsidR="008264A2">
          <w:t xml:space="preserve">(iii) </w:t>
        </w:r>
      </w:ins>
      <w:r w:rsidR="00246A57">
        <w:t>Reprodução musical em grupo / individual.</w:t>
      </w:r>
    </w:p>
    <w:p w14:paraId="550D217F" w14:textId="4F74331A" w:rsidR="008849DE" w:rsidRDefault="008849DE" w:rsidP="00CA31F6">
      <w:pPr>
        <w:pStyle w:val="Ttulo3"/>
      </w:pPr>
      <w:bookmarkStart w:id="556" w:name="_Toc44531575"/>
      <w:r w:rsidRPr="008849DE">
        <w:t>Como será obtido os contextos?</w:t>
      </w:r>
      <w:bookmarkEnd w:id="556"/>
    </w:p>
    <w:p w14:paraId="3C0EDDD6" w14:textId="53917F27" w:rsidR="00734467" w:rsidRDefault="00BD6225" w:rsidP="00CA31F6">
      <w:r>
        <w:tab/>
      </w:r>
      <w:r w:rsidR="00EF23A5">
        <w:t>Os contextos</w:t>
      </w:r>
      <w:r>
        <w:t xml:space="preserve"> </w:t>
      </w:r>
      <w:r w:rsidR="00FC4060">
        <w:t>do sistema</w:t>
      </w:r>
      <w:r>
        <w:t xml:space="preserve"> serão obtidos</w:t>
      </w:r>
      <w:r w:rsidR="00562FA8">
        <w:t>,</w:t>
      </w:r>
      <w:r>
        <w:t xml:space="preserve"> a</w:t>
      </w:r>
      <w:r w:rsidR="00C23039">
        <w:t xml:space="preserve"> partir da captura de dados</w:t>
      </w:r>
      <w:r>
        <w:t xml:space="preserve"> de sensores, </w:t>
      </w:r>
      <w:r w:rsidRPr="00BD6225">
        <w:rPr>
          <w:i/>
        </w:rPr>
        <w:t>API’s</w:t>
      </w:r>
      <w:ins w:id="557" w:author="Tatiane Schwanck Schardosim" w:date="2020-07-01T20:49:00Z">
        <w:r w:rsidR="008264A2">
          <w:rPr>
            <w:i/>
          </w:rPr>
          <w:t xml:space="preserve"> </w:t>
        </w:r>
        <w:r w:rsidR="008264A2" w:rsidRPr="008264A2">
          <w:rPr>
            <w:rPrChange w:id="558" w:author="Tatiane Schwanck Schardosim" w:date="2020-07-01T20:49:00Z">
              <w:rPr>
                <w:i/>
              </w:rPr>
            </w:rPrChange>
          </w:rPr>
          <w:t>(</w:t>
        </w:r>
        <w:r w:rsidR="008264A2" w:rsidRPr="008264A2">
          <w:rPr>
            <w:i/>
            <w:rPrChange w:id="559" w:author="Tatiane Schwanck Schardosim" w:date="2020-07-01T20:49:00Z">
              <w:rPr>
                <w:rFonts w:ascii="Arial" w:hAnsi="Arial" w:cs="Arial"/>
                <w:color w:val="222222"/>
                <w:shd w:val="clear" w:color="auto" w:fill="FFFFFF"/>
              </w:rPr>
            </w:rPrChange>
          </w:rPr>
          <w:t>Application Programming Interface</w:t>
        </w:r>
        <w:r w:rsidR="008264A2" w:rsidRPr="008264A2">
          <w:rPr>
            <w:rPrChange w:id="560" w:author="Tatiane Schwanck Schardosim" w:date="2020-07-01T20:49:00Z">
              <w:rPr>
                <w:rFonts w:ascii="Arial" w:hAnsi="Arial" w:cs="Arial"/>
                <w:color w:val="222222"/>
                <w:shd w:val="clear" w:color="auto" w:fill="FFFFFF"/>
              </w:rPr>
            </w:rPrChange>
          </w:rPr>
          <w:t>)</w:t>
        </w:r>
      </w:ins>
      <w:ins w:id="561" w:author="Tatiane Schwanck Schardosim" w:date="2020-07-01T20:48:00Z">
        <w:r w:rsidR="008264A2">
          <w:rPr>
            <w:i/>
          </w:rPr>
          <w:t xml:space="preserve"> </w:t>
        </w:r>
      </w:ins>
      <w:del w:id="562" w:author="Tatiane Schwanck Schardosim" w:date="2020-07-01T20:49:00Z">
        <w:r w:rsidDel="008264A2">
          <w:delText xml:space="preserve"> </w:delText>
        </w:r>
      </w:del>
      <w:r>
        <w:t>e eventos</w:t>
      </w:r>
      <w:r w:rsidR="00C23039">
        <w:t xml:space="preserve"> de um app</w:t>
      </w:r>
      <w:r w:rsidR="002367B6">
        <w:t>.</w:t>
      </w:r>
      <w:r w:rsidR="00FE3FBF">
        <w:t xml:space="preserve"> </w:t>
      </w:r>
      <w:r w:rsidR="00734467" w:rsidRPr="00734467">
        <w:t>A lista de</w:t>
      </w:r>
      <w:r w:rsidR="00A31044">
        <w:t xml:space="preserve"> </w:t>
      </w:r>
      <w:r w:rsidR="00734467" w:rsidRPr="00734467">
        <w:t>ações</w:t>
      </w:r>
      <w:r w:rsidR="00A31044">
        <w:t>,</w:t>
      </w:r>
      <w:r w:rsidR="00734467" w:rsidRPr="00734467">
        <w:t xml:space="preserve"> pode ser obtida </w:t>
      </w:r>
      <w:r w:rsidR="00734467" w:rsidRPr="00734467">
        <w:lastRenderedPageBreak/>
        <w:t>através das possíveis ações a serem executadas pelo usuário demonstradas</w:t>
      </w:r>
      <w:ins w:id="563" w:author="Tatiane Schwanck Schardosim" w:date="2020-07-01T20:50:00Z">
        <w:r w:rsidR="008264A2">
          <w:t xml:space="preserve"> as quais são apresentadas</w:t>
        </w:r>
      </w:ins>
      <w:r w:rsidR="00734467" w:rsidRPr="00734467">
        <w:t xml:space="preserve"> na</w:t>
      </w:r>
      <w:r w:rsidR="00677C93">
        <w:t xml:space="preserve"> </w:t>
      </w:r>
      <w:r w:rsidR="00677C93">
        <w:fldChar w:fldCharType="begin"/>
      </w:r>
      <w:r w:rsidR="00677C93">
        <w:instrText xml:space="preserve"> REF _Ref42447458 \h </w:instrText>
      </w:r>
      <w:r w:rsidR="00677C93">
        <w:fldChar w:fldCharType="separate"/>
      </w:r>
      <w:r w:rsidR="00677C93">
        <w:t xml:space="preserve">Figura </w:t>
      </w:r>
      <w:r w:rsidR="00677C93">
        <w:rPr>
          <w:noProof/>
        </w:rPr>
        <w:t>10</w:t>
      </w:r>
      <w:r w:rsidR="00677C93">
        <w:fldChar w:fldCharType="end"/>
      </w:r>
      <w:ins w:id="564" w:author="Tatiane Schwanck Schardosim" w:date="2020-07-01T20:50:00Z">
        <w:r w:rsidR="008264A2">
          <w:t xml:space="preserve"> abaixo</w:t>
        </w:r>
      </w:ins>
      <w:r w:rsidR="00734467">
        <w:t>.</w:t>
      </w:r>
    </w:p>
    <w:p w14:paraId="58A2B66C" w14:textId="77777777" w:rsidR="008836AF" w:rsidRDefault="008836AF" w:rsidP="00CA31F6">
      <w:r>
        <w:rPr>
          <w:noProof/>
          <w:lang w:eastAsia="pt-BR"/>
        </w:rPr>
        <w:drawing>
          <wp:inline distT="0" distB="0" distL="0" distR="0" wp14:anchorId="6C1660CC" wp14:editId="17DE15C8">
            <wp:extent cx="5760720" cy="2282825"/>
            <wp:effectExtent l="0" t="0" r="0" b="3175"/>
            <wp:docPr id="13" name="Imagem 13" descr="https://www.draw.io/?open=G1dyaagzgXcSN6kipAXEccoFrPgTvvjhUs&amp;local-data=%7B%22type%22%3A%22Drive%22%2C%22id%22%3A%221dyaagzgXcSN6kipAXEccoFrPgTvvjhUs%22%2C%22lastModifiedDate%22%3A%222020-06-07T19%3A38%3A01.600Z%22%2C%22pageId%22%3A%22CdkkQKYaVUET6wdkgj3H%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2282825"/>
                    </a:xfrm>
                    <a:prstGeom prst="rect">
                      <a:avLst/>
                    </a:prstGeom>
                  </pic:spPr>
                </pic:pic>
              </a:graphicData>
            </a:graphic>
          </wp:inline>
        </w:drawing>
      </w:r>
    </w:p>
    <w:p w14:paraId="449FD789" w14:textId="6CD9A6B5" w:rsidR="008836AF" w:rsidRDefault="008836AF" w:rsidP="00CA31F6">
      <w:pPr>
        <w:pStyle w:val="Legenda"/>
      </w:pPr>
      <w:bookmarkStart w:id="565" w:name="_Ref42447458"/>
      <w:bookmarkStart w:id="566" w:name="_Toc4453151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10</w:t>
      </w:r>
      <w:r w:rsidR="00C7334A">
        <w:rPr>
          <w:noProof/>
        </w:rPr>
        <w:fldChar w:fldCharType="end"/>
      </w:r>
      <w:bookmarkEnd w:id="565"/>
      <w:r>
        <w:t xml:space="preserve"> </w:t>
      </w:r>
      <w:r w:rsidRPr="00D32B84">
        <w:t xml:space="preserve">Lista de ações que auxiliarão o entendimento do contexto de ambiente e comportamento do usuário </w:t>
      </w:r>
      <w:r w:rsidR="001B6003" w:rsidRPr="00D32B84">
        <w:t>da aplicação</w:t>
      </w:r>
      <w:r w:rsidR="00EF23A5">
        <w:t xml:space="preserve"> (</w:t>
      </w:r>
      <w:r w:rsidRPr="00353DD1">
        <w:t>próprio, 2020)</w:t>
      </w:r>
      <w:bookmarkEnd w:id="566"/>
    </w:p>
    <w:p w14:paraId="1ABFA8C1" w14:textId="66F21D69" w:rsidR="00EF1EAD" w:rsidRDefault="00EF1EAD" w:rsidP="00CA31F6">
      <w:r>
        <w:tab/>
        <w:t xml:space="preserve">São poucas as ações que auxiliam no entendimento do contexto </w:t>
      </w:r>
      <w:ins w:id="567" w:author="Tatiane Schwanck Schardosim" w:date="2020-07-01T20:51:00Z">
        <w:r w:rsidR="008264A2">
          <w:t xml:space="preserve">e </w:t>
        </w:r>
      </w:ins>
      <w:r>
        <w:t xml:space="preserve">que podem ser obtidas implicitamente, isso devido as limitações dos sensores e dados disponíveis na aplicação desenvolvida, por isso, o sistema </w:t>
      </w:r>
      <w:ins w:id="568" w:author="Tatiane Schwanck Schardosim" w:date="2020-07-01T20:51:00Z">
        <w:r w:rsidR="008264A2">
          <w:t xml:space="preserve">que será </w:t>
        </w:r>
      </w:ins>
      <w:r>
        <w:t>desenvolvido nes</w:t>
      </w:r>
      <w:ins w:id="569" w:author="Tatiane Schwanck Schardosim" w:date="2020-07-01T20:51:00Z">
        <w:r w:rsidR="008264A2">
          <w:t>t</w:t>
        </w:r>
      </w:ins>
      <w:del w:id="570" w:author="Tatiane Schwanck Schardosim" w:date="2020-07-01T20:51:00Z">
        <w:r w:rsidDel="008264A2">
          <w:delText>s</w:delText>
        </w:r>
      </w:del>
      <w:r>
        <w:t>e trabalho, contar</w:t>
      </w:r>
      <w:ins w:id="571" w:author="Tatiane Schwanck Schardosim" w:date="2020-07-01T20:51:00Z">
        <w:r w:rsidR="008264A2">
          <w:t>á</w:t>
        </w:r>
      </w:ins>
      <w:del w:id="572" w:author="Tatiane Schwanck Schardosim" w:date="2020-07-01T20:51:00Z">
        <w:r w:rsidDel="008264A2">
          <w:delText>a</w:delText>
        </w:r>
      </w:del>
      <w:r>
        <w:t xml:space="preserve"> com informações disposta</w:t>
      </w:r>
      <w:ins w:id="573" w:author="Tatiane Schwanck Schardosim" w:date="2020-07-01T20:51:00Z">
        <w:r w:rsidR="008264A2">
          <w:t>s</w:t>
        </w:r>
      </w:ins>
      <w:r>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50725B">
      <w:pPr>
        <w:pStyle w:val="PargrafodaLista"/>
        <w:numPr>
          <w:ilvl w:val="1"/>
          <w:numId w:val="8"/>
        </w:numPr>
        <w:pPrChange w:id="574" w:author="Tatiane Schwanck Schardosim" w:date="2020-07-01T21:55:00Z">
          <w:pPr>
            <w:pStyle w:val="PargrafodaLista"/>
            <w:numPr>
              <w:ilvl w:val="1"/>
              <w:numId w:val="42"/>
            </w:numPr>
            <w:tabs>
              <w:tab w:val="num" w:pos="360"/>
            </w:tabs>
          </w:pPr>
        </w:pPrChange>
      </w:pPr>
      <w:r>
        <w:t>localização</w:t>
      </w:r>
    </w:p>
    <w:p w14:paraId="4CDF95E2" w14:textId="640B15E2" w:rsidR="00502915" w:rsidRDefault="00502915" w:rsidP="0050725B">
      <w:pPr>
        <w:pStyle w:val="PargrafodaLista"/>
        <w:numPr>
          <w:ilvl w:val="1"/>
          <w:numId w:val="8"/>
        </w:numPr>
        <w:pPrChange w:id="575" w:author="Tatiane Schwanck Schardosim" w:date="2020-07-01T21:55:00Z">
          <w:pPr>
            <w:pStyle w:val="PargrafodaLista"/>
            <w:numPr>
              <w:ilvl w:val="1"/>
              <w:numId w:val="42"/>
            </w:numPr>
            <w:tabs>
              <w:tab w:val="num" w:pos="360"/>
            </w:tabs>
          </w:pPr>
        </w:pPrChange>
      </w:pPr>
      <w:r>
        <w:t>ações</w:t>
      </w:r>
      <w:r w:rsidR="00A8362C">
        <w:t xml:space="preserve"> </w:t>
      </w:r>
      <w:r w:rsidR="00A74DCD">
        <w:t>em cima dos</w:t>
      </w:r>
      <w:r w:rsidR="00A8362C">
        <w:t xml:space="preserve"> componentes do app</w:t>
      </w:r>
    </w:p>
    <w:p w14:paraId="56AFEBD8" w14:textId="7302D2A1" w:rsidR="00502915" w:rsidRDefault="00502915" w:rsidP="0050725B">
      <w:pPr>
        <w:pStyle w:val="PargrafodaLista"/>
        <w:numPr>
          <w:ilvl w:val="1"/>
          <w:numId w:val="8"/>
        </w:numPr>
        <w:pPrChange w:id="576" w:author="Tatiane Schwanck Schardosim" w:date="2020-07-01T21:55:00Z">
          <w:pPr>
            <w:pStyle w:val="PargrafodaLista"/>
            <w:numPr>
              <w:ilvl w:val="1"/>
              <w:numId w:val="42"/>
            </w:numPr>
            <w:tabs>
              <w:tab w:val="num" w:pos="360"/>
            </w:tabs>
          </w:pPr>
        </w:pPrChange>
      </w:pPr>
      <w:r>
        <w:t>tempo</w:t>
      </w:r>
    </w:p>
    <w:p w14:paraId="5F3699E9" w14:textId="45C89D1C" w:rsidR="00502915" w:rsidRDefault="00502915" w:rsidP="0050725B">
      <w:pPr>
        <w:pStyle w:val="PargrafodaLista"/>
        <w:numPr>
          <w:ilvl w:val="1"/>
          <w:numId w:val="8"/>
        </w:numPr>
        <w:pPrChange w:id="577" w:author="Tatiane Schwanck Schardosim" w:date="2020-07-01T21:55:00Z">
          <w:pPr>
            <w:pStyle w:val="PargrafodaLista"/>
            <w:numPr>
              <w:ilvl w:val="1"/>
              <w:numId w:val="42"/>
            </w:numPr>
            <w:tabs>
              <w:tab w:val="num" w:pos="360"/>
            </w:tabs>
          </w:pPr>
        </w:pPrChange>
      </w:pPr>
      <w:r>
        <w:t>clima</w:t>
      </w:r>
    </w:p>
    <w:p w14:paraId="3C400799" w14:textId="053E4CD0" w:rsidR="009A3482" w:rsidRDefault="009A3482" w:rsidP="0050725B">
      <w:pPr>
        <w:pStyle w:val="PargrafodaLista"/>
        <w:numPr>
          <w:ilvl w:val="1"/>
          <w:numId w:val="8"/>
        </w:numPr>
        <w:pPrChange w:id="578" w:author="Tatiane Schwanck Schardosim" w:date="2020-07-01T21:55:00Z">
          <w:pPr>
            <w:pStyle w:val="PargrafodaLista"/>
            <w:numPr>
              <w:ilvl w:val="1"/>
              <w:numId w:val="42"/>
            </w:numPr>
            <w:tabs>
              <w:tab w:val="num" w:pos="360"/>
            </w:tabs>
          </w:pPr>
        </w:pPrChange>
      </w:pPr>
      <w:r>
        <w:t>músicas / gênero / artistas preferidas</w:t>
      </w:r>
      <w:del w:id="579" w:author="Tatiane Schwanck Schardosim" w:date="2020-07-01T20:51:00Z">
        <w:r w:rsidDel="008264A2">
          <w:delText xml:space="preserve"> </w:delText>
        </w:r>
      </w:del>
      <w:r>
        <w:t>(os)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50725B">
      <w:pPr>
        <w:pStyle w:val="PargrafodaLista"/>
        <w:numPr>
          <w:ilvl w:val="1"/>
          <w:numId w:val="8"/>
        </w:numPr>
        <w:pPrChange w:id="580" w:author="Tatiane Schwanck Schardosim" w:date="2020-07-01T21:55:00Z">
          <w:pPr>
            <w:pStyle w:val="PargrafodaLista"/>
            <w:numPr>
              <w:ilvl w:val="1"/>
              <w:numId w:val="42"/>
            </w:numPr>
            <w:tabs>
              <w:tab w:val="num" w:pos="360"/>
            </w:tabs>
          </w:pPr>
        </w:pPrChange>
      </w:pPr>
      <w:commentRangeStart w:id="581"/>
      <w:r>
        <w:t>localização</w:t>
      </w:r>
      <w:commentRangeEnd w:id="581"/>
      <w:r w:rsidR="008264A2">
        <w:rPr>
          <w:rStyle w:val="Refdecomentrio"/>
        </w:rPr>
        <w:commentReference w:id="581"/>
      </w:r>
    </w:p>
    <w:p w14:paraId="261C9F77" w14:textId="061C673C" w:rsidR="0051636D" w:rsidRDefault="0051636D" w:rsidP="0050725B">
      <w:pPr>
        <w:pStyle w:val="PargrafodaLista"/>
        <w:numPr>
          <w:ilvl w:val="1"/>
          <w:numId w:val="8"/>
        </w:numPr>
        <w:pPrChange w:id="582" w:author="Tatiane Schwanck Schardosim" w:date="2020-07-01T21:55:00Z">
          <w:pPr>
            <w:pStyle w:val="PargrafodaLista"/>
            <w:numPr>
              <w:ilvl w:val="1"/>
              <w:numId w:val="42"/>
            </w:numPr>
            <w:tabs>
              <w:tab w:val="num" w:pos="360"/>
            </w:tabs>
          </w:pPr>
        </w:pPrChange>
      </w:pPr>
      <w:r>
        <w:t>humor</w:t>
      </w:r>
    </w:p>
    <w:p w14:paraId="2075FD7D" w14:textId="1C9A3C0E" w:rsidR="0051636D" w:rsidRDefault="0051636D" w:rsidP="0050725B">
      <w:pPr>
        <w:pStyle w:val="PargrafodaLista"/>
        <w:numPr>
          <w:ilvl w:val="1"/>
          <w:numId w:val="8"/>
        </w:numPr>
        <w:pPrChange w:id="583" w:author="Tatiane Schwanck Schardosim" w:date="2020-07-01T21:55:00Z">
          <w:pPr>
            <w:pStyle w:val="PargrafodaLista"/>
            <w:numPr>
              <w:ilvl w:val="1"/>
              <w:numId w:val="42"/>
            </w:numPr>
            <w:tabs>
              <w:tab w:val="num" w:pos="360"/>
            </w:tabs>
          </w:pPr>
        </w:pPrChange>
      </w:pPr>
      <w:r>
        <w:t>atividade</w:t>
      </w:r>
    </w:p>
    <w:p w14:paraId="63FEA320" w14:textId="61D9466C" w:rsidR="009A3482" w:rsidRDefault="00356B19" w:rsidP="0050725B">
      <w:pPr>
        <w:pStyle w:val="PargrafodaLista"/>
        <w:numPr>
          <w:ilvl w:val="1"/>
          <w:numId w:val="8"/>
        </w:numPr>
        <w:pPrChange w:id="584" w:author="Tatiane Schwanck Schardosim" w:date="2020-07-01T21:55:00Z">
          <w:pPr>
            <w:pStyle w:val="PargrafodaLista"/>
            <w:numPr>
              <w:ilvl w:val="1"/>
              <w:numId w:val="42"/>
            </w:numPr>
            <w:tabs>
              <w:tab w:val="num" w:pos="360"/>
            </w:tabs>
          </w:pPr>
        </w:pPrChange>
      </w:pPr>
      <w:r>
        <w:t xml:space="preserve">músicas </w:t>
      </w:r>
      <w:r w:rsidR="009A3482">
        <w:t>/ gênero / artistas preferidas</w:t>
      </w:r>
      <w:del w:id="585" w:author="Tatiane Schwanck Schardosim" w:date="2020-07-01T20:52:00Z">
        <w:r w:rsidR="009A3482" w:rsidDel="008264A2">
          <w:delText xml:space="preserve"> </w:delText>
        </w:r>
      </w:del>
      <w:r w:rsidR="009A3482">
        <w:t>(os)</w:t>
      </w:r>
    </w:p>
    <w:p w14:paraId="10D98F62" w14:textId="511690D7" w:rsidR="00512D8C" w:rsidRDefault="00A4134C" w:rsidP="00CA31F6">
      <w:pPr>
        <w:pStyle w:val="Ttulo3"/>
      </w:pPr>
      <w:bookmarkStart w:id="586" w:name="_Ref42462937"/>
      <w:bookmarkStart w:id="587" w:name="_Toc44531576"/>
      <w:r>
        <w:t>O que são a</w:t>
      </w:r>
      <w:r w:rsidR="00512D8C">
        <w:t xml:space="preserve">s ações do </w:t>
      </w:r>
      <w:r w:rsidR="006B1587">
        <w:t>usuário</w:t>
      </w:r>
      <w:r>
        <w:t>?</w:t>
      </w:r>
      <w:bookmarkEnd w:id="586"/>
      <w:bookmarkEnd w:id="587"/>
    </w:p>
    <w:p w14:paraId="521BB652" w14:textId="2E07F86F" w:rsidR="006B1587" w:rsidRDefault="00EF2967" w:rsidP="00CA31F6">
      <w:r>
        <w:tab/>
        <w:t xml:space="preserve">As ações do usuário trazem diversas informações, referentes ao contexto que ele está vivendo, elas auxiliam no entendimento do seu contexto e na validação da acuracidade das </w:t>
      </w:r>
      <w:r>
        <w:lastRenderedPageBreak/>
        <w:t>recomendações feitas. São elas que</w:t>
      </w:r>
      <w:r w:rsidR="005460EE">
        <w:t xml:space="preserve"> irão demonstrar</w:t>
      </w:r>
      <w:r w:rsidR="0041002E">
        <w:t xml:space="preserve"> ao sistema,</w:t>
      </w:r>
      <w:r w:rsidR="005460EE">
        <w:t xml:space="preserve"> o gosto ou desgosto do usuário, em cima das músicas recomendadas.</w:t>
      </w:r>
      <w:r w:rsidR="0068589A">
        <w:t xml:space="preserve"> Cada ação terá um nível de importância, </w:t>
      </w:r>
      <w:commentRangeStart w:id="588"/>
      <w:r w:rsidR="0068589A">
        <w:t>o qual será utilizado avaliação de sua captura</w:t>
      </w:r>
      <w:commentRangeEnd w:id="588"/>
      <w:r w:rsidR="008264A2">
        <w:rPr>
          <w:rStyle w:val="Refdecomentrio"/>
        </w:rPr>
        <w:commentReference w:id="588"/>
      </w:r>
      <w:r w:rsidR="0068589A">
        <w:t xml:space="preserve">, antes de </w:t>
      </w:r>
      <w:r w:rsidR="0091299C">
        <w:t xml:space="preserve">serem </w:t>
      </w:r>
      <w:r w:rsidR="0068589A">
        <w:t>envia</w:t>
      </w:r>
      <w:r w:rsidR="0091299C">
        <w:t>das</w:t>
      </w:r>
      <w:r w:rsidR="0068589A">
        <w:t xml:space="preserve"> ao sistema</w:t>
      </w:r>
      <w:r w:rsidR="00113ED4">
        <w:t xml:space="preserve"> para avaliar as recomendações feitas</w:t>
      </w:r>
      <w:r w:rsidR="0068589A">
        <w:t>.</w:t>
      </w:r>
      <w:r w:rsidR="00BA3092">
        <w:t xml:space="preserve"> As possíveis ações a serem executadas pelo usuário estão </w:t>
      </w:r>
      <w:r w:rsidR="00AC3883">
        <w:t>listadas abaixo</w:t>
      </w:r>
      <w:r w:rsidR="004D72D9">
        <w:t>.</w:t>
      </w:r>
    </w:p>
    <w:p w14:paraId="1F5FBA7E" w14:textId="563325BE" w:rsidR="000F40B2" w:rsidRDefault="000F40B2" w:rsidP="0050725B">
      <w:pPr>
        <w:pStyle w:val="PargrafodaLista"/>
        <w:numPr>
          <w:ilvl w:val="0"/>
          <w:numId w:val="9"/>
        </w:numPr>
        <w:pPrChange w:id="589" w:author="Tatiane Schwanck Schardosim" w:date="2020-07-01T21:55:00Z">
          <w:pPr>
            <w:pStyle w:val="PargrafodaLista"/>
            <w:numPr>
              <w:numId w:val="44"/>
            </w:numPr>
            <w:tabs>
              <w:tab w:val="num" w:pos="360"/>
            </w:tabs>
          </w:pPr>
        </w:pPrChange>
      </w:pPr>
      <w:r>
        <w:t>Pausar / Tocar música</w:t>
      </w:r>
    </w:p>
    <w:p w14:paraId="48134D94" w14:textId="77777777" w:rsidR="00AF38C8" w:rsidRDefault="00AF38C8" w:rsidP="0050725B">
      <w:pPr>
        <w:pStyle w:val="PargrafodaLista"/>
        <w:numPr>
          <w:ilvl w:val="0"/>
          <w:numId w:val="9"/>
        </w:numPr>
        <w:pPrChange w:id="590" w:author="Tatiane Schwanck Schardosim" w:date="2020-07-01T21:55:00Z">
          <w:pPr>
            <w:pStyle w:val="PargrafodaLista"/>
            <w:numPr>
              <w:numId w:val="44"/>
            </w:numPr>
            <w:tabs>
              <w:tab w:val="num" w:pos="360"/>
            </w:tabs>
          </w:pPr>
        </w:pPrChange>
      </w:pPr>
      <w:r>
        <w:t xml:space="preserve">Passar / Voltar </w:t>
      </w:r>
      <m:oMath>
        <m:r>
          <w:rPr>
            <w:rFonts w:ascii="Cambria Math" w:hAnsi="Cambria Math"/>
          </w:rPr>
          <m:t>n</m:t>
        </m:r>
      </m:oMath>
      <w:r>
        <w:t xml:space="preserve"> músicas</w:t>
      </w:r>
    </w:p>
    <w:p w14:paraId="3ED45E1F" w14:textId="1FED51F5" w:rsidR="000F40B2" w:rsidRDefault="000F40B2" w:rsidP="0050725B">
      <w:pPr>
        <w:pStyle w:val="PargrafodaLista"/>
        <w:numPr>
          <w:ilvl w:val="0"/>
          <w:numId w:val="9"/>
        </w:numPr>
        <w:pPrChange w:id="591" w:author="Tatiane Schwanck Schardosim" w:date="2020-07-01T21:55:00Z">
          <w:pPr>
            <w:pStyle w:val="PargrafodaLista"/>
            <w:numPr>
              <w:numId w:val="44"/>
            </w:numPr>
            <w:tabs>
              <w:tab w:val="num" w:pos="360"/>
            </w:tabs>
          </w:pPr>
        </w:pPrChange>
      </w:pPr>
      <w:r>
        <w:t>Aumentar / Abaixar volume</w:t>
      </w:r>
    </w:p>
    <w:p w14:paraId="742BB0A3" w14:textId="0B9C258F" w:rsidR="000F40B2" w:rsidRDefault="000F40B2" w:rsidP="0050725B">
      <w:pPr>
        <w:pStyle w:val="PargrafodaLista"/>
        <w:numPr>
          <w:ilvl w:val="0"/>
          <w:numId w:val="9"/>
        </w:numPr>
        <w:pPrChange w:id="592" w:author="Tatiane Schwanck Schardosim" w:date="2020-07-01T21:55:00Z">
          <w:pPr>
            <w:pStyle w:val="PargrafodaLista"/>
            <w:numPr>
              <w:numId w:val="44"/>
            </w:numPr>
            <w:tabs>
              <w:tab w:val="num" w:pos="360"/>
            </w:tabs>
          </w:pPr>
        </w:pPrChange>
      </w:pPr>
      <w:r>
        <w:t>Escolher música / artista / gênero</w:t>
      </w:r>
    </w:p>
    <w:p w14:paraId="4B245433" w14:textId="09139D19" w:rsidR="000F40B2" w:rsidRDefault="000F40B2" w:rsidP="0050725B">
      <w:pPr>
        <w:pStyle w:val="PargrafodaLista"/>
        <w:numPr>
          <w:ilvl w:val="0"/>
          <w:numId w:val="9"/>
        </w:numPr>
        <w:pPrChange w:id="593" w:author="Tatiane Schwanck Schardosim" w:date="2020-07-01T21:55:00Z">
          <w:pPr>
            <w:pStyle w:val="PargrafodaLista"/>
            <w:numPr>
              <w:numId w:val="44"/>
            </w:numPr>
            <w:tabs>
              <w:tab w:val="num" w:pos="360"/>
            </w:tabs>
          </w:pPr>
        </w:pPrChange>
      </w:pPr>
      <w:r>
        <w:t>Abrir / Fechar o app</w:t>
      </w:r>
    </w:p>
    <w:p w14:paraId="213D604C" w14:textId="154187E7" w:rsidR="000F40B2" w:rsidRDefault="000F40B2" w:rsidP="0050725B">
      <w:pPr>
        <w:pStyle w:val="PargrafodaLista"/>
        <w:numPr>
          <w:ilvl w:val="0"/>
          <w:numId w:val="9"/>
        </w:numPr>
        <w:pPrChange w:id="594" w:author="Tatiane Schwanck Schardosim" w:date="2020-07-01T21:55:00Z">
          <w:pPr>
            <w:pStyle w:val="PargrafodaLista"/>
            <w:numPr>
              <w:numId w:val="44"/>
            </w:numPr>
            <w:tabs>
              <w:tab w:val="num" w:pos="360"/>
            </w:tabs>
          </w:pPr>
        </w:pPrChange>
      </w:pPr>
      <w:r>
        <w:t>Definir tempo da música</w:t>
      </w:r>
    </w:p>
    <w:p w14:paraId="0E075C06" w14:textId="4886865D" w:rsidR="00900FE6" w:rsidRDefault="00900FE6" w:rsidP="0050725B">
      <w:pPr>
        <w:pStyle w:val="PargrafodaLista"/>
        <w:numPr>
          <w:ilvl w:val="0"/>
          <w:numId w:val="9"/>
        </w:numPr>
        <w:pPrChange w:id="595" w:author="Tatiane Schwanck Schardosim" w:date="2020-07-01T21:55:00Z">
          <w:pPr>
            <w:pStyle w:val="PargrafodaLista"/>
            <w:numPr>
              <w:numId w:val="44"/>
            </w:numPr>
            <w:tabs>
              <w:tab w:val="num" w:pos="360"/>
            </w:tabs>
          </w:pPr>
        </w:pPrChange>
      </w:pPr>
      <w:r w:rsidRPr="00900FE6">
        <w:t>Definir atividade</w:t>
      </w:r>
    </w:p>
    <w:p w14:paraId="6BDD6AF5" w14:textId="731E6E60" w:rsidR="00900FE6" w:rsidRDefault="00900FE6" w:rsidP="0050725B">
      <w:pPr>
        <w:pStyle w:val="PargrafodaLista"/>
        <w:numPr>
          <w:ilvl w:val="0"/>
          <w:numId w:val="9"/>
        </w:numPr>
        <w:pPrChange w:id="596" w:author="Tatiane Schwanck Schardosim" w:date="2020-07-01T21:55:00Z">
          <w:pPr>
            <w:pStyle w:val="PargrafodaLista"/>
            <w:numPr>
              <w:numId w:val="44"/>
            </w:numPr>
            <w:tabs>
              <w:tab w:val="num" w:pos="360"/>
            </w:tabs>
          </w:pPr>
        </w:pPrChange>
      </w:pPr>
      <w:r w:rsidRPr="00900FE6">
        <w:t>Definir humor</w:t>
      </w:r>
    </w:p>
    <w:p w14:paraId="717D5F5E" w14:textId="559938EF" w:rsidR="00900FE6" w:rsidRDefault="00900FE6" w:rsidP="0050725B">
      <w:pPr>
        <w:pStyle w:val="PargrafodaLista"/>
        <w:numPr>
          <w:ilvl w:val="0"/>
          <w:numId w:val="9"/>
        </w:numPr>
        <w:pPrChange w:id="597" w:author="Tatiane Schwanck Schardosim" w:date="2020-07-01T21:55:00Z">
          <w:pPr>
            <w:pStyle w:val="PargrafodaLista"/>
            <w:numPr>
              <w:numId w:val="44"/>
            </w:numPr>
            <w:tabs>
              <w:tab w:val="num" w:pos="360"/>
            </w:tabs>
          </w:pPr>
        </w:pPrChange>
      </w:pPr>
      <w:r w:rsidRPr="00900FE6">
        <w:t>Definir / Trocar localização</w:t>
      </w:r>
    </w:p>
    <w:p w14:paraId="7229FCD1" w14:textId="753C3827" w:rsidR="00900FE6" w:rsidRDefault="00900FE6" w:rsidP="0050725B">
      <w:pPr>
        <w:pStyle w:val="PargrafodaLista"/>
        <w:numPr>
          <w:ilvl w:val="0"/>
          <w:numId w:val="9"/>
        </w:numPr>
        <w:pPrChange w:id="598" w:author="Tatiane Schwanck Schardosim" w:date="2020-07-01T21:55:00Z">
          <w:pPr>
            <w:pStyle w:val="PargrafodaLista"/>
            <w:numPr>
              <w:numId w:val="44"/>
            </w:numPr>
            <w:tabs>
              <w:tab w:val="num" w:pos="360"/>
            </w:tabs>
          </w:pPr>
        </w:pPrChange>
      </w:pPr>
      <w:r w:rsidRPr="00900FE6">
        <w:t>Definir grupo / individual</w:t>
      </w:r>
    </w:p>
    <w:p w14:paraId="22431373" w14:textId="77777777" w:rsidR="00614F8F" w:rsidRDefault="00614F8F" w:rsidP="00CA31F6"/>
    <w:p w14:paraId="70035B21" w14:textId="203D1A78" w:rsidR="00EE5AC3" w:rsidRDefault="00BC71C6" w:rsidP="00CA31F6">
      <w:pPr>
        <w:pStyle w:val="Ttulo2"/>
      </w:pPr>
      <w:bookmarkStart w:id="599" w:name="_Toc44531577"/>
      <w:r>
        <w:t>Metodologia</w:t>
      </w:r>
      <w:r w:rsidR="00EE5AC3">
        <w:t xml:space="preserve"> do sistema</w:t>
      </w:r>
      <w:bookmarkEnd w:id="599"/>
    </w:p>
    <w:p w14:paraId="303F21D0" w14:textId="30F0B49C" w:rsidR="006C7738" w:rsidRPr="006C7738" w:rsidRDefault="006C7738" w:rsidP="00CA31F6">
      <w:r>
        <w:tab/>
      </w:r>
      <w:r w:rsidR="00F7313E">
        <w:t xml:space="preserve">Para validar o modelo de sistema de recomendação, será desenvolvido uma </w:t>
      </w:r>
      <w:commentRangeStart w:id="600"/>
      <w:r w:rsidR="00F7313E">
        <w:t>aplicação</w:t>
      </w:r>
      <w:commentRangeEnd w:id="600"/>
      <w:r w:rsidR="008264A2">
        <w:rPr>
          <w:rStyle w:val="Refdecomentrio"/>
        </w:rPr>
        <w:commentReference w:id="600"/>
      </w:r>
      <w:r w:rsidR="00F7313E">
        <w:t xml:space="preserve">, a qual </w:t>
      </w:r>
      <w:r w:rsidR="00291B87">
        <w:t>irá</w:t>
      </w:r>
      <w:r w:rsidR="00F7313E">
        <w:t xml:space="preserve"> ser distribuída aos usuários</w:t>
      </w:r>
      <w:r w:rsidR="00735025">
        <w:t>,</w:t>
      </w:r>
      <w:r w:rsidR="00F7313E">
        <w:t xml:space="preserve"> que participarem d</w:t>
      </w:r>
      <w:r w:rsidR="006A34B2">
        <w:t>o questionário</w:t>
      </w:r>
      <w:r w:rsidR="00244979">
        <w:t>,</w:t>
      </w:r>
      <w:r w:rsidR="00644D54">
        <w:t xml:space="preserve"> feito</w:t>
      </w:r>
      <w:r w:rsidR="004D3460">
        <w:t xml:space="preserve"> para obter </w:t>
      </w:r>
      <w:r w:rsidR="004D3460">
        <w:lastRenderedPageBreak/>
        <w:t xml:space="preserve">informações sobre os </w:t>
      </w:r>
      <w:r w:rsidR="00256539">
        <w:t>usuários</w:t>
      </w:r>
      <w:r w:rsidR="00F7313E">
        <w:t>.</w:t>
      </w:r>
      <w:r w:rsidR="006A34B2">
        <w:t xml:space="preserve"> </w:t>
      </w:r>
      <w:r w:rsidR="00256BF0">
        <w:t xml:space="preserve">As etapas do desenvolvimento desse sistema </w:t>
      </w:r>
      <w:del w:id="601" w:author="Tatiane Schwanck Schardosim" w:date="2020-07-01T20:55:00Z">
        <w:r w:rsidR="00256BF0" w:rsidDel="00215D62">
          <w:delText xml:space="preserve">foram </w:delText>
        </w:r>
      </w:del>
      <w:ins w:id="602" w:author="Tatiane Schwanck Schardosim" w:date="2020-07-01T20:55:00Z">
        <w:r w:rsidR="00215D62">
          <w:t xml:space="preserve">são </w:t>
        </w:r>
      </w:ins>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ins w:id="603" w:author="Tatiane Schwanck Schardosim" w:date="2020-07-01T20:55:00Z">
        <w:r w:rsidR="00215D62">
          <w:t xml:space="preserve"> abaixo</w:t>
        </w:r>
      </w:ins>
      <w:r w:rsidR="00256BF0">
        <w:t>.</w:t>
      </w:r>
    </w:p>
    <w:p w14:paraId="66240C09" w14:textId="77777777" w:rsidR="007649CF" w:rsidRDefault="0051111E" w:rsidP="00CA31F6">
      <w:commentRangeStart w:id="604"/>
      <w:r>
        <w:rPr>
          <w:noProof/>
          <w:lang w:eastAsia="pt-BR"/>
        </w:rPr>
        <w:drawing>
          <wp:inline distT="0" distB="0" distL="0" distR="0" wp14:anchorId="5DFBBC3E" wp14:editId="7EC067BC">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04"/>
      <w:r w:rsidR="00215D62">
        <w:rPr>
          <w:rStyle w:val="Refdecomentrio"/>
        </w:rPr>
        <w:commentReference w:id="604"/>
      </w:r>
    </w:p>
    <w:p w14:paraId="232A08C4" w14:textId="7D68A473" w:rsidR="002638C0" w:rsidRDefault="007649CF" w:rsidP="00CA31F6">
      <w:pPr>
        <w:pStyle w:val="Legenda"/>
      </w:pPr>
      <w:bookmarkStart w:id="605" w:name="_Ref42452795"/>
      <w:bookmarkStart w:id="606" w:name="_Toc4453151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11</w:t>
      </w:r>
      <w:r w:rsidR="00C7334A">
        <w:rPr>
          <w:noProof/>
        </w:rPr>
        <w:fldChar w:fldCharType="end"/>
      </w:r>
      <w:bookmarkEnd w:id="605"/>
      <w:r>
        <w:t xml:space="preserve"> Etapas do desenvolvimento</w:t>
      </w:r>
      <w:r>
        <w:rPr>
          <w:noProof/>
        </w:rPr>
        <w:t xml:space="preserve"> do sistema de recomendação musical</w:t>
      </w:r>
      <w:r>
        <w:t xml:space="preserve"> </w:t>
      </w:r>
      <w:bookmarkStart w:id="607" w:name="_Hlk42442745"/>
      <w:r w:rsidRPr="00353DD1">
        <w:t>(próprio, 2020)</w:t>
      </w:r>
      <w:bookmarkEnd w:id="606"/>
      <w:bookmarkEnd w:id="607"/>
    </w:p>
    <w:p w14:paraId="24FD8A78" w14:textId="3742FCBA" w:rsidR="00D902DF" w:rsidRDefault="00D902DF" w:rsidP="00CA31F6">
      <w:r>
        <w:tab/>
        <w:t xml:space="preserve">As perguntas </w:t>
      </w:r>
      <w:del w:id="608" w:author="Tatiane Schwanck Schardosim" w:date="2020-07-01T20:56:00Z">
        <w:r w:rsidDel="00215D62">
          <w:delText xml:space="preserve">colocadas </w:delText>
        </w:r>
      </w:del>
      <w:ins w:id="609" w:author="Tatiane Schwanck Schardosim" w:date="2020-07-01T20:56:00Z">
        <w:r w:rsidR="00215D62">
          <w:t xml:space="preserve">aplicadas </w:t>
        </w:r>
      </w:ins>
      <w:r>
        <w:t xml:space="preserve">no questionário, serão voltadas a </w:t>
      </w:r>
      <w:r w:rsidR="00C74645">
        <w:t>conhecer</w:t>
      </w:r>
      <w:r>
        <w:t xml:space="preserve"> melhor os usuários que utilizarão </w:t>
      </w:r>
      <w:ins w:id="610" w:author="Tatiane Schwanck Schardosim" w:date="2020-07-01T20:56:00Z">
        <w:r w:rsidR="00215D62">
          <w:t>a aplicação</w:t>
        </w:r>
      </w:ins>
      <w:del w:id="611" w:author="Tatiane Schwanck Schardosim" w:date="2020-07-01T20:56:00Z">
        <w:r w:rsidDel="00215D62">
          <w:delText>o sistema</w:delText>
        </w:r>
      </w:del>
      <w:r>
        <w:t xml:space="preserve">, sendo assim, </w:t>
      </w:r>
      <w:r w:rsidR="005C6E53">
        <w:t>ser</w:t>
      </w:r>
      <w:ins w:id="612" w:author="Tatiane Schwanck Schardosim" w:date="2020-07-01T20:57:00Z">
        <w:r w:rsidR="00215D62">
          <w:t xml:space="preserve">ão utilizadas </w:t>
        </w:r>
      </w:ins>
      <w:del w:id="613" w:author="Tatiane Schwanck Schardosim" w:date="2020-07-01T20:57:00Z">
        <w:r w:rsidR="005C6E53" w:rsidDel="00215D62">
          <w:delText xml:space="preserve">á colocado </w:delText>
        </w:r>
      </w:del>
      <w:r w:rsidR="005C6E53">
        <w:t xml:space="preserve">perguntas que </w:t>
      </w:r>
      <w:ins w:id="614" w:author="Tatiane Schwanck Schardosim" w:date="2020-07-01T20:57:00Z">
        <w:r w:rsidR="00215D62">
          <w:t xml:space="preserve">permita </w:t>
        </w:r>
      </w:ins>
      <w:del w:id="615" w:author="Tatiane Schwanck Schardosim" w:date="2020-07-01T20:57:00Z">
        <w:r w:rsidR="005C6E53" w:rsidDel="00215D62">
          <w:delText xml:space="preserve">entendam </w:delText>
        </w:r>
      </w:del>
      <w:ins w:id="616" w:author="Tatiane Schwanck Schardosim" w:date="2020-07-01T20:57:00Z">
        <w:r w:rsidR="00215D62">
          <w:t xml:space="preserve">entender </w:t>
        </w:r>
      </w:ins>
      <w:r w:rsidR="005C6E53">
        <w:t>suas</w:t>
      </w:r>
      <w:r>
        <w:t xml:space="preserve"> preferencias, atividades, </w:t>
      </w:r>
      <w:ins w:id="617" w:author="Tatiane Schwanck Schardosim" w:date="2020-07-01T20:57:00Z">
        <w:r w:rsidR="00215D62">
          <w:t>d</w:t>
        </w:r>
      </w:ins>
      <w:r w:rsidR="006F4861">
        <w:t>entre outr</w:t>
      </w:r>
      <w:ins w:id="618" w:author="Tatiane Schwanck Schardosim" w:date="2020-07-01T20:57:00Z">
        <w:r w:rsidR="00215D62">
          <w:t>o</w:t>
        </w:r>
      </w:ins>
      <w:del w:id="619" w:author="Tatiane Schwanck Schardosim" w:date="2020-07-01T20:57:00Z">
        <w:r w:rsidR="006F4861" w:rsidDel="00215D62">
          <w:delText>o</w:delText>
        </w:r>
      </w:del>
      <w:r w:rsidR="006F4861">
        <w:t>s</w:t>
      </w:r>
      <w:ins w:id="620" w:author="Tatiane Schwanck Schardosim" w:date="2020-07-01T20:58:00Z">
        <w:r w:rsidR="00215D62">
          <w:t xml:space="preserve"> fatores</w:t>
        </w:r>
      </w:ins>
      <w:r w:rsidR="005C6E53">
        <w:t>.</w:t>
      </w:r>
      <w:r w:rsidR="006F4861">
        <w:t xml:space="preserve"> Essas perguntas são:</w:t>
      </w:r>
    </w:p>
    <w:p w14:paraId="2B40B900" w14:textId="3AFC0ADB" w:rsidR="00D553A0" w:rsidRDefault="00815FF8" w:rsidP="0050725B">
      <w:pPr>
        <w:pStyle w:val="Listas1"/>
        <w:numPr>
          <w:ilvl w:val="0"/>
          <w:numId w:val="11"/>
        </w:numPr>
        <w:pPrChange w:id="621" w:author="Tatiane Schwanck Schardosim" w:date="2020-07-01T21:55:00Z">
          <w:pPr>
            <w:pStyle w:val="Listas1"/>
            <w:numPr>
              <w:numId w:val="46"/>
            </w:numPr>
            <w:tabs>
              <w:tab w:val="num" w:pos="360"/>
            </w:tabs>
          </w:pPr>
        </w:pPrChange>
      </w:pPr>
      <w:r>
        <w:t>Qual o Player de música você utiliza atualmente</w:t>
      </w:r>
      <w:r w:rsidR="00D553A0">
        <w:t>?</w:t>
      </w:r>
    </w:p>
    <w:p w14:paraId="72393C76" w14:textId="5950B285" w:rsidR="00865A71" w:rsidRPr="00CA31F6" w:rsidRDefault="00865A71" w:rsidP="0050725B">
      <w:pPr>
        <w:pStyle w:val="PargrafodaLista"/>
        <w:numPr>
          <w:ilvl w:val="1"/>
          <w:numId w:val="11"/>
        </w:numPr>
        <w:pPrChange w:id="622" w:author="Tatiane Schwanck Schardosim" w:date="2020-07-01T21:55:00Z">
          <w:pPr>
            <w:pStyle w:val="PargrafodaLista"/>
            <w:numPr>
              <w:ilvl w:val="1"/>
              <w:numId w:val="46"/>
            </w:numPr>
            <w:tabs>
              <w:tab w:val="num" w:pos="360"/>
            </w:tabs>
          </w:pPr>
        </w:pPrChange>
      </w:pPr>
      <w:r w:rsidRPr="00CA31F6">
        <w:t>Spotify</w:t>
      </w:r>
    </w:p>
    <w:p w14:paraId="07DD86B1" w14:textId="1CFB01EB" w:rsidR="00865A71" w:rsidRPr="00CA31F6" w:rsidRDefault="00865A71" w:rsidP="0050725B">
      <w:pPr>
        <w:pStyle w:val="PargrafodaLista"/>
        <w:numPr>
          <w:ilvl w:val="1"/>
          <w:numId w:val="11"/>
        </w:numPr>
        <w:pPrChange w:id="623" w:author="Tatiane Schwanck Schardosim" w:date="2020-07-01T21:55:00Z">
          <w:pPr>
            <w:pStyle w:val="PargrafodaLista"/>
            <w:numPr>
              <w:ilvl w:val="1"/>
              <w:numId w:val="46"/>
            </w:numPr>
            <w:tabs>
              <w:tab w:val="num" w:pos="360"/>
            </w:tabs>
          </w:pPr>
        </w:pPrChange>
      </w:pPr>
      <w:r w:rsidRPr="00CA31F6">
        <w:t>Deezer</w:t>
      </w:r>
    </w:p>
    <w:p w14:paraId="64855A21" w14:textId="7A528AA2" w:rsidR="00865A71" w:rsidRPr="00CA31F6" w:rsidRDefault="00865A71" w:rsidP="0050725B">
      <w:pPr>
        <w:pStyle w:val="PargrafodaLista"/>
        <w:numPr>
          <w:ilvl w:val="1"/>
          <w:numId w:val="11"/>
        </w:numPr>
        <w:pPrChange w:id="624" w:author="Tatiane Schwanck Schardosim" w:date="2020-07-01T21:55:00Z">
          <w:pPr>
            <w:pStyle w:val="PargrafodaLista"/>
            <w:numPr>
              <w:ilvl w:val="1"/>
              <w:numId w:val="46"/>
            </w:numPr>
            <w:tabs>
              <w:tab w:val="num" w:pos="360"/>
            </w:tabs>
          </w:pPr>
        </w:pPrChange>
      </w:pPr>
      <w:r w:rsidRPr="00CA31F6">
        <w:t>Youtube Music</w:t>
      </w:r>
    </w:p>
    <w:p w14:paraId="4B9D6AB4" w14:textId="0C0270EC" w:rsidR="00865A71" w:rsidRPr="00CA31F6" w:rsidRDefault="00865A71" w:rsidP="0050725B">
      <w:pPr>
        <w:pStyle w:val="PargrafodaLista"/>
        <w:numPr>
          <w:ilvl w:val="1"/>
          <w:numId w:val="11"/>
        </w:numPr>
        <w:pPrChange w:id="625" w:author="Tatiane Schwanck Schardosim" w:date="2020-07-01T21:55:00Z">
          <w:pPr>
            <w:pStyle w:val="PargrafodaLista"/>
            <w:numPr>
              <w:ilvl w:val="1"/>
              <w:numId w:val="46"/>
            </w:numPr>
            <w:tabs>
              <w:tab w:val="num" w:pos="360"/>
            </w:tabs>
          </w:pPr>
        </w:pPrChange>
      </w:pPr>
      <w:r w:rsidRPr="00CA31F6">
        <w:t>TIDAL</w:t>
      </w:r>
    </w:p>
    <w:p w14:paraId="54B2BA04" w14:textId="5E9B586F" w:rsidR="00865A71" w:rsidRPr="00CA31F6" w:rsidRDefault="00865A71" w:rsidP="0050725B">
      <w:pPr>
        <w:pStyle w:val="PargrafodaLista"/>
        <w:numPr>
          <w:ilvl w:val="1"/>
          <w:numId w:val="11"/>
        </w:numPr>
        <w:pPrChange w:id="626" w:author="Tatiane Schwanck Schardosim" w:date="2020-07-01T21:55:00Z">
          <w:pPr>
            <w:pStyle w:val="PargrafodaLista"/>
            <w:numPr>
              <w:ilvl w:val="1"/>
              <w:numId w:val="46"/>
            </w:numPr>
            <w:tabs>
              <w:tab w:val="num" w:pos="360"/>
            </w:tabs>
          </w:pPr>
        </w:pPrChange>
      </w:pPr>
      <w:r w:rsidRPr="00CA31F6">
        <w:t>Apple Music</w:t>
      </w:r>
    </w:p>
    <w:p w14:paraId="089C86AD" w14:textId="1E591B92" w:rsidR="00865A71" w:rsidRPr="00CA31F6" w:rsidRDefault="00865A71" w:rsidP="0050725B">
      <w:pPr>
        <w:pStyle w:val="PargrafodaLista"/>
        <w:numPr>
          <w:ilvl w:val="1"/>
          <w:numId w:val="11"/>
        </w:numPr>
        <w:pPrChange w:id="627" w:author="Tatiane Schwanck Schardosim" w:date="2020-07-01T21:55:00Z">
          <w:pPr>
            <w:pStyle w:val="PargrafodaLista"/>
            <w:numPr>
              <w:ilvl w:val="1"/>
              <w:numId w:val="46"/>
            </w:numPr>
            <w:tabs>
              <w:tab w:val="num" w:pos="360"/>
            </w:tabs>
          </w:pPr>
        </w:pPrChange>
      </w:pPr>
      <w:r w:rsidRPr="00CA31F6">
        <w:t>Google Play Music</w:t>
      </w:r>
    </w:p>
    <w:p w14:paraId="5B837858" w14:textId="59D8AE32" w:rsidR="00865A71" w:rsidRDefault="00865A71" w:rsidP="0050725B">
      <w:pPr>
        <w:pStyle w:val="PargrafodaLista"/>
        <w:numPr>
          <w:ilvl w:val="1"/>
          <w:numId w:val="11"/>
        </w:numPr>
        <w:pPrChange w:id="628" w:author="Tatiane Schwanck Schardosim" w:date="2020-07-01T21:55:00Z">
          <w:pPr>
            <w:pStyle w:val="PargrafodaLista"/>
            <w:numPr>
              <w:ilvl w:val="1"/>
              <w:numId w:val="46"/>
            </w:numPr>
            <w:tabs>
              <w:tab w:val="num" w:pos="360"/>
            </w:tabs>
          </w:pPr>
        </w:pPrChange>
      </w:pPr>
      <w:r>
        <w:t>Outro</w:t>
      </w:r>
    </w:p>
    <w:p w14:paraId="5B933F9B" w14:textId="12DB8C51" w:rsidR="00865A71" w:rsidRDefault="004F1933" w:rsidP="0050725B">
      <w:pPr>
        <w:pStyle w:val="Listas1"/>
        <w:numPr>
          <w:ilvl w:val="0"/>
          <w:numId w:val="11"/>
        </w:numPr>
        <w:pPrChange w:id="629" w:author="Tatiane Schwanck Schardosim" w:date="2020-07-01T21:55:00Z">
          <w:pPr>
            <w:pStyle w:val="Listas1"/>
            <w:numPr>
              <w:numId w:val="46"/>
            </w:numPr>
            <w:tabs>
              <w:tab w:val="num" w:pos="360"/>
            </w:tabs>
          </w:pPr>
        </w:pPrChange>
      </w:pPr>
      <w:commentRangeStart w:id="630"/>
      <w:r>
        <w:t>Você utiliza o Spotify?</w:t>
      </w:r>
      <w:commentRangeEnd w:id="630"/>
      <w:r w:rsidR="00215D62">
        <w:rPr>
          <w:rStyle w:val="Refdecomentrio"/>
          <w:b w:val="0"/>
          <w:bCs w:val="0"/>
          <w:snapToGrid/>
          <w:spacing w:val="0"/>
        </w:rPr>
        <w:commentReference w:id="630"/>
      </w:r>
    </w:p>
    <w:p w14:paraId="62B2E726" w14:textId="12CF06B3" w:rsidR="00607C38" w:rsidRDefault="00607C38" w:rsidP="0050725B">
      <w:pPr>
        <w:pStyle w:val="Listas1"/>
        <w:numPr>
          <w:ilvl w:val="0"/>
          <w:numId w:val="11"/>
        </w:numPr>
        <w:pPrChange w:id="631" w:author="Tatiane Schwanck Schardosim" w:date="2020-07-01T21:55:00Z">
          <w:pPr>
            <w:pStyle w:val="Listas1"/>
            <w:numPr>
              <w:numId w:val="46"/>
            </w:numPr>
            <w:tabs>
              <w:tab w:val="num" w:pos="360"/>
            </w:tabs>
          </w:pPr>
        </w:pPrChange>
      </w:pPr>
      <w:r w:rsidRPr="00607C38">
        <w:t xml:space="preserve">Você acredita que as recomendações musicais realizadas via </w:t>
      </w:r>
      <w:r w:rsidRPr="00215D62">
        <w:rPr>
          <w:i/>
          <w:rPrChange w:id="632" w:author="Tatiane Schwanck Schardosim" w:date="2020-07-01T20:59:00Z">
            <w:rPr/>
          </w:rPrChange>
        </w:rPr>
        <w:t>software</w:t>
      </w:r>
      <w:r w:rsidRPr="00607C38">
        <w:t xml:space="preserve"> poderiam ser melhoradas? </w:t>
      </w:r>
    </w:p>
    <w:p w14:paraId="02976301" w14:textId="135F4146" w:rsidR="007F25A7" w:rsidRDefault="00264A84" w:rsidP="0050725B">
      <w:pPr>
        <w:pStyle w:val="Listas1"/>
        <w:numPr>
          <w:ilvl w:val="0"/>
          <w:numId w:val="11"/>
        </w:numPr>
        <w:pPrChange w:id="633" w:author="Tatiane Schwanck Schardosim" w:date="2020-07-01T21:55:00Z">
          <w:pPr>
            <w:pStyle w:val="Listas1"/>
            <w:numPr>
              <w:numId w:val="46"/>
            </w:numPr>
            <w:tabs>
              <w:tab w:val="num" w:pos="360"/>
            </w:tabs>
          </w:pPr>
        </w:pPrChange>
      </w:pPr>
      <w:r w:rsidRPr="00264A84">
        <w:t>Você acredita que o contexto poderia melhorar essas recomendações?</w:t>
      </w:r>
      <w:r w:rsidR="007F25A7">
        <w:t xml:space="preserve"> </w:t>
      </w:r>
    </w:p>
    <w:p w14:paraId="71DDBB60" w14:textId="0E58B514" w:rsidR="00C4086D" w:rsidRDefault="001F3F3B" w:rsidP="0050725B">
      <w:pPr>
        <w:pStyle w:val="Listas1"/>
        <w:numPr>
          <w:ilvl w:val="0"/>
          <w:numId w:val="11"/>
        </w:numPr>
        <w:pPrChange w:id="634" w:author="Tatiane Schwanck Schardosim" w:date="2020-07-01T21:55:00Z">
          <w:pPr>
            <w:pStyle w:val="Listas1"/>
            <w:numPr>
              <w:numId w:val="46"/>
            </w:numPr>
            <w:tabs>
              <w:tab w:val="num" w:pos="360"/>
            </w:tabs>
          </w:pPr>
        </w:pPrChange>
      </w:pPr>
      <w:r w:rsidRPr="001F3F3B">
        <w:t>Em quais atividades costuma ouvir música?</w:t>
      </w:r>
    </w:p>
    <w:p w14:paraId="1C13F317" w14:textId="77777777" w:rsidR="00B62674" w:rsidRDefault="00B62674" w:rsidP="0050725B">
      <w:pPr>
        <w:pStyle w:val="PargrafodaLista"/>
        <w:numPr>
          <w:ilvl w:val="1"/>
          <w:numId w:val="11"/>
        </w:numPr>
        <w:pPrChange w:id="635" w:author="Tatiane Schwanck Schardosim" w:date="2020-07-01T21:55:00Z">
          <w:pPr>
            <w:pStyle w:val="PargrafodaLista"/>
            <w:numPr>
              <w:ilvl w:val="1"/>
              <w:numId w:val="46"/>
            </w:numPr>
            <w:tabs>
              <w:tab w:val="num" w:pos="360"/>
            </w:tabs>
          </w:pPr>
        </w:pPrChange>
      </w:pPr>
      <w:r>
        <w:t>Acordando</w:t>
      </w:r>
    </w:p>
    <w:p w14:paraId="446170A7" w14:textId="77777777" w:rsidR="00B62674" w:rsidRDefault="00B62674" w:rsidP="0050725B">
      <w:pPr>
        <w:pStyle w:val="PargrafodaLista"/>
        <w:numPr>
          <w:ilvl w:val="1"/>
          <w:numId w:val="11"/>
        </w:numPr>
        <w:pPrChange w:id="636" w:author="Tatiane Schwanck Schardosim" w:date="2020-07-01T21:55:00Z">
          <w:pPr>
            <w:pStyle w:val="PargrafodaLista"/>
            <w:numPr>
              <w:ilvl w:val="1"/>
              <w:numId w:val="46"/>
            </w:numPr>
            <w:tabs>
              <w:tab w:val="num" w:pos="360"/>
            </w:tabs>
          </w:pPr>
        </w:pPrChange>
      </w:pPr>
      <w:r>
        <w:t>Assistindo a filmes / séries / novelas</w:t>
      </w:r>
    </w:p>
    <w:p w14:paraId="692B9274" w14:textId="77777777" w:rsidR="00B62674" w:rsidRDefault="00B62674" w:rsidP="0050725B">
      <w:pPr>
        <w:pStyle w:val="PargrafodaLista"/>
        <w:numPr>
          <w:ilvl w:val="1"/>
          <w:numId w:val="11"/>
        </w:numPr>
        <w:pPrChange w:id="637" w:author="Tatiane Schwanck Schardosim" w:date="2020-07-01T21:55:00Z">
          <w:pPr>
            <w:pStyle w:val="PargrafodaLista"/>
            <w:numPr>
              <w:ilvl w:val="1"/>
              <w:numId w:val="46"/>
            </w:numPr>
            <w:tabs>
              <w:tab w:val="num" w:pos="360"/>
            </w:tabs>
          </w:pPr>
        </w:pPrChange>
      </w:pPr>
      <w:r>
        <w:lastRenderedPageBreak/>
        <w:t>Comendo</w:t>
      </w:r>
    </w:p>
    <w:p w14:paraId="479E5989" w14:textId="77777777" w:rsidR="00B62674" w:rsidRDefault="00B62674" w:rsidP="0050725B">
      <w:pPr>
        <w:pStyle w:val="PargrafodaLista"/>
        <w:numPr>
          <w:ilvl w:val="1"/>
          <w:numId w:val="11"/>
        </w:numPr>
        <w:pPrChange w:id="638" w:author="Tatiane Schwanck Schardosim" w:date="2020-07-01T21:55:00Z">
          <w:pPr>
            <w:pStyle w:val="PargrafodaLista"/>
            <w:numPr>
              <w:ilvl w:val="1"/>
              <w:numId w:val="46"/>
            </w:numPr>
            <w:tabs>
              <w:tab w:val="num" w:pos="360"/>
            </w:tabs>
          </w:pPr>
        </w:pPrChange>
      </w:pPr>
      <w:r>
        <w:t>Correndo</w:t>
      </w:r>
    </w:p>
    <w:p w14:paraId="20DDBE1B" w14:textId="77777777" w:rsidR="00B62674" w:rsidRDefault="00B62674" w:rsidP="0050725B">
      <w:pPr>
        <w:pStyle w:val="PargrafodaLista"/>
        <w:numPr>
          <w:ilvl w:val="1"/>
          <w:numId w:val="11"/>
        </w:numPr>
        <w:pPrChange w:id="639" w:author="Tatiane Schwanck Schardosim" w:date="2020-07-01T21:55:00Z">
          <w:pPr>
            <w:pStyle w:val="PargrafodaLista"/>
            <w:numPr>
              <w:ilvl w:val="1"/>
              <w:numId w:val="46"/>
            </w:numPr>
            <w:tabs>
              <w:tab w:val="num" w:pos="360"/>
            </w:tabs>
          </w:pPr>
        </w:pPrChange>
      </w:pPr>
      <w:r>
        <w:t>Dirigindo</w:t>
      </w:r>
    </w:p>
    <w:p w14:paraId="75D2C368" w14:textId="77777777" w:rsidR="00B62674" w:rsidRDefault="00B62674" w:rsidP="0050725B">
      <w:pPr>
        <w:pStyle w:val="PargrafodaLista"/>
        <w:numPr>
          <w:ilvl w:val="1"/>
          <w:numId w:val="11"/>
        </w:numPr>
        <w:pPrChange w:id="640" w:author="Tatiane Schwanck Schardosim" w:date="2020-07-01T21:55:00Z">
          <w:pPr>
            <w:pStyle w:val="PargrafodaLista"/>
            <w:numPr>
              <w:ilvl w:val="1"/>
              <w:numId w:val="46"/>
            </w:numPr>
            <w:tabs>
              <w:tab w:val="num" w:pos="360"/>
            </w:tabs>
          </w:pPr>
        </w:pPrChange>
      </w:pPr>
      <w:r>
        <w:t>Estudando</w:t>
      </w:r>
    </w:p>
    <w:p w14:paraId="319F766D" w14:textId="77777777" w:rsidR="00B62674" w:rsidRDefault="00B62674" w:rsidP="0050725B">
      <w:pPr>
        <w:pStyle w:val="PargrafodaLista"/>
        <w:numPr>
          <w:ilvl w:val="1"/>
          <w:numId w:val="11"/>
        </w:numPr>
        <w:pPrChange w:id="641" w:author="Tatiane Schwanck Schardosim" w:date="2020-07-01T21:55:00Z">
          <w:pPr>
            <w:pStyle w:val="PargrafodaLista"/>
            <w:numPr>
              <w:ilvl w:val="1"/>
              <w:numId w:val="46"/>
            </w:numPr>
            <w:tabs>
              <w:tab w:val="num" w:pos="360"/>
            </w:tabs>
          </w:pPr>
        </w:pPrChange>
      </w:pPr>
      <w:r>
        <w:t>Jogando</w:t>
      </w:r>
    </w:p>
    <w:p w14:paraId="4D8F0100" w14:textId="77777777" w:rsidR="00B62674" w:rsidRDefault="00B62674" w:rsidP="0050725B">
      <w:pPr>
        <w:pStyle w:val="PargrafodaLista"/>
        <w:numPr>
          <w:ilvl w:val="1"/>
          <w:numId w:val="11"/>
        </w:numPr>
        <w:pPrChange w:id="642" w:author="Tatiane Schwanck Schardosim" w:date="2020-07-01T21:55:00Z">
          <w:pPr>
            <w:pStyle w:val="PargrafodaLista"/>
            <w:numPr>
              <w:ilvl w:val="1"/>
              <w:numId w:val="46"/>
            </w:numPr>
            <w:tabs>
              <w:tab w:val="num" w:pos="360"/>
            </w:tabs>
          </w:pPr>
        </w:pPrChange>
      </w:pPr>
      <w:r>
        <w:t>Lazer</w:t>
      </w:r>
    </w:p>
    <w:p w14:paraId="022628D5" w14:textId="77777777" w:rsidR="00B62674" w:rsidRDefault="00B62674" w:rsidP="0050725B">
      <w:pPr>
        <w:pStyle w:val="PargrafodaLista"/>
        <w:numPr>
          <w:ilvl w:val="1"/>
          <w:numId w:val="11"/>
        </w:numPr>
        <w:pPrChange w:id="643" w:author="Tatiane Schwanck Schardosim" w:date="2020-07-01T21:55:00Z">
          <w:pPr>
            <w:pStyle w:val="PargrafodaLista"/>
            <w:numPr>
              <w:ilvl w:val="1"/>
              <w:numId w:val="46"/>
            </w:numPr>
            <w:tabs>
              <w:tab w:val="num" w:pos="360"/>
            </w:tabs>
          </w:pPr>
        </w:pPrChange>
      </w:pPr>
      <w:r>
        <w:t>Lendo</w:t>
      </w:r>
    </w:p>
    <w:p w14:paraId="0CF91FF7" w14:textId="77777777" w:rsidR="00B62674" w:rsidRDefault="00B62674" w:rsidP="0050725B">
      <w:pPr>
        <w:pStyle w:val="PargrafodaLista"/>
        <w:numPr>
          <w:ilvl w:val="1"/>
          <w:numId w:val="11"/>
        </w:numPr>
        <w:pPrChange w:id="644" w:author="Tatiane Schwanck Schardosim" w:date="2020-07-01T21:55:00Z">
          <w:pPr>
            <w:pStyle w:val="PargrafodaLista"/>
            <w:numPr>
              <w:ilvl w:val="1"/>
              <w:numId w:val="46"/>
            </w:numPr>
            <w:tabs>
              <w:tab w:val="num" w:pos="360"/>
            </w:tabs>
          </w:pPr>
        </w:pPrChange>
      </w:pPr>
      <w:r>
        <w:t>Indo dormir</w:t>
      </w:r>
    </w:p>
    <w:p w14:paraId="4C4BFD21" w14:textId="77777777" w:rsidR="00B62674" w:rsidRDefault="00B62674" w:rsidP="0050725B">
      <w:pPr>
        <w:pStyle w:val="PargrafodaLista"/>
        <w:numPr>
          <w:ilvl w:val="1"/>
          <w:numId w:val="11"/>
        </w:numPr>
        <w:pPrChange w:id="645" w:author="Tatiane Schwanck Schardosim" w:date="2020-07-01T21:55:00Z">
          <w:pPr>
            <w:pStyle w:val="PargrafodaLista"/>
            <w:numPr>
              <w:ilvl w:val="1"/>
              <w:numId w:val="46"/>
            </w:numPr>
            <w:tabs>
              <w:tab w:val="num" w:pos="360"/>
            </w:tabs>
          </w:pPr>
        </w:pPrChange>
      </w:pPr>
      <w:r>
        <w:t>Passeando</w:t>
      </w:r>
    </w:p>
    <w:p w14:paraId="1A3AC6E1" w14:textId="77777777" w:rsidR="00B62674" w:rsidRDefault="00B62674" w:rsidP="0050725B">
      <w:pPr>
        <w:pStyle w:val="PargrafodaLista"/>
        <w:numPr>
          <w:ilvl w:val="1"/>
          <w:numId w:val="11"/>
        </w:numPr>
        <w:pPrChange w:id="646" w:author="Tatiane Schwanck Schardosim" w:date="2020-07-01T21:55:00Z">
          <w:pPr>
            <w:pStyle w:val="PargrafodaLista"/>
            <w:numPr>
              <w:ilvl w:val="1"/>
              <w:numId w:val="46"/>
            </w:numPr>
            <w:tabs>
              <w:tab w:val="num" w:pos="360"/>
            </w:tabs>
          </w:pPr>
        </w:pPrChange>
      </w:pPr>
      <w:r>
        <w:t>Praticando exercícios</w:t>
      </w:r>
    </w:p>
    <w:p w14:paraId="5BEC5F82" w14:textId="77777777" w:rsidR="00B62674" w:rsidRDefault="00B62674" w:rsidP="0050725B">
      <w:pPr>
        <w:pStyle w:val="PargrafodaLista"/>
        <w:numPr>
          <w:ilvl w:val="1"/>
          <w:numId w:val="11"/>
        </w:numPr>
        <w:pPrChange w:id="647" w:author="Tatiane Schwanck Schardosim" w:date="2020-07-01T21:55:00Z">
          <w:pPr>
            <w:pStyle w:val="PargrafodaLista"/>
            <w:numPr>
              <w:ilvl w:val="1"/>
              <w:numId w:val="46"/>
            </w:numPr>
            <w:tabs>
              <w:tab w:val="num" w:pos="360"/>
            </w:tabs>
          </w:pPr>
        </w:pPrChange>
      </w:pPr>
      <w:r>
        <w:t>Trabalhando</w:t>
      </w:r>
    </w:p>
    <w:p w14:paraId="1A443D38" w14:textId="3B461A6C" w:rsidR="00B62674" w:rsidRDefault="00B62674" w:rsidP="0050725B">
      <w:pPr>
        <w:pStyle w:val="PargrafodaLista"/>
        <w:numPr>
          <w:ilvl w:val="1"/>
          <w:numId w:val="11"/>
        </w:numPr>
        <w:pPrChange w:id="648" w:author="Tatiane Schwanck Schardosim" w:date="2020-07-01T21:55:00Z">
          <w:pPr>
            <w:pStyle w:val="PargrafodaLista"/>
            <w:numPr>
              <w:ilvl w:val="1"/>
              <w:numId w:val="46"/>
            </w:numPr>
            <w:tabs>
              <w:tab w:val="num" w:pos="360"/>
            </w:tabs>
          </w:pPr>
        </w:pPrChange>
      </w:pPr>
      <w:r>
        <w:t>Treinando</w:t>
      </w:r>
    </w:p>
    <w:p w14:paraId="0B707AB4" w14:textId="7B92A484" w:rsidR="008A1E8A" w:rsidRDefault="008A1E8A" w:rsidP="0050725B">
      <w:pPr>
        <w:pStyle w:val="PargrafodaLista"/>
        <w:numPr>
          <w:ilvl w:val="1"/>
          <w:numId w:val="11"/>
        </w:numPr>
        <w:pPrChange w:id="649" w:author="Tatiane Schwanck Schardosim" w:date="2020-07-01T21:55:00Z">
          <w:pPr>
            <w:pStyle w:val="PargrafodaLista"/>
            <w:numPr>
              <w:ilvl w:val="1"/>
              <w:numId w:val="46"/>
            </w:numPr>
            <w:tabs>
              <w:tab w:val="num" w:pos="360"/>
            </w:tabs>
          </w:pPr>
        </w:pPrChange>
      </w:pPr>
      <w:r>
        <w:t>Outro</w:t>
      </w:r>
      <w:ins w:id="650" w:author="Tatiane Schwanck Schardosim" w:date="2020-07-01T21:00:00Z">
        <w:r w:rsidR="00215D62">
          <w:t>, qual?</w:t>
        </w:r>
      </w:ins>
    </w:p>
    <w:p w14:paraId="5E8B4BA4" w14:textId="6157918A" w:rsidR="00A52D16" w:rsidRDefault="00A52D16" w:rsidP="0050725B">
      <w:pPr>
        <w:pStyle w:val="Listas1"/>
        <w:numPr>
          <w:ilvl w:val="0"/>
          <w:numId w:val="11"/>
        </w:numPr>
        <w:pPrChange w:id="651" w:author="Tatiane Schwanck Schardosim" w:date="2020-07-01T21:55:00Z">
          <w:pPr>
            <w:pStyle w:val="Listas1"/>
            <w:numPr>
              <w:numId w:val="46"/>
            </w:numPr>
            <w:tabs>
              <w:tab w:val="num" w:pos="360"/>
            </w:tabs>
          </w:pPr>
        </w:pPrChange>
      </w:pPr>
      <w:r>
        <w:t>Em quais lugares costuma ouvir músicas?</w:t>
      </w:r>
    </w:p>
    <w:p w14:paraId="2DAB1D96" w14:textId="77777777" w:rsidR="009C4DAA" w:rsidRDefault="009C4DAA" w:rsidP="0050725B">
      <w:pPr>
        <w:pStyle w:val="PargrafodaLista"/>
        <w:numPr>
          <w:ilvl w:val="1"/>
          <w:numId w:val="11"/>
        </w:numPr>
        <w:pPrChange w:id="652" w:author="Tatiane Schwanck Schardosim" w:date="2020-07-01T21:55:00Z">
          <w:pPr>
            <w:pStyle w:val="PargrafodaLista"/>
            <w:numPr>
              <w:ilvl w:val="1"/>
              <w:numId w:val="46"/>
            </w:numPr>
            <w:tabs>
              <w:tab w:val="num" w:pos="360"/>
            </w:tabs>
          </w:pPr>
        </w:pPrChange>
      </w:pPr>
      <w:r>
        <w:t>Academia</w:t>
      </w:r>
    </w:p>
    <w:p w14:paraId="189AC150" w14:textId="77777777" w:rsidR="009C4DAA" w:rsidRDefault="009C4DAA" w:rsidP="0050725B">
      <w:pPr>
        <w:pStyle w:val="PargrafodaLista"/>
        <w:numPr>
          <w:ilvl w:val="1"/>
          <w:numId w:val="11"/>
        </w:numPr>
        <w:pPrChange w:id="653" w:author="Tatiane Schwanck Schardosim" w:date="2020-07-01T21:55:00Z">
          <w:pPr>
            <w:pStyle w:val="PargrafodaLista"/>
            <w:numPr>
              <w:ilvl w:val="1"/>
              <w:numId w:val="46"/>
            </w:numPr>
            <w:tabs>
              <w:tab w:val="num" w:pos="360"/>
            </w:tabs>
          </w:pPr>
        </w:pPrChange>
      </w:pPr>
      <w:r>
        <w:t>Bar</w:t>
      </w:r>
    </w:p>
    <w:p w14:paraId="03F6C7EC" w14:textId="77777777" w:rsidR="009C4DAA" w:rsidRDefault="009C4DAA" w:rsidP="0050725B">
      <w:pPr>
        <w:pStyle w:val="PargrafodaLista"/>
        <w:numPr>
          <w:ilvl w:val="1"/>
          <w:numId w:val="11"/>
        </w:numPr>
        <w:pPrChange w:id="654" w:author="Tatiane Schwanck Schardosim" w:date="2020-07-01T21:55:00Z">
          <w:pPr>
            <w:pStyle w:val="PargrafodaLista"/>
            <w:numPr>
              <w:ilvl w:val="1"/>
              <w:numId w:val="46"/>
            </w:numPr>
            <w:tabs>
              <w:tab w:val="num" w:pos="360"/>
            </w:tabs>
          </w:pPr>
        </w:pPrChange>
      </w:pPr>
      <w:r>
        <w:t>Biblioteca</w:t>
      </w:r>
    </w:p>
    <w:p w14:paraId="2D606281" w14:textId="77777777" w:rsidR="009C4DAA" w:rsidRDefault="009C4DAA" w:rsidP="0050725B">
      <w:pPr>
        <w:pStyle w:val="PargrafodaLista"/>
        <w:numPr>
          <w:ilvl w:val="1"/>
          <w:numId w:val="11"/>
        </w:numPr>
        <w:pPrChange w:id="655" w:author="Tatiane Schwanck Schardosim" w:date="2020-07-01T21:55:00Z">
          <w:pPr>
            <w:pStyle w:val="PargrafodaLista"/>
            <w:numPr>
              <w:ilvl w:val="1"/>
              <w:numId w:val="46"/>
            </w:numPr>
            <w:tabs>
              <w:tab w:val="num" w:pos="360"/>
            </w:tabs>
          </w:pPr>
        </w:pPrChange>
      </w:pPr>
      <w:r>
        <w:t>Casa</w:t>
      </w:r>
    </w:p>
    <w:p w14:paraId="65AFCA6C" w14:textId="77777777" w:rsidR="009C4DAA" w:rsidRDefault="009C4DAA" w:rsidP="0050725B">
      <w:pPr>
        <w:pStyle w:val="PargrafodaLista"/>
        <w:numPr>
          <w:ilvl w:val="1"/>
          <w:numId w:val="11"/>
        </w:numPr>
        <w:pPrChange w:id="656" w:author="Tatiane Schwanck Schardosim" w:date="2020-07-01T21:55:00Z">
          <w:pPr>
            <w:pStyle w:val="PargrafodaLista"/>
            <w:numPr>
              <w:ilvl w:val="1"/>
              <w:numId w:val="46"/>
            </w:numPr>
            <w:tabs>
              <w:tab w:val="num" w:pos="360"/>
            </w:tabs>
          </w:pPr>
        </w:pPrChange>
      </w:pPr>
      <w:r>
        <w:t>Com os amigos</w:t>
      </w:r>
    </w:p>
    <w:p w14:paraId="23F59017" w14:textId="77777777" w:rsidR="009C4DAA" w:rsidRDefault="009C4DAA" w:rsidP="0050725B">
      <w:pPr>
        <w:pStyle w:val="PargrafodaLista"/>
        <w:numPr>
          <w:ilvl w:val="1"/>
          <w:numId w:val="11"/>
        </w:numPr>
        <w:pPrChange w:id="657" w:author="Tatiane Schwanck Schardosim" w:date="2020-07-01T21:55:00Z">
          <w:pPr>
            <w:pStyle w:val="PargrafodaLista"/>
            <w:numPr>
              <w:ilvl w:val="1"/>
              <w:numId w:val="46"/>
            </w:numPr>
            <w:tabs>
              <w:tab w:val="num" w:pos="360"/>
            </w:tabs>
          </w:pPr>
        </w:pPrChange>
      </w:pPr>
      <w:r>
        <w:t>Escola</w:t>
      </w:r>
    </w:p>
    <w:p w14:paraId="1EA589B1" w14:textId="77777777" w:rsidR="009C4DAA" w:rsidRDefault="009C4DAA" w:rsidP="0050725B">
      <w:pPr>
        <w:pStyle w:val="PargrafodaLista"/>
        <w:numPr>
          <w:ilvl w:val="1"/>
          <w:numId w:val="11"/>
        </w:numPr>
        <w:pPrChange w:id="658" w:author="Tatiane Schwanck Schardosim" w:date="2020-07-01T21:55:00Z">
          <w:pPr>
            <w:pStyle w:val="PargrafodaLista"/>
            <w:numPr>
              <w:ilvl w:val="1"/>
              <w:numId w:val="46"/>
            </w:numPr>
            <w:tabs>
              <w:tab w:val="num" w:pos="360"/>
            </w:tabs>
          </w:pPr>
        </w:pPrChange>
      </w:pPr>
      <w:r>
        <w:t>Festa</w:t>
      </w:r>
    </w:p>
    <w:p w14:paraId="4F9FFBC7" w14:textId="77777777" w:rsidR="009C4DAA" w:rsidRDefault="009C4DAA" w:rsidP="0050725B">
      <w:pPr>
        <w:pStyle w:val="PargrafodaLista"/>
        <w:numPr>
          <w:ilvl w:val="1"/>
          <w:numId w:val="11"/>
        </w:numPr>
        <w:pPrChange w:id="659" w:author="Tatiane Schwanck Schardosim" w:date="2020-07-01T21:55:00Z">
          <w:pPr>
            <w:pStyle w:val="PargrafodaLista"/>
            <w:numPr>
              <w:ilvl w:val="1"/>
              <w:numId w:val="46"/>
            </w:numPr>
            <w:tabs>
              <w:tab w:val="num" w:pos="360"/>
            </w:tabs>
          </w:pPr>
        </w:pPrChange>
      </w:pPr>
      <w:r>
        <w:t>Praia</w:t>
      </w:r>
    </w:p>
    <w:p w14:paraId="478AEF23" w14:textId="77777777" w:rsidR="009C4DAA" w:rsidRDefault="009C4DAA" w:rsidP="0050725B">
      <w:pPr>
        <w:pStyle w:val="PargrafodaLista"/>
        <w:numPr>
          <w:ilvl w:val="1"/>
          <w:numId w:val="11"/>
        </w:numPr>
        <w:pPrChange w:id="660" w:author="Tatiane Schwanck Schardosim" w:date="2020-07-01T21:55:00Z">
          <w:pPr>
            <w:pStyle w:val="PargrafodaLista"/>
            <w:numPr>
              <w:ilvl w:val="1"/>
              <w:numId w:val="46"/>
            </w:numPr>
            <w:tabs>
              <w:tab w:val="num" w:pos="360"/>
            </w:tabs>
          </w:pPr>
        </w:pPrChange>
      </w:pPr>
      <w:r>
        <w:t>Restaurante</w:t>
      </w:r>
    </w:p>
    <w:p w14:paraId="77774987" w14:textId="4D13FEA0" w:rsidR="008F0344" w:rsidRDefault="009C4DAA" w:rsidP="0050725B">
      <w:pPr>
        <w:pStyle w:val="PargrafodaLista"/>
        <w:numPr>
          <w:ilvl w:val="1"/>
          <w:numId w:val="11"/>
        </w:numPr>
        <w:pPrChange w:id="661" w:author="Tatiane Schwanck Schardosim" w:date="2020-07-01T21:55:00Z">
          <w:pPr>
            <w:pStyle w:val="PargrafodaLista"/>
            <w:numPr>
              <w:ilvl w:val="1"/>
              <w:numId w:val="46"/>
            </w:numPr>
            <w:tabs>
              <w:tab w:val="num" w:pos="360"/>
            </w:tabs>
          </w:pPr>
        </w:pPrChange>
      </w:pPr>
      <w:r>
        <w:t>Trabalho</w:t>
      </w:r>
    </w:p>
    <w:p w14:paraId="131C1865" w14:textId="0281B8B2" w:rsidR="007421AB" w:rsidRDefault="007421AB" w:rsidP="0050725B">
      <w:pPr>
        <w:pStyle w:val="PargrafodaLista"/>
        <w:numPr>
          <w:ilvl w:val="1"/>
          <w:numId w:val="11"/>
        </w:numPr>
        <w:pPrChange w:id="662" w:author="Tatiane Schwanck Schardosim" w:date="2020-07-01T21:55:00Z">
          <w:pPr>
            <w:pStyle w:val="PargrafodaLista"/>
            <w:numPr>
              <w:ilvl w:val="1"/>
              <w:numId w:val="46"/>
            </w:numPr>
            <w:tabs>
              <w:tab w:val="num" w:pos="360"/>
            </w:tabs>
          </w:pPr>
        </w:pPrChange>
      </w:pPr>
      <w:r>
        <w:t>Outro</w:t>
      </w:r>
      <w:ins w:id="663" w:author="Tatiane Schwanck Schardosim" w:date="2020-07-01T21:00:00Z">
        <w:r w:rsidR="00215D62">
          <w:t>, qual?</w:t>
        </w:r>
      </w:ins>
    </w:p>
    <w:p w14:paraId="6F0B281E" w14:textId="345461E9" w:rsidR="0043213B" w:rsidRDefault="0043213B" w:rsidP="0050725B">
      <w:pPr>
        <w:pStyle w:val="Listas1"/>
        <w:numPr>
          <w:ilvl w:val="0"/>
          <w:numId w:val="11"/>
        </w:numPr>
        <w:pPrChange w:id="664" w:author="Tatiane Schwanck Schardosim" w:date="2020-07-01T21:55:00Z">
          <w:pPr>
            <w:pStyle w:val="Listas1"/>
            <w:numPr>
              <w:numId w:val="46"/>
            </w:numPr>
            <w:tabs>
              <w:tab w:val="num" w:pos="360"/>
            </w:tabs>
          </w:pPr>
        </w:pPrChange>
      </w:pPr>
      <w:r>
        <w:t xml:space="preserve">Com quais humores você costuma ouvir </w:t>
      </w:r>
      <w:r w:rsidR="00C71DE8">
        <w:t>música</w:t>
      </w:r>
      <w:r>
        <w:t>?</w:t>
      </w:r>
    </w:p>
    <w:p w14:paraId="4EBD323E" w14:textId="77777777" w:rsidR="004D6F1A" w:rsidRDefault="004D6F1A" w:rsidP="0050725B">
      <w:pPr>
        <w:pStyle w:val="PargrafodaLista"/>
        <w:numPr>
          <w:ilvl w:val="1"/>
          <w:numId w:val="11"/>
        </w:numPr>
        <w:pPrChange w:id="665" w:author="Tatiane Schwanck Schardosim" w:date="2020-07-01T21:55:00Z">
          <w:pPr>
            <w:pStyle w:val="PargrafodaLista"/>
            <w:numPr>
              <w:ilvl w:val="1"/>
              <w:numId w:val="46"/>
            </w:numPr>
            <w:tabs>
              <w:tab w:val="num" w:pos="360"/>
            </w:tabs>
          </w:pPr>
        </w:pPrChange>
      </w:pPr>
      <w:r>
        <w:t>Aborrecido</w:t>
      </w:r>
    </w:p>
    <w:p w14:paraId="4B3D4BF7" w14:textId="77777777" w:rsidR="004D6F1A" w:rsidRDefault="004D6F1A" w:rsidP="0050725B">
      <w:pPr>
        <w:pStyle w:val="PargrafodaLista"/>
        <w:numPr>
          <w:ilvl w:val="1"/>
          <w:numId w:val="11"/>
        </w:numPr>
        <w:pPrChange w:id="666" w:author="Tatiane Schwanck Schardosim" w:date="2020-07-01T21:55:00Z">
          <w:pPr>
            <w:pStyle w:val="PargrafodaLista"/>
            <w:numPr>
              <w:ilvl w:val="1"/>
              <w:numId w:val="46"/>
            </w:numPr>
            <w:tabs>
              <w:tab w:val="num" w:pos="360"/>
            </w:tabs>
          </w:pPr>
        </w:pPrChange>
      </w:pPr>
      <w:r>
        <w:t>Alegre</w:t>
      </w:r>
    </w:p>
    <w:p w14:paraId="09981B99" w14:textId="77777777" w:rsidR="004D6F1A" w:rsidRDefault="004D6F1A" w:rsidP="0050725B">
      <w:pPr>
        <w:pStyle w:val="PargrafodaLista"/>
        <w:numPr>
          <w:ilvl w:val="1"/>
          <w:numId w:val="11"/>
        </w:numPr>
        <w:pPrChange w:id="667" w:author="Tatiane Schwanck Schardosim" w:date="2020-07-01T21:55:00Z">
          <w:pPr>
            <w:pStyle w:val="PargrafodaLista"/>
            <w:numPr>
              <w:ilvl w:val="1"/>
              <w:numId w:val="46"/>
            </w:numPr>
            <w:tabs>
              <w:tab w:val="num" w:pos="360"/>
            </w:tabs>
          </w:pPr>
        </w:pPrChange>
      </w:pPr>
      <w:r>
        <w:t>Amoroso</w:t>
      </w:r>
    </w:p>
    <w:p w14:paraId="2B678065" w14:textId="618D0270" w:rsidR="004D6F1A" w:rsidRDefault="000A1682" w:rsidP="0050725B">
      <w:pPr>
        <w:pStyle w:val="PargrafodaLista"/>
        <w:numPr>
          <w:ilvl w:val="1"/>
          <w:numId w:val="11"/>
        </w:numPr>
        <w:pPrChange w:id="668" w:author="Tatiane Schwanck Schardosim" w:date="2020-07-01T21:55:00Z">
          <w:pPr>
            <w:pStyle w:val="PargrafodaLista"/>
            <w:numPr>
              <w:ilvl w:val="1"/>
              <w:numId w:val="46"/>
            </w:numPr>
            <w:tabs>
              <w:tab w:val="num" w:pos="360"/>
            </w:tabs>
          </w:pPr>
        </w:pPrChange>
      </w:pPr>
      <w:r>
        <w:t>Ansioso</w:t>
      </w:r>
    </w:p>
    <w:p w14:paraId="3CB564EE" w14:textId="77777777" w:rsidR="004D6F1A" w:rsidRDefault="004D6F1A" w:rsidP="0050725B">
      <w:pPr>
        <w:pStyle w:val="PargrafodaLista"/>
        <w:numPr>
          <w:ilvl w:val="1"/>
          <w:numId w:val="11"/>
        </w:numPr>
        <w:pPrChange w:id="669" w:author="Tatiane Schwanck Schardosim" w:date="2020-07-01T21:55:00Z">
          <w:pPr>
            <w:pStyle w:val="PargrafodaLista"/>
            <w:numPr>
              <w:ilvl w:val="1"/>
              <w:numId w:val="46"/>
            </w:numPr>
            <w:tabs>
              <w:tab w:val="num" w:pos="360"/>
            </w:tabs>
          </w:pPr>
        </w:pPrChange>
      </w:pPr>
      <w:r>
        <w:t>Apavorado</w:t>
      </w:r>
    </w:p>
    <w:p w14:paraId="15EDC7D2" w14:textId="77777777" w:rsidR="004D6F1A" w:rsidRDefault="004D6F1A" w:rsidP="0050725B">
      <w:pPr>
        <w:pStyle w:val="PargrafodaLista"/>
        <w:numPr>
          <w:ilvl w:val="1"/>
          <w:numId w:val="11"/>
        </w:numPr>
        <w:pPrChange w:id="670" w:author="Tatiane Schwanck Schardosim" w:date="2020-07-01T21:55:00Z">
          <w:pPr>
            <w:pStyle w:val="PargrafodaLista"/>
            <w:numPr>
              <w:ilvl w:val="1"/>
              <w:numId w:val="46"/>
            </w:numPr>
            <w:tabs>
              <w:tab w:val="num" w:pos="360"/>
            </w:tabs>
          </w:pPr>
        </w:pPrChange>
      </w:pPr>
      <w:r>
        <w:lastRenderedPageBreak/>
        <w:t>Assustado</w:t>
      </w:r>
    </w:p>
    <w:p w14:paraId="5E177018" w14:textId="77777777" w:rsidR="004D6F1A" w:rsidRDefault="004D6F1A" w:rsidP="0050725B">
      <w:pPr>
        <w:pStyle w:val="PargrafodaLista"/>
        <w:numPr>
          <w:ilvl w:val="1"/>
          <w:numId w:val="11"/>
        </w:numPr>
        <w:pPrChange w:id="671" w:author="Tatiane Schwanck Schardosim" w:date="2020-07-01T21:55:00Z">
          <w:pPr>
            <w:pStyle w:val="PargrafodaLista"/>
            <w:numPr>
              <w:ilvl w:val="1"/>
              <w:numId w:val="46"/>
            </w:numPr>
            <w:tabs>
              <w:tab w:val="num" w:pos="360"/>
            </w:tabs>
          </w:pPr>
        </w:pPrChange>
      </w:pPr>
      <w:r>
        <w:t>Constrangido</w:t>
      </w:r>
    </w:p>
    <w:p w14:paraId="44343A63" w14:textId="77777777" w:rsidR="004D6F1A" w:rsidRDefault="004D6F1A" w:rsidP="0050725B">
      <w:pPr>
        <w:pStyle w:val="PargrafodaLista"/>
        <w:numPr>
          <w:ilvl w:val="1"/>
          <w:numId w:val="11"/>
        </w:numPr>
        <w:pPrChange w:id="672" w:author="Tatiane Schwanck Schardosim" w:date="2020-07-01T21:55:00Z">
          <w:pPr>
            <w:pStyle w:val="PargrafodaLista"/>
            <w:numPr>
              <w:ilvl w:val="1"/>
              <w:numId w:val="46"/>
            </w:numPr>
            <w:tabs>
              <w:tab w:val="num" w:pos="360"/>
            </w:tabs>
          </w:pPr>
        </w:pPrChange>
      </w:pPr>
      <w:r>
        <w:t>Culpado</w:t>
      </w:r>
    </w:p>
    <w:p w14:paraId="22B0B07F" w14:textId="77777777" w:rsidR="004D6F1A" w:rsidRDefault="004D6F1A" w:rsidP="0050725B">
      <w:pPr>
        <w:pStyle w:val="PargrafodaLista"/>
        <w:numPr>
          <w:ilvl w:val="1"/>
          <w:numId w:val="11"/>
        </w:numPr>
        <w:pPrChange w:id="673" w:author="Tatiane Schwanck Schardosim" w:date="2020-07-01T21:55:00Z">
          <w:pPr>
            <w:pStyle w:val="PargrafodaLista"/>
            <w:numPr>
              <w:ilvl w:val="1"/>
              <w:numId w:val="46"/>
            </w:numPr>
            <w:tabs>
              <w:tab w:val="num" w:pos="360"/>
            </w:tabs>
          </w:pPr>
        </w:pPrChange>
      </w:pPr>
      <w:r>
        <w:t>Deprimido</w:t>
      </w:r>
    </w:p>
    <w:p w14:paraId="6F6FCB61" w14:textId="77777777" w:rsidR="004D6F1A" w:rsidRDefault="004D6F1A" w:rsidP="0050725B">
      <w:pPr>
        <w:pStyle w:val="PargrafodaLista"/>
        <w:numPr>
          <w:ilvl w:val="1"/>
          <w:numId w:val="11"/>
        </w:numPr>
        <w:pPrChange w:id="674" w:author="Tatiane Schwanck Schardosim" w:date="2020-07-01T21:55:00Z">
          <w:pPr>
            <w:pStyle w:val="PargrafodaLista"/>
            <w:numPr>
              <w:ilvl w:val="1"/>
              <w:numId w:val="46"/>
            </w:numPr>
            <w:tabs>
              <w:tab w:val="num" w:pos="360"/>
            </w:tabs>
          </w:pPr>
        </w:pPrChange>
      </w:pPr>
      <w:r>
        <w:t>Desapontado</w:t>
      </w:r>
    </w:p>
    <w:p w14:paraId="2EDA40E0" w14:textId="77777777" w:rsidR="004D6F1A" w:rsidRDefault="004D6F1A" w:rsidP="0050725B">
      <w:pPr>
        <w:pStyle w:val="PargrafodaLista"/>
        <w:numPr>
          <w:ilvl w:val="1"/>
          <w:numId w:val="11"/>
        </w:numPr>
        <w:pPrChange w:id="675" w:author="Tatiane Schwanck Schardosim" w:date="2020-07-01T21:55:00Z">
          <w:pPr>
            <w:pStyle w:val="PargrafodaLista"/>
            <w:numPr>
              <w:ilvl w:val="1"/>
              <w:numId w:val="46"/>
            </w:numPr>
            <w:tabs>
              <w:tab w:val="num" w:pos="360"/>
            </w:tabs>
          </w:pPr>
        </w:pPrChange>
      </w:pPr>
      <w:r>
        <w:t>Excitado</w:t>
      </w:r>
    </w:p>
    <w:p w14:paraId="05F795F0" w14:textId="77777777" w:rsidR="004D6F1A" w:rsidRDefault="004D6F1A" w:rsidP="0050725B">
      <w:pPr>
        <w:pStyle w:val="PargrafodaLista"/>
        <w:numPr>
          <w:ilvl w:val="1"/>
          <w:numId w:val="11"/>
        </w:numPr>
        <w:pPrChange w:id="676" w:author="Tatiane Schwanck Schardosim" w:date="2020-07-01T21:55:00Z">
          <w:pPr>
            <w:pStyle w:val="PargrafodaLista"/>
            <w:numPr>
              <w:ilvl w:val="1"/>
              <w:numId w:val="46"/>
            </w:numPr>
            <w:tabs>
              <w:tab w:val="num" w:pos="360"/>
            </w:tabs>
          </w:pPr>
        </w:pPrChange>
      </w:pPr>
      <w:r>
        <w:t>Envergonhado</w:t>
      </w:r>
    </w:p>
    <w:p w14:paraId="063FD362" w14:textId="77777777" w:rsidR="004D6F1A" w:rsidRDefault="004D6F1A" w:rsidP="0050725B">
      <w:pPr>
        <w:pStyle w:val="PargrafodaLista"/>
        <w:numPr>
          <w:ilvl w:val="1"/>
          <w:numId w:val="11"/>
        </w:numPr>
        <w:pPrChange w:id="677" w:author="Tatiane Schwanck Schardosim" w:date="2020-07-01T21:55:00Z">
          <w:pPr>
            <w:pStyle w:val="PargrafodaLista"/>
            <w:numPr>
              <w:ilvl w:val="1"/>
              <w:numId w:val="46"/>
            </w:numPr>
            <w:tabs>
              <w:tab w:val="num" w:pos="360"/>
            </w:tabs>
          </w:pPr>
        </w:pPrChange>
      </w:pPr>
      <w:r>
        <w:t>Em pânico</w:t>
      </w:r>
    </w:p>
    <w:p w14:paraId="599D1D1C" w14:textId="77777777" w:rsidR="004D6F1A" w:rsidRDefault="004D6F1A" w:rsidP="0050725B">
      <w:pPr>
        <w:pStyle w:val="PargrafodaLista"/>
        <w:numPr>
          <w:ilvl w:val="1"/>
          <w:numId w:val="11"/>
        </w:numPr>
        <w:pPrChange w:id="678" w:author="Tatiane Schwanck Schardosim" w:date="2020-07-01T21:55:00Z">
          <w:pPr>
            <w:pStyle w:val="PargrafodaLista"/>
            <w:numPr>
              <w:ilvl w:val="1"/>
              <w:numId w:val="46"/>
            </w:numPr>
            <w:tabs>
              <w:tab w:val="num" w:pos="360"/>
            </w:tabs>
          </w:pPr>
        </w:pPrChange>
      </w:pPr>
      <w:r>
        <w:t>Feliz</w:t>
      </w:r>
    </w:p>
    <w:p w14:paraId="7B729216" w14:textId="41F3CD43" w:rsidR="004D6F1A" w:rsidRDefault="00B43374" w:rsidP="0050725B">
      <w:pPr>
        <w:pStyle w:val="PargrafodaLista"/>
        <w:numPr>
          <w:ilvl w:val="1"/>
          <w:numId w:val="11"/>
        </w:numPr>
        <w:pPrChange w:id="679" w:author="Tatiane Schwanck Schardosim" w:date="2020-07-01T21:55:00Z">
          <w:pPr>
            <w:pStyle w:val="PargrafodaLista"/>
            <w:numPr>
              <w:ilvl w:val="1"/>
              <w:numId w:val="46"/>
            </w:numPr>
            <w:tabs>
              <w:tab w:val="num" w:pos="360"/>
            </w:tabs>
          </w:pPr>
        </w:pPrChange>
      </w:pPr>
      <w:r>
        <w:t>Frustrado</w:t>
      </w:r>
    </w:p>
    <w:p w14:paraId="755B4ACD" w14:textId="77777777" w:rsidR="004D6F1A" w:rsidRDefault="004D6F1A" w:rsidP="0050725B">
      <w:pPr>
        <w:pStyle w:val="PargrafodaLista"/>
        <w:numPr>
          <w:ilvl w:val="1"/>
          <w:numId w:val="11"/>
        </w:numPr>
        <w:pPrChange w:id="680" w:author="Tatiane Schwanck Schardosim" w:date="2020-07-01T21:55:00Z">
          <w:pPr>
            <w:pStyle w:val="PargrafodaLista"/>
            <w:numPr>
              <w:ilvl w:val="1"/>
              <w:numId w:val="46"/>
            </w:numPr>
            <w:tabs>
              <w:tab w:val="num" w:pos="360"/>
            </w:tabs>
          </w:pPr>
        </w:pPrChange>
      </w:pPr>
      <w:r>
        <w:t>Furioso</w:t>
      </w:r>
    </w:p>
    <w:p w14:paraId="4A51A191" w14:textId="77777777" w:rsidR="004D6F1A" w:rsidRDefault="004D6F1A" w:rsidP="0050725B">
      <w:pPr>
        <w:pStyle w:val="PargrafodaLista"/>
        <w:numPr>
          <w:ilvl w:val="1"/>
          <w:numId w:val="11"/>
        </w:numPr>
        <w:pPrChange w:id="681" w:author="Tatiane Schwanck Schardosim" w:date="2020-07-01T21:55:00Z">
          <w:pPr>
            <w:pStyle w:val="PargrafodaLista"/>
            <w:numPr>
              <w:ilvl w:val="1"/>
              <w:numId w:val="46"/>
            </w:numPr>
            <w:tabs>
              <w:tab w:val="num" w:pos="360"/>
            </w:tabs>
          </w:pPr>
        </w:pPrChange>
      </w:pPr>
      <w:r>
        <w:t>Inseguro</w:t>
      </w:r>
    </w:p>
    <w:p w14:paraId="38B024B2" w14:textId="77777777" w:rsidR="004D6F1A" w:rsidRDefault="004D6F1A" w:rsidP="0050725B">
      <w:pPr>
        <w:pStyle w:val="PargrafodaLista"/>
        <w:numPr>
          <w:ilvl w:val="1"/>
          <w:numId w:val="11"/>
        </w:numPr>
        <w:pPrChange w:id="682" w:author="Tatiane Schwanck Schardosim" w:date="2020-07-01T21:55:00Z">
          <w:pPr>
            <w:pStyle w:val="PargrafodaLista"/>
            <w:numPr>
              <w:ilvl w:val="1"/>
              <w:numId w:val="46"/>
            </w:numPr>
            <w:tabs>
              <w:tab w:val="num" w:pos="360"/>
            </w:tabs>
          </w:pPr>
        </w:pPrChange>
      </w:pPr>
      <w:r>
        <w:t>Irado</w:t>
      </w:r>
    </w:p>
    <w:p w14:paraId="587CA584" w14:textId="77777777" w:rsidR="004D6F1A" w:rsidRDefault="004D6F1A" w:rsidP="0050725B">
      <w:pPr>
        <w:pStyle w:val="PargrafodaLista"/>
        <w:numPr>
          <w:ilvl w:val="1"/>
          <w:numId w:val="11"/>
        </w:numPr>
        <w:pPrChange w:id="683" w:author="Tatiane Schwanck Schardosim" w:date="2020-07-01T21:55:00Z">
          <w:pPr>
            <w:pStyle w:val="PargrafodaLista"/>
            <w:numPr>
              <w:ilvl w:val="1"/>
              <w:numId w:val="46"/>
            </w:numPr>
            <w:tabs>
              <w:tab w:val="num" w:pos="360"/>
            </w:tabs>
          </w:pPr>
        </w:pPrChange>
      </w:pPr>
      <w:r>
        <w:t>Irritado</w:t>
      </w:r>
    </w:p>
    <w:p w14:paraId="40E6A586" w14:textId="77777777" w:rsidR="004D6F1A" w:rsidRDefault="004D6F1A" w:rsidP="0050725B">
      <w:pPr>
        <w:pStyle w:val="PargrafodaLista"/>
        <w:numPr>
          <w:ilvl w:val="1"/>
          <w:numId w:val="11"/>
        </w:numPr>
        <w:pPrChange w:id="684" w:author="Tatiane Schwanck Schardosim" w:date="2020-07-01T21:55:00Z">
          <w:pPr>
            <w:pStyle w:val="PargrafodaLista"/>
            <w:numPr>
              <w:ilvl w:val="1"/>
              <w:numId w:val="46"/>
            </w:numPr>
            <w:tabs>
              <w:tab w:val="num" w:pos="360"/>
            </w:tabs>
          </w:pPr>
        </w:pPrChange>
      </w:pPr>
      <w:r>
        <w:t>Humilhado</w:t>
      </w:r>
    </w:p>
    <w:p w14:paraId="6B68E716" w14:textId="77777777" w:rsidR="004D6F1A" w:rsidRDefault="004D6F1A" w:rsidP="0050725B">
      <w:pPr>
        <w:pStyle w:val="PargrafodaLista"/>
        <w:numPr>
          <w:ilvl w:val="1"/>
          <w:numId w:val="11"/>
        </w:numPr>
        <w:pPrChange w:id="685" w:author="Tatiane Schwanck Schardosim" w:date="2020-07-01T21:55:00Z">
          <w:pPr>
            <w:pStyle w:val="PargrafodaLista"/>
            <w:numPr>
              <w:ilvl w:val="1"/>
              <w:numId w:val="46"/>
            </w:numPr>
            <w:tabs>
              <w:tab w:val="num" w:pos="360"/>
            </w:tabs>
          </w:pPr>
        </w:pPrChange>
      </w:pPr>
      <w:r>
        <w:t>Magoado</w:t>
      </w:r>
    </w:p>
    <w:p w14:paraId="327615ED" w14:textId="77777777" w:rsidR="004D6F1A" w:rsidRDefault="004D6F1A" w:rsidP="0050725B">
      <w:pPr>
        <w:pStyle w:val="PargrafodaLista"/>
        <w:numPr>
          <w:ilvl w:val="1"/>
          <w:numId w:val="11"/>
        </w:numPr>
        <w:pPrChange w:id="686" w:author="Tatiane Schwanck Schardosim" w:date="2020-07-01T21:55:00Z">
          <w:pPr>
            <w:pStyle w:val="PargrafodaLista"/>
            <w:numPr>
              <w:ilvl w:val="1"/>
              <w:numId w:val="46"/>
            </w:numPr>
            <w:tabs>
              <w:tab w:val="num" w:pos="360"/>
            </w:tabs>
          </w:pPr>
        </w:pPrChange>
      </w:pPr>
      <w:r>
        <w:t>Nervoso</w:t>
      </w:r>
    </w:p>
    <w:p w14:paraId="77340454" w14:textId="77777777" w:rsidR="004D6F1A" w:rsidRDefault="004D6F1A" w:rsidP="0050725B">
      <w:pPr>
        <w:pStyle w:val="PargrafodaLista"/>
        <w:numPr>
          <w:ilvl w:val="1"/>
          <w:numId w:val="11"/>
        </w:numPr>
        <w:pPrChange w:id="687" w:author="Tatiane Schwanck Schardosim" w:date="2020-07-01T21:55:00Z">
          <w:pPr>
            <w:pStyle w:val="PargrafodaLista"/>
            <w:numPr>
              <w:ilvl w:val="1"/>
              <w:numId w:val="46"/>
            </w:numPr>
            <w:tabs>
              <w:tab w:val="num" w:pos="360"/>
            </w:tabs>
          </w:pPr>
        </w:pPrChange>
      </w:pPr>
      <w:r>
        <w:t>Orgulhoso</w:t>
      </w:r>
    </w:p>
    <w:p w14:paraId="2197058D" w14:textId="77777777" w:rsidR="004D6F1A" w:rsidRDefault="004D6F1A" w:rsidP="0050725B">
      <w:pPr>
        <w:pStyle w:val="PargrafodaLista"/>
        <w:numPr>
          <w:ilvl w:val="1"/>
          <w:numId w:val="11"/>
        </w:numPr>
        <w:pPrChange w:id="688" w:author="Tatiane Schwanck Schardosim" w:date="2020-07-01T21:55:00Z">
          <w:pPr>
            <w:pStyle w:val="PargrafodaLista"/>
            <w:numPr>
              <w:ilvl w:val="1"/>
              <w:numId w:val="46"/>
            </w:numPr>
            <w:tabs>
              <w:tab w:val="num" w:pos="360"/>
            </w:tabs>
          </w:pPr>
        </w:pPrChange>
      </w:pPr>
      <w:r>
        <w:t>Triste</w:t>
      </w:r>
    </w:p>
    <w:p w14:paraId="243CEDB4" w14:textId="598EF4B4" w:rsidR="00561559" w:rsidRDefault="004D6F1A" w:rsidP="0050725B">
      <w:pPr>
        <w:pStyle w:val="PargrafodaLista"/>
        <w:numPr>
          <w:ilvl w:val="1"/>
          <w:numId w:val="11"/>
        </w:numPr>
        <w:pPrChange w:id="689" w:author="Tatiane Schwanck Schardosim" w:date="2020-07-01T21:55:00Z">
          <w:pPr>
            <w:pStyle w:val="PargrafodaLista"/>
            <w:numPr>
              <w:ilvl w:val="1"/>
              <w:numId w:val="46"/>
            </w:numPr>
            <w:tabs>
              <w:tab w:val="num" w:pos="360"/>
            </w:tabs>
          </w:pPr>
        </w:pPrChange>
      </w:pPr>
      <w:r>
        <w:t>Zangado</w:t>
      </w:r>
    </w:p>
    <w:p w14:paraId="5C4E8B02" w14:textId="74AEE32C" w:rsidR="004F7E92" w:rsidRDefault="004F7E92" w:rsidP="0050725B">
      <w:pPr>
        <w:pStyle w:val="PargrafodaLista"/>
        <w:numPr>
          <w:ilvl w:val="1"/>
          <w:numId w:val="11"/>
        </w:numPr>
        <w:pPrChange w:id="690" w:author="Tatiane Schwanck Schardosim" w:date="2020-07-01T21:55:00Z">
          <w:pPr>
            <w:pStyle w:val="PargrafodaLista"/>
            <w:numPr>
              <w:ilvl w:val="1"/>
              <w:numId w:val="46"/>
            </w:numPr>
            <w:tabs>
              <w:tab w:val="num" w:pos="360"/>
            </w:tabs>
          </w:pPr>
        </w:pPrChange>
      </w:pPr>
      <w:r>
        <w:t>Outro</w:t>
      </w:r>
      <w:ins w:id="691" w:author="Tatiane Schwanck Schardosim" w:date="2020-07-01T21:01:00Z">
        <w:r w:rsidR="00215D62">
          <w:t>, qual?</w:t>
        </w:r>
      </w:ins>
    </w:p>
    <w:p w14:paraId="20C822CF" w14:textId="7AB029B8" w:rsidR="00451AE1" w:rsidRDefault="00451AE1" w:rsidP="0050725B">
      <w:pPr>
        <w:pStyle w:val="Listas1"/>
        <w:numPr>
          <w:ilvl w:val="0"/>
          <w:numId w:val="11"/>
        </w:numPr>
        <w:pPrChange w:id="692" w:author="Tatiane Schwanck Schardosim" w:date="2020-07-01T21:55:00Z">
          <w:pPr>
            <w:pStyle w:val="Listas1"/>
            <w:numPr>
              <w:numId w:val="46"/>
            </w:numPr>
            <w:tabs>
              <w:tab w:val="num" w:pos="360"/>
            </w:tabs>
          </w:pPr>
        </w:pPrChange>
      </w:pPr>
      <w:r>
        <w:t xml:space="preserve">Das condições abaixo, quais acredita que deva influenciar mais na </w:t>
      </w:r>
      <w:r w:rsidR="00AC13AD">
        <w:t>música</w:t>
      </w:r>
      <w:r>
        <w:t xml:space="preserve"> que gostaria de ouvir?</w:t>
      </w:r>
    </w:p>
    <w:p w14:paraId="145A3802" w14:textId="77777777" w:rsidR="00CF7826" w:rsidRDefault="00CF7826" w:rsidP="0050725B">
      <w:pPr>
        <w:pStyle w:val="PargrafodaLista"/>
        <w:numPr>
          <w:ilvl w:val="1"/>
          <w:numId w:val="12"/>
        </w:numPr>
        <w:pPrChange w:id="693" w:author="Tatiane Schwanck Schardosim" w:date="2020-07-01T21:55:00Z">
          <w:pPr>
            <w:pStyle w:val="PargrafodaLista"/>
            <w:numPr>
              <w:ilvl w:val="1"/>
              <w:numId w:val="47"/>
            </w:numPr>
            <w:tabs>
              <w:tab w:val="num" w:pos="360"/>
            </w:tabs>
          </w:pPr>
        </w:pPrChange>
      </w:pPr>
      <w:r>
        <w:t>Atividades</w:t>
      </w:r>
    </w:p>
    <w:p w14:paraId="6423544E" w14:textId="77777777" w:rsidR="00CF7826" w:rsidRDefault="00CF7826" w:rsidP="0050725B">
      <w:pPr>
        <w:pStyle w:val="PargrafodaLista"/>
        <w:numPr>
          <w:ilvl w:val="1"/>
          <w:numId w:val="12"/>
        </w:numPr>
        <w:pPrChange w:id="694" w:author="Tatiane Schwanck Schardosim" w:date="2020-07-01T21:55:00Z">
          <w:pPr>
            <w:pStyle w:val="PargrafodaLista"/>
            <w:numPr>
              <w:ilvl w:val="1"/>
              <w:numId w:val="47"/>
            </w:numPr>
            <w:tabs>
              <w:tab w:val="num" w:pos="360"/>
            </w:tabs>
          </w:pPr>
        </w:pPrChange>
      </w:pPr>
      <w:r>
        <w:t>Clima</w:t>
      </w:r>
    </w:p>
    <w:p w14:paraId="3A661B4A" w14:textId="77777777" w:rsidR="00CF7826" w:rsidRDefault="00CF7826" w:rsidP="0050725B">
      <w:pPr>
        <w:pStyle w:val="PargrafodaLista"/>
        <w:numPr>
          <w:ilvl w:val="1"/>
          <w:numId w:val="12"/>
        </w:numPr>
        <w:pPrChange w:id="695" w:author="Tatiane Schwanck Schardosim" w:date="2020-07-01T21:55:00Z">
          <w:pPr>
            <w:pStyle w:val="PargrafodaLista"/>
            <w:numPr>
              <w:ilvl w:val="1"/>
              <w:numId w:val="47"/>
            </w:numPr>
            <w:tabs>
              <w:tab w:val="num" w:pos="360"/>
            </w:tabs>
          </w:pPr>
        </w:pPrChange>
      </w:pPr>
      <w:r>
        <w:t>Grupo / Individual</w:t>
      </w:r>
    </w:p>
    <w:p w14:paraId="7A31AF62" w14:textId="77777777" w:rsidR="00CF7826" w:rsidRDefault="00CF7826" w:rsidP="0050725B">
      <w:pPr>
        <w:pStyle w:val="PargrafodaLista"/>
        <w:numPr>
          <w:ilvl w:val="1"/>
          <w:numId w:val="12"/>
        </w:numPr>
        <w:pPrChange w:id="696" w:author="Tatiane Schwanck Schardosim" w:date="2020-07-01T21:55:00Z">
          <w:pPr>
            <w:pStyle w:val="PargrafodaLista"/>
            <w:numPr>
              <w:ilvl w:val="1"/>
              <w:numId w:val="47"/>
            </w:numPr>
            <w:tabs>
              <w:tab w:val="num" w:pos="360"/>
            </w:tabs>
          </w:pPr>
        </w:pPrChange>
      </w:pPr>
      <w:r>
        <w:t>Horário do dia</w:t>
      </w:r>
    </w:p>
    <w:p w14:paraId="5F224A12" w14:textId="77777777" w:rsidR="00CF7826" w:rsidRDefault="00CF7826" w:rsidP="0050725B">
      <w:pPr>
        <w:pStyle w:val="PargrafodaLista"/>
        <w:numPr>
          <w:ilvl w:val="1"/>
          <w:numId w:val="12"/>
        </w:numPr>
        <w:pPrChange w:id="697" w:author="Tatiane Schwanck Schardosim" w:date="2020-07-01T21:55:00Z">
          <w:pPr>
            <w:pStyle w:val="PargrafodaLista"/>
            <w:numPr>
              <w:ilvl w:val="1"/>
              <w:numId w:val="47"/>
            </w:numPr>
            <w:tabs>
              <w:tab w:val="num" w:pos="360"/>
            </w:tabs>
          </w:pPr>
        </w:pPrChange>
      </w:pPr>
      <w:r>
        <w:t>Humor</w:t>
      </w:r>
    </w:p>
    <w:p w14:paraId="6E0DE80E" w14:textId="41807DF7" w:rsidR="00CF7826" w:rsidRDefault="00CF7826" w:rsidP="0050725B">
      <w:pPr>
        <w:pStyle w:val="PargrafodaLista"/>
        <w:numPr>
          <w:ilvl w:val="1"/>
          <w:numId w:val="12"/>
        </w:numPr>
        <w:pPrChange w:id="698" w:author="Tatiane Schwanck Schardosim" w:date="2020-07-01T21:55:00Z">
          <w:pPr>
            <w:pStyle w:val="PargrafodaLista"/>
            <w:numPr>
              <w:ilvl w:val="1"/>
              <w:numId w:val="47"/>
            </w:numPr>
            <w:tabs>
              <w:tab w:val="num" w:pos="360"/>
            </w:tabs>
          </w:pPr>
        </w:pPrChange>
      </w:pPr>
      <w:r>
        <w:t>Localização</w:t>
      </w:r>
    </w:p>
    <w:p w14:paraId="7ED85CE6" w14:textId="2B48B872" w:rsidR="00B4421E" w:rsidRDefault="00B4421E" w:rsidP="0050725B">
      <w:pPr>
        <w:pStyle w:val="PargrafodaLista"/>
        <w:numPr>
          <w:ilvl w:val="1"/>
          <w:numId w:val="12"/>
        </w:numPr>
        <w:pPrChange w:id="699" w:author="Tatiane Schwanck Schardosim" w:date="2020-07-01T21:55:00Z">
          <w:pPr>
            <w:pStyle w:val="PargrafodaLista"/>
            <w:numPr>
              <w:ilvl w:val="1"/>
              <w:numId w:val="47"/>
            </w:numPr>
            <w:tabs>
              <w:tab w:val="num" w:pos="360"/>
            </w:tabs>
          </w:pPr>
        </w:pPrChange>
      </w:pPr>
      <w:r>
        <w:t>Outro</w:t>
      </w:r>
      <w:ins w:id="700" w:author="Tatiane Schwanck Schardosim" w:date="2020-07-01T21:01:00Z">
        <w:r w:rsidR="00215D62">
          <w:t>, Qual?</w:t>
        </w:r>
      </w:ins>
    </w:p>
    <w:p w14:paraId="36D7F7E0" w14:textId="75AC2842" w:rsidR="0034576E" w:rsidRDefault="00EA0EC8" w:rsidP="0050725B">
      <w:pPr>
        <w:pStyle w:val="Listas1"/>
        <w:numPr>
          <w:ilvl w:val="0"/>
          <w:numId w:val="11"/>
        </w:numPr>
        <w:pPrChange w:id="701" w:author="Tatiane Schwanck Schardosim" w:date="2020-07-01T21:55:00Z">
          <w:pPr>
            <w:pStyle w:val="Listas1"/>
            <w:numPr>
              <w:numId w:val="46"/>
            </w:numPr>
            <w:tabs>
              <w:tab w:val="num" w:pos="360"/>
            </w:tabs>
          </w:pPr>
        </w:pPrChange>
      </w:pPr>
      <w:r w:rsidRPr="00EA0EC8">
        <w:lastRenderedPageBreak/>
        <w:t>Das ações abaixo, quais acredita que deva demonstrar mais o quanto aprecia ou deprecia uma música?</w:t>
      </w:r>
    </w:p>
    <w:p w14:paraId="25111B66" w14:textId="77777777" w:rsidR="00D7671F" w:rsidRDefault="00D7671F" w:rsidP="0050725B">
      <w:pPr>
        <w:pStyle w:val="PargrafodaLista"/>
        <w:numPr>
          <w:ilvl w:val="1"/>
          <w:numId w:val="13"/>
        </w:numPr>
        <w:pPrChange w:id="702" w:author="Tatiane Schwanck Schardosim" w:date="2020-07-01T21:55:00Z">
          <w:pPr>
            <w:pStyle w:val="PargrafodaLista"/>
            <w:numPr>
              <w:ilvl w:val="1"/>
              <w:numId w:val="48"/>
            </w:numPr>
            <w:tabs>
              <w:tab w:val="num" w:pos="360"/>
            </w:tabs>
          </w:pPr>
        </w:pPrChange>
      </w:pPr>
      <w:r>
        <w:t>Abrir / Fechar o app</w:t>
      </w:r>
    </w:p>
    <w:p w14:paraId="1C54CCCF" w14:textId="77777777" w:rsidR="00D7671F" w:rsidRDefault="00D7671F" w:rsidP="0050725B">
      <w:pPr>
        <w:pStyle w:val="PargrafodaLista"/>
        <w:numPr>
          <w:ilvl w:val="1"/>
          <w:numId w:val="13"/>
        </w:numPr>
        <w:pPrChange w:id="703" w:author="Tatiane Schwanck Schardosim" w:date="2020-07-01T21:55:00Z">
          <w:pPr>
            <w:pStyle w:val="PargrafodaLista"/>
            <w:numPr>
              <w:ilvl w:val="1"/>
              <w:numId w:val="48"/>
            </w:numPr>
            <w:tabs>
              <w:tab w:val="num" w:pos="360"/>
            </w:tabs>
          </w:pPr>
        </w:pPrChange>
      </w:pPr>
      <w:r>
        <w:t>Aumentar / Abaixar volume</w:t>
      </w:r>
    </w:p>
    <w:p w14:paraId="7C41CFE0" w14:textId="77777777" w:rsidR="00D7671F" w:rsidRDefault="00D7671F" w:rsidP="0050725B">
      <w:pPr>
        <w:pStyle w:val="PargrafodaLista"/>
        <w:numPr>
          <w:ilvl w:val="1"/>
          <w:numId w:val="13"/>
        </w:numPr>
        <w:pPrChange w:id="704" w:author="Tatiane Schwanck Schardosim" w:date="2020-07-01T21:55:00Z">
          <w:pPr>
            <w:pStyle w:val="PargrafodaLista"/>
            <w:numPr>
              <w:ilvl w:val="1"/>
              <w:numId w:val="48"/>
            </w:numPr>
            <w:tabs>
              <w:tab w:val="num" w:pos="360"/>
            </w:tabs>
          </w:pPr>
        </w:pPrChange>
      </w:pPr>
      <w:r>
        <w:t>Definir tempo da música</w:t>
      </w:r>
    </w:p>
    <w:p w14:paraId="03D0CACD" w14:textId="77777777" w:rsidR="00D7671F" w:rsidRDefault="00D7671F" w:rsidP="0050725B">
      <w:pPr>
        <w:pStyle w:val="PargrafodaLista"/>
        <w:numPr>
          <w:ilvl w:val="1"/>
          <w:numId w:val="13"/>
        </w:numPr>
        <w:pPrChange w:id="705" w:author="Tatiane Schwanck Schardosim" w:date="2020-07-01T21:55:00Z">
          <w:pPr>
            <w:pStyle w:val="PargrafodaLista"/>
            <w:numPr>
              <w:ilvl w:val="1"/>
              <w:numId w:val="48"/>
            </w:numPr>
            <w:tabs>
              <w:tab w:val="num" w:pos="360"/>
            </w:tabs>
          </w:pPr>
        </w:pPrChange>
      </w:pPr>
      <w:r>
        <w:t>Escolher música / artista / gênero</w:t>
      </w:r>
    </w:p>
    <w:p w14:paraId="7C00C8DA" w14:textId="77777777" w:rsidR="00D7671F" w:rsidRDefault="00D7671F" w:rsidP="0050725B">
      <w:pPr>
        <w:pStyle w:val="PargrafodaLista"/>
        <w:numPr>
          <w:ilvl w:val="1"/>
          <w:numId w:val="13"/>
        </w:numPr>
        <w:pPrChange w:id="706" w:author="Tatiane Schwanck Schardosim" w:date="2020-07-01T21:55:00Z">
          <w:pPr>
            <w:pStyle w:val="PargrafodaLista"/>
            <w:numPr>
              <w:ilvl w:val="1"/>
              <w:numId w:val="48"/>
            </w:numPr>
            <w:tabs>
              <w:tab w:val="num" w:pos="360"/>
            </w:tabs>
          </w:pPr>
        </w:pPrChange>
      </w:pPr>
      <w:r>
        <w:t>Pausar / Tocar música</w:t>
      </w:r>
    </w:p>
    <w:p w14:paraId="0D4B793A" w14:textId="18F522BB" w:rsidR="00D7671F" w:rsidRDefault="00D7671F" w:rsidP="0050725B">
      <w:pPr>
        <w:pStyle w:val="PargrafodaLista"/>
        <w:numPr>
          <w:ilvl w:val="1"/>
          <w:numId w:val="13"/>
        </w:numPr>
        <w:pPrChange w:id="707" w:author="Tatiane Schwanck Schardosim" w:date="2020-07-01T21:55:00Z">
          <w:pPr>
            <w:pStyle w:val="PargrafodaLista"/>
            <w:numPr>
              <w:ilvl w:val="1"/>
              <w:numId w:val="48"/>
            </w:numPr>
            <w:tabs>
              <w:tab w:val="num" w:pos="360"/>
            </w:tabs>
          </w:pPr>
        </w:pPrChange>
      </w:pPr>
      <w:r>
        <w:t xml:space="preserve">Passar / Voltar </w:t>
      </w:r>
      <m:oMath>
        <m:r>
          <w:rPr>
            <w:rFonts w:ascii="Cambria Math" w:hAnsi="Cambria Math"/>
          </w:rPr>
          <m:t>n</m:t>
        </m:r>
      </m:oMath>
      <w:r w:rsidR="00164F6E">
        <w:t xml:space="preserve"> </w:t>
      </w:r>
      <w:r>
        <w:t>músicas</w:t>
      </w:r>
    </w:p>
    <w:p w14:paraId="1B34E6BF" w14:textId="0C34B7EA" w:rsidR="00BD1B43" w:rsidRDefault="00BD1B43" w:rsidP="0050725B">
      <w:pPr>
        <w:pStyle w:val="PargrafodaLista"/>
        <w:numPr>
          <w:ilvl w:val="1"/>
          <w:numId w:val="13"/>
        </w:numPr>
        <w:pPrChange w:id="708" w:author="Tatiane Schwanck Schardosim" w:date="2020-07-01T21:55:00Z">
          <w:pPr>
            <w:pStyle w:val="PargrafodaLista"/>
            <w:numPr>
              <w:ilvl w:val="1"/>
              <w:numId w:val="48"/>
            </w:numPr>
            <w:tabs>
              <w:tab w:val="num" w:pos="360"/>
            </w:tabs>
          </w:pPr>
        </w:pPrChange>
      </w:pPr>
      <w:r>
        <w:t>Outra</w:t>
      </w:r>
      <w:ins w:id="709" w:author="Tatiane Schwanck Schardosim" w:date="2020-07-01T21:01:00Z">
        <w:r w:rsidR="00415500">
          <w:t>, qual?</w:t>
        </w:r>
      </w:ins>
    </w:p>
    <w:p w14:paraId="702C62F8" w14:textId="2901B103" w:rsidR="00C4086D" w:rsidRDefault="00C4086D" w:rsidP="0050725B">
      <w:pPr>
        <w:pStyle w:val="Listas1"/>
        <w:numPr>
          <w:ilvl w:val="0"/>
          <w:numId w:val="11"/>
        </w:numPr>
        <w:pPrChange w:id="710" w:author="Tatiane Schwanck Schardosim" w:date="2020-07-01T21:55:00Z">
          <w:pPr>
            <w:pStyle w:val="Listas1"/>
            <w:numPr>
              <w:numId w:val="46"/>
            </w:numPr>
            <w:tabs>
              <w:tab w:val="num" w:pos="360"/>
            </w:tabs>
          </w:pPr>
        </w:pPrChange>
      </w:pPr>
      <w:r>
        <w:t xml:space="preserve">As </w:t>
      </w:r>
      <w:r w:rsidR="00451AE1">
        <w:t>músicas</w:t>
      </w:r>
      <w:r>
        <w:t xml:space="preserve"> que você escuta sozinho, são diferentes das que escuta com os amigos?</w:t>
      </w:r>
    </w:p>
    <w:p w14:paraId="6F619241" w14:textId="50539BBA" w:rsidR="005C22AE" w:rsidRDefault="007E7B4E" w:rsidP="0050725B">
      <w:pPr>
        <w:pStyle w:val="Listas1"/>
        <w:numPr>
          <w:ilvl w:val="0"/>
          <w:numId w:val="11"/>
        </w:numPr>
        <w:pPrChange w:id="711" w:author="Tatiane Schwanck Schardosim" w:date="2020-07-01T21:55:00Z">
          <w:pPr>
            <w:pStyle w:val="Listas1"/>
            <w:numPr>
              <w:numId w:val="46"/>
            </w:numPr>
            <w:tabs>
              <w:tab w:val="num" w:pos="360"/>
            </w:tabs>
          </w:pPr>
        </w:pPrChange>
      </w:pPr>
      <w:commentRangeStart w:id="712"/>
      <w:r w:rsidRPr="007E7B4E">
        <w:t>Quanto tempo por semana você dedica para escutar música?</w:t>
      </w:r>
      <w:commentRangeEnd w:id="712"/>
      <w:r w:rsidR="00415500">
        <w:rPr>
          <w:rStyle w:val="Refdecomentrio"/>
          <w:b w:val="0"/>
          <w:bCs w:val="0"/>
          <w:snapToGrid/>
          <w:spacing w:val="0"/>
        </w:rPr>
        <w:commentReference w:id="712"/>
      </w:r>
    </w:p>
    <w:p w14:paraId="66EBBFB0" w14:textId="77777777" w:rsidR="0017712E" w:rsidRDefault="0017712E" w:rsidP="0050725B">
      <w:pPr>
        <w:pStyle w:val="PargrafodaLista"/>
        <w:numPr>
          <w:ilvl w:val="1"/>
          <w:numId w:val="11"/>
        </w:numPr>
        <w:pPrChange w:id="713" w:author="Tatiane Schwanck Schardosim" w:date="2020-07-01T21:55:00Z">
          <w:pPr>
            <w:pStyle w:val="PargrafodaLista"/>
            <w:numPr>
              <w:ilvl w:val="1"/>
              <w:numId w:val="46"/>
            </w:numPr>
            <w:tabs>
              <w:tab w:val="num" w:pos="360"/>
            </w:tabs>
          </w:pPr>
        </w:pPrChange>
      </w:pPr>
      <w:r>
        <w:t>menos que 5 horas</w:t>
      </w:r>
    </w:p>
    <w:p w14:paraId="7D25AD68" w14:textId="77777777" w:rsidR="0017712E" w:rsidRDefault="0017712E" w:rsidP="0050725B">
      <w:pPr>
        <w:pStyle w:val="PargrafodaLista"/>
        <w:numPr>
          <w:ilvl w:val="1"/>
          <w:numId w:val="11"/>
        </w:numPr>
        <w:pPrChange w:id="714" w:author="Tatiane Schwanck Schardosim" w:date="2020-07-01T21:55:00Z">
          <w:pPr>
            <w:pStyle w:val="PargrafodaLista"/>
            <w:numPr>
              <w:ilvl w:val="1"/>
              <w:numId w:val="46"/>
            </w:numPr>
            <w:tabs>
              <w:tab w:val="num" w:pos="360"/>
            </w:tabs>
          </w:pPr>
        </w:pPrChange>
      </w:pPr>
      <w:r>
        <w:t>de 5 a 10 horas</w:t>
      </w:r>
    </w:p>
    <w:p w14:paraId="297A7342" w14:textId="5BDF97B0" w:rsidR="0017712E" w:rsidRDefault="0017712E" w:rsidP="0050725B">
      <w:pPr>
        <w:pStyle w:val="PargrafodaLista"/>
        <w:numPr>
          <w:ilvl w:val="1"/>
          <w:numId w:val="11"/>
        </w:numPr>
        <w:pPrChange w:id="715" w:author="Tatiane Schwanck Schardosim" w:date="2020-07-01T21:55:00Z">
          <w:pPr>
            <w:pStyle w:val="PargrafodaLista"/>
            <w:numPr>
              <w:ilvl w:val="1"/>
              <w:numId w:val="46"/>
            </w:numPr>
            <w:tabs>
              <w:tab w:val="num" w:pos="360"/>
            </w:tabs>
          </w:pPr>
        </w:pPrChange>
      </w:pPr>
      <w:r>
        <w:t>de 1</w:t>
      </w:r>
      <w:ins w:id="716" w:author="Tatiane Schwanck Schardosim" w:date="2020-07-01T21:02:00Z">
        <w:r w:rsidR="00415500">
          <w:t>1</w:t>
        </w:r>
      </w:ins>
      <w:del w:id="717" w:author="Tatiane Schwanck Schardosim" w:date="2020-07-01T21:02:00Z">
        <w:r w:rsidDel="00415500">
          <w:delText>0</w:delText>
        </w:r>
      </w:del>
      <w:r>
        <w:t xml:space="preserve"> a 30 horas</w:t>
      </w:r>
    </w:p>
    <w:p w14:paraId="59A463D9" w14:textId="39FC2393" w:rsidR="0017712E" w:rsidRDefault="0017712E" w:rsidP="0050725B">
      <w:pPr>
        <w:pStyle w:val="PargrafodaLista"/>
        <w:numPr>
          <w:ilvl w:val="1"/>
          <w:numId w:val="11"/>
        </w:numPr>
        <w:pPrChange w:id="718" w:author="Tatiane Schwanck Schardosim" w:date="2020-07-01T21:55:00Z">
          <w:pPr>
            <w:pStyle w:val="PargrafodaLista"/>
            <w:numPr>
              <w:ilvl w:val="1"/>
              <w:numId w:val="46"/>
            </w:numPr>
            <w:tabs>
              <w:tab w:val="num" w:pos="360"/>
            </w:tabs>
          </w:pPr>
        </w:pPrChange>
      </w:pPr>
      <w:r>
        <w:t>de 3</w:t>
      </w:r>
      <w:ins w:id="719" w:author="Tatiane Schwanck Schardosim" w:date="2020-07-01T21:02:00Z">
        <w:r w:rsidR="00415500">
          <w:t>1</w:t>
        </w:r>
      </w:ins>
      <w:del w:id="720" w:author="Tatiane Schwanck Schardosim" w:date="2020-07-01T21:02:00Z">
        <w:r w:rsidDel="00415500">
          <w:delText>0</w:delText>
        </w:r>
      </w:del>
      <w:r>
        <w:t xml:space="preserve"> a 50 horas</w:t>
      </w:r>
    </w:p>
    <w:p w14:paraId="3AAB6CC2" w14:textId="12975081" w:rsidR="0017712E" w:rsidRDefault="0017712E" w:rsidP="0050725B">
      <w:pPr>
        <w:pStyle w:val="PargrafodaLista"/>
        <w:numPr>
          <w:ilvl w:val="1"/>
          <w:numId w:val="11"/>
        </w:numPr>
        <w:pPrChange w:id="721" w:author="Tatiane Schwanck Schardosim" w:date="2020-07-01T21:55:00Z">
          <w:pPr>
            <w:pStyle w:val="PargrafodaLista"/>
            <w:numPr>
              <w:ilvl w:val="1"/>
              <w:numId w:val="46"/>
            </w:numPr>
            <w:tabs>
              <w:tab w:val="num" w:pos="360"/>
            </w:tabs>
          </w:pPr>
        </w:pPrChange>
      </w:pPr>
      <w:r>
        <w:t>mais que 50 horas</w:t>
      </w:r>
    </w:p>
    <w:p w14:paraId="40EEC4E7" w14:textId="4E915814" w:rsidR="006F4861" w:rsidRDefault="00F26AAE" w:rsidP="0050725B">
      <w:pPr>
        <w:pStyle w:val="Listas1"/>
        <w:numPr>
          <w:ilvl w:val="0"/>
          <w:numId w:val="11"/>
        </w:numPr>
        <w:pPrChange w:id="722" w:author="Tatiane Schwanck Schardosim" w:date="2020-07-01T21:55:00Z">
          <w:pPr>
            <w:pStyle w:val="Listas1"/>
            <w:numPr>
              <w:numId w:val="46"/>
            </w:numPr>
            <w:tabs>
              <w:tab w:val="num" w:pos="360"/>
            </w:tabs>
          </w:pPr>
        </w:pPrChange>
      </w:pPr>
      <w:r>
        <w:t xml:space="preserve">Quais são </w:t>
      </w:r>
      <w:r w:rsidR="005E04B7">
        <w:t>os</w:t>
      </w:r>
      <w:r>
        <w:t xml:space="preserve"> gêneros musicais</w:t>
      </w:r>
      <w:r w:rsidR="005E04B7">
        <w:t xml:space="preserve"> que </w:t>
      </w:r>
      <w:r w:rsidR="002C2ED8">
        <w:t>gosta de escutar</w:t>
      </w:r>
      <w:r>
        <w:t>?</w:t>
      </w:r>
    </w:p>
    <w:p w14:paraId="158D6539" w14:textId="77777777" w:rsidR="006C06CE" w:rsidRDefault="006C06CE" w:rsidP="0050725B">
      <w:pPr>
        <w:pStyle w:val="PargrafodaLista"/>
        <w:numPr>
          <w:ilvl w:val="1"/>
          <w:numId w:val="11"/>
        </w:numPr>
        <w:pPrChange w:id="723" w:author="Tatiane Schwanck Schardosim" w:date="2020-07-01T21:55:00Z">
          <w:pPr>
            <w:pStyle w:val="PargrafodaLista"/>
            <w:numPr>
              <w:ilvl w:val="1"/>
              <w:numId w:val="46"/>
            </w:numPr>
            <w:tabs>
              <w:tab w:val="num" w:pos="360"/>
            </w:tabs>
          </w:pPr>
        </w:pPrChange>
      </w:pPr>
      <w:r>
        <w:t>Alternativa</w:t>
      </w:r>
    </w:p>
    <w:p w14:paraId="6C710164" w14:textId="77777777" w:rsidR="006C06CE" w:rsidRDefault="006C06CE" w:rsidP="0050725B">
      <w:pPr>
        <w:pStyle w:val="PargrafodaLista"/>
        <w:numPr>
          <w:ilvl w:val="1"/>
          <w:numId w:val="11"/>
        </w:numPr>
        <w:pPrChange w:id="724" w:author="Tatiane Schwanck Schardosim" w:date="2020-07-01T21:55:00Z">
          <w:pPr>
            <w:pStyle w:val="PargrafodaLista"/>
            <w:numPr>
              <w:ilvl w:val="1"/>
              <w:numId w:val="46"/>
            </w:numPr>
            <w:tabs>
              <w:tab w:val="num" w:pos="360"/>
            </w:tabs>
          </w:pPr>
        </w:pPrChange>
      </w:pPr>
      <w:r>
        <w:t>Blues</w:t>
      </w:r>
    </w:p>
    <w:p w14:paraId="464F4753" w14:textId="77777777" w:rsidR="006C06CE" w:rsidRDefault="006C06CE" w:rsidP="0050725B">
      <w:pPr>
        <w:pStyle w:val="PargrafodaLista"/>
        <w:numPr>
          <w:ilvl w:val="1"/>
          <w:numId w:val="11"/>
        </w:numPr>
        <w:pPrChange w:id="725" w:author="Tatiane Schwanck Schardosim" w:date="2020-07-01T21:55:00Z">
          <w:pPr>
            <w:pStyle w:val="PargrafodaLista"/>
            <w:numPr>
              <w:ilvl w:val="1"/>
              <w:numId w:val="46"/>
            </w:numPr>
            <w:tabs>
              <w:tab w:val="num" w:pos="360"/>
            </w:tabs>
          </w:pPr>
        </w:pPrChange>
      </w:pPr>
      <w:r>
        <w:t>Clássica</w:t>
      </w:r>
    </w:p>
    <w:p w14:paraId="6A700781" w14:textId="77777777" w:rsidR="006C06CE" w:rsidRDefault="006C06CE" w:rsidP="0050725B">
      <w:pPr>
        <w:pStyle w:val="PargrafodaLista"/>
        <w:numPr>
          <w:ilvl w:val="1"/>
          <w:numId w:val="11"/>
        </w:numPr>
        <w:pPrChange w:id="726" w:author="Tatiane Schwanck Schardosim" w:date="2020-07-01T21:55:00Z">
          <w:pPr>
            <w:pStyle w:val="PargrafodaLista"/>
            <w:numPr>
              <w:ilvl w:val="1"/>
              <w:numId w:val="46"/>
            </w:numPr>
            <w:tabs>
              <w:tab w:val="num" w:pos="360"/>
            </w:tabs>
          </w:pPr>
        </w:pPrChange>
      </w:pPr>
      <w:r>
        <w:t>Country</w:t>
      </w:r>
    </w:p>
    <w:p w14:paraId="66DCBD39" w14:textId="77777777" w:rsidR="006C06CE" w:rsidRDefault="006C06CE" w:rsidP="0050725B">
      <w:pPr>
        <w:pStyle w:val="PargrafodaLista"/>
        <w:numPr>
          <w:ilvl w:val="1"/>
          <w:numId w:val="11"/>
        </w:numPr>
        <w:pPrChange w:id="727" w:author="Tatiane Schwanck Schardosim" w:date="2020-07-01T21:55:00Z">
          <w:pPr>
            <w:pStyle w:val="PargrafodaLista"/>
            <w:numPr>
              <w:ilvl w:val="1"/>
              <w:numId w:val="46"/>
            </w:numPr>
            <w:tabs>
              <w:tab w:val="num" w:pos="360"/>
            </w:tabs>
          </w:pPr>
        </w:pPrChange>
      </w:pPr>
      <w:r>
        <w:t>Dance</w:t>
      </w:r>
    </w:p>
    <w:p w14:paraId="3D5419FC" w14:textId="77777777" w:rsidR="006C06CE" w:rsidRDefault="006C06CE" w:rsidP="0050725B">
      <w:pPr>
        <w:pStyle w:val="PargrafodaLista"/>
        <w:numPr>
          <w:ilvl w:val="1"/>
          <w:numId w:val="11"/>
        </w:numPr>
        <w:pPrChange w:id="728" w:author="Tatiane Schwanck Schardosim" w:date="2020-07-01T21:55:00Z">
          <w:pPr>
            <w:pStyle w:val="PargrafodaLista"/>
            <w:numPr>
              <w:ilvl w:val="1"/>
              <w:numId w:val="46"/>
            </w:numPr>
            <w:tabs>
              <w:tab w:val="num" w:pos="360"/>
            </w:tabs>
          </w:pPr>
        </w:pPrChange>
      </w:pPr>
      <w:r>
        <w:t>Eletrônica</w:t>
      </w:r>
    </w:p>
    <w:p w14:paraId="5E75B010" w14:textId="77777777" w:rsidR="006C06CE" w:rsidRDefault="006C06CE" w:rsidP="0050725B">
      <w:pPr>
        <w:pStyle w:val="PargrafodaLista"/>
        <w:numPr>
          <w:ilvl w:val="1"/>
          <w:numId w:val="11"/>
        </w:numPr>
        <w:pPrChange w:id="729" w:author="Tatiane Schwanck Schardosim" w:date="2020-07-01T21:55:00Z">
          <w:pPr>
            <w:pStyle w:val="PargrafodaLista"/>
            <w:numPr>
              <w:ilvl w:val="1"/>
              <w:numId w:val="46"/>
            </w:numPr>
            <w:tabs>
              <w:tab w:val="num" w:pos="360"/>
            </w:tabs>
          </w:pPr>
        </w:pPrChange>
      </w:pPr>
      <w:r>
        <w:t>Folk</w:t>
      </w:r>
    </w:p>
    <w:p w14:paraId="63F035A5" w14:textId="77777777" w:rsidR="006C06CE" w:rsidRDefault="006C06CE" w:rsidP="0050725B">
      <w:pPr>
        <w:pStyle w:val="PargrafodaLista"/>
        <w:numPr>
          <w:ilvl w:val="1"/>
          <w:numId w:val="11"/>
        </w:numPr>
        <w:pPrChange w:id="730" w:author="Tatiane Schwanck Schardosim" w:date="2020-07-01T21:55:00Z">
          <w:pPr>
            <w:pStyle w:val="PargrafodaLista"/>
            <w:numPr>
              <w:ilvl w:val="1"/>
              <w:numId w:val="46"/>
            </w:numPr>
            <w:tabs>
              <w:tab w:val="num" w:pos="360"/>
            </w:tabs>
          </w:pPr>
        </w:pPrChange>
      </w:pPr>
      <w:r>
        <w:t>Funk</w:t>
      </w:r>
    </w:p>
    <w:p w14:paraId="1146E0FF" w14:textId="77777777" w:rsidR="006C06CE" w:rsidRDefault="006C06CE" w:rsidP="0050725B">
      <w:pPr>
        <w:pStyle w:val="PargrafodaLista"/>
        <w:numPr>
          <w:ilvl w:val="1"/>
          <w:numId w:val="11"/>
        </w:numPr>
        <w:pPrChange w:id="731" w:author="Tatiane Schwanck Schardosim" w:date="2020-07-01T21:55:00Z">
          <w:pPr>
            <w:pStyle w:val="PargrafodaLista"/>
            <w:numPr>
              <w:ilvl w:val="1"/>
              <w:numId w:val="46"/>
            </w:numPr>
            <w:tabs>
              <w:tab w:val="num" w:pos="360"/>
            </w:tabs>
          </w:pPr>
        </w:pPrChange>
      </w:pPr>
      <w:r>
        <w:t>Hip Hop</w:t>
      </w:r>
    </w:p>
    <w:p w14:paraId="6732593F" w14:textId="77777777" w:rsidR="006C06CE" w:rsidRDefault="006C06CE" w:rsidP="0050725B">
      <w:pPr>
        <w:pStyle w:val="PargrafodaLista"/>
        <w:numPr>
          <w:ilvl w:val="1"/>
          <w:numId w:val="11"/>
        </w:numPr>
        <w:pPrChange w:id="732" w:author="Tatiane Schwanck Schardosim" w:date="2020-07-01T21:55:00Z">
          <w:pPr>
            <w:pStyle w:val="PargrafodaLista"/>
            <w:numPr>
              <w:ilvl w:val="1"/>
              <w:numId w:val="46"/>
            </w:numPr>
            <w:tabs>
              <w:tab w:val="num" w:pos="360"/>
            </w:tabs>
          </w:pPr>
        </w:pPrChange>
      </w:pPr>
      <w:r>
        <w:t>Latina</w:t>
      </w:r>
    </w:p>
    <w:p w14:paraId="1196B216" w14:textId="77777777" w:rsidR="006C06CE" w:rsidRDefault="006C06CE" w:rsidP="0050725B">
      <w:pPr>
        <w:pStyle w:val="PargrafodaLista"/>
        <w:numPr>
          <w:ilvl w:val="1"/>
          <w:numId w:val="11"/>
        </w:numPr>
        <w:pPrChange w:id="733" w:author="Tatiane Schwanck Schardosim" w:date="2020-07-01T21:55:00Z">
          <w:pPr>
            <w:pStyle w:val="PargrafodaLista"/>
            <w:numPr>
              <w:ilvl w:val="1"/>
              <w:numId w:val="46"/>
            </w:numPr>
            <w:tabs>
              <w:tab w:val="num" w:pos="360"/>
            </w:tabs>
          </w:pPr>
        </w:pPrChange>
      </w:pPr>
      <w:r>
        <w:t>MPB</w:t>
      </w:r>
    </w:p>
    <w:p w14:paraId="5D3AB48E" w14:textId="77777777" w:rsidR="006C06CE" w:rsidRDefault="006C06CE" w:rsidP="0050725B">
      <w:pPr>
        <w:pStyle w:val="PargrafodaLista"/>
        <w:numPr>
          <w:ilvl w:val="1"/>
          <w:numId w:val="11"/>
        </w:numPr>
        <w:pPrChange w:id="734" w:author="Tatiane Schwanck Schardosim" w:date="2020-07-01T21:55:00Z">
          <w:pPr>
            <w:pStyle w:val="PargrafodaLista"/>
            <w:numPr>
              <w:ilvl w:val="1"/>
              <w:numId w:val="46"/>
            </w:numPr>
            <w:tabs>
              <w:tab w:val="num" w:pos="360"/>
            </w:tabs>
          </w:pPr>
        </w:pPrChange>
      </w:pPr>
      <w:r>
        <w:t>Jazz</w:t>
      </w:r>
    </w:p>
    <w:p w14:paraId="302D9F20" w14:textId="77777777" w:rsidR="006C06CE" w:rsidRDefault="006C06CE" w:rsidP="0050725B">
      <w:pPr>
        <w:pStyle w:val="PargrafodaLista"/>
        <w:numPr>
          <w:ilvl w:val="1"/>
          <w:numId w:val="11"/>
        </w:numPr>
        <w:pPrChange w:id="735" w:author="Tatiane Schwanck Schardosim" w:date="2020-07-01T21:55:00Z">
          <w:pPr>
            <w:pStyle w:val="PargrafodaLista"/>
            <w:numPr>
              <w:ilvl w:val="1"/>
              <w:numId w:val="46"/>
            </w:numPr>
            <w:tabs>
              <w:tab w:val="num" w:pos="360"/>
            </w:tabs>
          </w:pPr>
        </w:pPrChange>
      </w:pPr>
      <w:r>
        <w:t>Pop</w:t>
      </w:r>
    </w:p>
    <w:p w14:paraId="613E6BE9" w14:textId="77777777" w:rsidR="006C06CE" w:rsidRDefault="006C06CE" w:rsidP="0050725B">
      <w:pPr>
        <w:pStyle w:val="PargrafodaLista"/>
        <w:numPr>
          <w:ilvl w:val="1"/>
          <w:numId w:val="11"/>
        </w:numPr>
        <w:pPrChange w:id="736" w:author="Tatiane Schwanck Schardosim" w:date="2020-07-01T21:55:00Z">
          <w:pPr>
            <w:pStyle w:val="PargrafodaLista"/>
            <w:numPr>
              <w:ilvl w:val="1"/>
              <w:numId w:val="46"/>
            </w:numPr>
            <w:tabs>
              <w:tab w:val="num" w:pos="360"/>
            </w:tabs>
          </w:pPr>
        </w:pPrChange>
      </w:pPr>
      <w:r>
        <w:lastRenderedPageBreak/>
        <w:t>Reggae</w:t>
      </w:r>
    </w:p>
    <w:p w14:paraId="32BEA8F4" w14:textId="77777777" w:rsidR="006C06CE" w:rsidRDefault="006C06CE" w:rsidP="0050725B">
      <w:pPr>
        <w:pStyle w:val="PargrafodaLista"/>
        <w:numPr>
          <w:ilvl w:val="1"/>
          <w:numId w:val="11"/>
        </w:numPr>
        <w:pPrChange w:id="737" w:author="Tatiane Schwanck Schardosim" w:date="2020-07-01T21:55:00Z">
          <w:pPr>
            <w:pStyle w:val="PargrafodaLista"/>
            <w:numPr>
              <w:ilvl w:val="1"/>
              <w:numId w:val="46"/>
            </w:numPr>
            <w:tabs>
              <w:tab w:val="num" w:pos="360"/>
            </w:tabs>
          </w:pPr>
        </w:pPrChange>
      </w:pPr>
      <w:r>
        <w:t>R&amp;B</w:t>
      </w:r>
    </w:p>
    <w:p w14:paraId="57647447" w14:textId="77777777" w:rsidR="006C06CE" w:rsidRDefault="006C06CE" w:rsidP="0050725B">
      <w:pPr>
        <w:pStyle w:val="PargrafodaLista"/>
        <w:numPr>
          <w:ilvl w:val="1"/>
          <w:numId w:val="11"/>
        </w:numPr>
        <w:pPrChange w:id="738" w:author="Tatiane Schwanck Schardosim" w:date="2020-07-01T21:55:00Z">
          <w:pPr>
            <w:pStyle w:val="PargrafodaLista"/>
            <w:numPr>
              <w:ilvl w:val="1"/>
              <w:numId w:val="46"/>
            </w:numPr>
            <w:tabs>
              <w:tab w:val="num" w:pos="360"/>
            </w:tabs>
          </w:pPr>
        </w:pPrChange>
      </w:pPr>
      <w:r>
        <w:t>Rock</w:t>
      </w:r>
    </w:p>
    <w:p w14:paraId="43CDA740" w14:textId="77777777" w:rsidR="006C06CE" w:rsidRPr="00292515" w:rsidRDefault="006C06CE" w:rsidP="0050725B">
      <w:pPr>
        <w:pStyle w:val="PargrafodaLista"/>
        <w:numPr>
          <w:ilvl w:val="1"/>
          <w:numId w:val="11"/>
        </w:numPr>
        <w:rPr>
          <w:lang w:val="en-US"/>
        </w:rPr>
        <w:pPrChange w:id="739" w:author="Tatiane Schwanck Schardosim" w:date="2020-07-01T21:55:00Z">
          <w:pPr>
            <w:pStyle w:val="PargrafodaLista"/>
            <w:numPr>
              <w:ilvl w:val="1"/>
              <w:numId w:val="46"/>
            </w:numPr>
            <w:tabs>
              <w:tab w:val="num" w:pos="360"/>
            </w:tabs>
          </w:pPr>
        </w:pPrChange>
      </w:pPr>
      <w:r w:rsidRPr="00292515">
        <w:rPr>
          <w:lang w:val="en-US"/>
        </w:rPr>
        <w:t>Soundtrack</w:t>
      </w:r>
    </w:p>
    <w:p w14:paraId="38ECDE4B" w14:textId="43962BD3" w:rsidR="006C06CE" w:rsidRDefault="006C06CE" w:rsidP="0050725B">
      <w:pPr>
        <w:pStyle w:val="PargrafodaLista"/>
        <w:numPr>
          <w:ilvl w:val="1"/>
          <w:numId w:val="11"/>
        </w:numPr>
        <w:pPrChange w:id="740" w:author="Tatiane Schwanck Schardosim" w:date="2020-07-01T21:55:00Z">
          <w:pPr>
            <w:pStyle w:val="PargrafodaLista"/>
            <w:numPr>
              <w:ilvl w:val="1"/>
              <w:numId w:val="46"/>
            </w:numPr>
            <w:tabs>
              <w:tab w:val="num" w:pos="360"/>
            </w:tabs>
          </w:pPr>
        </w:pPrChange>
      </w:pPr>
      <w:r>
        <w:t>Vocal</w:t>
      </w:r>
    </w:p>
    <w:p w14:paraId="3896CE35" w14:textId="128D6DB1" w:rsidR="002F1CFC" w:rsidRDefault="002F1CFC" w:rsidP="0050725B">
      <w:pPr>
        <w:pStyle w:val="Listas1"/>
        <w:numPr>
          <w:ilvl w:val="0"/>
          <w:numId w:val="11"/>
        </w:numPr>
        <w:pPrChange w:id="741" w:author="Tatiane Schwanck Schardosim" w:date="2020-07-01T21:55:00Z">
          <w:pPr>
            <w:pStyle w:val="Listas1"/>
            <w:numPr>
              <w:numId w:val="46"/>
            </w:numPr>
            <w:tabs>
              <w:tab w:val="num" w:pos="360"/>
            </w:tabs>
          </w:pPr>
        </w:pPrChange>
      </w:pPr>
      <w:r>
        <w:t>Gostaria de participar de uma pesquisa que visa melhorar a recomendação musical?</w:t>
      </w:r>
    </w:p>
    <w:p w14:paraId="56B5C9DC" w14:textId="6D3C69A2" w:rsidR="00C14AC4" w:rsidRDefault="00C14AC4" w:rsidP="0050725B">
      <w:pPr>
        <w:pStyle w:val="Listas1"/>
        <w:numPr>
          <w:ilvl w:val="0"/>
          <w:numId w:val="11"/>
        </w:numPr>
        <w:pPrChange w:id="742" w:author="Tatiane Schwanck Schardosim" w:date="2020-07-01T21:55:00Z">
          <w:pPr>
            <w:pStyle w:val="Listas1"/>
            <w:numPr>
              <w:numId w:val="46"/>
            </w:numPr>
            <w:tabs>
              <w:tab w:val="num" w:pos="360"/>
            </w:tabs>
          </w:pPr>
        </w:pPrChange>
      </w:pPr>
      <w:r w:rsidRPr="00C14AC4">
        <w:t>Sua idade</w:t>
      </w:r>
    </w:p>
    <w:p w14:paraId="6ED20D46" w14:textId="5AA9D458" w:rsidR="00FB4B41" w:rsidRPr="00D902DF" w:rsidRDefault="00FB4B41" w:rsidP="0050725B">
      <w:pPr>
        <w:pStyle w:val="Listas1"/>
        <w:numPr>
          <w:ilvl w:val="0"/>
          <w:numId w:val="11"/>
        </w:numPr>
        <w:pPrChange w:id="743" w:author="Tatiane Schwanck Schardosim" w:date="2020-07-01T21:55:00Z">
          <w:pPr>
            <w:pStyle w:val="Listas1"/>
            <w:numPr>
              <w:numId w:val="46"/>
            </w:numPr>
            <w:tabs>
              <w:tab w:val="num" w:pos="360"/>
            </w:tabs>
          </w:pPr>
        </w:pPrChange>
      </w:pPr>
      <w:r>
        <w:t>Dicas e sugestões?</w:t>
      </w:r>
    </w:p>
    <w:p w14:paraId="545B819D" w14:textId="29901BAF" w:rsidR="002638C0" w:rsidRDefault="002638C0" w:rsidP="00CA31F6">
      <w:pPr>
        <w:pStyle w:val="Ttulo3"/>
      </w:pPr>
      <w:bookmarkStart w:id="744" w:name="_Toc44531578"/>
      <w:r>
        <w:t>Como o trabalho vai capturar as ações do usuário</w:t>
      </w:r>
      <w:r w:rsidR="00100C1D">
        <w:t xml:space="preserve"> e </w:t>
      </w:r>
      <w:r w:rsidR="004B0788">
        <w:t>enviá-las</w:t>
      </w:r>
      <w:r w:rsidR="00100C1D">
        <w:t xml:space="preserve"> ao sistema</w:t>
      </w:r>
      <w:r>
        <w:t>?</w:t>
      </w:r>
      <w:bookmarkEnd w:id="744"/>
    </w:p>
    <w:p w14:paraId="7AD48DC5" w14:textId="03EB3868" w:rsidR="002638C0" w:rsidRDefault="002638C0" w:rsidP="00CA31F6">
      <w:r>
        <w:tab/>
      </w:r>
      <w:r w:rsidR="00F52F8E">
        <w:t xml:space="preserve">A partir do momento que o usuário utilizar a aplicação, </w:t>
      </w:r>
      <w:r w:rsidR="00000C6E">
        <w:t>será</w:t>
      </w:r>
      <w:r w:rsidR="00F52F8E">
        <w:t xml:space="preserve"> registrado suas ações, através de eventos disponíveis em seus componentes</w:t>
      </w:r>
      <w:r w:rsidR="00335A74">
        <w:t>, é demonstrado na Figura 12</w:t>
      </w:r>
      <w:r w:rsidR="002B2A8B">
        <w:t xml:space="preserve"> </w:t>
      </w:r>
      <w:ins w:id="745" w:author="Tatiane Schwanck Schardosim" w:date="2020-07-01T21:04:00Z">
        <w:r w:rsidR="00415500">
          <w:t xml:space="preserve">abaixo </w:t>
        </w:r>
      </w:ins>
      <w:r w:rsidR="002B2A8B">
        <w:t>o processo para realizar esse registro</w:t>
      </w:r>
      <w:r w:rsidR="00F52F8E">
        <w:t>.</w:t>
      </w:r>
    </w:p>
    <w:p w14:paraId="565CFCA4" w14:textId="77777777" w:rsidR="00F52F8E" w:rsidRDefault="00F52F8E" w:rsidP="00CA31F6">
      <w:r>
        <w:rPr>
          <w:noProof/>
          <w:lang w:eastAsia="pt-BR"/>
        </w:rPr>
        <w:drawing>
          <wp:inline distT="0" distB="0" distL="0" distR="0" wp14:anchorId="16DAD418" wp14:editId="3F53622B">
            <wp:extent cx="5760720" cy="2222500"/>
            <wp:effectExtent l="0" t="0" r="0" b="6350"/>
            <wp:docPr id="14" name="Imagem 14" descr="https://www.draw.io/?open=G1dyaagzgXcSN6kipAXEccoFrPgTvvjhUs&amp;local-data=%7B%22type%22%3A%22Drive%22%2C%22id%22%3A%221dyaagzgXcSN6kipAXEccoFrPgTvvjhUs%22%2C%22lastModifiedDate%22%3A%222020-06-07T19%3A48%3A39.750Z%22%2C%22pageId%22%3A%22OW_eq1zldgSTVgG6IYEs%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2222500"/>
                    </a:xfrm>
                    <a:prstGeom prst="rect">
                      <a:avLst/>
                    </a:prstGeom>
                  </pic:spPr>
                </pic:pic>
              </a:graphicData>
            </a:graphic>
          </wp:inline>
        </w:drawing>
      </w:r>
    </w:p>
    <w:p w14:paraId="19D55BE7" w14:textId="6A560A87" w:rsidR="00F52F8E" w:rsidRDefault="00F52F8E" w:rsidP="00CA31F6">
      <w:pPr>
        <w:pStyle w:val="Legenda"/>
      </w:pPr>
      <w:bookmarkStart w:id="746" w:name="_Toc4453152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12</w:t>
      </w:r>
      <w:r w:rsidR="00C7334A">
        <w:rPr>
          <w:noProof/>
        </w:rPr>
        <w:fldChar w:fldCharType="end"/>
      </w:r>
      <w:r>
        <w:t xml:space="preserve"> </w:t>
      </w:r>
      <w:r w:rsidR="00BF7DE7">
        <w:t xml:space="preserve">Fluxo para realizar o registro e análise das ações executadas pelo usuário </w:t>
      </w:r>
      <w:r w:rsidR="00BF7DE7" w:rsidRPr="00353DD1">
        <w:t>(próprio, 2020)</w:t>
      </w:r>
      <w:bookmarkEnd w:id="746"/>
    </w:p>
    <w:p w14:paraId="2C9FBCF1" w14:textId="77D3D6CF" w:rsidR="009A3C77" w:rsidRPr="009A3C77" w:rsidRDefault="009A3C77" w:rsidP="00CA31F6">
      <w:r>
        <w:tab/>
      </w:r>
      <w:commentRangeStart w:id="747"/>
      <w:r>
        <w:t>As ações utilizadas</w:t>
      </w:r>
      <w:del w:id="748" w:author="Tatiane Schwanck Schardosim" w:date="2020-07-01T21:04:00Z">
        <w:r w:rsidDel="00415500">
          <w:delText>,</w:delText>
        </w:r>
      </w:del>
      <w:r>
        <w:t xml:space="preserve"> serão as apresentadas na seção </w:t>
      </w:r>
      <w:r>
        <w:fldChar w:fldCharType="begin"/>
      </w:r>
      <w:r>
        <w:instrText xml:space="preserve"> REF _Ref42462937 \r \h </w:instrText>
      </w:r>
      <w:r>
        <w:fldChar w:fldCharType="separate"/>
      </w:r>
      <w:r>
        <w:t>3.1.4</w:t>
      </w:r>
      <w:r>
        <w:fldChar w:fldCharType="end"/>
      </w:r>
      <w:commentRangeEnd w:id="747"/>
      <w:r w:rsidR="00415500">
        <w:rPr>
          <w:rStyle w:val="Refdecomentrio"/>
        </w:rPr>
        <w:commentReference w:id="747"/>
      </w:r>
      <w:r>
        <w:t xml:space="preserve">, as quais serão capturadas através de eventos dos componentes da aplicação, e enviadas ao sistema, realizando </w:t>
      </w:r>
      <w:r w:rsidR="008575BA">
        <w:t xml:space="preserve">sua </w:t>
      </w:r>
      <w:r>
        <w:t>avaliação.</w:t>
      </w:r>
    </w:p>
    <w:p w14:paraId="55884D15" w14:textId="465AF633" w:rsidR="002638C0" w:rsidRDefault="002638C0" w:rsidP="00CA31F6">
      <w:pPr>
        <w:pStyle w:val="Ttulo3"/>
      </w:pPr>
      <w:bookmarkStart w:id="749" w:name="_Toc44531579"/>
      <w:r>
        <w:t xml:space="preserve">Como o trabalho vai validar se </w:t>
      </w:r>
      <w:r w:rsidR="006D3A8F">
        <w:t>as ações do usuário condizem</w:t>
      </w:r>
      <w:r>
        <w:t xml:space="preserve"> com o contexto?</w:t>
      </w:r>
      <w:bookmarkEnd w:id="749"/>
    </w:p>
    <w:p w14:paraId="0734C83E" w14:textId="66E20937" w:rsidR="002638C0" w:rsidRDefault="00B40C85" w:rsidP="00CA31F6">
      <w:r>
        <w:tab/>
      </w:r>
      <w:r w:rsidR="001F45AA">
        <w:t>As ações do usuário</w:t>
      </w:r>
      <w:r w:rsidR="00AE7F04">
        <w:t xml:space="preserve"> são o que irão</w:t>
      </w:r>
      <w:r w:rsidR="001F45AA">
        <w:t xml:space="preserve"> demonstrar o gosto</w:t>
      </w:r>
      <w:r w:rsidR="00B0690B">
        <w:t xml:space="preserve"> ou desgosto</w:t>
      </w:r>
      <w:r w:rsidR="001F45AA">
        <w:t xml:space="preserve"> do usuário</w:t>
      </w:r>
      <w:r w:rsidR="00B63C97">
        <w:t>,</w:t>
      </w:r>
      <w:r w:rsidR="001F45AA">
        <w:t xml:space="preserve"> em cima das </w:t>
      </w:r>
      <w:r w:rsidR="006532EA">
        <w:t>músicas</w:t>
      </w:r>
      <w:r w:rsidR="001F45AA">
        <w:t xml:space="preserve"> recomendadas. </w:t>
      </w:r>
      <w:r w:rsidR="00A23C2D">
        <w:t xml:space="preserve">A partir </w:t>
      </w:r>
      <w:r w:rsidR="001F45AA">
        <w:t>do questionário</w:t>
      </w:r>
      <w:r w:rsidR="00A23C2D">
        <w:t xml:space="preserve"> realizad</w:t>
      </w:r>
      <w:r w:rsidR="001F45AA">
        <w:t>o</w:t>
      </w:r>
      <w:r w:rsidR="00DF722F">
        <w:t>, será possível entender</w:t>
      </w:r>
      <w:r>
        <w:t xml:space="preserve"> </w:t>
      </w:r>
      <w:r>
        <w:lastRenderedPageBreak/>
        <w:t>melhor os usuários que irão utilizar a aplicação desenvolvida.</w:t>
      </w:r>
      <w:r w:rsidR="001F45AA">
        <w:t xml:space="preserve"> E com isso, </w:t>
      </w:r>
      <w:r w:rsidR="00AB0B09">
        <w:t xml:space="preserve">desenvolver a avaliação da </w:t>
      </w:r>
      <w:r w:rsidR="00AE7F04">
        <w:t>importância</w:t>
      </w:r>
      <w:r w:rsidR="00AB0B09">
        <w:t xml:space="preserve"> de uma ação em cima do contexto</w:t>
      </w:r>
      <w:ins w:id="750" w:author="Tatiane Schwanck Schardosim" w:date="2020-07-01T21:06:00Z">
        <w:r w:rsidR="00637DCC">
          <w:t>.</w:t>
        </w:r>
      </w:ins>
      <w:ins w:id="751" w:author="Tatiane Schwanck Schardosim" w:date="2020-07-01T21:05:00Z">
        <w:r w:rsidR="003C410D">
          <w:t xml:space="preserve"> </w:t>
        </w:r>
      </w:ins>
      <w:moveToRangeStart w:id="752" w:author="Tatiane Schwanck Schardosim" w:date="2020-07-01T21:06:00Z" w:name="move44530028"/>
      <w:moveTo w:id="753" w:author="Tatiane Schwanck Schardosim" w:date="2020-07-01T21:06:00Z">
        <w:r w:rsidR="00637DCC">
          <w:t xml:space="preserve">A </w:t>
        </w:r>
        <w:r w:rsidR="00637DCC">
          <w:fldChar w:fldCharType="begin"/>
        </w:r>
        <w:r w:rsidR="00637DCC">
          <w:instrText xml:space="preserve"> REF _Ref42460243 \h </w:instrText>
        </w:r>
      </w:moveTo>
      <w:moveTo w:id="754" w:author="Tatiane Schwanck Schardosim" w:date="2020-07-01T21:06:00Z">
        <w:r w:rsidR="00637DCC">
          <w:fldChar w:fldCharType="separate"/>
        </w:r>
        <w:r w:rsidR="00637DCC">
          <w:t xml:space="preserve">Figura </w:t>
        </w:r>
        <w:r w:rsidR="00637DCC">
          <w:rPr>
            <w:noProof/>
          </w:rPr>
          <w:t>13</w:t>
        </w:r>
        <w:r w:rsidR="00637DCC">
          <w:fldChar w:fldCharType="end"/>
        </w:r>
        <w:r w:rsidR="00637DCC">
          <w:t xml:space="preserve"> </w:t>
        </w:r>
      </w:moveTo>
      <w:ins w:id="755" w:author="Tatiane Schwanck Schardosim" w:date="2020-07-01T21:06:00Z">
        <w:r w:rsidR="00637DCC">
          <w:t xml:space="preserve">abaixo </w:t>
        </w:r>
      </w:ins>
      <w:moveTo w:id="756" w:author="Tatiane Schwanck Schardosim" w:date="2020-07-01T21:06:00Z">
        <w:r w:rsidR="00637DCC">
          <w:t>apresenta o processo do sistema desde o momento que irá receber as ações e o contexto atual do usuário, até sua última etapa que é retornar ao app com a informação se as ações do usuário estão indicando para o sistema que sua interpretação do contexto está correta ou não.</w:t>
        </w:r>
      </w:moveTo>
      <w:moveToRangeEnd w:id="752"/>
      <w:ins w:id="757" w:author="Tatiane Schwanck Schardosim" w:date="2020-07-01T21:06:00Z">
        <w:r w:rsidR="003C410D">
          <w:t>.</w:t>
        </w:r>
      </w:ins>
      <w:del w:id="758" w:author="Tatiane Schwanck Schardosim" w:date="2020-07-01T21:05:00Z">
        <w:r w:rsidR="00AB0B09" w:rsidDel="003C410D">
          <w:delText xml:space="preserve">. </w:delText>
        </w:r>
      </w:del>
    </w:p>
    <w:p w14:paraId="2A3399FD" w14:textId="77777777" w:rsidR="00B24DA9" w:rsidRDefault="00BE4034" w:rsidP="00CA31F6">
      <w:commentRangeStart w:id="759"/>
      <w:r>
        <w:rPr>
          <w:noProof/>
          <w:lang w:eastAsia="pt-BR"/>
        </w:rPr>
        <w:drawing>
          <wp:inline distT="0" distB="0" distL="0" distR="0" wp14:anchorId="44B28233" wp14:editId="7F045B6A">
            <wp:extent cx="5760720" cy="1471295"/>
            <wp:effectExtent l="0" t="0" r="0" b="0"/>
            <wp:docPr id="15" name="Imagem 15" descr="https://www.draw.io/?open=G1dyaagzgXcSN6kipAXEccoFrPgTvvjhUs&amp;local-data=%7B%22type%22%3A%22Drive%22%2C%22id%22%3A%221dyaagzgXcSN6kipAXEccoFrPgTvvjhUs%22%2C%22lastModifiedDate%22%3A%222020-06-08T00%3A09%3A10.073Z%22%2C%22pageId%22%3A%22Su-HV9_zTKp8CvkJRCf5%22%2C%22layers%22%3A%5B0%5D%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1471295"/>
                    </a:xfrm>
                    <a:prstGeom prst="rect">
                      <a:avLst/>
                    </a:prstGeom>
                  </pic:spPr>
                </pic:pic>
              </a:graphicData>
            </a:graphic>
          </wp:inline>
        </w:drawing>
      </w:r>
      <w:commentRangeEnd w:id="759"/>
      <w:r w:rsidR="00637DCC">
        <w:rPr>
          <w:rStyle w:val="Refdecomentrio"/>
        </w:rPr>
        <w:commentReference w:id="759"/>
      </w:r>
    </w:p>
    <w:p w14:paraId="23D3FFFD" w14:textId="02E0144E" w:rsidR="004430B1" w:rsidRDefault="00B24DA9" w:rsidP="00CA31F6">
      <w:pPr>
        <w:pStyle w:val="Legenda"/>
      </w:pPr>
      <w:bookmarkStart w:id="760" w:name="_Ref42460243"/>
      <w:bookmarkStart w:id="761" w:name="_Toc4453152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5C2958">
        <w:rPr>
          <w:noProof/>
        </w:rPr>
        <w:t>13</w:t>
      </w:r>
      <w:r w:rsidR="00C7334A">
        <w:rPr>
          <w:noProof/>
        </w:rPr>
        <w:fldChar w:fldCharType="end"/>
      </w:r>
      <w:bookmarkEnd w:id="760"/>
      <w:r>
        <w:t xml:space="preserve"> Fluxo feito para avaliar se as a</w:t>
      </w:r>
      <w:r w:rsidRPr="00E95F00">
        <w:t>ções condizem com o contexto</w:t>
      </w:r>
      <w:r w:rsidR="000E0E6F">
        <w:t xml:space="preserve"> </w:t>
      </w:r>
      <w:r w:rsidR="000E0E6F" w:rsidRPr="00353DD1">
        <w:t>(próprio, 2020)</w:t>
      </w:r>
      <w:bookmarkEnd w:id="761"/>
    </w:p>
    <w:p w14:paraId="1BA9458F" w14:textId="402C40A1" w:rsidR="00773A04" w:rsidRPr="00773A04" w:rsidRDefault="00773A04" w:rsidP="00CA31F6">
      <w:r>
        <w:tab/>
      </w:r>
      <w:moveFromRangeStart w:id="762" w:author="Tatiane Schwanck Schardosim" w:date="2020-07-01T21:06:00Z" w:name="move44530028"/>
      <w:moveFrom w:id="763" w:author="Tatiane Schwanck Schardosim" w:date="2020-07-01T21:06:00Z">
        <w:r w:rsidDel="00637DCC">
          <w:t xml:space="preserve">A </w:t>
        </w:r>
        <w:r w:rsidR="008F071A" w:rsidDel="00637DCC">
          <w:fldChar w:fldCharType="begin"/>
        </w:r>
        <w:r w:rsidR="008F071A" w:rsidDel="00637DCC">
          <w:instrText xml:space="preserve"> REF _Ref42460243 \h </w:instrText>
        </w:r>
      </w:moveFrom>
      <w:del w:id="764" w:author="Tatiane Schwanck Schardosim" w:date="2020-07-01T21:06:00Z"/>
      <w:moveFrom w:id="765" w:author="Tatiane Schwanck Schardosim" w:date="2020-07-01T21:06:00Z">
        <w:r w:rsidR="008F071A" w:rsidDel="00637DCC">
          <w:fldChar w:fldCharType="separate"/>
        </w:r>
        <w:r w:rsidR="008F071A" w:rsidDel="00637DCC">
          <w:t xml:space="preserve">Figura </w:t>
        </w:r>
        <w:r w:rsidR="008F071A" w:rsidDel="00637DCC">
          <w:rPr>
            <w:noProof/>
          </w:rPr>
          <w:t>13</w:t>
        </w:r>
        <w:r w:rsidR="008F071A" w:rsidDel="00637DCC">
          <w:fldChar w:fldCharType="end"/>
        </w:r>
        <w:r w:rsidR="008F071A" w:rsidDel="00637DCC">
          <w:t xml:space="preserve"> </w:t>
        </w:r>
        <w:r w:rsidDel="00637DCC">
          <w:t xml:space="preserve">apresenta o processo do sistema desde o momento que </w:t>
        </w:r>
        <w:r w:rsidR="00B41E5C" w:rsidDel="00637DCC">
          <w:t>irá</w:t>
        </w:r>
        <w:r w:rsidDel="00637DCC">
          <w:t xml:space="preserve"> receber as ações e o contexto atual do usuário, até sua última etapa que é retornar ao app com a informação se as ações do usuário estão indicando para o sistema que sua interpretação do contexto </w:t>
        </w:r>
        <w:r w:rsidR="004B1435" w:rsidDel="00637DCC">
          <w:t>está</w:t>
        </w:r>
        <w:r w:rsidDel="00637DCC">
          <w:t xml:space="preserve"> </w:t>
        </w:r>
        <w:r w:rsidR="004B1435" w:rsidDel="00637DCC">
          <w:t>correta ou não</w:t>
        </w:r>
        <w:r w:rsidDel="00637DCC">
          <w:t>.</w:t>
        </w:r>
      </w:moveFrom>
      <w:moveFromRangeEnd w:id="762"/>
    </w:p>
    <w:p w14:paraId="690211CB" w14:textId="727BEE15" w:rsidR="002638C0" w:rsidRDefault="00542BF8" w:rsidP="00CA31F6">
      <w:pPr>
        <w:pStyle w:val="Ttulo3"/>
      </w:pPr>
      <w:bookmarkStart w:id="766" w:name="_Toc44531580"/>
      <w:r>
        <w:t>C</w:t>
      </w:r>
      <w:r w:rsidR="002638C0">
        <w:t>omo o trabalho vai relacionar as músicas que o usuário gosta aos contextos?</w:t>
      </w:r>
      <w:bookmarkEnd w:id="766"/>
    </w:p>
    <w:p w14:paraId="3E21BD21" w14:textId="5DD2BB89" w:rsidR="00542BF8" w:rsidRDefault="00542BF8" w:rsidP="00CA31F6">
      <w:r>
        <w:tab/>
      </w:r>
      <w:ins w:id="767" w:author="Tatiane Schwanck Schardosim" w:date="2020-07-01T21:08:00Z">
        <w:r w:rsidR="00637DCC">
          <w:t xml:space="preserve">Ainda existem estudos a serem aprofundados para responder a esta pergunta, </w:t>
        </w:r>
      </w:ins>
      <w:del w:id="768" w:author="Tatiane Schwanck Schardosim" w:date="2020-07-01T21:08:00Z">
        <w:r w:rsidR="00626FA0" w:rsidDel="00637DCC">
          <w:delText>Dado que</w:delText>
        </w:r>
        <w:r w:rsidR="00A3062D" w:rsidDel="00637DCC">
          <w:delText xml:space="preserve"> essa pergunta</w:delText>
        </w:r>
      </w:del>
      <w:ins w:id="769" w:author="Tatiane Schwanck Schardosim" w:date="2020-07-01T21:08:00Z">
        <w:r w:rsidR="00637DCC">
          <w:t>pois</w:t>
        </w:r>
      </w:ins>
      <w:r w:rsidR="00A3062D">
        <w:t xml:space="preserve"> trata de uma relação estrutural </w:t>
      </w:r>
      <w:del w:id="770" w:author="Tatiane Schwanck Schardosim" w:date="2020-07-01T21:08:00Z">
        <w:r w:rsidR="00A3062D" w:rsidDel="00637DCC">
          <w:delText>do banco</w:delText>
        </w:r>
      </w:del>
      <w:ins w:id="771" w:author="Tatiane Schwanck Schardosim" w:date="2020-07-01T21:08:00Z">
        <w:r w:rsidR="00637DCC">
          <w:t xml:space="preserve">do banco e </w:t>
        </w:r>
      </w:ins>
      <w:ins w:id="772" w:author="Tatiane Schwanck Schardosim" w:date="2020-07-01T21:09:00Z">
        <w:r w:rsidR="00637DCC">
          <w:t>algoritmo</w:t>
        </w:r>
      </w:ins>
      <w:r w:rsidR="00A3062D">
        <w:t xml:space="preserve">, </w:t>
      </w:r>
      <w:ins w:id="773" w:author="Tatiane Schwanck Schardosim" w:date="2020-07-01T21:09:00Z">
        <w:r w:rsidR="00637DCC">
          <w:t xml:space="preserve">com isso a mesma </w:t>
        </w:r>
      </w:ins>
      <w:r w:rsidR="009B7C61">
        <w:t>será</w:t>
      </w:r>
      <w:r w:rsidR="00A3062D">
        <w:t xml:space="preserve"> respondida </w:t>
      </w:r>
      <w:del w:id="774" w:author="Tatiane Schwanck Schardosim" w:date="2020-07-01T21:09:00Z">
        <w:r w:rsidR="00A3062D" w:rsidDel="00637DCC">
          <w:delText xml:space="preserve">no </w:delText>
        </w:r>
      </w:del>
      <w:ins w:id="775" w:author="Tatiane Schwanck Schardosim" w:date="2020-07-01T21:09:00Z">
        <w:r w:rsidR="00637DCC">
          <w:t xml:space="preserve">durante  próxima </w:t>
        </w:r>
      </w:ins>
      <w:ins w:id="776" w:author="Tatiane Schwanck Schardosim" w:date="2020-07-01T21:10:00Z">
        <w:r w:rsidR="00637DCC">
          <w:t xml:space="preserve">fase </w:t>
        </w:r>
      </w:ins>
      <w:ins w:id="777" w:author="Tatiane Schwanck Schardosim" w:date="2020-07-01T21:09:00Z">
        <w:r w:rsidR="00637DCC">
          <w:t xml:space="preserve">de </w:t>
        </w:r>
      </w:ins>
      <w:r w:rsidR="00A3062D">
        <w:t>desenvolvimento des</w:t>
      </w:r>
      <w:ins w:id="778" w:author="Tatiane Schwanck Schardosim" w:date="2020-07-01T21:09:00Z">
        <w:r w:rsidR="00637DCC">
          <w:t>t</w:t>
        </w:r>
      </w:ins>
      <w:del w:id="779" w:author="Tatiane Schwanck Schardosim" w:date="2020-07-01T21:09:00Z">
        <w:r w:rsidR="00A3062D" w:rsidDel="00637DCC">
          <w:delText>s</w:delText>
        </w:r>
      </w:del>
      <w:r w:rsidR="00A3062D">
        <w:t>e trabalho</w:t>
      </w:r>
      <w:del w:id="780" w:author="Tatiane Schwanck Schardosim" w:date="2020-07-01T21:10:00Z">
        <w:r w:rsidR="00CF3D0D" w:rsidDel="00637DCC">
          <w:delText xml:space="preserve">, </w:delText>
        </w:r>
      </w:del>
      <w:del w:id="781" w:author="Tatiane Schwanck Schardosim" w:date="2020-07-01T21:09:00Z">
        <w:r w:rsidR="00CF3D0D" w:rsidDel="00637DCC">
          <w:delText xml:space="preserve">o qual </w:delText>
        </w:r>
        <w:r w:rsidR="00FB74D4" w:rsidDel="00637DCC">
          <w:delText>será</w:delText>
        </w:r>
        <w:r w:rsidR="00CF3D0D" w:rsidDel="00637DCC">
          <w:delText xml:space="preserve"> feito no </w:delText>
        </w:r>
        <w:r w:rsidR="00FB74D4" w:rsidDel="00637DCC">
          <w:delText>próximo</w:delText>
        </w:r>
        <w:r w:rsidR="00CF3D0D" w:rsidDel="00637DCC">
          <w:delText xml:space="preserve"> semestre</w:delText>
        </w:r>
      </w:del>
      <w:del w:id="782" w:author="Tatiane Schwanck Schardosim" w:date="2020-07-01T21:10:00Z">
        <w:r w:rsidR="00A3062D" w:rsidDel="00637DCC">
          <w:delText>.</w:delText>
        </w:r>
      </w:del>
      <w:ins w:id="783" w:author="Tatiane Schwanck Schardosim" w:date="2020-07-01T21:10:00Z">
        <w:r w:rsidR="00637DCC">
          <w:t>.</w:t>
        </w:r>
      </w:ins>
    </w:p>
    <w:p w14:paraId="0F71798F" w14:textId="5BE68C8B" w:rsidR="002638C0" w:rsidRDefault="00542BF8" w:rsidP="00CA31F6">
      <w:pPr>
        <w:pStyle w:val="Ttulo3"/>
      </w:pPr>
      <w:bookmarkStart w:id="784" w:name="_Toc44531581"/>
      <w:r>
        <w:t>C</w:t>
      </w:r>
      <w:r w:rsidR="002638C0">
        <w:t>omo o trabalho vai classificar o contexto para apresentar para usuário?</w:t>
      </w:r>
      <w:bookmarkEnd w:id="784"/>
    </w:p>
    <w:p w14:paraId="0DF44838" w14:textId="4E7C0CC2" w:rsidR="00A212EF" w:rsidRPr="00FE2EA8" w:rsidRDefault="00A212EF" w:rsidP="00CA31F6">
      <w:pPr>
        <w:rPr>
          <w:b/>
          <w:bCs/>
        </w:rPr>
      </w:pPr>
      <w:r>
        <w:tab/>
      </w:r>
      <w:r w:rsidR="001550B2">
        <w:t xml:space="preserve">O contexto obtido através da aplicação, será enviado para o sistema, gerando seu registro do que o usuário está vivendo no momento. </w:t>
      </w:r>
      <w:r w:rsidR="00756DF5">
        <w:t xml:space="preserve">Quando </w:t>
      </w:r>
      <w:ins w:id="785" w:author="Tatiane Schwanck Schardosim" w:date="2020-07-01T21:11:00Z">
        <w:r w:rsidR="00637DCC">
          <w:t xml:space="preserve">o algoritmo </w:t>
        </w:r>
      </w:ins>
      <w:del w:id="786" w:author="Tatiane Schwanck Schardosim" w:date="2020-07-01T21:11:00Z">
        <w:r w:rsidR="00756DF5" w:rsidDel="00637DCC">
          <w:delText xml:space="preserve">o sistema </w:delText>
        </w:r>
      </w:del>
      <w:r w:rsidR="00756DF5">
        <w:t xml:space="preserve">entender, que as ações do usuário não condizem com o contexto atual, </w:t>
      </w:r>
      <w:ins w:id="787" w:author="Tatiane Schwanck Schardosim" w:date="2020-07-01T21:12:00Z">
        <w:r w:rsidR="00637DCC">
          <w:t>será apresentada</w:t>
        </w:r>
      </w:ins>
      <w:del w:id="788" w:author="Tatiane Schwanck Schardosim" w:date="2020-07-01T21:12:00Z">
        <w:r w:rsidR="00681012" w:rsidDel="00637DCC">
          <w:delText>será apresentad</w:delText>
        </w:r>
      </w:del>
      <w:del w:id="789" w:author="Tatiane Schwanck Schardosim" w:date="2020-07-01T21:10:00Z">
        <w:r w:rsidR="00681012" w:rsidDel="00637DCC">
          <w:delText>o</w:delText>
        </w:r>
      </w:del>
      <w:r w:rsidR="00681012">
        <w:t xml:space="preserve"> uma tela </w:t>
      </w:r>
      <w:ins w:id="790" w:author="Tatiane Schwanck Schardosim" w:date="2020-07-01T21:12:00Z">
        <w:r w:rsidR="00637DCC">
          <w:t xml:space="preserve">na aplicação </w:t>
        </w:r>
      </w:ins>
      <w:r w:rsidR="00681012">
        <w:lastRenderedPageBreak/>
        <w:t xml:space="preserve">perguntando se há divergências no contexto da vida real e do entendido pelo </w:t>
      </w:r>
      <w:del w:id="791" w:author="Tatiane Schwanck Schardosim" w:date="2020-07-01T21:13:00Z">
        <w:r w:rsidR="00681012" w:rsidDel="00637DCC">
          <w:delText>sistema</w:delText>
        </w:r>
      </w:del>
      <w:ins w:id="792" w:author="Tatiane Schwanck Schardosim" w:date="2020-07-01T21:13:00Z">
        <w:r w:rsidR="00637DCC">
          <w:t>algoritmo</w:t>
        </w:r>
      </w:ins>
      <w:r w:rsidR="00681012">
        <w:t>.</w:t>
      </w:r>
      <w:r w:rsidR="007318DB">
        <w:t xml:space="preserve"> Essa tela </w:t>
      </w:r>
      <w:r w:rsidR="00984734">
        <w:t>irá</w:t>
      </w:r>
      <w:r w:rsidR="007318DB">
        <w:t xml:space="preserve"> confirmar se </w:t>
      </w:r>
      <w:r w:rsidR="0062704A">
        <w:t>os</w:t>
      </w:r>
      <w:r w:rsidR="007318DB">
        <w:t xml:space="preserve"> seguintes </w:t>
      </w:r>
      <w:r w:rsidR="0062704A">
        <w:t>fatores</w:t>
      </w:r>
      <w:r w:rsidR="007318DB">
        <w:t xml:space="preserve"> considerad</w:t>
      </w:r>
      <w:r w:rsidR="0062704A">
        <w:t>os</w:t>
      </w:r>
      <w:r w:rsidR="007318DB">
        <w:t xml:space="preserve"> estão corret</w:t>
      </w:r>
      <w:r w:rsidR="0062704A">
        <w:t>os</w:t>
      </w:r>
      <w:r w:rsidR="007318DB">
        <w:t>.</w:t>
      </w:r>
    </w:p>
    <w:p w14:paraId="0351B723" w14:textId="767F5532" w:rsidR="00AA6A73" w:rsidRDefault="00AA6A73" w:rsidP="0050725B">
      <w:pPr>
        <w:pStyle w:val="PargrafodaLista"/>
        <w:numPr>
          <w:ilvl w:val="0"/>
          <w:numId w:val="10"/>
        </w:numPr>
        <w:pPrChange w:id="793" w:author="Tatiane Schwanck Schardosim" w:date="2020-07-01T21:55:00Z">
          <w:pPr>
            <w:pStyle w:val="PargrafodaLista"/>
            <w:numPr>
              <w:numId w:val="45"/>
            </w:numPr>
            <w:tabs>
              <w:tab w:val="num" w:pos="360"/>
            </w:tabs>
          </w:pPr>
        </w:pPrChange>
      </w:pPr>
      <w:r>
        <w:t>Clima</w:t>
      </w:r>
    </w:p>
    <w:p w14:paraId="73ADB815" w14:textId="1BBA1654" w:rsidR="00AA6A73" w:rsidRDefault="00AA6A73" w:rsidP="0050725B">
      <w:pPr>
        <w:pStyle w:val="PargrafodaLista"/>
        <w:numPr>
          <w:ilvl w:val="0"/>
          <w:numId w:val="10"/>
        </w:numPr>
        <w:pPrChange w:id="794" w:author="Tatiane Schwanck Schardosim" w:date="2020-07-01T21:55:00Z">
          <w:pPr>
            <w:pStyle w:val="PargrafodaLista"/>
            <w:numPr>
              <w:numId w:val="45"/>
            </w:numPr>
            <w:tabs>
              <w:tab w:val="num" w:pos="360"/>
            </w:tabs>
          </w:pPr>
        </w:pPrChange>
      </w:pPr>
      <w:r>
        <w:t>Atividade</w:t>
      </w:r>
    </w:p>
    <w:p w14:paraId="4CF750AF" w14:textId="0411026C" w:rsidR="00AA6A73" w:rsidRDefault="00AA6A73" w:rsidP="0050725B">
      <w:pPr>
        <w:pStyle w:val="PargrafodaLista"/>
        <w:numPr>
          <w:ilvl w:val="0"/>
          <w:numId w:val="10"/>
        </w:numPr>
        <w:pPrChange w:id="795" w:author="Tatiane Schwanck Schardosim" w:date="2020-07-01T21:55:00Z">
          <w:pPr>
            <w:pStyle w:val="PargrafodaLista"/>
            <w:numPr>
              <w:numId w:val="45"/>
            </w:numPr>
            <w:tabs>
              <w:tab w:val="num" w:pos="360"/>
            </w:tabs>
          </w:pPr>
        </w:pPrChange>
      </w:pPr>
      <w:r>
        <w:t>Localização</w:t>
      </w:r>
    </w:p>
    <w:p w14:paraId="1B9691A0" w14:textId="048A58E7" w:rsidR="00AA6A73" w:rsidRDefault="00AA6A73" w:rsidP="0050725B">
      <w:pPr>
        <w:pStyle w:val="PargrafodaLista"/>
        <w:numPr>
          <w:ilvl w:val="0"/>
          <w:numId w:val="10"/>
        </w:numPr>
        <w:pPrChange w:id="796" w:author="Tatiane Schwanck Schardosim" w:date="2020-07-01T21:55:00Z">
          <w:pPr>
            <w:pStyle w:val="PargrafodaLista"/>
            <w:numPr>
              <w:numId w:val="45"/>
            </w:numPr>
            <w:tabs>
              <w:tab w:val="num" w:pos="360"/>
            </w:tabs>
          </w:pPr>
        </w:pPrChange>
      </w:pPr>
      <w:r>
        <w:t>Grupo / Individual</w:t>
      </w:r>
    </w:p>
    <w:p w14:paraId="4A81371C" w14:textId="4BC71D92" w:rsidR="00AA6A73" w:rsidRDefault="00AA6A73" w:rsidP="0050725B">
      <w:pPr>
        <w:pStyle w:val="PargrafodaLista"/>
        <w:numPr>
          <w:ilvl w:val="0"/>
          <w:numId w:val="10"/>
        </w:numPr>
        <w:pPrChange w:id="797" w:author="Tatiane Schwanck Schardosim" w:date="2020-07-01T21:55:00Z">
          <w:pPr>
            <w:pStyle w:val="PargrafodaLista"/>
            <w:numPr>
              <w:numId w:val="45"/>
            </w:numPr>
            <w:tabs>
              <w:tab w:val="num" w:pos="360"/>
            </w:tabs>
          </w:pPr>
        </w:pPrChange>
      </w:pPr>
      <w:r>
        <w:t>Humor</w:t>
      </w:r>
    </w:p>
    <w:p w14:paraId="30C64C32" w14:textId="7F897796" w:rsidR="00AA6A73" w:rsidRDefault="00AA6A73" w:rsidP="0050725B">
      <w:pPr>
        <w:pStyle w:val="PargrafodaLista"/>
        <w:numPr>
          <w:ilvl w:val="0"/>
          <w:numId w:val="10"/>
        </w:numPr>
        <w:pPrChange w:id="798" w:author="Tatiane Schwanck Schardosim" w:date="2020-07-01T21:55:00Z">
          <w:pPr>
            <w:pStyle w:val="PargrafodaLista"/>
            <w:numPr>
              <w:numId w:val="45"/>
            </w:numPr>
            <w:tabs>
              <w:tab w:val="num" w:pos="360"/>
            </w:tabs>
          </w:pPr>
        </w:pPrChange>
      </w:pPr>
      <w:r>
        <w:t>Histórico de ações</w:t>
      </w:r>
    </w:p>
    <w:p w14:paraId="57BDBFCF" w14:textId="14CA2791" w:rsidR="00681012" w:rsidRDefault="003E6969" w:rsidP="0050725B">
      <w:pPr>
        <w:pStyle w:val="PargrafodaLista"/>
        <w:numPr>
          <w:ilvl w:val="0"/>
          <w:numId w:val="10"/>
        </w:numPr>
        <w:pPrChange w:id="799" w:author="Tatiane Schwanck Schardosim" w:date="2020-07-01T21:55:00Z">
          <w:pPr>
            <w:pStyle w:val="PargrafodaLista"/>
            <w:numPr>
              <w:numId w:val="45"/>
            </w:numPr>
            <w:tabs>
              <w:tab w:val="num" w:pos="360"/>
            </w:tabs>
          </w:pPr>
        </w:pPrChange>
      </w:pPr>
      <w:r>
        <w:t>Músicas</w:t>
      </w:r>
      <w:r w:rsidR="00C87721">
        <w:t xml:space="preserve"> relacionadas ao contexto</w:t>
      </w:r>
    </w:p>
    <w:p w14:paraId="2A5C9435" w14:textId="77777777" w:rsidR="00C87721" w:rsidRDefault="00C87721" w:rsidP="00CA31F6"/>
    <w:p w14:paraId="0FAE5D1B" w14:textId="1ABCA565" w:rsidR="00C87721" w:rsidRDefault="00C87721" w:rsidP="00CA31F6">
      <w:r>
        <w:tab/>
        <w:t>Desse modo o sistema validará com o usuário a sua interpretação do contexto atual, identificando certos problema</w:t>
      </w:r>
      <w:r w:rsidR="007F6A24">
        <w:t>s nos dados obtidos,</w:t>
      </w:r>
      <w:r w:rsidR="00FB44EF">
        <w:t xml:space="preserve"> </w:t>
      </w:r>
      <w:r w:rsidR="007F6A24">
        <w:t>garantindo uma maior precisão na avaliação do contexto</w:t>
      </w:r>
      <w:r>
        <w:t>.</w:t>
      </w:r>
    </w:p>
    <w:p w14:paraId="44B79E03" w14:textId="0C428B6E" w:rsidR="002638C0" w:rsidRDefault="00542BF8" w:rsidP="00CA31F6">
      <w:pPr>
        <w:pStyle w:val="Ttulo3"/>
      </w:pPr>
      <w:bookmarkStart w:id="800" w:name="_Toc44531582"/>
      <w:r>
        <w:t>C</w:t>
      </w:r>
      <w:r w:rsidR="002638C0">
        <w:t xml:space="preserve">omo o trabalho vai recomendar novas </w:t>
      </w:r>
      <w:r>
        <w:t>músicas</w:t>
      </w:r>
      <w:r w:rsidR="002638C0">
        <w:t xml:space="preserve"> a partir da relação de contexto x </w:t>
      </w:r>
      <w:r>
        <w:t>música</w:t>
      </w:r>
      <w:r w:rsidR="002638C0">
        <w:t>?</w:t>
      </w:r>
      <w:bookmarkEnd w:id="800"/>
    </w:p>
    <w:p w14:paraId="07E95BC5" w14:textId="7F7B20F7" w:rsidR="001D2070" w:rsidRDefault="001D2070" w:rsidP="00CA31F6">
      <w:r>
        <w:tab/>
      </w:r>
      <w:r w:rsidR="00096C61">
        <w:t xml:space="preserve">Após ser feito a </w:t>
      </w:r>
      <w:r w:rsidR="0083236B">
        <w:t>identificação</w:t>
      </w:r>
      <w:r w:rsidR="00096C61">
        <w:t xml:space="preserve"> do contexto</w:t>
      </w:r>
      <w:r w:rsidR="006742CE">
        <w:t xml:space="preserve"> através da aplicação</w:t>
      </w:r>
      <w:r w:rsidR="00096C61">
        <w:t>,</w:t>
      </w:r>
      <w:r w:rsidR="006A09D0">
        <w:t xml:space="preserve"> </w:t>
      </w:r>
      <w:r w:rsidR="0083236B">
        <w:t xml:space="preserve">será realizado sua classificação utilizando os algoritmos estudados nos artigos revisados </w:t>
      </w:r>
      <w:r w:rsidR="0083236B" w:rsidRPr="0083236B">
        <w:t>(</w:t>
      </w:r>
      <w:r w:rsidR="0083236B" w:rsidRPr="00637DCC">
        <w:rPr>
          <w:i/>
          <w:lang w:val="en-US"/>
          <w:rPrChange w:id="801" w:author="Tatiane Schwanck Schardosim" w:date="2020-07-01T21:14:00Z">
            <w:rPr>
              <w:lang w:val="en-US"/>
            </w:rPr>
          </w:rPrChange>
        </w:rPr>
        <w:t>SVM</w:t>
      </w:r>
      <w:r w:rsidR="0083236B" w:rsidRPr="0009114B">
        <w:rPr>
          <w:lang w:val="en-US"/>
        </w:rPr>
        <w:t xml:space="preserve">, </w:t>
      </w:r>
      <w:r w:rsidR="0083236B" w:rsidRPr="00637DCC">
        <w:rPr>
          <w:i/>
          <w:lang w:val="en-US"/>
          <w:rPrChange w:id="802" w:author="Tatiane Schwanck Schardosim" w:date="2020-07-01T21:14:00Z">
            <w:rPr>
              <w:lang w:val="en-US"/>
            </w:rPr>
          </w:rPrChange>
        </w:rPr>
        <w:t>RBF</w:t>
      </w:r>
      <w:r w:rsidR="0083236B" w:rsidRPr="0009114B">
        <w:rPr>
          <w:lang w:val="en-US"/>
        </w:rPr>
        <w:t xml:space="preserve">, </w:t>
      </w:r>
      <w:r w:rsidR="0083236B" w:rsidRPr="0009114B">
        <w:rPr>
          <w:i/>
          <w:lang w:val="en-US"/>
        </w:rPr>
        <w:t>Random Forest</w:t>
      </w:r>
      <w:r w:rsidR="0083236B" w:rsidRPr="0009114B">
        <w:rPr>
          <w:lang w:val="en-US"/>
        </w:rPr>
        <w:t xml:space="preserve">, </w:t>
      </w:r>
      <w:ins w:id="803" w:author="Tatiane Schwanck Schardosim" w:date="2020-07-01T21:14:00Z">
        <w:r w:rsidR="00637DCC">
          <w:rPr>
            <w:lang w:val="en-US"/>
          </w:rPr>
          <w:t>etc.</w:t>
        </w:r>
      </w:ins>
      <w:del w:id="804" w:author="Tatiane Schwanck Schardosim" w:date="2020-07-01T21:14:00Z">
        <w:r w:rsidR="0083236B" w:rsidRPr="0009114B" w:rsidDel="00637DCC">
          <w:rPr>
            <w:lang w:val="en-US"/>
          </w:rPr>
          <w:delText>...</w:delText>
        </w:r>
      </w:del>
      <w:r w:rsidR="0083236B" w:rsidRPr="0083236B">
        <w:t>)</w:t>
      </w:r>
      <w:r w:rsidR="00B819D5">
        <w:t>, e somente então, será realizad</w:t>
      </w:r>
      <w:del w:id="805" w:author="Tatiane Schwanck Schardosim" w:date="2020-07-01T21:14:00Z">
        <w:r w:rsidR="00B819D5" w:rsidDel="00637DCC">
          <w:delText>o</w:delText>
        </w:r>
      </w:del>
      <w:ins w:id="806" w:author="Tatiane Schwanck Schardosim" w:date="2020-07-01T21:14:00Z">
        <w:r w:rsidR="00637DCC">
          <w:t>a</w:t>
        </w:r>
      </w:ins>
      <w:r w:rsidR="00B819D5">
        <w:t xml:space="preserve"> a recomendação musical, através dos algoritmos de </w:t>
      </w:r>
      <w:ins w:id="807" w:author="Tatiane Schwanck Schardosim" w:date="2020-07-01T21:14:00Z">
        <w:r w:rsidR="00637DCC">
          <w:rPr>
            <w:i/>
            <w:lang w:val="en-US"/>
          </w:rPr>
          <w:t>M</w:t>
        </w:r>
      </w:ins>
      <w:del w:id="808" w:author="Tatiane Schwanck Schardosim" w:date="2020-07-01T21:14:00Z">
        <w:r w:rsidR="00B819D5" w:rsidRPr="00EC05A7" w:rsidDel="00637DCC">
          <w:rPr>
            <w:i/>
            <w:lang w:val="en-US"/>
          </w:rPr>
          <w:delText>m</w:delText>
        </w:r>
      </w:del>
      <w:r w:rsidR="00B819D5" w:rsidRPr="00EC05A7">
        <w:rPr>
          <w:i/>
          <w:lang w:val="en-US"/>
        </w:rPr>
        <w:t>atrix</w:t>
      </w:r>
      <w:r w:rsidR="00B819D5" w:rsidRPr="00EC05A7">
        <w:rPr>
          <w:lang w:val="en-US"/>
        </w:rPr>
        <w:t xml:space="preserve"> e </w:t>
      </w:r>
      <w:ins w:id="809" w:author="Tatiane Schwanck Schardosim" w:date="2020-07-01T21:14:00Z">
        <w:r w:rsidR="00637DCC">
          <w:rPr>
            <w:i/>
            <w:lang w:val="en-US"/>
          </w:rPr>
          <w:t>T</w:t>
        </w:r>
      </w:ins>
      <w:del w:id="810" w:author="Tatiane Schwanck Schardosim" w:date="2020-07-01T21:14:00Z">
        <w:r w:rsidR="00B819D5" w:rsidRPr="00EC05A7" w:rsidDel="00637DCC">
          <w:rPr>
            <w:i/>
            <w:lang w:val="en-US"/>
          </w:rPr>
          <w:delText>t</w:delText>
        </w:r>
      </w:del>
      <w:r w:rsidR="00B819D5" w:rsidRPr="00EC05A7">
        <w:rPr>
          <w:i/>
          <w:lang w:val="en-US"/>
        </w:rPr>
        <w:t xml:space="preserve">ensor </w:t>
      </w:r>
      <w:ins w:id="811" w:author="Tatiane Schwanck Schardosim" w:date="2020-07-01T21:14:00Z">
        <w:r w:rsidR="00637DCC">
          <w:rPr>
            <w:i/>
            <w:lang w:val="en-US"/>
          </w:rPr>
          <w:t>F</w:t>
        </w:r>
      </w:ins>
      <w:del w:id="812" w:author="Tatiane Schwanck Schardosim" w:date="2020-07-01T21:14:00Z">
        <w:r w:rsidR="00B819D5" w:rsidRPr="00EC05A7" w:rsidDel="00637DCC">
          <w:rPr>
            <w:i/>
            <w:lang w:val="en-US"/>
          </w:rPr>
          <w:delText>f</w:delText>
        </w:r>
      </w:del>
      <w:r w:rsidR="00B819D5" w:rsidRPr="00EC05A7">
        <w:rPr>
          <w:i/>
          <w:lang w:val="en-US"/>
        </w:rPr>
        <w:t>actorization</w:t>
      </w:r>
      <w:ins w:id="813" w:author="Tatiane Schwanck Schardosim" w:date="2020-07-01T21:15:00Z">
        <w:r w:rsidR="00637DCC">
          <w:rPr>
            <w:i/>
            <w:lang w:val="en-US"/>
          </w:rPr>
          <w:t xml:space="preserve">. </w:t>
        </w:r>
        <w:r w:rsidR="00637DCC" w:rsidRPr="00637DCC">
          <w:rPr>
            <w:lang w:val="en-US"/>
            <w:rPrChange w:id="814" w:author="Tatiane Schwanck Schardosim" w:date="2020-07-01T21:15:00Z">
              <w:rPr>
                <w:i/>
                <w:lang w:val="en-US"/>
              </w:rPr>
            </w:rPrChange>
          </w:rPr>
          <w:t xml:space="preserve">A </w:t>
        </w:r>
      </w:ins>
      <w:del w:id="815" w:author="Tatiane Schwanck Schardosim" w:date="2020-07-01T21:15:00Z">
        <w:r w:rsidR="004C6E0E" w:rsidRPr="00637DCC" w:rsidDel="00637DCC">
          <w:delText xml:space="preserve"> (</w:delText>
        </w:r>
      </w:del>
      <w:r w:rsidR="00B170DC" w:rsidRPr="00637DCC">
        <w:fldChar w:fldCharType="begin"/>
      </w:r>
      <w:r w:rsidR="00B170DC" w:rsidRPr="00637DCC">
        <w:instrText xml:space="preserve"> REF _Ref42465942 \h </w:instrText>
      </w:r>
      <w:r w:rsidR="00637DCC">
        <w:instrText xml:space="preserve"> \* MERGEFORMAT </w:instrText>
      </w:r>
      <w:r w:rsidR="00B170DC" w:rsidRPr="00637DCC">
        <w:fldChar w:fldCharType="separate"/>
      </w:r>
      <w:r w:rsidR="00B170DC" w:rsidRPr="00637DCC">
        <w:t xml:space="preserve">Figura </w:t>
      </w:r>
      <w:r w:rsidR="00B170DC" w:rsidRPr="00637DCC">
        <w:rPr>
          <w:noProof/>
        </w:rPr>
        <w:t>14</w:t>
      </w:r>
      <w:r w:rsidR="00B170DC" w:rsidRPr="00637DCC">
        <w:fldChar w:fldCharType="end"/>
      </w:r>
      <w:ins w:id="816" w:author="Tatiane Schwanck Schardosim" w:date="2020-07-01T21:15:00Z">
        <w:r w:rsidR="00637DCC">
          <w:t xml:space="preserve"> abaixo apresenta as </w:t>
        </w:r>
      </w:ins>
      <w:ins w:id="817" w:author="Tatiane Schwanck Schardosim" w:date="2020-07-01T21:16:00Z">
        <w:r w:rsidR="00637DCC">
          <w:t>etapas</w:t>
        </w:r>
      </w:ins>
      <w:ins w:id="818" w:author="Tatiane Schwanck Schardosim" w:date="2020-07-01T21:15:00Z">
        <w:r w:rsidR="00637DCC">
          <w:t xml:space="preserve"> </w:t>
        </w:r>
      </w:ins>
      <w:ins w:id="819" w:author="Tatiane Schwanck Schardosim" w:date="2020-07-01T21:16:00Z">
        <w:r w:rsidR="00F97970">
          <w:t>utilizadas n</w:t>
        </w:r>
      </w:ins>
      <w:ins w:id="820" w:author="Tatiane Schwanck Schardosim" w:date="2020-07-01T21:15:00Z">
        <w:r w:rsidR="00637DCC">
          <w:t xml:space="preserve">o processo para realizar a recomendação </w:t>
        </w:r>
      </w:ins>
      <w:del w:id="821" w:author="Tatiane Schwanck Schardosim" w:date="2020-07-01T21:15:00Z">
        <w:r w:rsidR="004C6E0E" w:rsidRPr="00637DCC" w:rsidDel="00637DCC">
          <w:delText>)</w:delText>
        </w:r>
      </w:del>
      <w:ins w:id="822" w:author="Tatiane Schwanck Schardosim" w:date="2020-07-01T21:16:00Z">
        <w:r w:rsidR="00F97970">
          <w:t>musical.</w:t>
        </w:r>
      </w:ins>
      <w:del w:id="823" w:author="Tatiane Schwanck Schardosim" w:date="2020-07-01T21:16:00Z">
        <w:r w:rsidR="004C6E0E" w:rsidRPr="00637DCC" w:rsidDel="00F97970">
          <w:delText>.</w:delText>
        </w:r>
      </w:del>
    </w:p>
    <w:p w14:paraId="34BE6B08" w14:textId="77777777" w:rsidR="005C2958" w:rsidRDefault="006A09D0" w:rsidP="00CA31F6">
      <w:commentRangeStart w:id="824"/>
      <w:r>
        <w:rPr>
          <w:noProof/>
          <w:lang w:eastAsia="pt-BR"/>
        </w:rPr>
        <w:drawing>
          <wp:inline distT="0" distB="0" distL="0" distR="0" wp14:anchorId="39192125" wp14:editId="7AEACDEF">
            <wp:extent cx="5486400" cy="2016760"/>
            <wp:effectExtent l="0" t="0" r="5715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commentRangeEnd w:id="824"/>
      <w:r w:rsidR="00637DCC">
        <w:rPr>
          <w:rStyle w:val="Refdecomentrio"/>
        </w:rPr>
        <w:commentReference w:id="824"/>
      </w:r>
    </w:p>
    <w:p w14:paraId="1C038957" w14:textId="71F7E5CA" w:rsidR="006A09D0" w:rsidRDefault="005C2958" w:rsidP="00CA31F6">
      <w:pPr>
        <w:pStyle w:val="Legenda"/>
      </w:pPr>
      <w:bookmarkStart w:id="825" w:name="_Ref42465942"/>
      <w:bookmarkStart w:id="826" w:name="_Ref42465918"/>
      <w:bookmarkStart w:id="827" w:name="_Toc44531522"/>
      <w:r>
        <w:t xml:space="preserve">Figura </w:t>
      </w:r>
      <w:r w:rsidR="00C7334A">
        <w:rPr>
          <w:noProof/>
        </w:rPr>
        <w:fldChar w:fldCharType="begin"/>
      </w:r>
      <w:r w:rsidR="00C7334A">
        <w:rPr>
          <w:noProof/>
        </w:rPr>
        <w:instrText xml:space="preserve"> SEQ Figura \* ARABIC </w:instrText>
      </w:r>
      <w:r w:rsidR="00C7334A">
        <w:rPr>
          <w:noProof/>
        </w:rPr>
        <w:fldChar w:fldCharType="separate"/>
      </w:r>
      <w:r>
        <w:rPr>
          <w:noProof/>
        </w:rPr>
        <w:t>14</w:t>
      </w:r>
      <w:r w:rsidR="00C7334A">
        <w:rPr>
          <w:noProof/>
        </w:rPr>
        <w:fldChar w:fldCharType="end"/>
      </w:r>
      <w:bookmarkEnd w:id="825"/>
      <w:r>
        <w:t xml:space="preserve"> Etapas do processo para realizar a recomendação musical</w:t>
      </w:r>
      <w:bookmarkEnd w:id="826"/>
      <w:bookmarkEnd w:id="827"/>
    </w:p>
    <w:p w14:paraId="098F5958" w14:textId="0CBE8853" w:rsidR="00746ACF" w:rsidRDefault="00746ACF" w:rsidP="00CA31F6">
      <w:r>
        <w:tab/>
        <w:t xml:space="preserve">Com os algoritmos de recomendação, </w:t>
      </w:r>
      <w:r w:rsidR="00891AF1">
        <w:t>será</w:t>
      </w:r>
      <w:r>
        <w:t xml:space="preserve"> gerado um score para cada </w:t>
      </w:r>
      <w:r w:rsidR="009D7BB1">
        <w:t>música</w:t>
      </w:r>
      <w:r>
        <w:t xml:space="preserve"> x contexto</w:t>
      </w:r>
      <w:r w:rsidR="009D7BB1">
        <w:t xml:space="preserve">. A partir dele, </w:t>
      </w:r>
      <w:r w:rsidR="005D24E8">
        <w:t>será</w:t>
      </w:r>
      <w:r w:rsidR="009D7BB1">
        <w:t xml:space="preserve"> avaliado os n melhores scores e inseridos na lista de reprodução </w:t>
      </w:r>
      <w:r w:rsidR="0087013D">
        <w:lastRenderedPageBreak/>
        <w:t>atual da aplicação</w:t>
      </w:r>
      <w:r w:rsidR="00BD3406">
        <w:t xml:space="preserve">, buscando aperfeiçoar, a </w:t>
      </w:r>
      <w:del w:id="828" w:author="Tatiane Schwanck Schardosim" w:date="2020-07-01T21:16:00Z">
        <w:r w:rsidR="00BD3406" w:rsidDel="00F97970">
          <w:delText>experiencia</w:delText>
        </w:r>
      </w:del>
      <w:ins w:id="829" w:author="Tatiane Schwanck Schardosim" w:date="2020-07-01T21:16:00Z">
        <w:r w:rsidR="00F97970">
          <w:t>experiência</w:t>
        </w:r>
      </w:ins>
      <w:r w:rsidR="00BD3406">
        <w:t xml:space="preserve"> do </w:t>
      </w:r>
      <w:r w:rsidR="008607F8">
        <w:t>usuário</w:t>
      </w:r>
      <w:r w:rsidR="00BD3406">
        <w:t xml:space="preserve"> ao ouvir suas </w:t>
      </w:r>
      <w:r w:rsidR="00166CB7">
        <w:t>músicas</w:t>
      </w:r>
      <w:r w:rsidR="00362BE1">
        <w:t xml:space="preserve"> preferidas ao devido contexto</w:t>
      </w:r>
      <w:r w:rsidR="009D7BB1">
        <w:t>.</w:t>
      </w:r>
    </w:p>
    <w:p w14:paraId="36C6982C" w14:textId="59C9C952" w:rsidR="00C93218" w:rsidRDefault="00C93218" w:rsidP="00CA31F6">
      <w:pPr>
        <w:pStyle w:val="Ttulo3"/>
      </w:pPr>
      <w:bookmarkStart w:id="830" w:name="_Toc44531583"/>
      <w:r w:rsidRPr="00C93218">
        <w:t xml:space="preserve">Como o trabalho vai </w:t>
      </w:r>
      <w:r>
        <w:t>avaliar as recomendações feitas</w:t>
      </w:r>
      <w:r w:rsidRPr="00C93218">
        <w:t>?</w:t>
      </w:r>
      <w:bookmarkEnd w:id="830"/>
    </w:p>
    <w:p w14:paraId="2D3D24BC" w14:textId="1AA95046" w:rsidR="004455FF" w:rsidRDefault="004455FF" w:rsidP="00CA31F6">
      <w:r>
        <w:tab/>
      </w:r>
      <w:r w:rsidR="001C42A9">
        <w:t>Ao final, p</w:t>
      </w:r>
      <w:r>
        <w:t>ara realizar a avaliação da</w:t>
      </w:r>
      <w:r w:rsidR="00794C77">
        <w:t>s</w:t>
      </w:r>
      <w:r>
        <w:t xml:space="preserve"> recomendaç</w:t>
      </w:r>
      <w:r w:rsidR="00794C77">
        <w:t>ões</w:t>
      </w:r>
      <w:r>
        <w:t xml:space="preserve">, </w:t>
      </w:r>
      <w:r w:rsidR="00B072FC">
        <w:t>será</w:t>
      </w:r>
      <w:r>
        <w:t xml:space="preserve"> realizado um estudo em cima dos algoritmos</w:t>
      </w:r>
      <w:r w:rsidR="00B072FC">
        <w:t xml:space="preserve"> de avaliação de resultados encontrados nos artigos revisados (</w:t>
      </w:r>
      <w:r w:rsidR="00B072FC" w:rsidRPr="00F97970">
        <w:rPr>
          <w:i/>
          <w:rPrChange w:id="831" w:author="Tatiane Schwanck Schardosim" w:date="2020-07-01T21:17:00Z">
            <w:rPr/>
          </w:rPrChange>
        </w:rPr>
        <w:t>AUC</w:t>
      </w:r>
      <w:r w:rsidR="00B072FC">
        <w:t xml:space="preserve">, </w:t>
      </w:r>
      <w:r w:rsidR="00B072FC" w:rsidRPr="00DF364E">
        <w:rPr>
          <w:i/>
        </w:rPr>
        <w:t>Root Mean Squared Error</w:t>
      </w:r>
      <w:r w:rsidR="00B072FC">
        <w:rPr>
          <w:i/>
        </w:rPr>
        <w:t>, Mean Reciprocal Rank</w:t>
      </w:r>
      <w:r w:rsidR="00B072FC" w:rsidRPr="007020CB">
        <w:t xml:space="preserve">, </w:t>
      </w:r>
      <w:del w:id="832" w:author="Tatiane Schwanck Schardosim" w:date="2020-07-01T21:17:00Z">
        <w:r w:rsidR="00B072FC" w:rsidRPr="007020CB" w:rsidDel="00F97970">
          <w:delText>...</w:delText>
        </w:r>
      </w:del>
      <w:ins w:id="833" w:author="Tatiane Schwanck Schardosim" w:date="2020-07-01T21:17:00Z">
        <w:r w:rsidR="00F97970">
          <w:t>etc.</w:t>
        </w:r>
      </w:ins>
      <w:r w:rsidR="00B072FC" w:rsidRPr="007020CB">
        <w:t>)</w:t>
      </w:r>
      <w:r>
        <w:t xml:space="preserve">, </w:t>
      </w:r>
      <w:r w:rsidR="00370835">
        <w:t>estudo qu</w:t>
      </w:r>
      <w:r w:rsidR="00B84AA2">
        <w:t>al</w:t>
      </w:r>
      <w:r w:rsidR="00370835">
        <w:t xml:space="preserve"> </w:t>
      </w:r>
      <w:r w:rsidR="001548B1">
        <w:t>irá</w:t>
      </w:r>
      <w:r>
        <w:t xml:space="preserve"> validar qua</w:t>
      </w:r>
      <w:r w:rsidR="00F32218">
        <w:t xml:space="preserve">is dos algoritmos </w:t>
      </w:r>
      <w:r>
        <w:t>se adequa</w:t>
      </w:r>
      <w:r w:rsidR="00F32218">
        <w:t>m</w:t>
      </w:r>
      <w:r>
        <w:t xml:space="preserve"> melhor as necessidades do sistema. </w:t>
      </w:r>
    </w:p>
    <w:p w14:paraId="752B91D7" w14:textId="506978FF" w:rsidR="00825663" w:rsidRDefault="00825663" w:rsidP="00CA31F6">
      <w:pPr>
        <w:pStyle w:val="Ttulo2"/>
      </w:pPr>
      <w:bookmarkStart w:id="834" w:name="_Toc44531584"/>
      <w:r>
        <w:t>roteiro</w:t>
      </w:r>
      <w:bookmarkEnd w:id="834"/>
    </w:p>
    <w:p w14:paraId="7953C146" w14:textId="01388E60" w:rsidR="00345147" w:rsidRDefault="00E718BF" w:rsidP="00CA31F6">
      <w:r>
        <w:tab/>
      </w:r>
      <w:r w:rsidR="00DB4B61">
        <w:t xml:space="preserve">Para desenvolver o modelo e o sistema de recomendação musical, </w:t>
      </w:r>
      <w:ins w:id="835" w:author="Tatiane Schwanck Schardosim" w:date="2020-07-01T21:18:00Z">
        <w:r w:rsidR="00F97970">
          <w:t>serão realizadas diversas etapas, onde a primeira ser</w:t>
        </w:r>
      </w:ins>
      <w:ins w:id="836" w:author="Tatiane Schwanck Schardosim" w:date="2020-07-01T21:25:00Z">
        <w:r w:rsidR="00F97970">
          <w:t xml:space="preserve">á obter uma amostra de dados a partir de um questionário que será aplicado: </w:t>
        </w:r>
      </w:ins>
      <w:ins w:id="837" w:author="Tatiane Schwanck Schardosim" w:date="2020-07-01T21:18:00Z">
        <w:r w:rsidR="00F97970">
          <w:t xml:space="preserve">1) Criar questionário </w:t>
        </w:r>
      </w:ins>
      <w:del w:id="838" w:author="Tatiane Schwanck Schardosim" w:date="2020-07-01T21:18:00Z">
        <w:r w:rsidR="0037075D" w:rsidDel="00F97970">
          <w:delText>será passado as</w:delText>
        </w:r>
      </w:del>
      <w:ins w:id="839" w:author="Tatiane Schwanck Schardosim" w:date="2020-07-01T21:18:00Z">
        <w:r w:rsidR="00F97970">
          <w:t xml:space="preserve">com as </w:t>
        </w:r>
      </w:ins>
      <w:del w:id="840" w:author="Tatiane Schwanck Schardosim" w:date="2020-07-01T21:18:00Z">
        <w:r w:rsidR="0037075D" w:rsidDel="00F97970">
          <w:delText xml:space="preserve"> </w:delText>
        </w:r>
      </w:del>
      <w:r w:rsidR="0037075D">
        <w:t xml:space="preserve">perguntas </w:t>
      </w:r>
      <w:ins w:id="841" w:author="Tatiane Schwanck Schardosim" w:date="2020-07-01T21:19:00Z">
        <w:r w:rsidR="00F97970">
          <w:t xml:space="preserve">listadas na seção </w:t>
        </w:r>
        <w:commentRangeStart w:id="842"/>
        <w:r w:rsidR="00F97970">
          <w:t xml:space="preserve">XXX </w:t>
        </w:r>
        <w:commentRangeEnd w:id="842"/>
        <w:r w:rsidR="00F97970">
          <w:rPr>
            <w:rStyle w:val="Refdecomentrio"/>
          </w:rPr>
          <w:commentReference w:id="842"/>
        </w:r>
        <w:r w:rsidR="00F97970">
          <w:t xml:space="preserve">deste trabalho, </w:t>
        </w:r>
      </w:ins>
      <w:del w:id="843" w:author="Tatiane Schwanck Schardosim" w:date="2020-07-01T21:19:00Z">
        <w:r w:rsidR="0037075D" w:rsidDel="00F97970">
          <w:delText>do questionário para u</w:delText>
        </w:r>
      </w:del>
      <w:ins w:id="844" w:author="Tatiane Schwanck Schardosim" w:date="2020-07-01T21:19:00Z">
        <w:r w:rsidR="00F97970">
          <w:t>utilizando o</w:t>
        </w:r>
      </w:ins>
      <w:del w:id="845" w:author="Tatiane Schwanck Schardosim" w:date="2020-07-01T21:19:00Z">
        <w:r w:rsidR="0037075D" w:rsidDel="00F97970">
          <w:delText>m</w:delText>
        </w:r>
      </w:del>
      <w:r w:rsidR="0037075D">
        <w:t xml:space="preserve"> formulário do </w:t>
      </w:r>
      <w:r w:rsidR="0037075D" w:rsidRPr="00F97970">
        <w:rPr>
          <w:i/>
          <w:rPrChange w:id="846" w:author="Tatiane Schwanck Schardosim" w:date="2020-07-01T21:19:00Z">
            <w:rPr/>
          </w:rPrChange>
        </w:rPr>
        <w:t>Google Drive</w:t>
      </w:r>
      <w:ins w:id="847" w:author="Tatiane Schwanck Schardosim" w:date="2020-07-01T21:20:00Z">
        <w:r w:rsidR="00F97970">
          <w:t>; 2)</w:t>
        </w:r>
      </w:ins>
      <w:del w:id="848" w:author="Tatiane Schwanck Schardosim" w:date="2020-07-01T21:20:00Z">
        <w:r w:rsidR="0037075D" w:rsidDel="00F97970">
          <w:delText xml:space="preserve">, o qual </w:delText>
        </w:r>
        <w:r w:rsidR="00ED5C24" w:rsidDel="00F97970">
          <w:delText>será</w:delText>
        </w:r>
        <w:r w:rsidR="0037075D" w:rsidDel="00F97970">
          <w:delText xml:space="preserve"> d</w:delText>
        </w:r>
      </w:del>
      <w:ins w:id="849" w:author="Tatiane Schwanck Schardosim" w:date="2020-07-01T21:20:00Z">
        <w:r w:rsidR="00F97970">
          <w:t xml:space="preserve"> Distribuir o formulário</w:t>
        </w:r>
      </w:ins>
      <w:del w:id="850" w:author="Tatiane Schwanck Schardosim" w:date="2020-07-01T21:20:00Z">
        <w:r w:rsidR="0037075D" w:rsidDel="00F97970">
          <w:delText>istribuído</w:delText>
        </w:r>
      </w:del>
      <w:r w:rsidR="0037075D">
        <w:t xml:space="preserve"> em diversos meios de comunicação</w:t>
      </w:r>
      <w:ins w:id="851" w:author="Tatiane Schwanck Schardosim" w:date="2020-07-01T21:20:00Z">
        <w:r w:rsidR="00F97970">
          <w:t xml:space="preserve">, onde </w:t>
        </w:r>
      </w:ins>
      <w:del w:id="852" w:author="Tatiane Schwanck Schardosim" w:date="2020-07-01T21:20:00Z">
        <w:r w:rsidR="0037075D" w:rsidDel="00F97970">
          <w:delText>.</w:delText>
        </w:r>
      </w:del>
      <w:del w:id="853" w:author="Tatiane Schwanck Schardosim" w:date="2020-07-01T21:21:00Z">
        <w:r w:rsidR="00ED5C24" w:rsidDel="00F97970">
          <w:delText xml:space="preserve"> Nele, conterá</w:delText>
        </w:r>
      </w:del>
      <w:ins w:id="854" w:author="Tatiane Schwanck Schardosim" w:date="2020-07-01T21:21:00Z">
        <w:r w:rsidR="00F97970">
          <w:t>haverá</w:t>
        </w:r>
      </w:ins>
      <w:r w:rsidR="00ED5C24">
        <w:t xml:space="preserve"> ao final um campo para o usuário preencher seu </w:t>
      </w:r>
      <w:r w:rsidR="00863A33">
        <w:t>e-mail</w:t>
      </w:r>
      <w:r w:rsidR="00ED5C24">
        <w:t xml:space="preserve"> caso deseja participar do teste do sistema </w:t>
      </w:r>
      <w:r w:rsidR="00ED5C24" w:rsidRPr="00F97970">
        <w:rPr>
          <w:i/>
          <w:rPrChange w:id="855" w:author="Tatiane Schwanck Schardosim" w:date="2020-07-01T21:17:00Z">
            <w:rPr/>
          </w:rPrChange>
        </w:rPr>
        <w:t>DCRM</w:t>
      </w:r>
      <w:r w:rsidR="00863A33">
        <w:t>, o qual será utilizado no futuro para o envio de um convite para utilizar a aplicação desenvolvida</w:t>
      </w:r>
      <w:ins w:id="856" w:author="Tatiane Schwanck Schardosim" w:date="2020-07-01T21:21:00Z">
        <w:r w:rsidR="00F97970">
          <w:t xml:space="preserve"> e 3) Apurar dados do question</w:t>
        </w:r>
      </w:ins>
      <w:ins w:id="857" w:author="Tatiane Schwanck Schardosim" w:date="2020-07-01T21:22:00Z">
        <w:r w:rsidR="00F97970">
          <w:t>ário para ser</w:t>
        </w:r>
      </w:ins>
      <w:ins w:id="858" w:author="Tatiane Schwanck Schardosim" w:date="2020-07-01T21:26:00Z">
        <w:r w:rsidR="00065B2B">
          <w:t>em</w:t>
        </w:r>
      </w:ins>
      <w:ins w:id="859" w:author="Tatiane Schwanck Schardosim" w:date="2020-07-01T21:22:00Z">
        <w:r w:rsidR="00065B2B">
          <w:t xml:space="preserve"> utilizados</w:t>
        </w:r>
        <w:r w:rsidR="00F97970">
          <w:t xml:space="preserve"> como base </w:t>
        </w:r>
      </w:ins>
      <w:ins w:id="860" w:author="Tatiane Schwanck Schardosim" w:date="2020-07-01T21:26:00Z">
        <w:r w:rsidR="00065B2B">
          <w:t>da amostra.</w:t>
        </w:r>
      </w:ins>
      <w:del w:id="861" w:author="Tatiane Schwanck Schardosim" w:date="2020-07-01T21:21:00Z">
        <w:r w:rsidR="00863A33" w:rsidDel="00F97970">
          <w:delText>.</w:delText>
        </w:r>
      </w:del>
    </w:p>
    <w:p w14:paraId="1DD0498B" w14:textId="1A9A697B" w:rsidR="00AA257E" w:rsidRDefault="003F3B30" w:rsidP="00CA31F6">
      <w:r>
        <w:tab/>
      </w:r>
      <w:r w:rsidR="007C3EA7">
        <w:t xml:space="preserve">A aplicação </w:t>
      </w:r>
      <w:ins w:id="862" w:author="Tatiane Schwanck Schardosim" w:date="2020-07-01T21:26:00Z">
        <w:r w:rsidR="00065B2B">
          <w:t xml:space="preserve">proposta </w:t>
        </w:r>
      </w:ins>
      <w:del w:id="863" w:author="Tatiane Schwanck Schardosim" w:date="2020-07-01T21:26:00Z">
        <w:r w:rsidR="007C3EA7" w:rsidDel="00065B2B">
          <w:delText xml:space="preserve">desenvolvida </w:delText>
        </w:r>
      </w:del>
      <w:ins w:id="864" w:author="Tatiane Schwanck Schardosim" w:date="2020-07-01T21:26:00Z">
        <w:r w:rsidR="00065B2B">
          <w:t xml:space="preserve">será </w:t>
        </w:r>
      </w:ins>
      <w:del w:id="865" w:author="Tatiane Schwanck Schardosim" w:date="2020-07-01T21:26:00Z">
        <w:r w:rsidR="007C3EA7" w:rsidDel="00065B2B">
          <w:delText>é</w:delText>
        </w:r>
      </w:del>
      <w:del w:id="866" w:author="Tatiane Schwanck Schardosim" w:date="2020-07-01T21:27:00Z">
        <w:r w:rsidR="007C3EA7" w:rsidDel="00065B2B">
          <w:delText xml:space="preserve"> </w:delText>
        </w:r>
      </w:del>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27555BB3" w:rsidR="0096326E" w:rsidRPr="00345147" w:rsidRDefault="0096326E" w:rsidP="00CA31F6">
      <w:r>
        <w:tab/>
        <w:t>No momento em que for realizad</w:t>
      </w:r>
      <w:ins w:id="867" w:author="Tatiane Schwanck Schardosim" w:date="2020-07-01T21:28:00Z">
        <w:r w:rsidR="00065B2B">
          <w:t>a</w:t>
        </w:r>
      </w:ins>
      <w:del w:id="868" w:author="Tatiane Schwanck Schardosim" w:date="2020-07-01T21:28:00Z">
        <w:r w:rsidDel="00065B2B">
          <w:delText>o</w:delText>
        </w:r>
      </w:del>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del w:id="869" w:author="Tatiane Schwanck Schardosim" w:date="2020-07-01T21:28:00Z">
        <w:r w:rsidR="00D12BFA" w:rsidDel="00065B2B">
          <w:delText>s</w:delText>
        </w:r>
      </w:del>
      <w:ins w:id="870" w:author="Tatiane Schwanck Schardosim" w:date="2020-07-01T21:28:00Z">
        <w:r w:rsidR="00065B2B">
          <w:t>t</w:t>
        </w:r>
      </w:ins>
      <w:r w:rsidR="00D12BFA">
        <w:t xml:space="preserve">e trabalho </w:t>
      </w:r>
      <w:del w:id="871" w:author="Tatiane Schwanck Schardosim" w:date="2020-07-01T21:29:00Z">
        <w:r w:rsidR="00D12BFA" w:rsidDel="00065B2B">
          <w:delText xml:space="preserve">do </w:delText>
        </w:r>
      </w:del>
      <w:ins w:id="872" w:author="Tatiane Schwanck Schardosim" w:date="2020-07-01T21:29:00Z">
        <w:r w:rsidR="00065B2B">
          <w:t xml:space="preserve">com o </w:t>
        </w:r>
      </w:ins>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873" w:name="_Toc44531585"/>
      <w:r w:rsidRPr="006C1E7D">
        <w:lastRenderedPageBreak/>
        <w:t>CONCLUSÃO</w:t>
      </w:r>
      <w:bookmarkEnd w:id="873"/>
    </w:p>
    <w:p w14:paraId="45DBB776" w14:textId="28F36A2A" w:rsidR="008F2AE9" w:rsidRDefault="00DF3A09" w:rsidP="00CA31F6">
      <w:r>
        <w:tab/>
      </w:r>
      <w:commentRangeStart w:id="874"/>
      <w:r w:rsidR="00712162">
        <w:t>Nesse trabalho foi realizado uma revisão em cima dos trabalhos</w:t>
      </w:r>
      <w:r w:rsidR="00D54D83">
        <w:t xml:space="preserve"> da </w:t>
      </w:r>
      <w:r w:rsidR="00D54D83" w:rsidRPr="009518DB">
        <w:rPr>
          <w:i/>
          <w:rPrChange w:id="875" w:author="Tatiane Schwanck Schardosim" w:date="2020-07-01T21:29:00Z">
            <w:rPr/>
          </w:rPrChange>
        </w:rPr>
        <w:t>ACM</w:t>
      </w:r>
      <w:r w:rsidR="00D54D83">
        <w:t xml:space="preserve">, </w:t>
      </w:r>
      <w:r w:rsidR="00712162">
        <w:t xml:space="preserve">de </w:t>
      </w:r>
      <w:r w:rsidR="00712162" w:rsidRPr="009518DB">
        <w:rPr>
          <w:i/>
          <w:rPrChange w:id="876" w:author="Tatiane Schwanck Schardosim" w:date="2020-07-01T21:29:00Z">
            <w:rPr/>
          </w:rPrChange>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9518DB">
        <w:rPr>
          <w:i/>
          <w:rPrChange w:id="877" w:author="Tatiane Schwanck Schardosim" w:date="2020-07-01T21:29:00Z">
            <w:rPr/>
          </w:rPrChange>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del w:id="878" w:author="Tatiane Schwanck Schardosim" w:date="2020-07-01T21:29:00Z">
        <w:r w:rsidR="005E1B5B" w:rsidDel="009518DB">
          <w:delText xml:space="preserve">no </w:delText>
        </w:r>
      </w:del>
      <w:ins w:id="879" w:author="Tatiane Schwanck Schardosim" w:date="2020-07-01T21:29:00Z">
        <w:r w:rsidR="009518DB">
          <w:t xml:space="preserve">por </w:t>
        </w:r>
      </w:ins>
      <w:r w:rsidR="005E1B5B">
        <w:t xml:space="preserve">fim, será realizado uma comparação do resultado, com os obtidos no </w:t>
      </w:r>
      <w:r w:rsidR="005E1B5B" w:rsidRPr="009518DB">
        <w:rPr>
          <w:i/>
          <w:rPrChange w:id="880" w:author="Tatiane Schwanck Schardosim" w:date="2020-07-01T21:29:00Z">
            <w:rPr/>
          </w:rPrChange>
        </w:rPr>
        <w:t>Spotify</w:t>
      </w:r>
      <w:r w:rsidR="005E1B5B">
        <w:t>.</w:t>
      </w:r>
      <w:commentRangeEnd w:id="874"/>
      <w:r w:rsidR="009518DB">
        <w:rPr>
          <w:rStyle w:val="Refdecomentrio"/>
        </w:rPr>
        <w:commentReference w:id="874"/>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1"/>
          <w:headerReference w:type="first" r:id="rId52"/>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881" w:name="_Toc44531586"/>
      <w:commentRangeStart w:id="882"/>
      <w:r w:rsidRPr="00310EA6">
        <w:lastRenderedPageBreak/>
        <w:t>Referências Bibliográficas</w:t>
      </w:r>
      <w:commentRangeEnd w:id="882"/>
      <w:r w:rsidR="009518DB">
        <w:rPr>
          <w:rStyle w:val="Refdecomentrio"/>
          <w:b w:val="0"/>
          <w:caps w:val="0"/>
          <w:snapToGrid/>
          <w:spacing w:val="0"/>
          <w:kern w:val="0"/>
        </w:rPr>
        <w:commentReference w:id="882"/>
      </w:r>
      <w:bookmarkEnd w:id="881"/>
    </w:p>
    <w:p w14:paraId="5D0DF2E6" w14:textId="11CC733D" w:rsidR="00A169AE" w:rsidRPr="002638C0" w:rsidRDefault="00C648F5" w:rsidP="00CA31F6">
      <w:pPr>
        <w:rPr>
          <w:noProof/>
          <w:lang w:val="en-US"/>
        </w:rPr>
      </w:pPr>
      <w:r>
        <w:fldChar w:fldCharType="begin" w:fldLock="1"/>
      </w:r>
      <w:r w:rsidRPr="00310EA6">
        <w:instrText xml:space="preserve">ADDIN Mendeley Bibliography CSL_BIBLIOGRAPHY </w:instrText>
      </w:r>
      <w:r>
        <w:fldChar w:fldCharType="separate"/>
      </w:r>
      <w:r w:rsidR="00A169AE" w:rsidRPr="00A169AE">
        <w:rPr>
          <w:noProof/>
        </w:rPr>
        <w:t xml:space="preserve">ACM. </w:t>
      </w:r>
      <w:r w:rsidR="00A169AE" w:rsidRPr="00A169AE">
        <w:rPr>
          <w:b/>
          <w:bCs/>
          <w:noProof/>
        </w:rPr>
        <w:t>Advanced Search</w:t>
      </w:r>
      <w:r w:rsidR="00A169AE" w:rsidRPr="00A169AE">
        <w:rPr>
          <w:noProof/>
        </w:rPr>
        <w:t xml:space="preserve">. Disponível em: &lt;https://dl.acm.org/search/advanced&gt;. Acesso em: 5 maio. </w:t>
      </w:r>
      <w:r w:rsidR="00A169AE" w:rsidRPr="002638C0">
        <w:rPr>
          <w:noProof/>
          <w:lang w:val="en-US"/>
        </w:rPr>
        <w:t xml:space="preserve">2020. </w:t>
      </w:r>
    </w:p>
    <w:p w14:paraId="7B2C3F70" w14:textId="77777777" w:rsidR="00A169AE" w:rsidRPr="002638C0" w:rsidRDefault="00A169AE" w:rsidP="00CA31F6">
      <w:pPr>
        <w:rPr>
          <w:noProof/>
          <w:lang w:val="en-US"/>
        </w:rPr>
      </w:pPr>
      <w:r w:rsidRPr="002638C0">
        <w:rPr>
          <w:noProof/>
          <w:lang w:val="en-US"/>
        </w:rPr>
        <w:t xml:space="preserve">ACM RECSYS COMMUNITY. </w:t>
      </w:r>
      <w:r w:rsidRPr="002638C0">
        <w:rPr>
          <w:b/>
          <w:bCs/>
          <w:noProof/>
          <w:lang w:val="en-US"/>
        </w:rPr>
        <w:t>RecSys – ACM Recommender Systems</w:t>
      </w:r>
      <w:r w:rsidRPr="002638C0">
        <w:rPr>
          <w:noProof/>
          <w:lang w:val="en-US"/>
        </w:rPr>
        <w:t xml:space="preserve">. Disponível em: &lt;https://recsys.acm.org/&gt;. Acesso em: 28 abr. 2020. </w:t>
      </w:r>
    </w:p>
    <w:p w14:paraId="6B8A9C61" w14:textId="77777777" w:rsidR="00A169AE" w:rsidRPr="002638C0" w:rsidRDefault="00A169AE" w:rsidP="00CA31F6">
      <w:pPr>
        <w:rPr>
          <w:noProof/>
          <w:lang w:val="en-US"/>
        </w:rPr>
      </w:pPr>
      <w:r w:rsidRPr="002638C0">
        <w:rPr>
          <w:noProof/>
          <w:lang w:val="en-US"/>
        </w:rPr>
        <w:t xml:space="preserve">BHATNAGAR, V. Collaborative filtering using data mining and analysis. [s.l: s.n.]. </w:t>
      </w:r>
    </w:p>
    <w:p w14:paraId="3F9E1645" w14:textId="77777777" w:rsidR="00A169AE" w:rsidRPr="002638C0" w:rsidRDefault="00A169AE" w:rsidP="00CA31F6">
      <w:pPr>
        <w:rPr>
          <w:noProof/>
          <w:lang w:val="en-US"/>
        </w:rPr>
      </w:pPr>
      <w:r w:rsidRPr="002638C0">
        <w:rPr>
          <w:noProof/>
          <w:lang w:val="en-US"/>
        </w:rPr>
        <w:t xml:space="preserve">BORJA, K.; DIERINGER, S. Streaming or stealing? The complementary features between music streaming and music piracy. </w:t>
      </w:r>
      <w:r w:rsidRPr="002638C0">
        <w:rPr>
          <w:b/>
          <w:bCs/>
          <w:noProof/>
          <w:lang w:val="en-US"/>
        </w:rPr>
        <w:t>Journal of Retailing and Consumer Services</w:t>
      </w:r>
      <w:r w:rsidRPr="002638C0">
        <w:rPr>
          <w:noProof/>
          <w:lang w:val="en-US"/>
        </w:rPr>
        <w:t xml:space="preserve">, v. 32, p. 86–95, 2016. </w:t>
      </w:r>
    </w:p>
    <w:p w14:paraId="2EC93799" w14:textId="77777777" w:rsidR="00A169AE" w:rsidRPr="00A169AE" w:rsidRDefault="00A169AE" w:rsidP="00CA31F6">
      <w:pPr>
        <w:rPr>
          <w:noProof/>
        </w:rPr>
      </w:pPr>
      <w:r w:rsidRPr="002638C0">
        <w:rPr>
          <w:noProof/>
          <w:lang w:val="en-US"/>
        </w:rPr>
        <w:t xml:space="preserve">DIETMAR, J. et al. </w:t>
      </w:r>
      <w:r w:rsidRPr="002638C0">
        <w:rPr>
          <w:b/>
          <w:bCs/>
          <w:noProof/>
          <w:lang w:val="en-US"/>
        </w:rPr>
        <w:t>Recommendation system -An Introduction</w:t>
      </w:r>
      <w:r w:rsidRPr="002638C0">
        <w:rPr>
          <w:noProof/>
          <w:lang w:val="en-US"/>
        </w:rPr>
        <w:t xml:space="preserve">. [s.l: s.n.]. </w:t>
      </w:r>
      <w:r w:rsidRPr="00A169AE">
        <w:rPr>
          <w:noProof/>
        </w:rPr>
        <w:t>v. 91</w:t>
      </w:r>
    </w:p>
    <w:p w14:paraId="7866BCF3" w14:textId="77777777" w:rsidR="00A169AE" w:rsidRPr="00A169AE" w:rsidRDefault="00A169AE" w:rsidP="00CA31F6">
      <w:pPr>
        <w:rPr>
          <w:noProof/>
        </w:rPr>
      </w:pPr>
      <w:r w:rsidRPr="00A169AE">
        <w:rPr>
          <w:noProof/>
        </w:rPr>
        <w:t xml:space="preserve">EDITORA MELHORAMENTOS LTDA. </w:t>
      </w:r>
      <w:r w:rsidRPr="00A169AE">
        <w:rPr>
          <w:b/>
          <w:bCs/>
          <w:noProof/>
        </w:rPr>
        <w:t>Sobre o dicionário | Michaelis On-line</w:t>
      </w:r>
      <w:r w:rsidRPr="00A169AE">
        <w:rPr>
          <w:noProof/>
        </w:rPr>
        <w:t xml:space="preserve">. Disponível em: &lt;https://michaelis.uol.com.br/&gt;. Acesso em: 6 jun. 2020. </w:t>
      </w:r>
    </w:p>
    <w:p w14:paraId="186BA45A" w14:textId="77777777" w:rsidR="00A169AE" w:rsidRPr="002638C0" w:rsidRDefault="00A169AE" w:rsidP="00CA31F6">
      <w:pPr>
        <w:rPr>
          <w:noProof/>
          <w:lang w:val="en-US"/>
        </w:rPr>
      </w:pPr>
      <w:r w:rsidRPr="002638C0">
        <w:rPr>
          <w:noProof/>
          <w:lang w:val="en-US"/>
        </w:rPr>
        <w:t xml:space="preserve">ERIKSSON, M. et al. </w:t>
      </w:r>
      <w:r w:rsidRPr="002638C0">
        <w:rPr>
          <w:b/>
          <w:bCs/>
          <w:noProof/>
          <w:lang w:val="en-US"/>
        </w:rPr>
        <w:t>Spotify Teardown</w:t>
      </w:r>
      <w:r w:rsidRPr="002638C0">
        <w:rPr>
          <w:noProof/>
          <w:lang w:val="en-US"/>
        </w:rPr>
        <w:t xml:space="preserve">. [s.l.] MIT Press, 2019. </w:t>
      </w:r>
    </w:p>
    <w:p w14:paraId="748CBDB9" w14:textId="77777777" w:rsidR="00A169AE" w:rsidRPr="002638C0" w:rsidRDefault="00A169AE" w:rsidP="00CA31F6">
      <w:pPr>
        <w:rPr>
          <w:noProof/>
          <w:lang w:val="en-US"/>
        </w:rPr>
      </w:pPr>
      <w:r w:rsidRPr="002638C0">
        <w:rPr>
          <w:noProof/>
          <w:lang w:val="en-US"/>
        </w:rPr>
        <w:t xml:space="preserve">FALK, K. Practical Recommender Systems. [s.l: s.n.]. </w:t>
      </w:r>
    </w:p>
    <w:p w14:paraId="565768C7" w14:textId="77777777" w:rsidR="00A169AE" w:rsidRPr="00A169AE" w:rsidRDefault="00A169AE" w:rsidP="00CA31F6">
      <w:pPr>
        <w:rPr>
          <w:noProof/>
        </w:rPr>
      </w:pPr>
      <w:r w:rsidRPr="002638C0">
        <w:rPr>
          <w:noProof/>
          <w:lang w:val="en-US"/>
        </w:rPr>
        <w:t xml:space="preserve">IFPI. </w:t>
      </w:r>
      <w:r w:rsidRPr="002638C0">
        <w:rPr>
          <w:b/>
          <w:bCs/>
          <w:noProof/>
          <w:lang w:val="en-US"/>
        </w:rPr>
        <w:t>IFPI Global Music Report 2019</w:t>
      </w:r>
      <w:r w:rsidRPr="002638C0">
        <w:rPr>
          <w:noProof/>
          <w:lang w:val="en-US"/>
        </w:rPr>
        <w:t xml:space="preserve">. </w:t>
      </w:r>
      <w:r w:rsidRPr="00A169AE">
        <w:rPr>
          <w:noProof/>
        </w:rPr>
        <w:t xml:space="preserve">Disponível em: &lt;https://www.ifpi.org/news/IFPI-GLOBAL-MUSIC-REPORT-2019&gt;. </w:t>
      </w:r>
    </w:p>
    <w:p w14:paraId="725B7CD2" w14:textId="77777777" w:rsidR="00A169AE" w:rsidRPr="00A169AE" w:rsidRDefault="00A169AE" w:rsidP="00CA31F6">
      <w:pPr>
        <w:rPr>
          <w:noProof/>
        </w:rPr>
      </w:pPr>
      <w:r w:rsidRPr="002638C0">
        <w:rPr>
          <w:noProof/>
          <w:lang w:val="en-US"/>
        </w:rPr>
        <w:t xml:space="preserve">LUINI, B. J. R.; WHITMAN, A. E.; DATE, P. </w:t>
      </w:r>
      <w:r w:rsidRPr="002638C0">
        <w:rPr>
          <w:b/>
          <w:bCs/>
          <w:noProof/>
          <w:lang w:val="en-US"/>
        </w:rPr>
        <w:t>Streaming Audio: The FezGuys’ Guide</w:t>
      </w:r>
      <w:r w:rsidRPr="002638C0">
        <w:rPr>
          <w:noProof/>
          <w:lang w:val="en-US"/>
        </w:rPr>
        <w:t xml:space="preserve">. </w:t>
      </w:r>
      <w:r w:rsidRPr="00A169AE">
        <w:rPr>
          <w:noProof/>
        </w:rPr>
        <w:t xml:space="preserve">[s.l: s.n.]. </w:t>
      </w:r>
    </w:p>
    <w:p w14:paraId="3AD07F06" w14:textId="77777777" w:rsidR="00A169AE" w:rsidRPr="00A169AE" w:rsidRDefault="00A169AE" w:rsidP="00CA31F6">
      <w:pPr>
        <w:rPr>
          <w:noProof/>
        </w:rPr>
      </w:pPr>
      <w:r w:rsidRPr="00A169AE">
        <w:rPr>
          <w:noProof/>
        </w:rPr>
        <w:t xml:space="preserve">MURARO, R. M. Os avanços tecnológicos e o futuro da humanidadeQuerendo ser Deus, , 2009. </w:t>
      </w:r>
    </w:p>
    <w:p w14:paraId="6BA5D109" w14:textId="77777777" w:rsidR="00A169AE" w:rsidRPr="002638C0" w:rsidRDefault="00A169AE" w:rsidP="00CA31F6">
      <w:pPr>
        <w:rPr>
          <w:noProof/>
          <w:lang w:val="en-US"/>
        </w:rPr>
      </w:pPr>
      <w:r w:rsidRPr="002638C0">
        <w:rPr>
          <w:noProof/>
          <w:lang w:val="en-US"/>
        </w:rPr>
        <w:t xml:space="preserve">NIWA, H. </w:t>
      </w:r>
      <w:r w:rsidRPr="002638C0">
        <w:rPr>
          <w:b/>
          <w:bCs/>
          <w:noProof/>
          <w:lang w:val="en-US"/>
        </w:rPr>
        <w:t>Streaming Systems</w:t>
      </w:r>
      <w:r w:rsidRPr="002638C0">
        <w:rPr>
          <w:noProof/>
          <w:lang w:val="en-US"/>
        </w:rPr>
        <w:t>. [s.l.] O’Reilly Media, 2018. v. 134</w:t>
      </w:r>
    </w:p>
    <w:p w14:paraId="53512787" w14:textId="77777777" w:rsidR="00A169AE" w:rsidRPr="002638C0" w:rsidRDefault="00A169AE" w:rsidP="00CA31F6">
      <w:pPr>
        <w:rPr>
          <w:noProof/>
          <w:lang w:val="en-US"/>
        </w:rPr>
      </w:pPr>
      <w:r w:rsidRPr="002638C0">
        <w:rPr>
          <w:noProof/>
          <w:lang w:val="en-US"/>
        </w:rPr>
        <w:t xml:space="preserve">RESNICK, PAUL AND VARIAN, H. R. Recommender Systems. </w:t>
      </w:r>
      <w:r w:rsidRPr="002638C0">
        <w:rPr>
          <w:b/>
          <w:bCs/>
          <w:noProof/>
          <w:lang w:val="en-US"/>
        </w:rPr>
        <w:t>Communications of the ACM</w:t>
      </w:r>
      <w:r w:rsidRPr="002638C0">
        <w:rPr>
          <w:noProof/>
          <w:lang w:val="en-US"/>
        </w:rPr>
        <w:t xml:space="preserve">, v. 40, n. 4, p. 56–58, 1997. </w:t>
      </w:r>
    </w:p>
    <w:p w14:paraId="6B663730" w14:textId="77777777" w:rsidR="00A169AE" w:rsidRPr="00A169AE" w:rsidRDefault="00A169AE" w:rsidP="00CA31F6">
      <w:pPr>
        <w:rPr>
          <w:noProof/>
        </w:rPr>
      </w:pPr>
      <w:r w:rsidRPr="002638C0">
        <w:rPr>
          <w:noProof/>
          <w:lang w:val="en-US"/>
        </w:rPr>
        <w:t xml:space="preserve">RICCI, F.; ROKACH, L.; SHAPIRA, B. </w:t>
      </w:r>
      <w:r w:rsidRPr="002638C0">
        <w:rPr>
          <w:b/>
          <w:bCs/>
          <w:noProof/>
          <w:lang w:val="en-US"/>
        </w:rPr>
        <w:t>Recommender Systems Handbook</w:t>
      </w:r>
      <w:r w:rsidRPr="002638C0">
        <w:rPr>
          <w:noProof/>
          <w:lang w:val="en-US"/>
        </w:rPr>
        <w:t xml:space="preserve">. </w:t>
      </w:r>
      <w:r w:rsidRPr="00A169AE">
        <w:rPr>
          <w:noProof/>
        </w:rPr>
        <w:t xml:space="preserve">[s.l: s.n.]. </w:t>
      </w:r>
    </w:p>
    <w:p w14:paraId="4B6021C6" w14:textId="77777777" w:rsidR="00A169AE" w:rsidRPr="00A169AE" w:rsidRDefault="00A169AE" w:rsidP="00CA31F6">
      <w:pPr>
        <w:rPr>
          <w:noProof/>
        </w:rPr>
      </w:pPr>
      <w:r w:rsidRPr="00A169AE">
        <w:rPr>
          <w:noProof/>
        </w:rPr>
        <w:t xml:space="preserve">UNIVERSIDADE FEDERAL DO CEARA. </w:t>
      </w:r>
      <w:r w:rsidRPr="00A169AE">
        <w:rPr>
          <w:b/>
          <w:bCs/>
          <w:noProof/>
        </w:rPr>
        <w:t>A Magnetorresistência Gigante</w:t>
      </w:r>
      <w:r w:rsidRPr="00A169AE">
        <w:rPr>
          <w:noProof/>
        </w:rPr>
        <w:t xml:space="preserve">. Disponível em: &lt;https://seara.ufc.br/tintim-por-tintim/tecnologia/a-magnetorresistencia-gigante/&gt;. Acesso em: 12 mar. 2020. </w:t>
      </w:r>
    </w:p>
    <w:p w14:paraId="3A045E5D" w14:textId="66865F88" w:rsidR="008A4CC4" w:rsidRPr="001C0FB0" w:rsidDel="009518DB" w:rsidRDefault="00C648F5" w:rsidP="00CA31F6">
      <w:pPr>
        <w:rPr>
          <w:del w:id="883" w:author="Tatiane Schwanck Schardosim" w:date="2020-07-01T21:30:00Z"/>
        </w:rPr>
        <w:pPrChange w:id="884" w:author="Tatiane Schwanck Schardosim" w:date="2020-07-01T21:55:00Z">
          <w:pPr>
            <w:pStyle w:val="RefernciasBibliogrficas"/>
          </w:pPr>
        </w:pPrChange>
      </w:pPr>
      <w:r>
        <w:fldChar w:fldCharType="end"/>
      </w:r>
    </w:p>
    <w:p w14:paraId="54A4F2EC" w14:textId="4B5DB02C" w:rsidR="008F2AE9" w:rsidDel="009518DB" w:rsidRDefault="008F2AE9" w:rsidP="00CA31F6">
      <w:pPr>
        <w:rPr>
          <w:del w:id="885" w:author="Tatiane Schwanck Schardosim" w:date="2020-07-01T21:30:00Z"/>
        </w:rPr>
        <w:pPrChange w:id="886" w:author="Tatiane Schwanck Schardosim" w:date="2020-07-01T21:55:00Z">
          <w:pPr/>
        </w:pPrChange>
      </w:pPr>
    </w:p>
    <w:p w14:paraId="5708191B" w14:textId="77777777" w:rsidR="008F2AE9" w:rsidRDefault="008F2AE9" w:rsidP="00CA31F6"/>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Tatiane Schwanck Schardosim" w:date="2020-07-01T20:10:00Z" w:initials="TSS">
    <w:p w14:paraId="5C445C4F" w14:textId="45963A82" w:rsidR="004A7D8A" w:rsidRDefault="004A7D8A" w:rsidP="00CA31F6">
      <w:pPr>
        <w:pStyle w:val="Textodecomentrio"/>
      </w:pPr>
      <w:r>
        <w:rPr>
          <w:rStyle w:val="Refdecomentrio"/>
        </w:rPr>
        <w:annotationRef/>
      </w:r>
      <w:r>
        <w:rPr>
          <w:noProof/>
        </w:rPr>
        <w:t>Vivenciado quando? Por um período?</w:t>
      </w:r>
    </w:p>
  </w:comment>
  <w:comment w:id="324" w:author="Tatiane Schwanck Schardosim" w:date="2020-07-01T21:47:00Z" w:initials="TSS">
    <w:p w14:paraId="5B1E7062" w14:textId="3C2A5374" w:rsidR="004A7D8A" w:rsidRDefault="004A7D8A" w:rsidP="00CA31F6">
      <w:pPr>
        <w:pStyle w:val="Textodecomentrio"/>
      </w:pPr>
      <w:r>
        <w:rPr>
          <w:rStyle w:val="Refdecomentrio"/>
        </w:rPr>
        <w:annotationRef/>
      </w:r>
      <w:r>
        <w:rPr>
          <w:noProof/>
        </w:rPr>
        <w:t>Tens que apresnetar cada figura.</w:t>
      </w:r>
    </w:p>
  </w:comment>
  <w:comment w:id="346" w:author="Tatiane Schwanck Schardosim" w:date="2020-07-01T21:50:00Z" w:initials="TSS">
    <w:p w14:paraId="6454CB88" w14:textId="241115AC" w:rsidR="004A7D8A" w:rsidRDefault="004A7D8A" w:rsidP="00CA31F6">
      <w:pPr>
        <w:pStyle w:val="Textodecomentrio"/>
      </w:pPr>
      <w:r>
        <w:rPr>
          <w:rStyle w:val="Refdecomentrio"/>
        </w:rPr>
        <w:annotationRef/>
      </w:r>
      <w:r>
        <w:rPr>
          <w:noProof/>
        </w:rPr>
        <w:t>4 ou 3?</w:t>
      </w:r>
    </w:p>
  </w:comment>
  <w:comment w:id="351" w:author="Tatiane Schwanck Schardosim" w:date="2020-07-01T21:51:00Z" w:initials="TSS">
    <w:p w14:paraId="369A950C" w14:textId="6354BDC1" w:rsidR="004A7D8A" w:rsidRDefault="004A7D8A" w:rsidP="00CA31F6">
      <w:pPr>
        <w:pStyle w:val="Textodecomentrio"/>
      </w:pPr>
      <w:r>
        <w:rPr>
          <w:rStyle w:val="Refdecomentrio"/>
        </w:rPr>
        <w:annotationRef/>
      </w:r>
      <w:r>
        <w:rPr>
          <w:noProof/>
        </w:rPr>
        <w:t>breve o que?</w:t>
      </w:r>
    </w:p>
  </w:comment>
  <w:comment w:id="378" w:author="Tatiane Schwanck Schardosim" w:date="2020-07-01T21:54:00Z" w:initials="TSS">
    <w:p w14:paraId="57442773" w14:textId="30AF9F19" w:rsidR="00CA31F6" w:rsidRDefault="00CA31F6" w:rsidP="00CA31F6">
      <w:pPr>
        <w:pStyle w:val="Textodecomentrio"/>
      </w:pPr>
      <w:r>
        <w:rPr>
          <w:rStyle w:val="Refdecomentrio"/>
        </w:rPr>
        <w:annotationRef/>
      </w:r>
      <w:r w:rsidR="0050725B">
        <w:rPr>
          <w:noProof/>
        </w:rPr>
        <w:t>R</w:t>
      </w:r>
      <w:r w:rsidR="0050725B">
        <w:rPr>
          <w:noProof/>
        </w:rPr>
        <w:t>e</w:t>
      </w:r>
      <w:r w:rsidR="0050725B">
        <w:rPr>
          <w:noProof/>
        </w:rPr>
        <w:t>f</w:t>
      </w:r>
      <w:r w:rsidR="0050725B">
        <w:rPr>
          <w:noProof/>
        </w:rPr>
        <w:t>e</w:t>
      </w:r>
      <w:r w:rsidR="0050725B">
        <w:rPr>
          <w:noProof/>
        </w:rPr>
        <w:t>re</w:t>
      </w:r>
      <w:r w:rsidR="0050725B">
        <w:rPr>
          <w:noProof/>
        </w:rPr>
        <w:t>nciar a fig</w:t>
      </w:r>
      <w:r w:rsidR="0050725B">
        <w:rPr>
          <w:noProof/>
        </w:rPr>
        <w:t>ura</w:t>
      </w:r>
    </w:p>
  </w:comment>
  <w:comment w:id="387" w:author="Tatiane Schwanck Schardosim" w:date="2020-07-01T20:16:00Z" w:initials="TSS">
    <w:p w14:paraId="75E4D8B4" w14:textId="68A581D1" w:rsidR="004A7D8A" w:rsidRDefault="004A7D8A" w:rsidP="00CA31F6">
      <w:pPr>
        <w:pStyle w:val="Textodecomentrio"/>
      </w:pPr>
      <w:r>
        <w:rPr>
          <w:rStyle w:val="Refdecomentrio"/>
        </w:rPr>
        <w:annotationRef/>
      </w:r>
      <w:r>
        <w:rPr>
          <w:noProof/>
        </w:rPr>
        <w:t>Revisar o texto, diz que foi feito um estudo, bla bla bla</w:t>
      </w:r>
    </w:p>
  </w:comment>
  <w:comment w:id="449" w:author="Tatiane Schwanck Schardosim" w:date="2020-07-01T20:30:00Z" w:initials="TSS">
    <w:p w14:paraId="3E5D15AC" w14:textId="14152D78" w:rsidR="004A7D8A" w:rsidRDefault="004A7D8A" w:rsidP="00CA31F6">
      <w:pPr>
        <w:pStyle w:val="Textodecomentrio"/>
      </w:pPr>
      <w:r>
        <w:rPr>
          <w:rStyle w:val="Refdecomentrio"/>
        </w:rPr>
        <w:annotationRef/>
      </w:r>
      <w:r>
        <w:rPr>
          <w:noProof/>
        </w:rPr>
        <w:t>Esta correta esta abreviatura?</w:t>
      </w:r>
    </w:p>
  </w:comment>
  <w:comment w:id="581" w:author="Tatiane Schwanck Schardosim" w:date="2020-07-01T20:52:00Z" w:initials="TSS">
    <w:p w14:paraId="5DB90FFD" w14:textId="1FA73627" w:rsidR="004A7D8A" w:rsidRDefault="004A7D8A" w:rsidP="00CA31F6">
      <w:pPr>
        <w:pStyle w:val="Textodecomentrio"/>
      </w:pPr>
      <w:r>
        <w:rPr>
          <w:rStyle w:val="Refdecomentrio"/>
        </w:rPr>
        <w:annotationRef/>
      </w:r>
      <w:r>
        <w:rPr>
          <w:noProof/>
        </w:rPr>
        <w:t>Localização está nos dois?</w:t>
      </w:r>
    </w:p>
  </w:comment>
  <w:comment w:id="588" w:author="Tatiane Schwanck Schardosim" w:date="2020-07-01T20:54:00Z" w:initials="TSS">
    <w:p w14:paraId="6345B211" w14:textId="03CD21A0" w:rsidR="004A7D8A" w:rsidRDefault="004A7D8A" w:rsidP="00CA31F6">
      <w:pPr>
        <w:pStyle w:val="Textodecomentrio"/>
      </w:pPr>
      <w:r>
        <w:rPr>
          <w:rStyle w:val="Refdecomentrio"/>
        </w:rPr>
        <w:annotationRef/>
      </w:r>
      <w:r>
        <w:rPr>
          <w:noProof/>
        </w:rPr>
        <w:t>Revisa a concordância</w:t>
      </w:r>
    </w:p>
  </w:comment>
  <w:comment w:id="600" w:author="Tatiane Schwanck Schardosim" w:date="2020-07-01T20:55:00Z" w:initials="TSS">
    <w:p w14:paraId="00038D8A" w14:textId="23599823" w:rsidR="004A7D8A" w:rsidRDefault="004A7D8A" w:rsidP="00CA31F6">
      <w:pPr>
        <w:pStyle w:val="Textodecomentrio"/>
      </w:pPr>
      <w:r>
        <w:rPr>
          <w:rStyle w:val="Refdecomentrio"/>
        </w:rPr>
        <w:annotationRef/>
      </w:r>
      <w:r>
        <w:rPr>
          <w:noProof/>
        </w:rPr>
        <w:t>Será um app?</w:t>
      </w:r>
    </w:p>
  </w:comment>
  <w:comment w:id="604" w:author="Tatiane Schwanck Schardosim" w:date="2020-07-01T20:56:00Z" w:initials="TSS">
    <w:p w14:paraId="0C776C40" w14:textId="5C809AE1" w:rsidR="004A7D8A" w:rsidRDefault="004A7D8A" w:rsidP="00CA31F6">
      <w:pPr>
        <w:pStyle w:val="Textodecomentrio"/>
      </w:pPr>
      <w:r>
        <w:rPr>
          <w:rStyle w:val="Refdecomentrio"/>
        </w:rPr>
        <w:annotationRef/>
      </w:r>
      <w:r>
        <w:rPr>
          <w:noProof/>
        </w:rPr>
        <w:t>Acho que a fonte ficou pequena</w:t>
      </w:r>
    </w:p>
  </w:comment>
  <w:comment w:id="630" w:author="Tatiane Schwanck Schardosim" w:date="2020-07-01T20:59:00Z" w:initials="TSS">
    <w:p w14:paraId="24E0EE0E" w14:textId="6419427C" w:rsidR="004A7D8A" w:rsidRDefault="004A7D8A" w:rsidP="00CA31F6">
      <w:pPr>
        <w:pStyle w:val="Textodecomentrio"/>
      </w:pPr>
      <w:r>
        <w:rPr>
          <w:rStyle w:val="Refdecomentrio"/>
        </w:rPr>
        <w:annotationRef/>
      </w:r>
      <w:r>
        <w:rPr>
          <w:noProof/>
        </w:rPr>
        <w:t>Porque pergunta novamnete só do Spotfy?</w:t>
      </w:r>
    </w:p>
  </w:comment>
  <w:comment w:id="712" w:author="Tatiane Schwanck Schardosim" w:date="2020-07-01T21:03:00Z" w:initials="TSS">
    <w:p w14:paraId="22FF3F7F" w14:textId="696DE96B" w:rsidR="004A7D8A" w:rsidRDefault="004A7D8A" w:rsidP="00CA31F6">
      <w:pPr>
        <w:pStyle w:val="Textodecomentrio"/>
      </w:pPr>
      <w:r>
        <w:rPr>
          <w:rStyle w:val="Refdecomentrio"/>
        </w:rPr>
        <w:annotationRef/>
      </w:r>
      <w:r>
        <w:rPr>
          <w:noProof/>
        </w:rPr>
        <w:t xml:space="preserve">Periodicidade não seria legal? </w:t>
      </w:r>
    </w:p>
  </w:comment>
  <w:comment w:id="747" w:author="Tatiane Schwanck Schardosim" w:date="2020-07-01T21:04:00Z" w:initials="TSS">
    <w:p w14:paraId="5F46AD33" w14:textId="356F60CF" w:rsidR="004A7D8A" w:rsidRDefault="004A7D8A" w:rsidP="00CA31F6">
      <w:pPr>
        <w:pStyle w:val="Textodecomentrio"/>
      </w:pPr>
      <w:r>
        <w:rPr>
          <w:rStyle w:val="Refdecomentrio"/>
        </w:rPr>
        <w:annotationRef/>
      </w:r>
      <w:r>
        <w:rPr>
          <w:noProof/>
        </w:rPr>
        <w:t>Tá correto?</w:t>
      </w:r>
    </w:p>
  </w:comment>
  <w:comment w:id="759" w:author="Tatiane Schwanck Schardosim" w:date="2020-07-01T21:07:00Z" w:initials="TSS">
    <w:p w14:paraId="7DD37F81" w14:textId="35CF80FC" w:rsidR="004A7D8A" w:rsidRDefault="004A7D8A" w:rsidP="00CA31F6">
      <w:pPr>
        <w:pStyle w:val="Textodecomentrio"/>
      </w:pPr>
      <w:r>
        <w:rPr>
          <w:rStyle w:val="Refdecomentrio"/>
        </w:rPr>
        <w:annotationRef/>
      </w:r>
      <w:r>
        <w:rPr>
          <w:noProof/>
        </w:rPr>
        <w:t>Aqui também achei a fonte pequebna</w:t>
      </w:r>
    </w:p>
  </w:comment>
  <w:comment w:id="824" w:author="Tatiane Schwanck Schardosim" w:date="2020-07-01T21:14:00Z" w:initials="TSS">
    <w:p w14:paraId="1CC46C68" w14:textId="367FA327" w:rsidR="004A7D8A" w:rsidRDefault="004A7D8A" w:rsidP="00CA31F6">
      <w:pPr>
        <w:pStyle w:val="Textodecomentrio"/>
      </w:pPr>
      <w:r>
        <w:rPr>
          <w:rStyle w:val="Refdecomentrio"/>
        </w:rPr>
        <w:annotationRef/>
      </w:r>
      <w:r>
        <w:rPr>
          <w:noProof/>
        </w:rPr>
        <w:t>Aqui a fonte ficou grande</w:t>
      </w:r>
    </w:p>
  </w:comment>
  <w:comment w:id="842" w:author="Tatiane Schwanck Schardosim" w:date="2020-07-01T21:19:00Z" w:initials="TSS">
    <w:p w14:paraId="74B36498" w14:textId="21270F0F" w:rsidR="004A7D8A" w:rsidRDefault="004A7D8A" w:rsidP="00CA31F6">
      <w:pPr>
        <w:pStyle w:val="Textodecomentrio"/>
      </w:pPr>
      <w:r>
        <w:rPr>
          <w:rStyle w:val="Refdecomentrio"/>
        </w:rPr>
        <w:annotationRef/>
      </w:r>
      <w:r>
        <w:rPr>
          <w:noProof/>
        </w:rPr>
        <w:t>Colocar onde está.</w:t>
      </w:r>
    </w:p>
  </w:comment>
  <w:comment w:id="874" w:author="Tatiane Schwanck Schardosim" w:date="2020-07-01T21:29:00Z" w:initials="TSS">
    <w:p w14:paraId="2639240E" w14:textId="7928EC66" w:rsidR="004A7D8A" w:rsidRDefault="004A7D8A" w:rsidP="00CA31F6">
      <w:pPr>
        <w:pStyle w:val="Textodecomentrio"/>
      </w:pPr>
      <w:r>
        <w:rPr>
          <w:rStyle w:val="Refdecomentrio"/>
        </w:rPr>
        <w:annotationRef/>
      </w:r>
      <w:r>
        <w:rPr>
          <w:noProof/>
        </w:rPr>
        <w:t xml:space="preserve">tá fraca a conclusão, além de curta. </w:t>
      </w:r>
    </w:p>
  </w:comment>
  <w:comment w:id="882" w:author="Tatiane Schwanck Schardosim" w:date="2020-07-01T21:30:00Z" w:initials="TSS">
    <w:p w14:paraId="34834409" w14:textId="17229921" w:rsidR="004A7D8A" w:rsidRDefault="004A7D8A" w:rsidP="00CA31F6">
      <w:pPr>
        <w:pStyle w:val="Textodecomentrio"/>
      </w:pPr>
      <w:r>
        <w:rPr>
          <w:rStyle w:val="Refdecomentrio"/>
        </w:rPr>
        <w:annotationRef/>
      </w:r>
      <w:r>
        <w:rPr>
          <w:noProof/>
        </w:rPr>
        <w:t>Não precisa referenciar a bibliografiac no texto?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445C4F" w15:done="0"/>
  <w15:commentEx w15:paraId="5B1E7062" w15:done="0"/>
  <w15:commentEx w15:paraId="6454CB88" w15:done="0"/>
  <w15:commentEx w15:paraId="369A950C" w15:done="0"/>
  <w15:commentEx w15:paraId="57442773" w15:done="0"/>
  <w15:commentEx w15:paraId="75E4D8B4" w15:done="0"/>
  <w15:commentEx w15:paraId="3E5D15AC" w15:done="0"/>
  <w15:commentEx w15:paraId="5DB90FFD" w15:done="0"/>
  <w15:commentEx w15:paraId="6345B211" w15:done="0"/>
  <w15:commentEx w15:paraId="00038D8A" w15:done="0"/>
  <w15:commentEx w15:paraId="0C776C40" w15:done="0"/>
  <w15:commentEx w15:paraId="24E0EE0E" w15:done="0"/>
  <w15:commentEx w15:paraId="22FF3F7F" w15:done="0"/>
  <w15:commentEx w15:paraId="5F46AD33" w15:done="0"/>
  <w15:commentEx w15:paraId="7DD37F81" w15:done="0"/>
  <w15:commentEx w15:paraId="1CC46C68" w15:done="0"/>
  <w15:commentEx w15:paraId="74B36498" w15:done="0"/>
  <w15:commentEx w15:paraId="2639240E" w15:done="0"/>
  <w15:commentEx w15:paraId="3483440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85CC91" w14:textId="77777777" w:rsidR="0050725B" w:rsidRDefault="0050725B" w:rsidP="00CA31F6">
      <w:r>
        <w:separator/>
      </w:r>
    </w:p>
    <w:p w14:paraId="6C059850" w14:textId="77777777" w:rsidR="0050725B" w:rsidRDefault="0050725B" w:rsidP="00CA31F6"/>
    <w:p w14:paraId="2DB11366" w14:textId="77777777" w:rsidR="0050725B" w:rsidRDefault="0050725B" w:rsidP="00CA31F6"/>
    <w:p w14:paraId="7D41FDE7" w14:textId="77777777" w:rsidR="0050725B" w:rsidRDefault="0050725B" w:rsidP="00CA31F6"/>
    <w:p w14:paraId="67B67C8E" w14:textId="77777777" w:rsidR="0050725B" w:rsidRDefault="0050725B" w:rsidP="00CA31F6"/>
    <w:p w14:paraId="5ED53451" w14:textId="77777777" w:rsidR="0050725B" w:rsidRDefault="0050725B" w:rsidP="00CA31F6"/>
    <w:p w14:paraId="3444F45F" w14:textId="77777777" w:rsidR="0050725B" w:rsidRDefault="0050725B" w:rsidP="00CA31F6"/>
    <w:p w14:paraId="545FBE65" w14:textId="77777777" w:rsidR="0050725B" w:rsidRDefault="0050725B" w:rsidP="00CA31F6"/>
    <w:p w14:paraId="78181961" w14:textId="77777777" w:rsidR="0050725B" w:rsidRDefault="0050725B" w:rsidP="00CA31F6"/>
    <w:p w14:paraId="4F92A5A2" w14:textId="77777777" w:rsidR="0050725B" w:rsidRDefault="0050725B" w:rsidP="00CA31F6"/>
    <w:p w14:paraId="47E91A62" w14:textId="77777777" w:rsidR="0050725B" w:rsidRDefault="0050725B" w:rsidP="00CA31F6"/>
    <w:p w14:paraId="54A5F5F8" w14:textId="77777777" w:rsidR="0050725B" w:rsidRDefault="0050725B" w:rsidP="00CA31F6"/>
    <w:p w14:paraId="7DDA1929" w14:textId="77777777" w:rsidR="0050725B" w:rsidRDefault="0050725B" w:rsidP="00CA31F6"/>
    <w:p w14:paraId="33043394" w14:textId="77777777" w:rsidR="0050725B" w:rsidRDefault="0050725B" w:rsidP="00CA31F6"/>
    <w:p w14:paraId="433B8E01" w14:textId="77777777" w:rsidR="0050725B" w:rsidRDefault="0050725B" w:rsidP="00CA31F6"/>
    <w:p w14:paraId="5EC3A303" w14:textId="77777777" w:rsidR="0050725B" w:rsidRDefault="0050725B" w:rsidP="00CA31F6"/>
    <w:p w14:paraId="1251A473" w14:textId="77777777" w:rsidR="0050725B" w:rsidRDefault="0050725B" w:rsidP="00CA31F6"/>
    <w:p w14:paraId="611E9B01" w14:textId="77777777" w:rsidR="0050725B" w:rsidRDefault="0050725B" w:rsidP="00CA31F6"/>
    <w:p w14:paraId="6E2D5D49" w14:textId="77777777" w:rsidR="0050725B" w:rsidRDefault="0050725B" w:rsidP="00CA31F6"/>
    <w:p w14:paraId="5D60B73F" w14:textId="77777777" w:rsidR="0050725B" w:rsidRDefault="0050725B" w:rsidP="00CA31F6"/>
    <w:p w14:paraId="6262E44B" w14:textId="77777777" w:rsidR="0050725B" w:rsidRDefault="0050725B" w:rsidP="00CA31F6"/>
    <w:p w14:paraId="06DD0D7B" w14:textId="77777777" w:rsidR="0050725B" w:rsidRDefault="0050725B" w:rsidP="00CA31F6"/>
    <w:p w14:paraId="695AE14D" w14:textId="77777777" w:rsidR="0050725B" w:rsidRDefault="0050725B" w:rsidP="00CA31F6"/>
    <w:p w14:paraId="5E823AF6" w14:textId="77777777" w:rsidR="0050725B" w:rsidRDefault="0050725B" w:rsidP="00CA31F6"/>
    <w:p w14:paraId="451CD01A" w14:textId="77777777" w:rsidR="0050725B" w:rsidRDefault="0050725B" w:rsidP="00CA31F6"/>
    <w:p w14:paraId="7D683C06" w14:textId="77777777" w:rsidR="0050725B" w:rsidRDefault="0050725B" w:rsidP="00CA31F6"/>
  </w:endnote>
  <w:endnote w:type="continuationSeparator" w:id="0">
    <w:p w14:paraId="2F0A645E" w14:textId="77777777" w:rsidR="0050725B" w:rsidRDefault="0050725B" w:rsidP="00CA31F6">
      <w:r>
        <w:continuationSeparator/>
      </w:r>
    </w:p>
    <w:p w14:paraId="3CB92BC9" w14:textId="77777777" w:rsidR="0050725B" w:rsidRDefault="0050725B" w:rsidP="00CA31F6"/>
    <w:p w14:paraId="26D19C5B" w14:textId="77777777" w:rsidR="0050725B" w:rsidRDefault="0050725B" w:rsidP="00CA31F6"/>
    <w:p w14:paraId="52681CD5" w14:textId="77777777" w:rsidR="0050725B" w:rsidRDefault="0050725B" w:rsidP="00CA31F6"/>
    <w:p w14:paraId="7F27060B" w14:textId="77777777" w:rsidR="0050725B" w:rsidRDefault="0050725B" w:rsidP="00CA31F6"/>
    <w:p w14:paraId="171FDF11" w14:textId="77777777" w:rsidR="0050725B" w:rsidRDefault="0050725B" w:rsidP="00CA31F6"/>
    <w:p w14:paraId="3CBD4773" w14:textId="77777777" w:rsidR="0050725B" w:rsidRDefault="0050725B" w:rsidP="00CA31F6"/>
    <w:p w14:paraId="446ACA10" w14:textId="77777777" w:rsidR="0050725B" w:rsidRDefault="0050725B" w:rsidP="00CA31F6"/>
    <w:p w14:paraId="4FD6A5FF" w14:textId="77777777" w:rsidR="0050725B" w:rsidRDefault="0050725B" w:rsidP="00CA31F6"/>
    <w:p w14:paraId="78AB0DD6" w14:textId="77777777" w:rsidR="0050725B" w:rsidRDefault="0050725B" w:rsidP="00CA31F6"/>
    <w:p w14:paraId="553EC1A7" w14:textId="77777777" w:rsidR="0050725B" w:rsidRDefault="0050725B" w:rsidP="00CA31F6"/>
    <w:p w14:paraId="639807B2" w14:textId="77777777" w:rsidR="0050725B" w:rsidRDefault="0050725B" w:rsidP="00CA31F6"/>
    <w:p w14:paraId="5A6C244F" w14:textId="77777777" w:rsidR="0050725B" w:rsidRDefault="0050725B" w:rsidP="00CA31F6"/>
    <w:p w14:paraId="01B9D314" w14:textId="77777777" w:rsidR="0050725B" w:rsidRDefault="0050725B" w:rsidP="00CA31F6"/>
    <w:p w14:paraId="50E35AB7" w14:textId="77777777" w:rsidR="0050725B" w:rsidRDefault="0050725B" w:rsidP="00CA31F6"/>
    <w:p w14:paraId="3D1BFE04" w14:textId="77777777" w:rsidR="0050725B" w:rsidRDefault="0050725B" w:rsidP="00CA31F6"/>
    <w:p w14:paraId="75ECC0A2" w14:textId="77777777" w:rsidR="0050725B" w:rsidRDefault="0050725B" w:rsidP="00CA31F6"/>
    <w:p w14:paraId="16A6F73F" w14:textId="77777777" w:rsidR="0050725B" w:rsidRDefault="0050725B" w:rsidP="00CA31F6"/>
    <w:p w14:paraId="1E67F10C" w14:textId="77777777" w:rsidR="0050725B" w:rsidRDefault="0050725B" w:rsidP="00CA31F6"/>
    <w:p w14:paraId="149725F0" w14:textId="77777777" w:rsidR="0050725B" w:rsidRDefault="0050725B" w:rsidP="00CA31F6"/>
    <w:p w14:paraId="05973418" w14:textId="77777777" w:rsidR="0050725B" w:rsidRDefault="0050725B" w:rsidP="00CA31F6"/>
    <w:p w14:paraId="14B63046" w14:textId="77777777" w:rsidR="0050725B" w:rsidRDefault="0050725B" w:rsidP="00CA31F6"/>
    <w:p w14:paraId="2C669FB5" w14:textId="77777777" w:rsidR="0050725B" w:rsidRDefault="0050725B" w:rsidP="00CA31F6"/>
    <w:p w14:paraId="7809B805" w14:textId="77777777" w:rsidR="0050725B" w:rsidRDefault="0050725B" w:rsidP="00CA31F6"/>
    <w:p w14:paraId="27E58CC8" w14:textId="77777777" w:rsidR="0050725B" w:rsidRDefault="0050725B" w:rsidP="00CA31F6"/>
    <w:p w14:paraId="2C569CF7" w14:textId="77777777" w:rsidR="0050725B" w:rsidRDefault="0050725B"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87A48D" w14:textId="77777777" w:rsidR="0050725B" w:rsidRDefault="0050725B" w:rsidP="00CA31F6">
      <w:r>
        <w:separator/>
      </w:r>
    </w:p>
    <w:p w14:paraId="42C0A8D6" w14:textId="77777777" w:rsidR="0050725B" w:rsidRDefault="0050725B" w:rsidP="00CA31F6"/>
    <w:p w14:paraId="7419FDFE" w14:textId="77777777" w:rsidR="0050725B" w:rsidRDefault="0050725B" w:rsidP="00CA31F6"/>
    <w:p w14:paraId="2431FAD4" w14:textId="77777777" w:rsidR="0050725B" w:rsidRDefault="0050725B" w:rsidP="00CA31F6"/>
    <w:p w14:paraId="2C704CBE" w14:textId="77777777" w:rsidR="0050725B" w:rsidRDefault="0050725B" w:rsidP="00CA31F6"/>
    <w:p w14:paraId="6B3CD190" w14:textId="77777777" w:rsidR="0050725B" w:rsidRDefault="0050725B" w:rsidP="00CA31F6"/>
    <w:p w14:paraId="17407887" w14:textId="77777777" w:rsidR="0050725B" w:rsidRDefault="0050725B" w:rsidP="00CA31F6"/>
    <w:p w14:paraId="1F5C8639" w14:textId="77777777" w:rsidR="0050725B" w:rsidRDefault="0050725B" w:rsidP="00CA31F6"/>
    <w:p w14:paraId="3B95EE82" w14:textId="77777777" w:rsidR="0050725B" w:rsidRDefault="0050725B" w:rsidP="00CA31F6"/>
    <w:p w14:paraId="01EBB4BE" w14:textId="77777777" w:rsidR="0050725B" w:rsidRDefault="0050725B" w:rsidP="00CA31F6"/>
    <w:p w14:paraId="4A818363" w14:textId="77777777" w:rsidR="0050725B" w:rsidRDefault="0050725B" w:rsidP="00CA31F6"/>
    <w:p w14:paraId="659A46CE" w14:textId="77777777" w:rsidR="0050725B" w:rsidRDefault="0050725B" w:rsidP="00CA31F6"/>
    <w:p w14:paraId="6A9B3582" w14:textId="77777777" w:rsidR="0050725B" w:rsidRDefault="0050725B" w:rsidP="00CA31F6"/>
    <w:p w14:paraId="5F60B2E9" w14:textId="77777777" w:rsidR="0050725B" w:rsidRDefault="0050725B" w:rsidP="00CA31F6"/>
    <w:p w14:paraId="1BBC8A0F" w14:textId="77777777" w:rsidR="0050725B" w:rsidRDefault="0050725B" w:rsidP="00CA31F6"/>
    <w:p w14:paraId="2B092D21" w14:textId="77777777" w:rsidR="0050725B" w:rsidRDefault="0050725B" w:rsidP="00CA31F6"/>
    <w:p w14:paraId="1A151000" w14:textId="77777777" w:rsidR="0050725B" w:rsidRDefault="0050725B" w:rsidP="00CA31F6"/>
  </w:footnote>
  <w:footnote w:type="continuationSeparator" w:id="0">
    <w:p w14:paraId="4A53FDB9" w14:textId="77777777" w:rsidR="0050725B" w:rsidRDefault="0050725B" w:rsidP="00CA31F6">
      <w:r>
        <w:continuationSeparator/>
      </w:r>
    </w:p>
    <w:p w14:paraId="13397B60" w14:textId="77777777" w:rsidR="0050725B" w:rsidRDefault="0050725B" w:rsidP="00CA31F6"/>
    <w:p w14:paraId="1F3ECB33" w14:textId="77777777" w:rsidR="0050725B" w:rsidRDefault="0050725B" w:rsidP="00CA31F6"/>
    <w:p w14:paraId="47061548" w14:textId="77777777" w:rsidR="0050725B" w:rsidRDefault="0050725B" w:rsidP="00CA31F6"/>
    <w:p w14:paraId="4F6B3602" w14:textId="77777777" w:rsidR="0050725B" w:rsidRDefault="0050725B" w:rsidP="00CA31F6"/>
    <w:p w14:paraId="5F03D62C" w14:textId="77777777" w:rsidR="0050725B" w:rsidRDefault="0050725B" w:rsidP="00CA31F6"/>
    <w:p w14:paraId="313C41F5" w14:textId="77777777" w:rsidR="0050725B" w:rsidRDefault="0050725B" w:rsidP="00CA31F6"/>
    <w:p w14:paraId="6FBB2406" w14:textId="77777777" w:rsidR="0050725B" w:rsidRDefault="0050725B" w:rsidP="00CA31F6"/>
    <w:p w14:paraId="7961FA14" w14:textId="77777777" w:rsidR="0050725B" w:rsidRDefault="0050725B" w:rsidP="00CA31F6"/>
    <w:p w14:paraId="3EC3D3DE" w14:textId="77777777" w:rsidR="0050725B" w:rsidRDefault="0050725B" w:rsidP="00CA31F6"/>
    <w:p w14:paraId="79A3B633" w14:textId="77777777" w:rsidR="0050725B" w:rsidRDefault="0050725B" w:rsidP="00CA31F6"/>
    <w:p w14:paraId="1891B878" w14:textId="77777777" w:rsidR="0050725B" w:rsidRDefault="0050725B" w:rsidP="00CA31F6"/>
    <w:p w14:paraId="295E837A" w14:textId="77777777" w:rsidR="0050725B" w:rsidRDefault="0050725B" w:rsidP="00CA31F6"/>
    <w:p w14:paraId="29E6956C" w14:textId="77777777" w:rsidR="0050725B" w:rsidRDefault="0050725B" w:rsidP="00CA31F6"/>
    <w:p w14:paraId="0DFF0942" w14:textId="77777777" w:rsidR="0050725B" w:rsidRDefault="0050725B" w:rsidP="00CA31F6"/>
    <w:p w14:paraId="0C12E539" w14:textId="77777777" w:rsidR="0050725B" w:rsidRDefault="0050725B" w:rsidP="00CA31F6"/>
    <w:p w14:paraId="4BF070AE" w14:textId="77777777" w:rsidR="0050725B" w:rsidRDefault="0050725B" w:rsidP="00CA31F6"/>
    <w:p w14:paraId="621FAD28" w14:textId="77777777" w:rsidR="0050725B" w:rsidRDefault="0050725B" w:rsidP="00CA31F6"/>
    <w:p w14:paraId="7442D196" w14:textId="77777777" w:rsidR="0050725B" w:rsidRDefault="0050725B" w:rsidP="00CA31F6"/>
    <w:p w14:paraId="426F6393" w14:textId="77777777" w:rsidR="0050725B" w:rsidRDefault="0050725B" w:rsidP="00CA31F6"/>
    <w:p w14:paraId="464BD073" w14:textId="77777777" w:rsidR="0050725B" w:rsidRDefault="0050725B" w:rsidP="00CA31F6"/>
    <w:p w14:paraId="6588A1A5" w14:textId="77777777" w:rsidR="0050725B" w:rsidRDefault="0050725B" w:rsidP="00CA31F6"/>
    <w:p w14:paraId="45AE16ED" w14:textId="77777777" w:rsidR="0050725B" w:rsidRDefault="0050725B" w:rsidP="00CA31F6"/>
    <w:p w14:paraId="42B24FB9" w14:textId="77777777" w:rsidR="0050725B" w:rsidRDefault="0050725B" w:rsidP="00CA31F6"/>
    <w:p w14:paraId="4DA94CF0" w14:textId="77777777" w:rsidR="0050725B" w:rsidRDefault="0050725B" w:rsidP="00CA31F6"/>
    <w:p w14:paraId="72F98021" w14:textId="77777777" w:rsidR="0050725B" w:rsidRDefault="0050725B"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F12C71" w14:textId="77777777" w:rsidR="004A7D8A" w:rsidRDefault="004A7D8A" w:rsidP="00CA31F6">
    <w:r>
      <w:fldChar w:fldCharType="begin"/>
    </w:r>
    <w:r>
      <w:instrText xml:space="preserve">PAGE  </w:instrText>
    </w:r>
    <w:r>
      <w:fldChar w:fldCharType="separate"/>
    </w:r>
    <w:r>
      <w:rPr>
        <w:noProof/>
      </w:rPr>
      <w:t>24</w:t>
    </w:r>
    <w:r>
      <w:fldChar w:fldCharType="end"/>
    </w:r>
  </w:p>
  <w:p w14:paraId="3D42A6EB" w14:textId="77777777" w:rsidR="004A7D8A" w:rsidRDefault="004A7D8A" w:rsidP="00CA31F6"/>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03A0" w14:textId="77777777" w:rsidR="004A7D8A" w:rsidRDefault="004A7D8A"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3E453E" w14:textId="60868BFD" w:rsidR="004A7D8A" w:rsidRDefault="004A7D8A" w:rsidP="00CA31F6">
    <w:r>
      <w:rPr>
        <w:rStyle w:val="Nmerodepgina"/>
      </w:rPr>
      <w:fldChar w:fldCharType="begin"/>
    </w:r>
    <w:r>
      <w:rPr>
        <w:rStyle w:val="Nmerodepgina"/>
      </w:rPr>
      <w:instrText xml:space="preserve"> PAGE </w:instrText>
    </w:r>
    <w:r>
      <w:rPr>
        <w:rStyle w:val="Nmerodepgina"/>
      </w:rPr>
      <w:fldChar w:fldCharType="separate"/>
    </w:r>
    <w:r w:rsidR="00CA31F6">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95BBC" w14:textId="77777777" w:rsidR="004A7D8A" w:rsidRDefault="004A7D8A"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6E51F" w14:textId="77777777" w:rsidR="004A7D8A" w:rsidRDefault="004A7D8A" w:rsidP="00CA31F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2"/>
  </w:num>
  <w:num w:numId="7">
    <w:abstractNumId w:val="10"/>
  </w:num>
  <w:num w:numId="8">
    <w:abstractNumId w:val="4"/>
  </w:num>
  <w:num w:numId="9">
    <w:abstractNumId w:val="11"/>
  </w:num>
  <w:num w:numId="10">
    <w:abstractNumId w:val="3"/>
  </w:num>
  <w:num w:numId="11">
    <w:abstractNumId w:val="1"/>
  </w:num>
  <w:num w:numId="12">
    <w:abstractNumId w:val="6"/>
  </w:num>
  <w:num w:numId="13">
    <w:abstractNumId w:val="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atiane Schwanck Schardosim">
    <w15:presenceInfo w15:providerId="AD" w15:userId="S-1-5-21-1694574831-2701815030-435008600-28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pt-BR" w:vendorID="64" w:dllVersion="131078" w:nlCheck="1" w:checkStyle="0"/>
  <w:activeWritingStyle w:appName="MSWord" w:lang="en-US" w:vendorID="64" w:dllVersion="131078" w:nlCheck="1" w:checkStyle="1"/>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C04"/>
    <w:rsid w:val="00000C6E"/>
    <w:rsid w:val="000015E6"/>
    <w:rsid w:val="00002CE5"/>
    <w:rsid w:val="0000331E"/>
    <w:rsid w:val="00004E28"/>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30234"/>
    <w:rsid w:val="000304A7"/>
    <w:rsid w:val="00031921"/>
    <w:rsid w:val="0003212C"/>
    <w:rsid w:val="00033685"/>
    <w:rsid w:val="00033EB9"/>
    <w:rsid w:val="000343BB"/>
    <w:rsid w:val="00034EF4"/>
    <w:rsid w:val="000355CB"/>
    <w:rsid w:val="00035600"/>
    <w:rsid w:val="00036CF5"/>
    <w:rsid w:val="00037480"/>
    <w:rsid w:val="00037B4D"/>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B2B"/>
    <w:rsid w:val="000662E4"/>
    <w:rsid w:val="00066BD4"/>
    <w:rsid w:val="00067F07"/>
    <w:rsid w:val="000700DE"/>
    <w:rsid w:val="00070C47"/>
    <w:rsid w:val="00073922"/>
    <w:rsid w:val="000750EB"/>
    <w:rsid w:val="00075EF6"/>
    <w:rsid w:val="00076C7E"/>
    <w:rsid w:val="0008033C"/>
    <w:rsid w:val="00080343"/>
    <w:rsid w:val="00080E90"/>
    <w:rsid w:val="000823A9"/>
    <w:rsid w:val="000831CB"/>
    <w:rsid w:val="00084447"/>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30CD"/>
    <w:rsid w:val="000A31CF"/>
    <w:rsid w:val="000A3561"/>
    <w:rsid w:val="000A3B00"/>
    <w:rsid w:val="000A3E16"/>
    <w:rsid w:val="000A5B1B"/>
    <w:rsid w:val="000A6503"/>
    <w:rsid w:val="000B0FEF"/>
    <w:rsid w:val="000B1589"/>
    <w:rsid w:val="000B43F3"/>
    <w:rsid w:val="000B7BD9"/>
    <w:rsid w:val="000B7EF7"/>
    <w:rsid w:val="000C049F"/>
    <w:rsid w:val="000C2C66"/>
    <w:rsid w:val="000C396C"/>
    <w:rsid w:val="000C4C09"/>
    <w:rsid w:val="000C619D"/>
    <w:rsid w:val="000D1CE9"/>
    <w:rsid w:val="000D1F97"/>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A3"/>
    <w:rsid w:val="000F35FF"/>
    <w:rsid w:val="000F39E5"/>
    <w:rsid w:val="000F3B13"/>
    <w:rsid w:val="000F40B2"/>
    <w:rsid w:val="000F48FA"/>
    <w:rsid w:val="000F4E17"/>
    <w:rsid w:val="000F5554"/>
    <w:rsid w:val="00100335"/>
    <w:rsid w:val="00100C1D"/>
    <w:rsid w:val="00101A83"/>
    <w:rsid w:val="00103B48"/>
    <w:rsid w:val="00105560"/>
    <w:rsid w:val="00106382"/>
    <w:rsid w:val="00107802"/>
    <w:rsid w:val="00110EBE"/>
    <w:rsid w:val="001114F6"/>
    <w:rsid w:val="00111BB6"/>
    <w:rsid w:val="0011263A"/>
    <w:rsid w:val="00113235"/>
    <w:rsid w:val="00113ED4"/>
    <w:rsid w:val="001142B7"/>
    <w:rsid w:val="001153A0"/>
    <w:rsid w:val="00116CCF"/>
    <w:rsid w:val="00117E6F"/>
    <w:rsid w:val="00120020"/>
    <w:rsid w:val="001202B3"/>
    <w:rsid w:val="00123D2C"/>
    <w:rsid w:val="0012444C"/>
    <w:rsid w:val="001262BA"/>
    <w:rsid w:val="00126765"/>
    <w:rsid w:val="00127E72"/>
    <w:rsid w:val="00130BE8"/>
    <w:rsid w:val="00131701"/>
    <w:rsid w:val="00133319"/>
    <w:rsid w:val="00135ED6"/>
    <w:rsid w:val="00136476"/>
    <w:rsid w:val="00137168"/>
    <w:rsid w:val="0013729B"/>
    <w:rsid w:val="00142DB2"/>
    <w:rsid w:val="00144E32"/>
    <w:rsid w:val="00144E83"/>
    <w:rsid w:val="001459F2"/>
    <w:rsid w:val="001520D5"/>
    <w:rsid w:val="00152AD4"/>
    <w:rsid w:val="00152CB9"/>
    <w:rsid w:val="001531B8"/>
    <w:rsid w:val="001542D6"/>
    <w:rsid w:val="001548B1"/>
    <w:rsid w:val="001550B2"/>
    <w:rsid w:val="00155708"/>
    <w:rsid w:val="00157001"/>
    <w:rsid w:val="0016081C"/>
    <w:rsid w:val="00161244"/>
    <w:rsid w:val="00161AD6"/>
    <w:rsid w:val="001624CD"/>
    <w:rsid w:val="00162619"/>
    <w:rsid w:val="001644BA"/>
    <w:rsid w:val="00164F6E"/>
    <w:rsid w:val="00166CB7"/>
    <w:rsid w:val="00171833"/>
    <w:rsid w:val="0017385D"/>
    <w:rsid w:val="0017416A"/>
    <w:rsid w:val="00175C82"/>
    <w:rsid w:val="00176C47"/>
    <w:rsid w:val="00176F31"/>
    <w:rsid w:val="0017712E"/>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41D"/>
    <w:rsid w:val="001A0156"/>
    <w:rsid w:val="001A60F6"/>
    <w:rsid w:val="001A6A2E"/>
    <w:rsid w:val="001A729E"/>
    <w:rsid w:val="001B28A3"/>
    <w:rsid w:val="001B337E"/>
    <w:rsid w:val="001B3EC7"/>
    <w:rsid w:val="001B448D"/>
    <w:rsid w:val="001B6003"/>
    <w:rsid w:val="001B7173"/>
    <w:rsid w:val="001C1637"/>
    <w:rsid w:val="001C3942"/>
    <w:rsid w:val="001C3AF8"/>
    <w:rsid w:val="001C3DD0"/>
    <w:rsid w:val="001C4201"/>
    <w:rsid w:val="001C42A9"/>
    <w:rsid w:val="001C4ED6"/>
    <w:rsid w:val="001D1B89"/>
    <w:rsid w:val="001D2070"/>
    <w:rsid w:val="001D208F"/>
    <w:rsid w:val="001D264D"/>
    <w:rsid w:val="001D4368"/>
    <w:rsid w:val="001D5A80"/>
    <w:rsid w:val="001D6C1B"/>
    <w:rsid w:val="001E0A1A"/>
    <w:rsid w:val="001E0CB9"/>
    <w:rsid w:val="001E10C6"/>
    <w:rsid w:val="001E1112"/>
    <w:rsid w:val="001E1F73"/>
    <w:rsid w:val="001E4C01"/>
    <w:rsid w:val="001E4C5D"/>
    <w:rsid w:val="001E5816"/>
    <w:rsid w:val="001E5D2C"/>
    <w:rsid w:val="001F075D"/>
    <w:rsid w:val="001F1365"/>
    <w:rsid w:val="001F1A54"/>
    <w:rsid w:val="001F2A84"/>
    <w:rsid w:val="001F3B1C"/>
    <w:rsid w:val="001F3F3B"/>
    <w:rsid w:val="001F45AA"/>
    <w:rsid w:val="001F461A"/>
    <w:rsid w:val="001F4C77"/>
    <w:rsid w:val="001F5A21"/>
    <w:rsid w:val="001F7041"/>
    <w:rsid w:val="0020033C"/>
    <w:rsid w:val="00200B8F"/>
    <w:rsid w:val="00201E61"/>
    <w:rsid w:val="0020708D"/>
    <w:rsid w:val="002074FA"/>
    <w:rsid w:val="00211AFB"/>
    <w:rsid w:val="00211D6D"/>
    <w:rsid w:val="00214395"/>
    <w:rsid w:val="002155B6"/>
    <w:rsid w:val="00215D62"/>
    <w:rsid w:val="00215DF2"/>
    <w:rsid w:val="00215E77"/>
    <w:rsid w:val="00216519"/>
    <w:rsid w:val="00220D74"/>
    <w:rsid w:val="00222E9F"/>
    <w:rsid w:val="002246DF"/>
    <w:rsid w:val="00224D30"/>
    <w:rsid w:val="00226BF9"/>
    <w:rsid w:val="0023127B"/>
    <w:rsid w:val="002314E1"/>
    <w:rsid w:val="00231ACD"/>
    <w:rsid w:val="002337EE"/>
    <w:rsid w:val="0023412E"/>
    <w:rsid w:val="002367B6"/>
    <w:rsid w:val="002367C8"/>
    <w:rsid w:val="00237241"/>
    <w:rsid w:val="00240613"/>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CC2"/>
    <w:rsid w:val="0025512A"/>
    <w:rsid w:val="00256539"/>
    <w:rsid w:val="00256BF0"/>
    <w:rsid w:val="00257F87"/>
    <w:rsid w:val="0026046A"/>
    <w:rsid w:val="00261ACE"/>
    <w:rsid w:val="00261EE2"/>
    <w:rsid w:val="002638C0"/>
    <w:rsid w:val="00263DDD"/>
    <w:rsid w:val="0026450D"/>
    <w:rsid w:val="002645B0"/>
    <w:rsid w:val="00264A84"/>
    <w:rsid w:val="0026524E"/>
    <w:rsid w:val="00265538"/>
    <w:rsid w:val="002657F3"/>
    <w:rsid w:val="002669F5"/>
    <w:rsid w:val="00266E2E"/>
    <w:rsid w:val="002736FC"/>
    <w:rsid w:val="00275D20"/>
    <w:rsid w:val="0028169A"/>
    <w:rsid w:val="0028296A"/>
    <w:rsid w:val="00285410"/>
    <w:rsid w:val="002858E3"/>
    <w:rsid w:val="00285BCB"/>
    <w:rsid w:val="00286CCA"/>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F80"/>
    <w:rsid w:val="002A59B1"/>
    <w:rsid w:val="002B021F"/>
    <w:rsid w:val="002B2A8B"/>
    <w:rsid w:val="002B3257"/>
    <w:rsid w:val="002B3315"/>
    <w:rsid w:val="002B6979"/>
    <w:rsid w:val="002B6B6F"/>
    <w:rsid w:val="002C0684"/>
    <w:rsid w:val="002C28DF"/>
    <w:rsid w:val="002C2ED8"/>
    <w:rsid w:val="002C3AC3"/>
    <w:rsid w:val="002C5ED2"/>
    <w:rsid w:val="002C69FA"/>
    <w:rsid w:val="002D0E01"/>
    <w:rsid w:val="002D2ACF"/>
    <w:rsid w:val="002D3500"/>
    <w:rsid w:val="002D545F"/>
    <w:rsid w:val="002D5D1C"/>
    <w:rsid w:val="002D7CBA"/>
    <w:rsid w:val="002E16AD"/>
    <w:rsid w:val="002E1D02"/>
    <w:rsid w:val="002E1EE0"/>
    <w:rsid w:val="002E2086"/>
    <w:rsid w:val="002E3726"/>
    <w:rsid w:val="002E41D8"/>
    <w:rsid w:val="002F02B8"/>
    <w:rsid w:val="002F0607"/>
    <w:rsid w:val="002F15C3"/>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54DB"/>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72CB"/>
    <w:rsid w:val="0033142C"/>
    <w:rsid w:val="00331C3E"/>
    <w:rsid w:val="003339D8"/>
    <w:rsid w:val="003354BF"/>
    <w:rsid w:val="00335A74"/>
    <w:rsid w:val="0034010D"/>
    <w:rsid w:val="003407D7"/>
    <w:rsid w:val="003409B7"/>
    <w:rsid w:val="0034169E"/>
    <w:rsid w:val="003428BA"/>
    <w:rsid w:val="00342AAD"/>
    <w:rsid w:val="003437DF"/>
    <w:rsid w:val="00343FE4"/>
    <w:rsid w:val="00344796"/>
    <w:rsid w:val="00345147"/>
    <w:rsid w:val="003452B1"/>
    <w:rsid w:val="0034576E"/>
    <w:rsid w:val="00345F52"/>
    <w:rsid w:val="0034606C"/>
    <w:rsid w:val="00351DDA"/>
    <w:rsid w:val="00351F71"/>
    <w:rsid w:val="00352AFF"/>
    <w:rsid w:val="00353413"/>
    <w:rsid w:val="003534C8"/>
    <w:rsid w:val="0035375E"/>
    <w:rsid w:val="00354103"/>
    <w:rsid w:val="00354A42"/>
    <w:rsid w:val="00354D82"/>
    <w:rsid w:val="0035535F"/>
    <w:rsid w:val="00355FC9"/>
    <w:rsid w:val="003564E6"/>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DD8"/>
    <w:rsid w:val="00390005"/>
    <w:rsid w:val="003900CE"/>
    <w:rsid w:val="00392459"/>
    <w:rsid w:val="003929EF"/>
    <w:rsid w:val="00394FEB"/>
    <w:rsid w:val="00396243"/>
    <w:rsid w:val="00396453"/>
    <w:rsid w:val="003975B9"/>
    <w:rsid w:val="003A136C"/>
    <w:rsid w:val="003A233C"/>
    <w:rsid w:val="003A2A21"/>
    <w:rsid w:val="003A3BB6"/>
    <w:rsid w:val="003A5B9F"/>
    <w:rsid w:val="003A6464"/>
    <w:rsid w:val="003A6D15"/>
    <w:rsid w:val="003A719E"/>
    <w:rsid w:val="003B0444"/>
    <w:rsid w:val="003B05BD"/>
    <w:rsid w:val="003B1F3F"/>
    <w:rsid w:val="003B2512"/>
    <w:rsid w:val="003B370A"/>
    <w:rsid w:val="003B46F3"/>
    <w:rsid w:val="003B56C3"/>
    <w:rsid w:val="003B6A4F"/>
    <w:rsid w:val="003B78E9"/>
    <w:rsid w:val="003B79F8"/>
    <w:rsid w:val="003C1215"/>
    <w:rsid w:val="003C1616"/>
    <w:rsid w:val="003C1772"/>
    <w:rsid w:val="003C23FD"/>
    <w:rsid w:val="003C3087"/>
    <w:rsid w:val="003C36AB"/>
    <w:rsid w:val="003C410D"/>
    <w:rsid w:val="003C49D3"/>
    <w:rsid w:val="003C5738"/>
    <w:rsid w:val="003C5B9A"/>
    <w:rsid w:val="003C6629"/>
    <w:rsid w:val="003D0225"/>
    <w:rsid w:val="003D1716"/>
    <w:rsid w:val="003D3EE2"/>
    <w:rsid w:val="003D45F6"/>
    <w:rsid w:val="003D4992"/>
    <w:rsid w:val="003D50AF"/>
    <w:rsid w:val="003D53D0"/>
    <w:rsid w:val="003D5985"/>
    <w:rsid w:val="003D661C"/>
    <w:rsid w:val="003E01C9"/>
    <w:rsid w:val="003E276D"/>
    <w:rsid w:val="003E2D3F"/>
    <w:rsid w:val="003E3DF9"/>
    <w:rsid w:val="003E6969"/>
    <w:rsid w:val="003E6BD2"/>
    <w:rsid w:val="003F1DA1"/>
    <w:rsid w:val="003F25FB"/>
    <w:rsid w:val="003F2926"/>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2F59"/>
    <w:rsid w:val="00413F67"/>
    <w:rsid w:val="00414B90"/>
    <w:rsid w:val="00414DB8"/>
    <w:rsid w:val="00415500"/>
    <w:rsid w:val="00416593"/>
    <w:rsid w:val="00416766"/>
    <w:rsid w:val="00417CDC"/>
    <w:rsid w:val="00420799"/>
    <w:rsid w:val="00420B24"/>
    <w:rsid w:val="00422668"/>
    <w:rsid w:val="00423AB6"/>
    <w:rsid w:val="004263E0"/>
    <w:rsid w:val="00426FA3"/>
    <w:rsid w:val="00427ACF"/>
    <w:rsid w:val="0043113F"/>
    <w:rsid w:val="00431A87"/>
    <w:rsid w:val="00431B22"/>
    <w:rsid w:val="0043213B"/>
    <w:rsid w:val="0043256B"/>
    <w:rsid w:val="00432821"/>
    <w:rsid w:val="00432ED7"/>
    <w:rsid w:val="0043349A"/>
    <w:rsid w:val="00433FDA"/>
    <w:rsid w:val="00434477"/>
    <w:rsid w:val="00435ECB"/>
    <w:rsid w:val="004367EC"/>
    <w:rsid w:val="00437047"/>
    <w:rsid w:val="004372BD"/>
    <w:rsid w:val="0044214C"/>
    <w:rsid w:val="004430B1"/>
    <w:rsid w:val="0044472D"/>
    <w:rsid w:val="004455FF"/>
    <w:rsid w:val="0044657D"/>
    <w:rsid w:val="004476D1"/>
    <w:rsid w:val="00450B70"/>
    <w:rsid w:val="00451818"/>
    <w:rsid w:val="00451AE1"/>
    <w:rsid w:val="00452894"/>
    <w:rsid w:val="00452D0C"/>
    <w:rsid w:val="00453659"/>
    <w:rsid w:val="004550D1"/>
    <w:rsid w:val="00456EA6"/>
    <w:rsid w:val="004573D8"/>
    <w:rsid w:val="0046022D"/>
    <w:rsid w:val="00461220"/>
    <w:rsid w:val="004625D3"/>
    <w:rsid w:val="00463D3C"/>
    <w:rsid w:val="0046677E"/>
    <w:rsid w:val="00466889"/>
    <w:rsid w:val="00467164"/>
    <w:rsid w:val="00470688"/>
    <w:rsid w:val="004710EA"/>
    <w:rsid w:val="00471239"/>
    <w:rsid w:val="00471514"/>
    <w:rsid w:val="00471674"/>
    <w:rsid w:val="0047251D"/>
    <w:rsid w:val="0047293F"/>
    <w:rsid w:val="00473AC1"/>
    <w:rsid w:val="00474079"/>
    <w:rsid w:val="00483F8C"/>
    <w:rsid w:val="0048499C"/>
    <w:rsid w:val="00485922"/>
    <w:rsid w:val="00485F0D"/>
    <w:rsid w:val="00486D55"/>
    <w:rsid w:val="004874B9"/>
    <w:rsid w:val="0049126B"/>
    <w:rsid w:val="0049128D"/>
    <w:rsid w:val="0049181D"/>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D7D"/>
    <w:rsid w:val="004A66A0"/>
    <w:rsid w:val="004A7D8A"/>
    <w:rsid w:val="004B0490"/>
    <w:rsid w:val="004B0788"/>
    <w:rsid w:val="004B0855"/>
    <w:rsid w:val="004B1015"/>
    <w:rsid w:val="004B10AD"/>
    <w:rsid w:val="004B1435"/>
    <w:rsid w:val="004B21BF"/>
    <w:rsid w:val="004B4715"/>
    <w:rsid w:val="004B6D40"/>
    <w:rsid w:val="004B7982"/>
    <w:rsid w:val="004C052C"/>
    <w:rsid w:val="004C0DFC"/>
    <w:rsid w:val="004C258B"/>
    <w:rsid w:val="004C5AB3"/>
    <w:rsid w:val="004C6DA1"/>
    <w:rsid w:val="004C6E0E"/>
    <w:rsid w:val="004C764E"/>
    <w:rsid w:val="004C7D75"/>
    <w:rsid w:val="004D0700"/>
    <w:rsid w:val="004D3460"/>
    <w:rsid w:val="004D623B"/>
    <w:rsid w:val="004D6C00"/>
    <w:rsid w:val="004D6F1A"/>
    <w:rsid w:val="004D72D9"/>
    <w:rsid w:val="004D7879"/>
    <w:rsid w:val="004E0721"/>
    <w:rsid w:val="004E0B1F"/>
    <w:rsid w:val="004E0DF9"/>
    <w:rsid w:val="004E13C3"/>
    <w:rsid w:val="004E2617"/>
    <w:rsid w:val="004E28B1"/>
    <w:rsid w:val="004E2D96"/>
    <w:rsid w:val="004E3BB4"/>
    <w:rsid w:val="004E536D"/>
    <w:rsid w:val="004E5936"/>
    <w:rsid w:val="004E6377"/>
    <w:rsid w:val="004E75AE"/>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7C49"/>
    <w:rsid w:val="004F7E92"/>
    <w:rsid w:val="00500D44"/>
    <w:rsid w:val="00500E06"/>
    <w:rsid w:val="00502915"/>
    <w:rsid w:val="0050725B"/>
    <w:rsid w:val="00510741"/>
    <w:rsid w:val="00511080"/>
    <w:rsid w:val="0051111E"/>
    <w:rsid w:val="005128F2"/>
    <w:rsid w:val="00512D8C"/>
    <w:rsid w:val="00512F4C"/>
    <w:rsid w:val="00514193"/>
    <w:rsid w:val="005142DB"/>
    <w:rsid w:val="00514A8A"/>
    <w:rsid w:val="0051636D"/>
    <w:rsid w:val="00516791"/>
    <w:rsid w:val="00516903"/>
    <w:rsid w:val="0052001A"/>
    <w:rsid w:val="005219AA"/>
    <w:rsid w:val="005229A2"/>
    <w:rsid w:val="005229A4"/>
    <w:rsid w:val="00522AE7"/>
    <w:rsid w:val="005238DB"/>
    <w:rsid w:val="0052514E"/>
    <w:rsid w:val="00527A15"/>
    <w:rsid w:val="0053040E"/>
    <w:rsid w:val="00530530"/>
    <w:rsid w:val="00530FB9"/>
    <w:rsid w:val="00531803"/>
    <w:rsid w:val="00532077"/>
    <w:rsid w:val="00533066"/>
    <w:rsid w:val="00533B3C"/>
    <w:rsid w:val="00535551"/>
    <w:rsid w:val="005408BE"/>
    <w:rsid w:val="00541256"/>
    <w:rsid w:val="0054209C"/>
    <w:rsid w:val="005424C2"/>
    <w:rsid w:val="00542BF8"/>
    <w:rsid w:val="00543968"/>
    <w:rsid w:val="005460EE"/>
    <w:rsid w:val="00547510"/>
    <w:rsid w:val="005479E6"/>
    <w:rsid w:val="00550292"/>
    <w:rsid w:val="005503B7"/>
    <w:rsid w:val="00551352"/>
    <w:rsid w:val="00552E1D"/>
    <w:rsid w:val="0055367A"/>
    <w:rsid w:val="00553726"/>
    <w:rsid w:val="00553FFB"/>
    <w:rsid w:val="0055567D"/>
    <w:rsid w:val="0055608C"/>
    <w:rsid w:val="00556B66"/>
    <w:rsid w:val="00557A04"/>
    <w:rsid w:val="005610E7"/>
    <w:rsid w:val="005614A6"/>
    <w:rsid w:val="00561559"/>
    <w:rsid w:val="00562880"/>
    <w:rsid w:val="00562CC6"/>
    <w:rsid w:val="00562FA8"/>
    <w:rsid w:val="00563286"/>
    <w:rsid w:val="005661E6"/>
    <w:rsid w:val="00567A14"/>
    <w:rsid w:val="00567F63"/>
    <w:rsid w:val="00571016"/>
    <w:rsid w:val="00571F6E"/>
    <w:rsid w:val="00572A54"/>
    <w:rsid w:val="00575552"/>
    <w:rsid w:val="00575907"/>
    <w:rsid w:val="00575B6F"/>
    <w:rsid w:val="00576788"/>
    <w:rsid w:val="00576FC7"/>
    <w:rsid w:val="00577C81"/>
    <w:rsid w:val="0058348C"/>
    <w:rsid w:val="005845F3"/>
    <w:rsid w:val="0058486F"/>
    <w:rsid w:val="00584E18"/>
    <w:rsid w:val="00585B9A"/>
    <w:rsid w:val="0059029D"/>
    <w:rsid w:val="005922D1"/>
    <w:rsid w:val="005923D9"/>
    <w:rsid w:val="005933D7"/>
    <w:rsid w:val="005936F1"/>
    <w:rsid w:val="00594986"/>
    <w:rsid w:val="00594E44"/>
    <w:rsid w:val="00595FA7"/>
    <w:rsid w:val="00596DCA"/>
    <w:rsid w:val="005973E9"/>
    <w:rsid w:val="00597DDA"/>
    <w:rsid w:val="00597F61"/>
    <w:rsid w:val="005A2979"/>
    <w:rsid w:val="005A316E"/>
    <w:rsid w:val="005A4548"/>
    <w:rsid w:val="005A4956"/>
    <w:rsid w:val="005A5977"/>
    <w:rsid w:val="005A7BCA"/>
    <w:rsid w:val="005B073C"/>
    <w:rsid w:val="005B3A99"/>
    <w:rsid w:val="005B4D96"/>
    <w:rsid w:val="005B53F2"/>
    <w:rsid w:val="005B61E3"/>
    <w:rsid w:val="005B79CC"/>
    <w:rsid w:val="005C1336"/>
    <w:rsid w:val="005C143B"/>
    <w:rsid w:val="005C22AE"/>
    <w:rsid w:val="005C2958"/>
    <w:rsid w:val="005C2CAD"/>
    <w:rsid w:val="005C34DA"/>
    <w:rsid w:val="005C3E4D"/>
    <w:rsid w:val="005C43DB"/>
    <w:rsid w:val="005C49A3"/>
    <w:rsid w:val="005C4CF6"/>
    <w:rsid w:val="005C5699"/>
    <w:rsid w:val="005C6E53"/>
    <w:rsid w:val="005D0600"/>
    <w:rsid w:val="005D2077"/>
    <w:rsid w:val="005D20DD"/>
    <w:rsid w:val="005D24E8"/>
    <w:rsid w:val="005D2FC9"/>
    <w:rsid w:val="005D3217"/>
    <w:rsid w:val="005E04B7"/>
    <w:rsid w:val="005E0D3E"/>
    <w:rsid w:val="005E1B5B"/>
    <w:rsid w:val="005E209D"/>
    <w:rsid w:val="005E5F15"/>
    <w:rsid w:val="005E6C22"/>
    <w:rsid w:val="005E7068"/>
    <w:rsid w:val="005E7DF5"/>
    <w:rsid w:val="005F01D8"/>
    <w:rsid w:val="005F17F6"/>
    <w:rsid w:val="005F2713"/>
    <w:rsid w:val="005F30CE"/>
    <w:rsid w:val="005F3860"/>
    <w:rsid w:val="005F599E"/>
    <w:rsid w:val="005F5AAC"/>
    <w:rsid w:val="006003B3"/>
    <w:rsid w:val="0060064A"/>
    <w:rsid w:val="0060257A"/>
    <w:rsid w:val="00602A14"/>
    <w:rsid w:val="00602D3F"/>
    <w:rsid w:val="00603407"/>
    <w:rsid w:val="00604072"/>
    <w:rsid w:val="0060678B"/>
    <w:rsid w:val="00607C38"/>
    <w:rsid w:val="00610EB3"/>
    <w:rsid w:val="00611128"/>
    <w:rsid w:val="00611149"/>
    <w:rsid w:val="00611DE3"/>
    <w:rsid w:val="006120B8"/>
    <w:rsid w:val="006135FE"/>
    <w:rsid w:val="0061494B"/>
    <w:rsid w:val="00614F8F"/>
    <w:rsid w:val="00615D0C"/>
    <w:rsid w:val="00616B3F"/>
    <w:rsid w:val="00617B67"/>
    <w:rsid w:val="00625DDA"/>
    <w:rsid w:val="00626320"/>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1012"/>
    <w:rsid w:val="006830A6"/>
    <w:rsid w:val="00683408"/>
    <w:rsid w:val="006837D6"/>
    <w:rsid w:val="00683B1D"/>
    <w:rsid w:val="0068589A"/>
    <w:rsid w:val="00686678"/>
    <w:rsid w:val="006874EC"/>
    <w:rsid w:val="00694946"/>
    <w:rsid w:val="0069553D"/>
    <w:rsid w:val="00695E16"/>
    <w:rsid w:val="00697052"/>
    <w:rsid w:val="006972EE"/>
    <w:rsid w:val="00697FEE"/>
    <w:rsid w:val="006A046D"/>
    <w:rsid w:val="006A09D0"/>
    <w:rsid w:val="006A14FF"/>
    <w:rsid w:val="006A1A40"/>
    <w:rsid w:val="006A1C24"/>
    <w:rsid w:val="006A207D"/>
    <w:rsid w:val="006A2B7F"/>
    <w:rsid w:val="006A34B2"/>
    <w:rsid w:val="006A5C6E"/>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75B1"/>
    <w:rsid w:val="006C7738"/>
    <w:rsid w:val="006D0D69"/>
    <w:rsid w:val="006D14E3"/>
    <w:rsid w:val="006D21C9"/>
    <w:rsid w:val="006D2ECB"/>
    <w:rsid w:val="006D3A8F"/>
    <w:rsid w:val="006D3E85"/>
    <w:rsid w:val="006D547B"/>
    <w:rsid w:val="006D6AAF"/>
    <w:rsid w:val="006D6DF0"/>
    <w:rsid w:val="006E132C"/>
    <w:rsid w:val="006E2282"/>
    <w:rsid w:val="006E4460"/>
    <w:rsid w:val="006E7394"/>
    <w:rsid w:val="006E7D8D"/>
    <w:rsid w:val="006F06CA"/>
    <w:rsid w:val="006F2D29"/>
    <w:rsid w:val="006F3A5A"/>
    <w:rsid w:val="006F4861"/>
    <w:rsid w:val="006F4F2D"/>
    <w:rsid w:val="006F5E09"/>
    <w:rsid w:val="006F6060"/>
    <w:rsid w:val="007001AD"/>
    <w:rsid w:val="00700D28"/>
    <w:rsid w:val="00700EA6"/>
    <w:rsid w:val="00700ED6"/>
    <w:rsid w:val="0070148D"/>
    <w:rsid w:val="00701830"/>
    <w:rsid w:val="007020CB"/>
    <w:rsid w:val="0070709D"/>
    <w:rsid w:val="00707350"/>
    <w:rsid w:val="00707ADA"/>
    <w:rsid w:val="00710DB0"/>
    <w:rsid w:val="0071123B"/>
    <w:rsid w:val="00712162"/>
    <w:rsid w:val="0071739E"/>
    <w:rsid w:val="007176B1"/>
    <w:rsid w:val="0072031F"/>
    <w:rsid w:val="00720ABD"/>
    <w:rsid w:val="00721EAC"/>
    <w:rsid w:val="007220F8"/>
    <w:rsid w:val="00722E4E"/>
    <w:rsid w:val="00723E1A"/>
    <w:rsid w:val="007242D1"/>
    <w:rsid w:val="007253CE"/>
    <w:rsid w:val="0072555C"/>
    <w:rsid w:val="007270CB"/>
    <w:rsid w:val="007276E0"/>
    <w:rsid w:val="00727B26"/>
    <w:rsid w:val="00727BAA"/>
    <w:rsid w:val="00730C54"/>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A04"/>
    <w:rsid w:val="00774680"/>
    <w:rsid w:val="00775D90"/>
    <w:rsid w:val="007778F1"/>
    <w:rsid w:val="00777D5E"/>
    <w:rsid w:val="00777E32"/>
    <w:rsid w:val="007815D6"/>
    <w:rsid w:val="007818D1"/>
    <w:rsid w:val="00782227"/>
    <w:rsid w:val="00783075"/>
    <w:rsid w:val="00785205"/>
    <w:rsid w:val="007858EB"/>
    <w:rsid w:val="007869CC"/>
    <w:rsid w:val="00786D8A"/>
    <w:rsid w:val="007878C5"/>
    <w:rsid w:val="00787AEE"/>
    <w:rsid w:val="007901B6"/>
    <w:rsid w:val="007906CB"/>
    <w:rsid w:val="00790AD5"/>
    <w:rsid w:val="00794C77"/>
    <w:rsid w:val="00797041"/>
    <w:rsid w:val="007A1DEF"/>
    <w:rsid w:val="007A22BA"/>
    <w:rsid w:val="007A4A02"/>
    <w:rsid w:val="007A4CD8"/>
    <w:rsid w:val="007A5138"/>
    <w:rsid w:val="007A688E"/>
    <w:rsid w:val="007A7454"/>
    <w:rsid w:val="007B03FF"/>
    <w:rsid w:val="007B0815"/>
    <w:rsid w:val="007B0B3B"/>
    <w:rsid w:val="007B13A8"/>
    <w:rsid w:val="007B1974"/>
    <w:rsid w:val="007B23C0"/>
    <w:rsid w:val="007B26E0"/>
    <w:rsid w:val="007B3596"/>
    <w:rsid w:val="007B506E"/>
    <w:rsid w:val="007B600C"/>
    <w:rsid w:val="007B6793"/>
    <w:rsid w:val="007B7343"/>
    <w:rsid w:val="007C0B4D"/>
    <w:rsid w:val="007C21C2"/>
    <w:rsid w:val="007C3EA7"/>
    <w:rsid w:val="007C4305"/>
    <w:rsid w:val="007C4395"/>
    <w:rsid w:val="007C48E1"/>
    <w:rsid w:val="007C54E1"/>
    <w:rsid w:val="007C599F"/>
    <w:rsid w:val="007C62DC"/>
    <w:rsid w:val="007C6A4B"/>
    <w:rsid w:val="007C70D2"/>
    <w:rsid w:val="007C71CF"/>
    <w:rsid w:val="007D1C54"/>
    <w:rsid w:val="007D34A5"/>
    <w:rsid w:val="007D49DC"/>
    <w:rsid w:val="007D5138"/>
    <w:rsid w:val="007E0D5C"/>
    <w:rsid w:val="007E2E60"/>
    <w:rsid w:val="007E340A"/>
    <w:rsid w:val="007E41DF"/>
    <w:rsid w:val="007E487B"/>
    <w:rsid w:val="007E529E"/>
    <w:rsid w:val="007E551A"/>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505E1"/>
    <w:rsid w:val="00851319"/>
    <w:rsid w:val="00851876"/>
    <w:rsid w:val="00851B82"/>
    <w:rsid w:val="00851C62"/>
    <w:rsid w:val="0085482E"/>
    <w:rsid w:val="0085540B"/>
    <w:rsid w:val="008568F7"/>
    <w:rsid w:val="008575BA"/>
    <w:rsid w:val="008577C2"/>
    <w:rsid w:val="00860586"/>
    <w:rsid w:val="008607F8"/>
    <w:rsid w:val="008615C7"/>
    <w:rsid w:val="00862324"/>
    <w:rsid w:val="008628F6"/>
    <w:rsid w:val="00863250"/>
    <w:rsid w:val="00863A33"/>
    <w:rsid w:val="00864373"/>
    <w:rsid w:val="008647B7"/>
    <w:rsid w:val="00865A71"/>
    <w:rsid w:val="008674DC"/>
    <w:rsid w:val="0086793C"/>
    <w:rsid w:val="00867A2F"/>
    <w:rsid w:val="0087013D"/>
    <w:rsid w:val="00870D6F"/>
    <w:rsid w:val="008720F9"/>
    <w:rsid w:val="008740F6"/>
    <w:rsid w:val="0087419E"/>
    <w:rsid w:val="008746C4"/>
    <w:rsid w:val="00875F34"/>
    <w:rsid w:val="0087722D"/>
    <w:rsid w:val="0087774B"/>
    <w:rsid w:val="00880221"/>
    <w:rsid w:val="0088087B"/>
    <w:rsid w:val="00882366"/>
    <w:rsid w:val="0088291D"/>
    <w:rsid w:val="00883021"/>
    <w:rsid w:val="008836AF"/>
    <w:rsid w:val="008849DE"/>
    <w:rsid w:val="00886E29"/>
    <w:rsid w:val="00887424"/>
    <w:rsid w:val="00890C98"/>
    <w:rsid w:val="00891AF1"/>
    <w:rsid w:val="0089397A"/>
    <w:rsid w:val="00893D00"/>
    <w:rsid w:val="00894937"/>
    <w:rsid w:val="00896A60"/>
    <w:rsid w:val="008977E3"/>
    <w:rsid w:val="008A15CF"/>
    <w:rsid w:val="008A1E8A"/>
    <w:rsid w:val="008A4CC4"/>
    <w:rsid w:val="008A51F8"/>
    <w:rsid w:val="008A6BD4"/>
    <w:rsid w:val="008B1239"/>
    <w:rsid w:val="008B148C"/>
    <w:rsid w:val="008B1BE6"/>
    <w:rsid w:val="008B2679"/>
    <w:rsid w:val="008B3666"/>
    <w:rsid w:val="008B3CC4"/>
    <w:rsid w:val="008B49B9"/>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27B6"/>
    <w:rsid w:val="008E2997"/>
    <w:rsid w:val="008E31B6"/>
    <w:rsid w:val="008E3AAF"/>
    <w:rsid w:val="008E4BA5"/>
    <w:rsid w:val="008E57F6"/>
    <w:rsid w:val="008E6151"/>
    <w:rsid w:val="008E6689"/>
    <w:rsid w:val="008F0344"/>
    <w:rsid w:val="008F071A"/>
    <w:rsid w:val="008F2AE9"/>
    <w:rsid w:val="008F318A"/>
    <w:rsid w:val="008F39AA"/>
    <w:rsid w:val="008F7307"/>
    <w:rsid w:val="008F7C7F"/>
    <w:rsid w:val="00900127"/>
    <w:rsid w:val="009003CF"/>
    <w:rsid w:val="00900FE6"/>
    <w:rsid w:val="009024E7"/>
    <w:rsid w:val="00902E83"/>
    <w:rsid w:val="00903B55"/>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3820"/>
    <w:rsid w:val="009360D4"/>
    <w:rsid w:val="00936FA8"/>
    <w:rsid w:val="009400C2"/>
    <w:rsid w:val="00940A5D"/>
    <w:rsid w:val="00942A3B"/>
    <w:rsid w:val="0094466A"/>
    <w:rsid w:val="00944677"/>
    <w:rsid w:val="00946FD3"/>
    <w:rsid w:val="00947D5D"/>
    <w:rsid w:val="009516DA"/>
    <w:rsid w:val="009518DB"/>
    <w:rsid w:val="0095228D"/>
    <w:rsid w:val="00953828"/>
    <w:rsid w:val="00953B28"/>
    <w:rsid w:val="00954D27"/>
    <w:rsid w:val="00957ADA"/>
    <w:rsid w:val="00957DDB"/>
    <w:rsid w:val="00961460"/>
    <w:rsid w:val="00961B32"/>
    <w:rsid w:val="0096326E"/>
    <w:rsid w:val="009634F0"/>
    <w:rsid w:val="00963EBC"/>
    <w:rsid w:val="009653DE"/>
    <w:rsid w:val="00965CD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4452"/>
    <w:rsid w:val="00984734"/>
    <w:rsid w:val="00984804"/>
    <w:rsid w:val="0098644C"/>
    <w:rsid w:val="00990142"/>
    <w:rsid w:val="00992898"/>
    <w:rsid w:val="009933CD"/>
    <w:rsid w:val="00993A5D"/>
    <w:rsid w:val="009952AB"/>
    <w:rsid w:val="00995886"/>
    <w:rsid w:val="00996911"/>
    <w:rsid w:val="009972B4"/>
    <w:rsid w:val="00997F97"/>
    <w:rsid w:val="009A219E"/>
    <w:rsid w:val="009A3482"/>
    <w:rsid w:val="009A3C77"/>
    <w:rsid w:val="009A3E26"/>
    <w:rsid w:val="009A79F4"/>
    <w:rsid w:val="009B0567"/>
    <w:rsid w:val="009B0704"/>
    <w:rsid w:val="009B2E9B"/>
    <w:rsid w:val="009B4993"/>
    <w:rsid w:val="009B5205"/>
    <w:rsid w:val="009B7960"/>
    <w:rsid w:val="009B7C61"/>
    <w:rsid w:val="009B7DA2"/>
    <w:rsid w:val="009C0169"/>
    <w:rsid w:val="009C0BCD"/>
    <w:rsid w:val="009C1497"/>
    <w:rsid w:val="009C27B4"/>
    <w:rsid w:val="009C3028"/>
    <w:rsid w:val="009C394E"/>
    <w:rsid w:val="009C4DAA"/>
    <w:rsid w:val="009C59DD"/>
    <w:rsid w:val="009C74E8"/>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D25"/>
    <w:rsid w:val="009F310A"/>
    <w:rsid w:val="009F4C69"/>
    <w:rsid w:val="009F6A66"/>
    <w:rsid w:val="009F77DC"/>
    <w:rsid w:val="009F7EBE"/>
    <w:rsid w:val="00A024EB"/>
    <w:rsid w:val="00A032AF"/>
    <w:rsid w:val="00A03745"/>
    <w:rsid w:val="00A04B1A"/>
    <w:rsid w:val="00A0703B"/>
    <w:rsid w:val="00A07527"/>
    <w:rsid w:val="00A07CC5"/>
    <w:rsid w:val="00A10DA2"/>
    <w:rsid w:val="00A10EB3"/>
    <w:rsid w:val="00A12ACF"/>
    <w:rsid w:val="00A13CDC"/>
    <w:rsid w:val="00A149AB"/>
    <w:rsid w:val="00A16038"/>
    <w:rsid w:val="00A1604E"/>
    <w:rsid w:val="00A169AE"/>
    <w:rsid w:val="00A170A0"/>
    <w:rsid w:val="00A17D99"/>
    <w:rsid w:val="00A17E17"/>
    <w:rsid w:val="00A17F3D"/>
    <w:rsid w:val="00A212EF"/>
    <w:rsid w:val="00A2132C"/>
    <w:rsid w:val="00A21487"/>
    <w:rsid w:val="00A22C28"/>
    <w:rsid w:val="00A23BFF"/>
    <w:rsid w:val="00A23C2D"/>
    <w:rsid w:val="00A256D8"/>
    <w:rsid w:val="00A301BA"/>
    <w:rsid w:val="00A30316"/>
    <w:rsid w:val="00A3062D"/>
    <w:rsid w:val="00A31044"/>
    <w:rsid w:val="00A3194D"/>
    <w:rsid w:val="00A31F48"/>
    <w:rsid w:val="00A322EA"/>
    <w:rsid w:val="00A327C8"/>
    <w:rsid w:val="00A3415D"/>
    <w:rsid w:val="00A34872"/>
    <w:rsid w:val="00A34E19"/>
    <w:rsid w:val="00A35D1D"/>
    <w:rsid w:val="00A36408"/>
    <w:rsid w:val="00A36DB8"/>
    <w:rsid w:val="00A36F6A"/>
    <w:rsid w:val="00A37547"/>
    <w:rsid w:val="00A378FC"/>
    <w:rsid w:val="00A4134C"/>
    <w:rsid w:val="00A42191"/>
    <w:rsid w:val="00A42809"/>
    <w:rsid w:val="00A42F97"/>
    <w:rsid w:val="00A45150"/>
    <w:rsid w:val="00A478F0"/>
    <w:rsid w:val="00A47993"/>
    <w:rsid w:val="00A50AE1"/>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E8F"/>
    <w:rsid w:val="00A6577E"/>
    <w:rsid w:val="00A67440"/>
    <w:rsid w:val="00A71AED"/>
    <w:rsid w:val="00A72DCA"/>
    <w:rsid w:val="00A7308A"/>
    <w:rsid w:val="00A73F81"/>
    <w:rsid w:val="00A74DCD"/>
    <w:rsid w:val="00A76368"/>
    <w:rsid w:val="00A823A7"/>
    <w:rsid w:val="00A8362C"/>
    <w:rsid w:val="00A850AA"/>
    <w:rsid w:val="00A853C4"/>
    <w:rsid w:val="00A87297"/>
    <w:rsid w:val="00A8737B"/>
    <w:rsid w:val="00A907C5"/>
    <w:rsid w:val="00A92768"/>
    <w:rsid w:val="00A92933"/>
    <w:rsid w:val="00A94DE1"/>
    <w:rsid w:val="00A94E3C"/>
    <w:rsid w:val="00A955F9"/>
    <w:rsid w:val="00A95940"/>
    <w:rsid w:val="00A96688"/>
    <w:rsid w:val="00A9704B"/>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B09"/>
    <w:rsid w:val="00AB2F1B"/>
    <w:rsid w:val="00AB46A8"/>
    <w:rsid w:val="00AB5053"/>
    <w:rsid w:val="00AC13AD"/>
    <w:rsid w:val="00AC269A"/>
    <w:rsid w:val="00AC2B6F"/>
    <w:rsid w:val="00AC374F"/>
    <w:rsid w:val="00AC3883"/>
    <w:rsid w:val="00AC4F44"/>
    <w:rsid w:val="00AC5E67"/>
    <w:rsid w:val="00AD0675"/>
    <w:rsid w:val="00AD0D94"/>
    <w:rsid w:val="00AD4C42"/>
    <w:rsid w:val="00AD5487"/>
    <w:rsid w:val="00AD5FA7"/>
    <w:rsid w:val="00AE083B"/>
    <w:rsid w:val="00AE2131"/>
    <w:rsid w:val="00AE34C4"/>
    <w:rsid w:val="00AE6B7A"/>
    <w:rsid w:val="00AE75FE"/>
    <w:rsid w:val="00AE7F04"/>
    <w:rsid w:val="00AF0AF8"/>
    <w:rsid w:val="00AF284A"/>
    <w:rsid w:val="00AF38C8"/>
    <w:rsid w:val="00AF564F"/>
    <w:rsid w:val="00AF76F7"/>
    <w:rsid w:val="00AF789C"/>
    <w:rsid w:val="00B00090"/>
    <w:rsid w:val="00B0079B"/>
    <w:rsid w:val="00B031DB"/>
    <w:rsid w:val="00B043C6"/>
    <w:rsid w:val="00B06096"/>
    <w:rsid w:val="00B0690B"/>
    <w:rsid w:val="00B06B5C"/>
    <w:rsid w:val="00B07096"/>
    <w:rsid w:val="00B072FC"/>
    <w:rsid w:val="00B07C83"/>
    <w:rsid w:val="00B12459"/>
    <w:rsid w:val="00B15B79"/>
    <w:rsid w:val="00B16CAE"/>
    <w:rsid w:val="00B170DC"/>
    <w:rsid w:val="00B17C20"/>
    <w:rsid w:val="00B234FD"/>
    <w:rsid w:val="00B24DA9"/>
    <w:rsid w:val="00B250CC"/>
    <w:rsid w:val="00B26D2D"/>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2674"/>
    <w:rsid w:val="00B627FA"/>
    <w:rsid w:val="00B63C97"/>
    <w:rsid w:val="00B63EC3"/>
    <w:rsid w:val="00B646E4"/>
    <w:rsid w:val="00B654B1"/>
    <w:rsid w:val="00B662FD"/>
    <w:rsid w:val="00B6778E"/>
    <w:rsid w:val="00B67885"/>
    <w:rsid w:val="00B708E3"/>
    <w:rsid w:val="00B7237B"/>
    <w:rsid w:val="00B7418F"/>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A3D"/>
    <w:rsid w:val="00BA1B75"/>
    <w:rsid w:val="00BA1D11"/>
    <w:rsid w:val="00BA2E8D"/>
    <w:rsid w:val="00BA3092"/>
    <w:rsid w:val="00BA3198"/>
    <w:rsid w:val="00BA41E9"/>
    <w:rsid w:val="00BA467C"/>
    <w:rsid w:val="00BA5887"/>
    <w:rsid w:val="00BA5F0F"/>
    <w:rsid w:val="00BA660B"/>
    <w:rsid w:val="00BA678E"/>
    <w:rsid w:val="00BB2035"/>
    <w:rsid w:val="00BB293B"/>
    <w:rsid w:val="00BB2B89"/>
    <w:rsid w:val="00BB44E4"/>
    <w:rsid w:val="00BB49FD"/>
    <w:rsid w:val="00BB5FC0"/>
    <w:rsid w:val="00BB6297"/>
    <w:rsid w:val="00BC02F3"/>
    <w:rsid w:val="00BC0A63"/>
    <w:rsid w:val="00BC4E31"/>
    <w:rsid w:val="00BC6207"/>
    <w:rsid w:val="00BC6601"/>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E00"/>
    <w:rsid w:val="00BE3559"/>
    <w:rsid w:val="00BE4034"/>
    <w:rsid w:val="00BE64A0"/>
    <w:rsid w:val="00BE6F31"/>
    <w:rsid w:val="00BF04F1"/>
    <w:rsid w:val="00BF3315"/>
    <w:rsid w:val="00BF50F5"/>
    <w:rsid w:val="00BF6C6D"/>
    <w:rsid w:val="00BF7DE7"/>
    <w:rsid w:val="00C00FB1"/>
    <w:rsid w:val="00C01F09"/>
    <w:rsid w:val="00C069F9"/>
    <w:rsid w:val="00C10055"/>
    <w:rsid w:val="00C117EB"/>
    <w:rsid w:val="00C11B36"/>
    <w:rsid w:val="00C11BAD"/>
    <w:rsid w:val="00C130E6"/>
    <w:rsid w:val="00C13E36"/>
    <w:rsid w:val="00C1455B"/>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3028F"/>
    <w:rsid w:val="00C31783"/>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7D0"/>
    <w:rsid w:val="00C53548"/>
    <w:rsid w:val="00C536D7"/>
    <w:rsid w:val="00C53AC5"/>
    <w:rsid w:val="00C541A7"/>
    <w:rsid w:val="00C54FE3"/>
    <w:rsid w:val="00C55E2E"/>
    <w:rsid w:val="00C56671"/>
    <w:rsid w:val="00C6087F"/>
    <w:rsid w:val="00C60EE5"/>
    <w:rsid w:val="00C6170D"/>
    <w:rsid w:val="00C62180"/>
    <w:rsid w:val="00C629BC"/>
    <w:rsid w:val="00C648F5"/>
    <w:rsid w:val="00C65639"/>
    <w:rsid w:val="00C700E5"/>
    <w:rsid w:val="00C70F44"/>
    <w:rsid w:val="00C715BA"/>
    <w:rsid w:val="00C71C42"/>
    <w:rsid w:val="00C71DE8"/>
    <w:rsid w:val="00C7293D"/>
    <w:rsid w:val="00C72D48"/>
    <w:rsid w:val="00C7334A"/>
    <w:rsid w:val="00C73BA0"/>
    <w:rsid w:val="00C73ED4"/>
    <w:rsid w:val="00C740A9"/>
    <w:rsid w:val="00C74645"/>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A06A8"/>
    <w:rsid w:val="00CA076D"/>
    <w:rsid w:val="00CA0DDE"/>
    <w:rsid w:val="00CA1192"/>
    <w:rsid w:val="00CA16F3"/>
    <w:rsid w:val="00CA1B51"/>
    <w:rsid w:val="00CA31F6"/>
    <w:rsid w:val="00CA34E8"/>
    <w:rsid w:val="00CA36B6"/>
    <w:rsid w:val="00CA77E5"/>
    <w:rsid w:val="00CB1044"/>
    <w:rsid w:val="00CB253C"/>
    <w:rsid w:val="00CB31CD"/>
    <w:rsid w:val="00CB3CF6"/>
    <w:rsid w:val="00CB3F00"/>
    <w:rsid w:val="00CB5375"/>
    <w:rsid w:val="00CB7746"/>
    <w:rsid w:val="00CC070D"/>
    <w:rsid w:val="00CC0CCF"/>
    <w:rsid w:val="00CC0DEC"/>
    <w:rsid w:val="00CC1249"/>
    <w:rsid w:val="00CC1EEA"/>
    <w:rsid w:val="00CC22F6"/>
    <w:rsid w:val="00CC24CC"/>
    <w:rsid w:val="00CC2E48"/>
    <w:rsid w:val="00CC3BF9"/>
    <w:rsid w:val="00CC446C"/>
    <w:rsid w:val="00CC5596"/>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884"/>
    <w:rsid w:val="00CF105C"/>
    <w:rsid w:val="00CF184D"/>
    <w:rsid w:val="00CF31B0"/>
    <w:rsid w:val="00CF39EE"/>
    <w:rsid w:val="00CF3D0D"/>
    <w:rsid w:val="00CF4367"/>
    <w:rsid w:val="00CF47BF"/>
    <w:rsid w:val="00CF5EBF"/>
    <w:rsid w:val="00CF5F79"/>
    <w:rsid w:val="00CF754B"/>
    <w:rsid w:val="00CF7826"/>
    <w:rsid w:val="00D00E0E"/>
    <w:rsid w:val="00D011A4"/>
    <w:rsid w:val="00D021DA"/>
    <w:rsid w:val="00D02BCC"/>
    <w:rsid w:val="00D03722"/>
    <w:rsid w:val="00D03FC7"/>
    <w:rsid w:val="00D0425B"/>
    <w:rsid w:val="00D04942"/>
    <w:rsid w:val="00D062FB"/>
    <w:rsid w:val="00D064C6"/>
    <w:rsid w:val="00D06F43"/>
    <w:rsid w:val="00D0720A"/>
    <w:rsid w:val="00D07396"/>
    <w:rsid w:val="00D07ACB"/>
    <w:rsid w:val="00D12BFA"/>
    <w:rsid w:val="00D1788F"/>
    <w:rsid w:val="00D17DE2"/>
    <w:rsid w:val="00D20855"/>
    <w:rsid w:val="00D212D3"/>
    <w:rsid w:val="00D21E6B"/>
    <w:rsid w:val="00D224A1"/>
    <w:rsid w:val="00D22608"/>
    <w:rsid w:val="00D23FF7"/>
    <w:rsid w:val="00D245EB"/>
    <w:rsid w:val="00D25F14"/>
    <w:rsid w:val="00D26DE0"/>
    <w:rsid w:val="00D31F75"/>
    <w:rsid w:val="00D320BD"/>
    <w:rsid w:val="00D34F72"/>
    <w:rsid w:val="00D368D9"/>
    <w:rsid w:val="00D3691D"/>
    <w:rsid w:val="00D36E46"/>
    <w:rsid w:val="00D37417"/>
    <w:rsid w:val="00D375F7"/>
    <w:rsid w:val="00D40C23"/>
    <w:rsid w:val="00D4263B"/>
    <w:rsid w:val="00D42FBA"/>
    <w:rsid w:val="00D4360A"/>
    <w:rsid w:val="00D4515C"/>
    <w:rsid w:val="00D46084"/>
    <w:rsid w:val="00D471E6"/>
    <w:rsid w:val="00D500DD"/>
    <w:rsid w:val="00D50112"/>
    <w:rsid w:val="00D504D7"/>
    <w:rsid w:val="00D50931"/>
    <w:rsid w:val="00D530D8"/>
    <w:rsid w:val="00D54D83"/>
    <w:rsid w:val="00D553A0"/>
    <w:rsid w:val="00D55DBD"/>
    <w:rsid w:val="00D57D84"/>
    <w:rsid w:val="00D627FD"/>
    <w:rsid w:val="00D655C6"/>
    <w:rsid w:val="00D65876"/>
    <w:rsid w:val="00D67B76"/>
    <w:rsid w:val="00D71585"/>
    <w:rsid w:val="00D7282B"/>
    <w:rsid w:val="00D735AB"/>
    <w:rsid w:val="00D75D0F"/>
    <w:rsid w:val="00D76643"/>
    <w:rsid w:val="00D7671F"/>
    <w:rsid w:val="00D76AAD"/>
    <w:rsid w:val="00D779C5"/>
    <w:rsid w:val="00D802E3"/>
    <w:rsid w:val="00D80300"/>
    <w:rsid w:val="00D80A53"/>
    <w:rsid w:val="00D816C8"/>
    <w:rsid w:val="00D859A3"/>
    <w:rsid w:val="00D86FFA"/>
    <w:rsid w:val="00D87F0C"/>
    <w:rsid w:val="00D902DF"/>
    <w:rsid w:val="00D90AE8"/>
    <w:rsid w:val="00D91121"/>
    <w:rsid w:val="00D9143D"/>
    <w:rsid w:val="00D91CAE"/>
    <w:rsid w:val="00D93765"/>
    <w:rsid w:val="00D942ED"/>
    <w:rsid w:val="00D94609"/>
    <w:rsid w:val="00D957A1"/>
    <w:rsid w:val="00D961E8"/>
    <w:rsid w:val="00D97125"/>
    <w:rsid w:val="00D9785C"/>
    <w:rsid w:val="00DA05B5"/>
    <w:rsid w:val="00DA05F7"/>
    <w:rsid w:val="00DA0BE1"/>
    <w:rsid w:val="00DA0CBF"/>
    <w:rsid w:val="00DA7CE0"/>
    <w:rsid w:val="00DB090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7967"/>
    <w:rsid w:val="00DD7D73"/>
    <w:rsid w:val="00DE09F4"/>
    <w:rsid w:val="00DE107E"/>
    <w:rsid w:val="00DE10FA"/>
    <w:rsid w:val="00DE11A3"/>
    <w:rsid w:val="00DE27C2"/>
    <w:rsid w:val="00DE3001"/>
    <w:rsid w:val="00DE310A"/>
    <w:rsid w:val="00DE42B7"/>
    <w:rsid w:val="00DE48FC"/>
    <w:rsid w:val="00DE5F15"/>
    <w:rsid w:val="00DE630C"/>
    <w:rsid w:val="00DE667F"/>
    <w:rsid w:val="00DF0B4C"/>
    <w:rsid w:val="00DF364E"/>
    <w:rsid w:val="00DF3A09"/>
    <w:rsid w:val="00DF4FFD"/>
    <w:rsid w:val="00DF6982"/>
    <w:rsid w:val="00DF714D"/>
    <w:rsid w:val="00DF722F"/>
    <w:rsid w:val="00DF7705"/>
    <w:rsid w:val="00E0178F"/>
    <w:rsid w:val="00E02E2F"/>
    <w:rsid w:val="00E03E12"/>
    <w:rsid w:val="00E040CE"/>
    <w:rsid w:val="00E04C14"/>
    <w:rsid w:val="00E04E6B"/>
    <w:rsid w:val="00E062AB"/>
    <w:rsid w:val="00E07449"/>
    <w:rsid w:val="00E1223E"/>
    <w:rsid w:val="00E1249D"/>
    <w:rsid w:val="00E127B6"/>
    <w:rsid w:val="00E12F63"/>
    <w:rsid w:val="00E1401F"/>
    <w:rsid w:val="00E14660"/>
    <w:rsid w:val="00E153D7"/>
    <w:rsid w:val="00E15CAF"/>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2319"/>
    <w:rsid w:val="00E435D2"/>
    <w:rsid w:val="00E4468A"/>
    <w:rsid w:val="00E44887"/>
    <w:rsid w:val="00E45BE7"/>
    <w:rsid w:val="00E465CE"/>
    <w:rsid w:val="00E5001A"/>
    <w:rsid w:val="00E51360"/>
    <w:rsid w:val="00E520D3"/>
    <w:rsid w:val="00E525A7"/>
    <w:rsid w:val="00E52DB0"/>
    <w:rsid w:val="00E54383"/>
    <w:rsid w:val="00E54D63"/>
    <w:rsid w:val="00E54DB7"/>
    <w:rsid w:val="00E56F48"/>
    <w:rsid w:val="00E57227"/>
    <w:rsid w:val="00E57FEE"/>
    <w:rsid w:val="00E60ED8"/>
    <w:rsid w:val="00E6171B"/>
    <w:rsid w:val="00E61BDD"/>
    <w:rsid w:val="00E6295D"/>
    <w:rsid w:val="00E6306C"/>
    <w:rsid w:val="00E634CB"/>
    <w:rsid w:val="00E645BB"/>
    <w:rsid w:val="00E64938"/>
    <w:rsid w:val="00E65374"/>
    <w:rsid w:val="00E65D40"/>
    <w:rsid w:val="00E67B4F"/>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EC8"/>
    <w:rsid w:val="00EA135D"/>
    <w:rsid w:val="00EA20AE"/>
    <w:rsid w:val="00EA2B72"/>
    <w:rsid w:val="00EA516A"/>
    <w:rsid w:val="00EA567B"/>
    <w:rsid w:val="00EA59CE"/>
    <w:rsid w:val="00EA633A"/>
    <w:rsid w:val="00EA778A"/>
    <w:rsid w:val="00EB06AD"/>
    <w:rsid w:val="00EB08F0"/>
    <w:rsid w:val="00EB1180"/>
    <w:rsid w:val="00EB14C6"/>
    <w:rsid w:val="00EB1D0E"/>
    <w:rsid w:val="00EB4A70"/>
    <w:rsid w:val="00EB54BE"/>
    <w:rsid w:val="00EB5D4E"/>
    <w:rsid w:val="00EB6182"/>
    <w:rsid w:val="00EB7BC8"/>
    <w:rsid w:val="00EC05A7"/>
    <w:rsid w:val="00EC11B1"/>
    <w:rsid w:val="00EC11B4"/>
    <w:rsid w:val="00EC1AD1"/>
    <w:rsid w:val="00EC1F8D"/>
    <w:rsid w:val="00EC2C38"/>
    <w:rsid w:val="00EC5D3F"/>
    <w:rsid w:val="00EC78C2"/>
    <w:rsid w:val="00EC7B2C"/>
    <w:rsid w:val="00ED067A"/>
    <w:rsid w:val="00ED094B"/>
    <w:rsid w:val="00ED1D77"/>
    <w:rsid w:val="00ED4C20"/>
    <w:rsid w:val="00ED4DA3"/>
    <w:rsid w:val="00ED5AA1"/>
    <w:rsid w:val="00ED5C24"/>
    <w:rsid w:val="00ED665B"/>
    <w:rsid w:val="00ED710B"/>
    <w:rsid w:val="00ED7216"/>
    <w:rsid w:val="00EE04F4"/>
    <w:rsid w:val="00EE145E"/>
    <w:rsid w:val="00EE147E"/>
    <w:rsid w:val="00EE2977"/>
    <w:rsid w:val="00EE3288"/>
    <w:rsid w:val="00EE37DA"/>
    <w:rsid w:val="00EE5AC3"/>
    <w:rsid w:val="00EF02AB"/>
    <w:rsid w:val="00EF0791"/>
    <w:rsid w:val="00EF1BFD"/>
    <w:rsid w:val="00EF1EAD"/>
    <w:rsid w:val="00EF23A5"/>
    <w:rsid w:val="00EF2967"/>
    <w:rsid w:val="00EF52EA"/>
    <w:rsid w:val="00EF61EA"/>
    <w:rsid w:val="00EF69FF"/>
    <w:rsid w:val="00EF6D5B"/>
    <w:rsid w:val="00EF770C"/>
    <w:rsid w:val="00F01269"/>
    <w:rsid w:val="00F042C6"/>
    <w:rsid w:val="00F0433D"/>
    <w:rsid w:val="00F05B21"/>
    <w:rsid w:val="00F07B97"/>
    <w:rsid w:val="00F07E6F"/>
    <w:rsid w:val="00F12A39"/>
    <w:rsid w:val="00F13211"/>
    <w:rsid w:val="00F1322E"/>
    <w:rsid w:val="00F13431"/>
    <w:rsid w:val="00F135CF"/>
    <w:rsid w:val="00F1566D"/>
    <w:rsid w:val="00F159F3"/>
    <w:rsid w:val="00F16FE4"/>
    <w:rsid w:val="00F25BE1"/>
    <w:rsid w:val="00F26AAE"/>
    <w:rsid w:val="00F26D42"/>
    <w:rsid w:val="00F3009C"/>
    <w:rsid w:val="00F319B3"/>
    <w:rsid w:val="00F31C46"/>
    <w:rsid w:val="00F31FE8"/>
    <w:rsid w:val="00F32218"/>
    <w:rsid w:val="00F3365D"/>
    <w:rsid w:val="00F34B49"/>
    <w:rsid w:val="00F34FC3"/>
    <w:rsid w:val="00F35A56"/>
    <w:rsid w:val="00F3696A"/>
    <w:rsid w:val="00F37676"/>
    <w:rsid w:val="00F40AF8"/>
    <w:rsid w:val="00F417BF"/>
    <w:rsid w:val="00F43E36"/>
    <w:rsid w:val="00F44145"/>
    <w:rsid w:val="00F455D4"/>
    <w:rsid w:val="00F46B98"/>
    <w:rsid w:val="00F46F07"/>
    <w:rsid w:val="00F4777A"/>
    <w:rsid w:val="00F5033E"/>
    <w:rsid w:val="00F50464"/>
    <w:rsid w:val="00F52F8E"/>
    <w:rsid w:val="00F536C5"/>
    <w:rsid w:val="00F54B79"/>
    <w:rsid w:val="00F54D7A"/>
    <w:rsid w:val="00F54F07"/>
    <w:rsid w:val="00F55808"/>
    <w:rsid w:val="00F5664D"/>
    <w:rsid w:val="00F57948"/>
    <w:rsid w:val="00F62238"/>
    <w:rsid w:val="00F66243"/>
    <w:rsid w:val="00F66337"/>
    <w:rsid w:val="00F70A1A"/>
    <w:rsid w:val="00F72D9B"/>
    <w:rsid w:val="00F7313E"/>
    <w:rsid w:val="00F73E79"/>
    <w:rsid w:val="00F746F0"/>
    <w:rsid w:val="00F74EA6"/>
    <w:rsid w:val="00F75286"/>
    <w:rsid w:val="00F77B75"/>
    <w:rsid w:val="00F8171C"/>
    <w:rsid w:val="00F827BF"/>
    <w:rsid w:val="00F84662"/>
    <w:rsid w:val="00F84D29"/>
    <w:rsid w:val="00F86EA1"/>
    <w:rsid w:val="00F92BE3"/>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53DA"/>
    <w:rsid w:val="00FA70D8"/>
    <w:rsid w:val="00FA7303"/>
    <w:rsid w:val="00FA7375"/>
    <w:rsid w:val="00FB00BD"/>
    <w:rsid w:val="00FB0449"/>
    <w:rsid w:val="00FB1541"/>
    <w:rsid w:val="00FB1EFF"/>
    <w:rsid w:val="00FB2905"/>
    <w:rsid w:val="00FB3F81"/>
    <w:rsid w:val="00FB44EF"/>
    <w:rsid w:val="00FB4B34"/>
    <w:rsid w:val="00FB4B41"/>
    <w:rsid w:val="00FB5CB4"/>
    <w:rsid w:val="00FB5F62"/>
    <w:rsid w:val="00FB666C"/>
    <w:rsid w:val="00FB74D4"/>
    <w:rsid w:val="00FB7A79"/>
    <w:rsid w:val="00FC005E"/>
    <w:rsid w:val="00FC044E"/>
    <w:rsid w:val="00FC16F8"/>
    <w:rsid w:val="00FC21C4"/>
    <w:rsid w:val="00FC3090"/>
    <w:rsid w:val="00FC4060"/>
    <w:rsid w:val="00FC4D43"/>
    <w:rsid w:val="00FC4FB0"/>
    <w:rsid w:val="00FC71AF"/>
    <w:rsid w:val="00FD094D"/>
    <w:rsid w:val="00FD1144"/>
    <w:rsid w:val="00FD20DB"/>
    <w:rsid w:val="00FD20E5"/>
    <w:rsid w:val="00FD32F5"/>
    <w:rsid w:val="00FD637E"/>
    <w:rsid w:val="00FD7EE5"/>
    <w:rsid w:val="00FE1403"/>
    <w:rsid w:val="00FE16D1"/>
    <w:rsid w:val="00FE1979"/>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CA31F6"/>
    <w:pPr>
      <w:keepNext/>
      <w:tabs>
        <w:tab w:val="left" w:pos="851"/>
      </w:tabs>
      <w:spacing w:line="360" w:lineRule="auto"/>
      <w:jc w:val="both"/>
      <w:pPrChange w:id="0" w:author="Tatiane Schwanck Schardosim" w:date="2020-07-01T21:55:00Z">
        <w:pPr>
          <w:keepNext/>
          <w:tabs>
            <w:tab w:val="left" w:pos="851"/>
          </w:tabs>
          <w:spacing w:line="360" w:lineRule="auto"/>
          <w:jc w:val="both"/>
        </w:pPr>
      </w:pPrChange>
    </w:pPr>
    <w:rPr>
      <w:iCs/>
      <w:color w:val="000000"/>
      <w:sz w:val="24"/>
      <w:szCs w:val="24"/>
      <w:lang w:eastAsia="en-US"/>
      <w:rPrChange w:id="0" w:author="Tatiane Schwanck Schardosim" w:date="2020-07-01T21:55:00Z">
        <w:rPr>
          <w:iCs/>
          <w:color w:val="000000"/>
          <w:sz w:val="24"/>
          <w:szCs w:val="24"/>
          <w:lang w:val="pt-BR" w:eastAsia="en-US" w:bidi="ar-SA"/>
        </w:rPr>
      </w:rPrChange>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576"/>
        <w:tab w:val="clear" w:pos="851"/>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Change w:id="1" w:author="Tatiane Schwanck Schardosim" w:date="2020-07-01T20:12:00Z">
        <w:pPr>
          <w:keepNext/>
          <w:spacing w:line="360" w:lineRule="auto"/>
          <w:jc w:val="both"/>
        </w:pPr>
      </w:pPrChange>
    </w:pPr>
    <w:rPr>
      <w:iCs w:val="0"/>
      <w:noProof/>
      <w:rPrChange w:id="1" w:author="Tatiane Schwanck Schardosim" w:date="2020-07-01T20:12:00Z">
        <w:rPr>
          <w:noProof/>
          <w:color w:val="000000"/>
          <w:sz w:val="24"/>
          <w:szCs w:val="24"/>
          <w:lang w:val="pt-BR" w:eastAsia="en-US" w:bidi="ar-SA"/>
        </w:rPr>
      </w:rPrChange>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Change w:id="2" w:author="Tatiane Schwanck Schardosim" w:date="2020-07-01T21:32:00Z">
        <w:pPr>
          <w:keepNext/>
          <w:widowControl w:val="0"/>
          <w:tabs>
            <w:tab w:val="right" w:leader="dot" w:pos="9062"/>
          </w:tabs>
          <w:spacing w:line="360" w:lineRule="auto"/>
          <w:jc w:val="both"/>
        </w:pPr>
      </w:pPrChange>
    </w:pPr>
    <w:rPr>
      <w:noProof/>
      <w:color w:val="auto"/>
      <w:rPrChange w:id="2" w:author="Tatiane Schwanck Schardosim" w:date="2020-07-01T21:32:00Z">
        <w:rPr>
          <w:noProof/>
          <w:sz w:val="24"/>
          <w:szCs w:val="24"/>
          <w:lang w:val="pt-BR" w:eastAsia="en-US" w:bidi="ar-SA"/>
        </w:rPr>
      </w:rPrChange>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UnresolvedMention">
    <w:name w:val="Unresolved Mention"/>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4550D1"/>
    <w:pPr>
      <w:spacing w:before="200" w:after="160" w:line="240" w:lineRule="auto"/>
      <w:ind w:left="1416" w:right="864"/>
    </w:pPr>
    <w:rPr>
      <w:iCs w:val="0"/>
      <w:color w:val="000000" w:themeColor="text1"/>
      <w:sz w:val="20"/>
    </w:rPr>
  </w:style>
  <w:style w:type="character" w:customStyle="1" w:styleId="CitaoChar">
    <w:name w:val="Citação Char"/>
    <w:basedOn w:val="Fontepargpadro"/>
    <w:link w:val="Citao"/>
    <w:uiPriority w:val="29"/>
    <w:rsid w:val="004550D1"/>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diagramQuickStyle" Target="diagrams/quickStyle1.xml"/><Relationship Id="rId26" Type="http://schemas.microsoft.com/office/2007/relationships/diagramDrawing" Target="diagrams/drawing2.xml"/><Relationship Id="rId39" Type="http://schemas.openxmlformats.org/officeDocument/2006/relationships/diagramData" Target="diagrams/data5.xml"/><Relationship Id="rId21" Type="http://schemas.openxmlformats.org/officeDocument/2006/relationships/chart" Target="charts/chart1.xml"/><Relationship Id="rId34" Type="http://schemas.openxmlformats.org/officeDocument/2006/relationships/diagramLayout" Target="diagrams/layout4.xml"/><Relationship Id="rId42" Type="http://schemas.openxmlformats.org/officeDocument/2006/relationships/diagramColors" Target="diagrams/colors5.xml"/><Relationship Id="rId47" Type="http://schemas.openxmlformats.org/officeDocument/2006/relationships/diagramLayout" Target="diagrams/layout6.xml"/><Relationship Id="rId50" Type="http://schemas.microsoft.com/office/2007/relationships/diagramDrawing" Target="diagrams/drawing6.xml"/><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diagramQuickStyle" Target="diagrams/quickStyle3.xml"/><Relationship Id="rId11" Type="http://schemas.openxmlformats.org/officeDocument/2006/relationships/header" Target="header2.xml"/><Relationship Id="rId24" Type="http://schemas.openxmlformats.org/officeDocument/2006/relationships/diagramQuickStyle" Target="diagrams/quickStyle2.xml"/><Relationship Id="rId32" Type="http://schemas.openxmlformats.org/officeDocument/2006/relationships/image" Target="media/image5.png"/><Relationship Id="rId37" Type="http://schemas.microsoft.com/office/2007/relationships/diagramDrawing" Target="diagrams/drawing4.xml"/><Relationship Id="rId40" Type="http://schemas.openxmlformats.org/officeDocument/2006/relationships/diagramLayout" Target="diagrams/layout5.xml"/><Relationship Id="rId45" Type="http://schemas.openxmlformats.org/officeDocument/2006/relationships/image" Target="media/image8.png"/><Relationship Id="rId53" Type="http://schemas.openxmlformats.org/officeDocument/2006/relationships/header" Target="header5.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diagramColors" Target="diagrams/colors1.xml"/><Relationship Id="rId31" Type="http://schemas.microsoft.com/office/2007/relationships/diagramDrawing" Target="diagrams/drawing3.xml"/><Relationship Id="rId44" Type="http://schemas.openxmlformats.org/officeDocument/2006/relationships/image" Target="media/image7.png"/><Relationship Id="rId52" Type="http://schemas.openxmlformats.org/officeDocument/2006/relationships/header" Target="header4.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diagramData" Target="diagrams/data2.xml"/><Relationship Id="rId27" Type="http://schemas.openxmlformats.org/officeDocument/2006/relationships/diagramData" Target="diagrams/data3.xml"/><Relationship Id="rId30" Type="http://schemas.openxmlformats.org/officeDocument/2006/relationships/diagramColors" Target="diagrams/colors3.xml"/><Relationship Id="rId35" Type="http://schemas.openxmlformats.org/officeDocument/2006/relationships/diagramQuickStyle" Target="diagrams/quickStyle4.xml"/><Relationship Id="rId43" Type="http://schemas.microsoft.com/office/2007/relationships/diagramDrawing" Target="diagrams/drawing5.xml"/><Relationship Id="rId48" Type="http://schemas.openxmlformats.org/officeDocument/2006/relationships/diagramQuickStyle" Target="diagrams/quickStyle6.xml"/><Relationship Id="rId56"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header" Target="header3.xml"/><Relationship Id="rId3" Type="http://schemas.openxmlformats.org/officeDocument/2006/relationships/styles" Target="styles.xml"/><Relationship Id="rId12" Type="http://schemas.openxmlformats.org/officeDocument/2006/relationships/hyperlink" Target="https://dl.acm.org/" TargetMode="External"/><Relationship Id="rId17" Type="http://schemas.openxmlformats.org/officeDocument/2006/relationships/diagramLayout" Target="diagrams/layout1.xml"/><Relationship Id="rId25" Type="http://schemas.openxmlformats.org/officeDocument/2006/relationships/diagramColors" Target="diagrams/colors2.xml"/><Relationship Id="rId33" Type="http://schemas.openxmlformats.org/officeDocument/2006/relationships/diagramData" Target="diagrams/data4.xml"/><Relationship Id="rId38" Type="http://schemas.openxmlformats.org/officeDocument/2006/relationships/image" Target="media/image6.png"/><Relationship Id="rId46" Type="http://schemas.openxmlformats.org/officeDocument/2006/relationships/diagramData" Target="diagrams/data6.xml"/><Relationship Id="rId20" Type="http://schemas.microsoft.com/office/2007/relationships/diagramDrawing" Target="diagrams/drawing1.xml"/><Relationship Id="rId41" Type="http://schemas.openxmlformats.org/officeDocument/2006/relationships/diagramQuickStyle" Target="diagrams/quickStyle5.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diagramLayout" Target="diagrams/layout2.xml"/><Relationship Id="rId28" Type="http://schemas.openxmlformats.org/officeDocument/2006/relationships/diagramLayout" Target="diagrams/layout3.xml"/><Relationship Id="rId36" Type="http://schemas.openxmlformats.org/officeDocument/2006/relationships/diagramColors" Target="diagrams/colors4.xml"/><Relationship Id="rId49" Type="http://schemas.openxmlformats.org/officeDocument/2006/relationships/diagramColors" Target="diagrams/colors6.xml"/></Relationships>
</file>

<file path=word/charts/_rels/chart1.xml.rels><?xml version="1.0" encoding="UTF-8" standalone="yes"?>
<Relationships xmlns="http://schemas.openxmlformats.org/package/2006/relationships"><Relationship Id="rId3" Type="http://schemas.openxmlformats.org/officeDocument/2006/relationships/package" Target="../embeddings/Planilha_do_Microsoft_Excel.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t>
        <a:bodyPr/>
        <a:lstStyle/>
        <a:p>
          <a:endParaRPr lang="pt-BR"/>
        </a:p>
      </dgm:t>
    </dgm:pt>
    <dgm:pt modelId="{37CD4FF1-BF26-42DC-B122-63B403FDD148}" type="pres">
      <dgm:prSet presAssocID="{B7A116DB-47DD-4F63-9390-52E83245F06D}" presName="sibTrans" presStyleLbl="sibTrans2D1" presStyleIdx="0" presStyleCnt="2"/>
      <dgm:spPr/>
      <dgm:t>
        <a:bodyPr/>
        <a:lstStyle/>
        <a:p>
          <a:endParaRPr lang="pt-BR"/>
        </a:p>
      </dgm:t>
    </dgm:pt>
    <dgm:pt modelId="{1A4AFBFC-6D42-474A-BC95-E88886F43C87}" type="pres">
      <dgm:prSet presAssocID="{B7A116DB-47DD-4F63-9390-52E83245F06D}" presName="connectorText" presStyleLbl="sibTrans2D1" presStyleIdx="0" presStyleCnt="2"/>
      <dgm:spPr/>
      <dgm:t>
        <a:bodyPr/>
        <a:lstStyle/>
        <a:p>
          <a:endParaRPr lang="pt-BR"/>
        </a:p>
      </dgm:t>
    </dgm:pt>
    <dgm:pt modelId="{EFC4B689-A01A-4FD9-8F5F-2014C816AF35}" type="pres">
      <dgm:prSet presAssocID="{450061DF-C028-4A2C-81AE-7D39DC43EE95}" presName="node" presStyleLbl="node1" presStyleIdx="1" presStyleCnt="3">
        <dgm:presLayoutVars>
          <dgm:bulletEnabled val="1"/>
        </dgm:presLayoutVars>
      </dgm:prSet>
      <dgm:spPr/>
      <dgm:t>
        <a:bodyPr/>
        <a:lstStyle/>
        <a:p>
          <a:endParaRPr lang="pt-BR"/>
        </a:p>
      </dgm:t>
    </dgm:pt>
    <dgm:pt modelId="{27BAAA32-C0C7-49D3-960D-B30E89E1681F}" type="pres">
      <dgm:prSet presAssocID="{A64696A0-F885-4777-B8E9-6A086BF416ED}" presName="sibTrans" presStyleLbl="sibTrans2D1" presStyleIdx="1" presStyleCnt="2"/>
      <dgm:spPr/>
      <dgm:t>
        <a:bodyPr/>
        <a:lstStyle/>
        <a:p>
          <a:endParaRPr lang="pt-BR"/>
        </a:p>
      </dgm:t>
    </dgm:pt>
    <dgm:pt modelId="{CD0133BA-F38E-40BE-8734-B8BF2825A890}" type="pres">
      <dgm:prSet presAssocID="{A64696A0-F885-4777-B8E9-6A086BF416ED}" presName="connectorText" presStyleLbl="sibTrans2D1" presStyleIdx="1" presStyleCnt="2"/>
      <dgm:spPr/>
      <dgm:t>
        <a:bodyPr/>
        <a:lstStyle/>
        <a:p>
          <a:endParaRPr lang="pt-BR"/>
        </a:p>
      </dgm:t>
    </dgm:pt>
    <dgm:pt modelId="{CC444DB0-B863-4784-89AD-D2020E12F5A4}" type="pres">
      <dgm:prSet presAssocID="{C428C197-DCE2-4E0B-BC60-D6F14E40EB77}" presName="node" presStyleLbl="node1" presStyleIdx="2" presStyleCnt="3">
        <dgm:presLayoutVars>
          <dgm:bulletEnabled val="1"/>
        </dgm:presLayoutVars>
      </dgm:prSet>
      <dgm:spPr/>
      <dgm:t>
        <a:bodyPr/>
        <a:lstStyle/>
        <a:p>
          <a:endParaRPr lang="pt-BR"/>
        </a:p>
      </dgm:t>
    </dgm:pt>
  </dgm:ptLst>
  <dgm:cxnLst>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92261F07-102A-46C9-BA9E-19C630689A1D}" type="presOf" srcId="{B7A116DB-47DD-4F63-9390-52E83245F06D}" destId="{1A4AFBFC-6D42-474A-BC95-E88886F43C87}" srcOrd="1"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9CD6FA53-ACC2-4D51-9F90-A2802844A984}" type="presOf" srcId="{B7A116DB-47DD-4F63-9390-52E83245F06D}" destId="{37CD4FF1-BF26-42DC-B122-63B403FDD148}" srcOrd="0"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3E4FBABB-58E8-4BD3-BD59-86772FA4934C}" type="presOf" srcId="{450061DF-C028-4A2C-81AE-7D39DC43EE95}" destId="{EFC4B689-A01A-4FD9-8F5F-2014C816AF35}" srcOrd="0"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814A9351-0F36-4571-9117-88A5F4AAB54F}" srcId="{3C1FBCC1-9436-4DC8-A175-C62964887C97}" destId="{2B580072-7CCD-4DA8-80C8-8DDD59AEFDCB}" srcOrd="0" destOrd="0" parTransId="{26DE2A37-A101-4590-B454-F0FAB13F2BC8}" sibTransId="{B7A116DB-47DD-4F63-9390-52E83245F06D}"/>
    <dgm:cxn modelId="{9A2C4677-3069-4156-81D2-061FD928BD67}" type="presOf" srcId="{A64696A0-F885-4777-B8E9-6A086BF416ED}" destId="{27BAAA32-C0C7-49D3-960D-B30E89E1681F}"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t>
        <a:bodyPr/>
        <a:lstStyle/>
        <a:p>
          <a:endParaRPr lang="pt-BR"/>
        </a:p>
      </dgm:t>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t>
        <a:bodyPr/>
        <a:lstStyle/>
        <a:p>
          <a:endParaRPr lang="pt-BR"/>
        </a:p>
      </dgm:t>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t>
        <a:bodyPr/>
        <a:lstStyle/>
        <a:p>
          <a:endParaRPr lang="pt-BR"/>
        </a:p>
      </dgm:t>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t>
        <a:bodyPr/>
        <a:lstStyle/>
        <a:p>
          <a:endParaRPr lang="pt-BR"/>
        </a:p>
      </dgm:t>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t>
        <a:bodyPr/>
        <a:lstStyle/>
        <a:p>
          <a:endParaRPr lang="pt-BR"/>
        </a:p>
      </dgm:t>
    </dgm:pt>
  </dgm:ptLst>
  <dgm:cxnLst>
    <dgm:cxn modelId="{02D07F81-A0A2-4890-85FD-4328493BC4BE}" type="presOf" srcId="{724BEBC9-CE2D-474C-8270-B5E1737741C7}" destId="{F8BB01DA-B041-45E3-8A55-A2583FE15253}"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58F5710B-6EE6-43C0-A4FA-80106FDF8CDB}" srcId="{0FD7722B-AC18-4BCD-B1AE-00CE24C4D72C}" destId="{343C01F9-F0BA-4E66-8A8A-F33F4E3C845D}" srcOrd="0" destOrd="0" parTransId="{A02C7DBD-E242-4E36-A075-E2F7919B630F}" sibTransId="{48EAEC64-1AE2-4D4D-9308-A66C8A17AB50}"/>
    <dgm:cxn modelId="{FC4A4117-4B25-4944-B5EF-B8D10A8962E3}" srcId="{0FD7722B-AC18-4BCD-B1AE-00CE24C4D72C}" destId="{CE2DDC49-66EF-459D-81AE-810F06C9D906}" srcOrd="2" destOrd="0" parTransId="{4D431A76-1C17-4C34-815D-093B73AF037F}" sibTransId="{7910C13A-7FCF-4B50-B94B-6A9EDA0A806B}"/>
    <dgm:cxn modelId="{36C79FBF-9705-4F4C-85A2-DDA8FBC6D9B3}" srcId="{0FD7722B-AC18-4BCD-B1AE-00CE24C4D72C}" destId="{62174A4A-4798-4B40-9B2B-02161CC5FBA1}" srcOrd="1" destOrd="0" parTransId="{17EEB346-7B2A-41B3-B725-FBB77FD2A6B5}" sibTransId="{0206D096-AE36-4523-B26C-362930AF0F79}"/>
    <dgm:cxn modelId="{E267D785-F1FD-48F2-8784-C3667908E724}" srcId="{0FD7722B-AC18-4BCD-B1AE-00CE24C4D72C}" destId="{724BEBC9-CE2D-474C-8270-B5E1737741C7}" srcOrd="3" destOrd="0" parTransId="{A2EAA10D-FE63-491B-BBA1-C360888EC4E7}" sibTransId="{F23B7CA2-85DD-409D-83F0-14D9C12C33AF}"/>
    <dgm:cxn modelId="{51632CF1-9B0B-4DED-8180-1698DC5A8449}" type="presOf" srcId="{0FD7722B-AC18-4BCD-B1AE-00CE24C4D72C}" destId="{D4533D7F-D513-4EE2-9224-1506641B3E87}" srcOrd="0" destOrd="0" presId="urn:microsoft.com/office/officeart/2005/8/layout/StepDownProcess"/>
    <dgm:cxn modelId="{79AE7415-663A-421D-AA85-AF65F076B5AE}" type="presOf" srcId="{CE2DDC49-66EF-459D-81AE-810F06C9D906}" destId="{76B2B75C-D675-41E7-847C-FFDB58BE338F}" srcOrd="0" destOrd="0" presId="urn:microsoft.com/office/officeart/2005/8/layout/StepDownProcess"/>
    <dgm:cxn modelId="{6522762A-9F67-4A9E-805D-E97A213624FB}" type="presOf" srcId="{343C01F9-F0BA-4E66-8A8A-F33F4E3C845D}" destId="{F5B9D7B0-B2A3-46BA-BE50-015E01CD5588}"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t>
        <a:bodyPr/>
        <a:lstStyle/>
        <a:p>
          <a:endParaRPr lang="pt-BR"/>
        </a:p>
      </dgm:t>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xmlns=""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t>
        <a:bodyPr/>
        <a:lstStyle/>
        <a:p>
          <a:endParaRPr lang="pt-BR"/>
        </a:p>
      </dgm:t>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t>
        <a:bodyPr/>
        <a:lstStyle/>
        <a:p>
          <a:endParaRPr lang="pt-BR"/>
        </a:p>
      </dgm:t>
    </dgm:pt>
    <dgm:pt modelId="{3C3919C8-79EF-4014-8238-314F426332D2}" type="pres">
      <dgm:prSet presAssocID="{EEC24137-1452-4749-AD80-5F28F568A3CD}" presName="childNode" presStyleLbl="revTx" presStyleIdx="0" presStyleCnt="3">
        <dgm:presLayoutVars>
          <dgm:bulletEnabled val="1"/>
        </dgm:presLayoutVars>
      </dgm:prSet>
      <dgm:spPr/>
      <dgm:t>
        <a:bodyPr/>
        <a:lstStyle/>
        <a:p>
          <a:endParaRPr lang="pt-BR"/>
        </a:p>
      </dgm:t>
    </dgm:pt>
    <dgm:pt modelId="{69BFB256-374C-4470-BBB5-65380AFD9CBA}" type="pres">
      <dgm:prSet presAssocID="{7CD143ED-119A-454A-BD87-0ED108B7AE03}" presName="Name25" presStyleLbl="parChTrans1D1" presStyleIdx="1" presStyleCnt="3"/>
      <dgm:spPr/>
      <dgm:t>
        <a:bodyPr/>
        <a:lstStyle/>
        <a:p>
          <a:endParaRPr lang="pt-BR"/>
        </a:p>
      </dgm:t>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t>
        <a:bodyPr/>
        <a:lstStyle/>
        <a:p>
          <a:endParaRPr lang="pt-BR"/>
        </a:p>
      </dgm:t>
    </dgm:pt>
    <dgm:pt modelId="{8F91021E-35A7-4877-BB35-6E7828FBE4EC}" type="pres">
      <dgm:prSet presAssocID="{94923575-1DD8-422A-8ECE-C909A0A7C922}" presName="childNode" presStyleLbl="revTx" presStyleIdx="1" presStyleCnt="3">
        <dgm:presLayoutVars>
          <dgm:bulletEnabled val="1"/>
        </dgm:presLayoutVars>
      </dgm:prSet>
      <dgm:spPr/>
      <dgm:t>
        <a:bodyPr/>
        <a:lstStyle/>
        <a:p>
          <a:endParaRPr lang="pt-BR"/>
        </a:p>
      </dgm:t>
    </dgm:pt>
    <dgm:pt modelId="{E14D2DF4-E6B8-4D0E-8D2D-A72500665524}" type="pres">
      <dgm:prSet presAssocID="{E50416CE-1D87-454D-AC94-84B104E7D84D}" presName="Name25" presStyleLbl="parChTrans1D1" presStyleIdx="2" presStyleCnt="3"/>
      <dgm:spPr/>
      <dgm:t>
        <a:bodyPr/>
        <a:lstStyle/>
        <a:p>
          <a:endParaRPr lang="pt-BR"/>
        </a:p>
      </dgm:t>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t>
        <a:bodyPr/>
        <a:lstStyle/>
        <a:p>
          <a:endParaRPr lang="pt-BR"/>
        </a:p>
      </dgm:t>
    </dgm:pt>
    <dgm:pt modelId="{4A2E30CE-3FDA-45F9-9215-23C56E0AA8AC}" type="pres">
      <dgm:prSet presAssocID="{1B37964C-8388-4154-9CC5-28126CDCB2FF}" presName="childNode" presStyleLbl="revTx" presStyleIdx="2" presStyleCnt="3">
        <dgm:presLayoutVars>
          <dgm:bulletEnabled val="1"/>
        </dgm:presLayoutVars>
      </dgm:prSet>
      <dgm:spPr/>
      <dgm:t>
        <a:bodyPr/>
        <a:lstStyle/>
        <a:p>
          <a:endParaRPr lang="pt-BR"/>
        </a:p>
      </dgm:t>
    </dgm:pt>
  </dgm:ptLst>
  <dgm:cxnLst>
    <dgm:cxn modelId="{D2690A53-70EE-45C1-BD82-B96CEA4544AE}" srcId="{EEC24137-1452-4749-AD80-5F28F568A3CD}" destId="{816DE098-48AF-48AA-B351-855C9ED4A7B3}" srcOrd="0" destOrd="0" parTransId="{16AF1EBD-01F2-4823-8E7F-6E538EFCCF0C}" sibTransId="{A3201A42-5224-468F-BEAC-FBDB7BE5FB3C}"/>
    <dgm:cxn modelId="{21C9FD7C-8A87-44A5-8F70-F5D88760F987}" type="presOf" srcId="{2C21D3CC-F4A0-46B2-B749-B05B3E49BB03}" destId="{8F91021E-35A7-4877-BB35-6E7828FBE4EC}"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0ABB9F0C-A45A-4AEB-967D-20E3A98E0BC4}" srcId="{94923575-1DD8-422A-8ECE-C909A0A7C922}" destId="{024EBCE1-E1F2-4F61-B37A-79D8DD1F8901}" srcOrd="4" destOrd="0" parTransId="{A636705B-C2D6-45AC-A688-AC013A4D3890}" sibTransId="{9E629B4B-1DEE-44E8-9948-E05631C48CC1}"/>
    <dgm:cxn modelId="{77D33B44-F185-4854-8F14-D7CF264A0B77}" type="presOf" srcId="{4BB4D1F0-D2C8-4C49-9304-3034B007D5D0}" destId="{4A2E30CE-3FDA-45F9-9215-23C56E0AA8AC}" srcOrd="0" destOrd="2" presId="urn:microsoft.com/office/officeart/2005/8/layout/radial2"/>
    <dgm:cxn modelId="{C2948F93-09A9-4349-B1A0-DFF98B2566A0}" type="presOf" srcId="{94923575-1DD8-422A-8ECE-C909A0A7C922}" destId="{CEE681B7-4541-4652-9450-7AF2F7810BD2}" srcOrd="0" destOrd="0" presId="urn:microsoft.com/office/officeart/2005/8/layout/radial2"/>
    <dgm:cxn modelId="{C433DFB2-6C38-4309-BB2F-DA7636123498}" type="presOf" srcId="{51EEE84D-A24E-4844-8E11-37C300CE2969}" destId="{4A2E30CE-3FDA-45F9-9215-23C56E0AA8AC}" srcOrd="0" destOrd="0" presId="urn:microsoft.com/office/officeart/2005/8/layout/radial2"/>
    <dgm:cxn modelId="{3B73D54B-94D5-4EBB-B5C3-1CE393B44632}" type="presOf" srcId="{D2F421B2-FC6B-48A8-9C38-46361785C834}" destId="{8F91021E-35A7-4877-BB35-6E7828FBE4EC}" srcOrd="0" destOrd="3" presId="urn:microsoft.com/office/officeart/2005/8/layout/radial2"/>
    <dgm:cxn modelId="{461C0B05-BB0E-4BF6-956E-9132D5B518D6}" srcId="{94923575-1DD8-422A-8ECE-C909A0A7C922}" destId="{AAEDBB09-6860-4F93-A2D6-C769F4650A60}" srcOrd="1" destOrd="0" parTransId="{84490D4E-10B7-4B75-96C5-449E2E1C26EA}" sibTransId="{2C4D0A39-4A9E-4C58-A665-48C41581C955}"/>
    <dgm:cxn modelId="{1CAFA0F6-F143-4B80-9416-BD14CAB8667B}" srcId="{EEC24137-1452-4749-AD80-5F28F568A3CD}" destId="{A9819469-1BBD-4541-ACEF-555B7FA3D929}" srcOrd="1" destOrd="0" parTransId="{52CF4568-4594-4706-B7EC-DF0B25CB850B}" sibTransId="{A358585B-83C3-4BED-8D4D-D03B2C82C44B}"/>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8AF1A8F9-2B02-4E85-AD02-DFFB438383C0}" type="presOf" srcId="{1B37964C-8388-4154-9CC5-28126CDCB2FF}" destId="{F5A89EB7-C3D1-404C-AF13-273F5792FD47}" srcOrd="0" destOrd="0" presId="urn:microsoft.com/office/officeart/2005/8/layout/radial2"/>
    <dgm:cxn modelId="{35EFABC7-D422-41C0-84D1-434EDEB84CD5}" srcId="{1B37964C-8388-4154-9CC5-28126CDCB2FF}" destId="{51EEE84D-A24E-4844-8E11-37C300CE2969}" srcOrd="0" destOrd="0" parTransId="{D8FFB892-347E-4C9F-8E9F-1CE8604EB808}" sibTransId="{EAC381B0-CE7E-4A21-92C6-BC13C2142EC2}"/>
    <dgm:cxn modelId="{B28B9F7C-3349-49E2-BAD0-36A04DE31310}" type="presOf" srcId="{2DCAE379-5AB6-4AFF-B6BC-B4E613492E70}" destId="{3C3919C8-79EF-4014-8238-314F426332D2}" srcOrd="0" destOrd="3"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BC8425D8-9503-4280-A966-B985CA36DC37}" type="presOf" srcId="{6192B41C-EBBC-40C9-A586-20B407DB8262}" destId="{3C3919C8-79EF-4014-8238-314F426332D2}" srcOrd="0" destOrd="2" presId="urn:microsoft.com/office/officeart/2005/8/layout/radial2"/>
    <dgm:cxn modelId="{D5B682B7-77E4-4847-B461-935612C0E28D}" type="presOf" srcId="{881D45DF-662C-4178-BE5F-2597923EB0A3}" destId="{4A2E30CE-3FDA-45F9-9215-23C56E0AA8AC}"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533ABE28-38B2-47F0-8E64-4397C5D6FBA8}" type="presOf" srcId="{BFC72674-0D42-4436-A1EC-9120279C4A57}" destId="{2EC4B503-C010-4E73-8429-A6FFB01C520E}" srcOrd="0" destOrd="0" presId="urn:microsoft.com/office/officeart/2005/8/layout/radial2"/>
    <dgm:cxn modelId="{81695BD6-E53D-4478-A765-91E880F99FF1}" type="presOf" srcId="{EEC24137-1452-4749-AD80-5F28F568A3CD}" destId="{67925974-A74B-44DC-BAB7-263588143A01}" srcOrd="0" destOrd="0"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F79947A7-F35C-48FA-B7B2-74804F6D22D8}" type="presOf" srcId="{C1AA9F46-D592-4DB6-9B4E-B7C067FCE73D}" destId="{8F91021E-35A7-4877-BB35-6E7828FBE4EC}" srcOrd="0" destOrd="5" presId="urn:microsoft.com/office/officeart/2005/8/layout/radial2"/>
    <dgm:cxn modelId="{A42D02C8-40AA-49C0-B053-3848006926A8}" type="presOf" srcId="{816DE098-48AF-48AA-B351-855C9ED4A7B3}" destId="{3C3919C8-79EF-4014-8238-314F426332D2}" srcOrd="0" destOrd="0"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2EEE31BE-AB3C-4349-9EAA-420EB0DB226D}" srcId="{94923575-1DD8-422A-8ECE-C909A0A7C922}" destId="{C1AA9F46-D592-4DB6-9B4E-B7C067FCE73D}" srcOrd="5" destOrd="0" parTransId="{3E110D04-0178-415F-8B8F-7E369B3ED43D}" sibTransId="{46CEC1BE-6DD9-44B7-B834-388BB597ACA5}"/>
    <dgm:cxn modelId="{523478D2-FDA7-4495-B6B0-8DC4C1CAD683}" type="presOf" srcId="{FDB91A31-D9BA-4AFB-9A3D-4EB9AA668DB0}" destId="{4A2E30CE-3FDA-45F9-9215-23C56E0AA8AC}" srcOrd="0" destOrd="3" presId="urn:microsoft.com/office/officeart/2005/8/layout/radial2"/>
    <dgm:cxn modelId="{ACC847FC-3DC8-4440-9632-3FDEC6548121}" type="presOf" srcId="{8306F47C-6A69-4923-A142-0AFD3C56CD99}" destId="{6AE8AACC-F8D6-4683-881B-10BB89D9A2FC}" srcOrd="0" destOrd="0"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56B922C3-F21E-4E65-96FD-DBFAAF0922E6}" type="presOf" srcId="{024EBCE1-E1F2-4F61-B37A-79D8DD1F8901}" destId="{8F91021E-35A7-4877-BB35-6E7828FBE4EC}" srcOrd="0" destOrd="4" presId="urn:microsoft.com/office/officeart/2005/8/layout/radial2"/>
    <dgm:cxn modelId="{D0F9560D-36B4-40C3-92C2-BD96C1046921}" type="presOf" srcId="{3C9889BC-681A-435E-84B6-3FE9EC4B134E}" destId="{4A2E30CE-3FDA-45F9-9215-23C56E0AA8AC}" srcOrd="0" destOrd="4" presId="urn:microsoft.com/office/officeart/2005/8/layout/radial2"/>
    <dgm:cxn modelId="{8F08BF84-D3A5-439F-934C-9B599AB7EDEA}" type="presOf" srcId="{AAEDBB09-6860-4F93-A2D6-C769F4650A60}" destId="{8F91021E-35A7-4877-BB35-6E7828FBE4EC}" srcOrd="0" destOrd="1"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CA8229DC-247E-4B26-95F5-D08DCB5E416D}" type="presOf" srcId="{1CD95009-2DCB-468F-86DC-23B415204C76}" destId="{8F91021E-35A7-4877-BB35-6E7828FBE4EC}" srcOrd="0" destOrd="2" presId="urn:microsoft.com/office/officeart/2005/8/layout/radial2"/>
    <dgm:cxn modelId="{141F3290-756D-4251-87D6-BC24419CDA09}" type="presOf" srcId="{E50416CE-1D87-454D-AC94-84B104E7D84D}" destId="{E14D2DF4-E6B8-4D0E-8D2D-A72500665524}" srcOrd="0" destOrd="0"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BE310FA9-B08C-4A0D-AD4E-A0A81A3587F3}" type="presOf" srcId="{A9819469-1BBD-4541-ACEF-555B7FA3D929}" destId="{3C3919C8-79EF-4014-8238-314F426332D2}" srcOrd="0" destOrd="1" presId="urn:microsoft.com/office/officeart/2005/8/layout/radial2"/>
    <dgm:cxn modelId="{67270405-1D78-4CD2-B17D-9DA0EA7BDB0C}" srcId="{8306F47C-6A69-4923-A142-0AFD3C56CD99}" destId="{94923575-1DD8-422A-8ECE-C909A0A7C922}" srcOrd="1" destOrd="0" parTransId="{7CD143ED-119A-454A-BD87-0ED108B7AE03}" sibTransId="{0715473C-843E-4EA5-878A-2654920CCEAB}"/>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A27A7B4C-6D3C-4131-9099-73D2BC513B36}">
      <dgm:prSet phldrT="[Texto]"/>
      <dgm:spPr/>
      <dgm:t>
        <a:bodyPr/>
        <a:lstStyle/>
        <a:p>
          <a:r>
            <a:rPr lang="pt-BR"/>
            <a:t>Ações sequenciais</a:t>
          </a:r>
        </a:p>
      </dgm:t>
    </dgm:pt>
    <dgm:pt modelId="{27EC8F21-DF9E-4FEE-A339-C509284AB947}" type="parTrans" cxnId="{B286E467-C9C3-4AC7-95EA-EA7259399415}">
      <dgm:prSet/>
      <dgm:spPr/>
      <dgm:t>
        <a:bodyPr/>
        <a:lstStyle/>
        <a:p>
          <a:endParaRPr lang="pt-BR"/>
        </a:p>
      </dgm:t>
    </dgm:pt>
    <dgm:pt modelId="{6107E775-AC9D-4B50-A7DE-C7D645CE5586}" type="sibTrans" cxnId="{B286E467-C9C3-4AC7-95EA-EA7259399415}">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t>
        <a:bodyPr/>
        <a:lstStyle/>
        <a:p>
          <a:endParaRPr lang="pt-BR"/>
        </a:p>
      </dgm:t>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7">
        <dgm:presLayoutVars>
          <dgm:chMax val="7"/>
          <dgm:chPref val="7"/>
        </dgm:presLayoutVars>
      </dgm:prSet>
      <dgm:spPr/>
      <dgm:t>
        <a:bodyPr/>
        <a:lstStyle/>
        <a:p>
          <a:endParaRPr lang="pt-BR"/>
        </a:p>
      </dgm:t>
    </dgm:pt>
    <dgm:pt modelId="{F3F74AD6-F70B-41F1-895A-D62C591C2FC0}" type="pres">
      <dgm:prSet presAssocID="{1BBD78C4-B154-402F-9D97-F910E2563CD3}" presName="Name56" presStyleLbl="parChTrans1D2" presStyleIdx="0" presStyleCnt="6"/>
      <dgm:spPr/>
      <dgm:t>
        <a:bodyPr/>
        <a:lstStyle/>
        <a:p>
          <a:endParaRPr lang="pt-BR"/>
        </a:p>
      </dgm:t>
    </dgm:pt>
    <dgm:pt modelId="{8DBAD458-3CFD-4E9D-8425-873DDDF97BD3}" type="pres">
      <dgm:prSet presAssocID="{831B2A8C-3289-4258-BF85-68F409C8C712}" presName="text0" presStyleLbl="node1" presStyleIdx="1" presStyleCnt="7">
        <dgm:presLayoutVars>
          <dgm:bulletEnabled val="1"/>
        </dgm:presLayoutVars>
      </dgm:prSet>
      <dgm:spPr/>
      <dgm:t>
        <a:bodyPr/>
        <a:lstStyle/>
        <a:p>
          <a:endParaRPr lang="pt-BR"/>
        </a:p>
      </dgm:t>
    </dgm:pt>
    <dgm:pt modelId="{A0577CB7-DADE-4BF9-B91D-436DB3211EA2}" type="pres">
      <dgm:prSet presAssocID="{27EC8F21-DF9E-4FEE-A339-C509284AB947}" presName="Name56" presStyleLbl="parChTrans1D2" presStyleIdx="1" presStyleCnt="6"/>
      <dgm:spPr/>
      <dgm:t>
        <a:bodyPr/>
        <a:lstStyle/>
        <a:p>
          <a:endParaRPr lang="pt-BR"/>
        </a:p>
      </dgm:t>
    </dgm:pt>
    <dgm:pt modelId="{C5C347AC-8BF0-4E1D-88D1-194B9AAEBD76}" type="pres">
      <dgm:prSet presAssocID="{A27A7B4C-6D3C-4131-9099-73D2BC513B36}" presName="text0" presStyleLbl="node1" presStyleIdx="2" presStyleCnt="7">
        <dgm:presLayoutVars>
          <dgm:bulletEnabled val="1"/>
        </dgm:presLayoutVars>
      </dgm:prSet>
      <dgm:spPr/>
      <dgm:t>
        <a:bodyPr/>
        <a:lstStyle/>
        <a:p>
          <a:endParaRPr lang="pt-BR"/>
        </a:p>
      </dgm:t>
    </dgm:pt>
    <dgm:pt modelId="{DCB4966D-E052-432F-B63D-6B268A6F10D5}" type="pres">
      <dgm:prSet presAssocID="{7920377C-B97A-44EC-A98F-6D88CD261F9E}" presName="Name56" presStyleLbl="parChTrans1D2" presStyleIdx="2" presStyleCnt="6"/>
      <dgm:spPr/>
      <dgm:t>
        <a:bodyPr/>
        <a:lstStyle/>
        <a:p>
          <a:endParaRPr lang="pt-BR"/>
        </a:p>
      </dgm:t>
    </dgm:pt>
    <dgm:pt modelId="{3A45D608-AD6C-49FF-81EE-4A41D2593DE7}" type="pres">
      <dgm:prSet presAssocID="{CD2B86C3-B0EB-456A-89C9-CDD2674B23A5}" presName="text0" presStyleLbl="node1" presStyleIdx="3" presStyleCnt="7">
        <dgm:presLayoutVars>
          <dgm:bulletEnabled val="1"/>
        </dgm:presLayoutVars>
      </dgm:prSet>
      <dgm:spPr/>
      <dgm:t>
        <a:bodyPr/>
        <a:lstStyle/>
        <a:p>
          <a:endParaRPr lang="pt-BR"/>
        </a:p>
      </dgm:t>
    </dgm:pt>
    <dgm:pt modelId="{5568C78E-E88D-4A9D-B7CA-0B7C091DDB1A}" type="pres">
      <dgm:prSet presAssocID="{68FC0717-1573-4E9B-BF2E-7B13DAEAC983}" presName="Name56" presStyleLbl="parChTrans1D2" presStyleIdx="3" presStyleCnt="6"/>
      <dgm:spPr/>
      <dgm:t>
        <a:bodyPr/>
        <a:lstStyle/>
        <a:p>
          <a:endParaRPr lang="pt-BR"/>
        </a:p>
      </dgm:t>
    </dgm:pt>
    <dgm:pt modelId="{3DBE5F42-7ED7-4833-8DE5-4E3A810D5309}" type="pres">
      <dgm:prSet presAssocID="{3016304B-D290-417F-91D9-B383A6A511A7}" presName="text0" presStyleLbl="node1" presStyleIdx="4" presStyleCnt="7">
        <dgm:presLayoutVars>
          <dgm:bulletEnabled val="1"/>
        </dgm:presLayoutVars>
      </dgm:prSet>
      <dgm:spPr/>
      <dgm:t>
        <a:bodyPr/>
        <a:lstStyle/>
        <a:p>
          <a:endParaRPr lang="pt-BR"/>
        </a:p>
      </dgm:t>
    </dgm:pt>
    <dgm:pt modelId="{BC1A64C2-EACF-4D30-9FE4-4733FED4876B}" type="pres">
      <dgm:prSet presAssocID="{2C6F5F41-21D7-439A-A5A1-192C673355EF}" presName="Name56" presStyleLbl="parChTrans1D2" presStyleIdx="4" presStyleCnt="6"/>
      <dgm:spPr/>
      <dgm:t>
        <a:bodyPr/>
        <a:lstStyle/>
        <a:p>
          <a:endParaRPr lang="pt-BR"/>
        </a:p>
      </dgm:t>
    </dgm:pt>
    <dgm:pt modelId="{68DBD055-AD68-45C7-A1E5-223795A06CA0}" type="pres">
      <dgm:prSet presAssocID="{C6CC396E-1FCD-49F3-9624-3C50762CBFBF}" presName="text0" presStyleLbl="node1" presStyleIdx="5" presStyleCnt="7">
        <dgm:presLayoutVars>
          <dgm:bulletEnabled val="1"/>
        </dgm:presLayoutVars>
      </dgm:prSet>
      <dgm:spPr/>
      <dgm:t>
        <a:bodyPr/>
        <a:lstStyle/>
        <a:p>
          <a:endParaRPr lang="pt-BR"/>
        </a:p>
      </dgm:t>
    </dgm:pt>
    <dgm:pt modelId="{CBEE3364-82F4-4E6D-88D3-44E168622B42}" type="pres">
      <dgm:prSet presAssocID="{8DF4E3FB-D229-4B07-8F51-EB5DB8EFA07B}" presName="Name56" presStyleLbl="parChTrans1D2" presStyleIdx="5" presStyleCnt="6"/>
      <dgm:spPr/>
      <dgm:t>
        <a:bodyPr/>
        <a:lstStyle/>
        <a:p>
          <a:endParaRPr lang="pt-BR"/>
        </a:p>
      </dgm:t>
    </dgm:pt>
    <dgm:pt modelId="{D8F2765E-134E-4517-9A77-F1C45F330FF8}" type="pres">
      <dgm:prSet presAssocID="{FC720277-0E5A-4448-BB5F-EF41A537ED61}" presName="text0" presStyleLbl="node1" presStyleIdx="6" presStyleCnt="7">
        <dgm:presLayoutVars>
          <dgm:bulletEnabled val="1"/>
        </dgm:presLayoutVars>
      </dgm:prSet>
      <dgm:spPr/>
      <dgm:t>
        <a:bodyPr/>
        <a:lstStyle/>
        <a:p>
          <a:endParaRPr lang="pt-BR"/>
        </a:p>
      </dgm:t>
    </dgm:pt>
  </dgm:ptLst>
  <dgm:cxnLst>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63EB6C48-6314-4A25-8711-BAC3E8A98546}" srcId="{1A010831-374E-4198-8E5A-453502A2739E}" destId="{3016304B-D290-417F-91D9-B383A6A511A7}" srcOrd="3" destOrd="0" parTransId="{68FC0717-1573-4E9B-BF2E-7B13DAEAC983}" sibTransId="{E96493F1-565B-4C43-8BC3-D88E06AE7D1D}"/>
    <dgm:cxn modelId="{B286E467-C9C3-4AC7-95EA-EA7259399415}" srcId="{1A010831-374E-4198-8E5A-453502A2739E}" destId="{A27A7B4C-6D3C-4131-9099-73D2BC513B36}" srcOrd="1" destOrd="0" parTransId="{27EC8F21-DF9E-4FEE-A339-C509284AB947}" sibTransId="{6107E775-AC9D-4B50-A7DE-C7D645CE5586}"/>
    <dgm:cxn modelId="{7B0EB93A-27C9-41E7-9881-F42DDBEF7DBC}" type="presOf" srcId="{68FC0717-1573-4E9B-BF2E-7B13DAEAC983}" destId="{5568C78E-E88D-4A9D-B7CA-0B7C091DDB1A}"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5F3DF11A-4E64-459C-A998-1658EBE14B84}" srcId="{1A010831-374E-4198-8E5A-453502A2739E}" destId="{C6CC396E-1FCD-49F3-9624-3C50762CBFBF}" srcOrd="4" destOrd="0" parTransId="{2C6F5F41-21D7-439A-A5A1-192C673355EF}" sibTransId="{FA06E84D-0C84-45EB-BCED-016815AF74AC}"/>
    <dgm:cxn modelId="{647BD137-1C97-4A84-AA1B-09D362CC97A3}" srcId="{1A010831-374E-4198-8E5A-453502A2739E}" destId="{CD2B86C3-B0EB-456A-89C9-CDD2674B23A5}" srcOrd="2" destOrd="0" parTransId="{7920377C-B97A-44EC-A98F-6D88CD261F9E}" sibTransId="{160746D1-FB21-4561-87FF-ABEB1AA8FF92}"/>
    <dgm:cxn modelId="{4E4D691D-4595-4BE8-8C2F-B092EAF2D271}" type="presOf" srcId="{7920377C-B97A-44EC-A98F-6D88CD261F9E}" destId="{DCB4966D-E052-432F-B63D-6B268A6F10D5}" srcOrd="0" destOrd="0" presId="urn:microsoft.com/office/officeart/2008/layout/RadialCluster"/>
    <dgm:cxn modelId="{19AE068B-0AAB-41EC-80C3-AF3A95160ACF}" type="presOf" srcId="{27EC8F21-DF9E-4FEE-A339-C509284AB947}" destId="{A0577CB7-DADE-4BF9-B91D-436DB3211EA2}" srcOrd="0" destOrd="0" presId="urn:microsoft.com/office/officeart/2008/layout/RadialCluster"/>
    <dgm:cxn modelId="{0089F587-AA9F-463F-82F2-911AA3451012}" type="presOf" srcId="{3016304B-D290-417F-91D9-B383A6A511A7}" destId="{3DBE5F42-7ED7-4833-8DE5-4E3A810D5309}"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9FEE9809-6846-45B4-8D17-037CA8E9EACB}" type="presOf" srcId="{C6CC396E-1FCD-49F3-9624-3C50762CBFBF}" destId="{68DBD055-AD68-45C7-A1E5-223795A06CA0}"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899BC14E-C7D6-4DF9-93A5-43BE333C8E6E}" srcId="{1A010831-374E-4198-8E5A-453502A2739E}" destId="{831B2A8C-3289-4258-BF85-68F409C8C712}" srcOrd="0" destOrd="0" parTransId="{1BBD78C4-B154-402F-9D97-F910E2563CD3}" sibTransId="{76B5C156-F66A-4B1A-A2CC-E159697A8AED}"/>
    <dgm:cxn modelId="{2D41C02E-0D1A-4D89-B47E-FA5A9EFFFE17}" srcId="{1A010831-374E-4198-8E5A-453502A2739E}" destId="{FC720277-0E5A-4448-BB5F-EF41A537ED61}" srcOrd="5" destOrd="0" parTransId="{8DF4E3FB-D229-4B07-8F51-EB5DB8EFA07B}" sibTransId="{64CDEA79-4FD3-4D15-B157-C1A3F6561C2E}"/>
    <dgm:cxn modelId="{3FCA393C-85AF-4505-AA75-C57CF07BD05D}" type="presOf" srcId="{A27A7B4C-6D3C-4131-9099-73D2BC513B36}" destId="{C5C347AC-8BF0-4E1D-88D1-194B9AAEBD76}"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010D9F49-1B83-465D-97ED-98465056C1C4}" type="presParOf" srcId="{09DA1389-5286-4C1D-84E8-8E38DC3F97CB}" destId="{A0577CB7-DADE-4BF9-B91D-436DB3211EA2}" srcOrd="3" destOrd="0" presId="urn:microsoft.com/office/officeart/2008/layout/RadialCluster"/>
    <dgm:cxn modelId="{5E81FD3C-B1DE-4C8B-8189-E089D3E5152F}" type="presParOf" srcId="{09DA1389-5286-4C1D-84E8-8E38DC3F97CB}" destId="{C5C347AC-8BF0-4E1D-88D1-194B9AAEBD76}" srcOrd="4" destOrd="0" presId="urn:microsoft.com/office/officeart/2008/layout/RadialCluster"/>
    <dgm:cxn modelId="{D6E7578E-9221-4F26-90AC-A0A9472EB585}" type="presParOf" srcId="{09DA1389-5286-4C1D-84E8-8E38DC3F97CB}" destId="{DCB4966D-E052-432F-B63D-6B268A6F10D5}" srcOrd="5" destOrd="0" presId="urn:microsoft.com/office/officeart/2008/layout/RadialCluster"/>
    <dgm:cxn modelId="{25061814-154F-472B-A72C-3AEC3C1F5EF9}" type="presParOf" srcId="{09DA1389-5286-4C1D-84E8-8E38DC3F97CB}" destId="{3A45D608-AD6C-49FF-81EE-4A41D2593DE7}" srcOrd="6" destOrd="0" presId="urn:microsoft.com/office/officeart/2008/layout/RadialCluster"/>
    <dgm:cxn modelId="{FF48BF7D-D082-4AA6-AE6F-B9956FF6FBAE}" type="presParOf" srcId="{09DA1389-5286-4C1D-84E8-8E38DC3F97CB}" destId="{5568C78E-E88D-4A9D-B7CA-0B7C091DDB1A}" srcOrd="7" destOrd="0" presId="urn:microsoft.com/office/officeart/2008/layout/RadialCluster"/>
    <dgm:cxn modelId="{084277C4-CF1F-4E15-BEE5-FA1A2E988E35}" type="presParOf" srcId="{09DA1389-5286-4C1D-84E8-8E38DC3F97CB}" destId="{3DBE5F42-7ED7-4833-8DE5-4E3A810D5309}" srcOrd="8" destOrd="0" presId="urn:microsoft.com/office/officeart/2008/layout/RadialCluster"/>
    <dgm:cxn modelId="{59761AF8-73E4-400D-9844-5ED30FFFA3CE}" type="presParOf" srcId="{09DA1389-5286-4C1D-84E8-8E38DC3F97CB}" destId="{BC1A64C2-EACF-4D30-9FE4-4733FED4876B}" srcOrd="9" destOrd="0" presId="urn:microsoft.com/office/officeart/2008/layout/RadialCluster"/>
    <dgm:cxn modelId="{32B066FF-87A3-4E94-BD98-BB30BE7F2E33}" type="presParOf" srcId="{09DA1389-5286-4C1D-84E8-8E38DC3F97CB}" destId="{68DBD055-AD68-45C7-A1E5-223795A06CA0}" srcOrd="10" destOrd="0" presId="urn:microsoft.com/office/officeart/2008/layout/RadialCluster"/>
    <dgm:cxn modelId="{5A08FDDD-9BBB-4ECC-8FAC-74E1321BE2FE}" type="presParOf" srcId="{09DA1389-5286-4C1D-84E8-8E38DC3F97CB}" destId="{CBEE3364-82F4-4E6D-88D3-44E168622B42}" srcOrd="11" destOrd="0" presId="urn:microsoft.com/office/officeart/2008/layout/RadialCluster"/>
    <dgm:cxn modelId="{CC3A99D8-70E8-4669-8F0F-F13F8C9EEC8E}" type="presParOf" srcId="{09DA1389-5286-4C1D-84E8-8E38DC3F97CB}" destId="{D8F2765E-134E-4517-9A77-F1C45F330FF8}" srcOrd="12"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dgm:spPr/>
      <dgm:t>
        <a:bodyPr/>
        <a:lstStyle/>
        <a:p>
          <a:r>
            <a:rPr lang="pt-BR"/>
            <a:t>Captura da base de dados</a:t>
          </a:r>
        </a:p>
      </dgm:t>
    </dgm:pt>
    <dgm:pt modelId="{705C0524-E193-4561-9F57-D4C7666C28F1}" type="parTrans" cxnId="{FFFB8EA5-24A2-421B-9CEB-338FFE00B24B}">
      <dgm:prSet/>
      <dgm:spPr/>
      <dgm:t>
        <a:bodyPr/>
        <a:lstStyle/>
        <a:p>
          <a:endParaRPr lang="pt-BR"/>
        </a:p>
      </dgm:t>
    </dgm:pt>
    <dgm:pt modelId="{A3D5D729-4330-4CEB-A62C-2297777C1499}" type="sibTrans" cxnId="{FFFB8EA5-24A2-421B-9CEB-338FFE00B24B}">
      <dgm:prSet/>
      <dgm:spPr/>
      <dgm:t>
        <a:bodyPr/>
        <a:lstStyle/>
        <a:p>
          <a:endParaRPr lang="pt-BR"/>
        </a:p>
      </dgm:t>
    </dgm:pt>
    <dgm:pt modelId="{0470335A-5DA0-4243-84CB-478D4D39BB1F}">
      <dgm:prSet/>
      <dgm:spPr/>
      <dgm:t>
        <a:bodyPr/>
        <a:lstStyle/>
        <a:p>
          <a:r>
            <a:rPr lang="pt-BR"/>
            <a:t>Análise dos dados</a:t>
          </a:r>
        </a:p>
      </dgm:t>
    </dgm:pt>
    <dgm:pt modelId="{8F95CF1F-93BC-4621-9003-A4B935751CF1}" type="parTrans" cxnId="{4904D507-7D3B-4319-AB8D-1141F2FF111B}">
      <dgm:prSet/>
      <dgm:spPr/>
      <dgm:t>
        <a:bodyPr/>
        <a:lstStyle/>
        <a:p>
          <a:endParaRPr lang="pt-BR"/>
        </a:p>
      </dgm:t>
    </dgm:pt>
    <dgm:pt modelId="{A2AECC58-2F04-45D6-8DDB-694DAE3EB697}" type="sibTrans" cxnId="{4904D507-7D3B-4319-AB8D-1141F2FF111B}">
      <dgm:prSet/>
      <dgm:spPr/>
      <dgm:t>
        <a:bodyPr/>
        <a:lstStyle/>
        <a:p>
          <a:endParaRPr lang="pt-BR"/>
        </a:p>
      </dgm:t>
    </dgm:pt>
    <dgm:pt modelId="{B6C3A918-182D-4926-ADD6-47C72A4F1863}">
      <dgm:prSet/>
      <dgm:spPr/>
      <dgm:t>
        <a:bodyPr/>
        <a:lstStyle/>
        <a:p>
          <a:r>
            <a:rPr lang="pt-BR"/>
            <a:t>Definição das técnicas</a:t>
          </a:r>
        </a:p>
      </dgm:t>
    </dgm:pt>
    <dgm:pt modelId="{E46429C5-7115-492E-B0CF-2EAD74826DAE}" type="parTrans" cxnId="{8EC3C9F2-B311-48D0-8ED5-00582FC2F8AD}">
      <dgm:prSet/>
      <dgm:spPr/>
      <dgm:t>
        <a:bodyPr/>
        <a:lstStyle/>
        <a:p>
          <a:endParaRPr lang="pt-BR"/>
        </a:p>
      </dgm:t>
    </dgm:pt>
    <dgm:pt modelId="{1FF91B5B-7668-41C6-BE57-48D9AF4E489F}" type="sibTrans" cxnId="{8EC3C9F2-B311-48D0-8ED5-00582FC2F8AD}">
      <dgm:prSet/>
      <dgm:spPr/>
      <dgm:t>
        <a:bodyPr/>
        <a:lstStyle/>
        <a:p>
          <a:endParaRPr lang="pt-BR"/>
        </a:p>
      </dgm:t>
    </dgm:pt>
    <dgm:pt modelId="{CC5FF41E-B660-4347-97DA-9E9CD2601988}">
      <dgm:prSet/>
      <dgm:spPr/>
      <dgm:t>
        <a:bodyPr/>
        <a:lstStyle/>
        <a:p>
          <a:r>
            <a:rPr lang="pt-BR"/>
            <a:t>Desenvolvimento do sistema de recomendação</a:t>
          </a:r>
        </a:p>
      </dgm:t>
    </dgm:pt>
    <dgm:pt modelId="{46F039A2-6F93-4903-9F7E-596541A90738}" type="parTrans" cxnId="{ECE17EC4-F4C0-42F4-AAFB-C942E9DCCFE1}">
      <dgm:prSet/>
      <dgm:spPr/>
      <dgm:t>
        <a:bodyPr/>
        <a:lstStyle/>
        <a:p>
          <a:endParaRPr lang="pt-BR"/>
        </a:p>
      </dgm:t>
    </dgm:pt>
    <dgm:pt modelId="{6B413DBF-0088-4EB8-98AE-ABFAAEC19E07}" type="sibTrans" cxnId="{ECE17EC4-F4C0-42F4-AAFB-C942E9DCCFE1}">
      <dgm:prSet/>
      <dgm:spPr/>
      <dgm:t>
        <a:bodyPr/>
        <a:lstStyle/>
        <a:p>
          <a:endParaRPr lang="pt-BR"/>
        </a:p>
      </dgm:t>
    </dgm:pt>
    <dgm:pt modelId="{CE0C2BEF-22F1-4E3D-9BA0-10C1E7B872E6}">
      <dgm:prSet phldrT="[Texto]"/>
      <dgm:spPr/>
      <dgm:t>
        <a:bodyPr/>
        <a:lstStyle/>
        <a:p>
          <a:r>
            <a:rPr lang="pt-BR"/>
            <a:t>Distribuição do aplicativo</a:t>
          </a:r>
        </a:p>
      </dgm:t>
    </dgm:pt>
    <dgm:pt modelId="{BE7561AF-88CF-4D49-A4C7-530557971DDD}" type="parTrans" cxnId="{A7F3C3C9-EA84-4C35-B0AE-16962631D941}">
      <dgm:prSet/>
      <dgm:spPr/>
      <dgm:t>
        <a:bodyPr/>
        <a:lstStyle/>
        <a:p>
          <a:endParaRPr lang="pt-BR"/>
        </a:p>
      </dgm:t>
    </dgm:pt>
    <dgm:pt modelId="{08F5370E-27A9-480F-8A05-C221C1826509}" type="sibTrans" cxnId="{A7F3C3C9-EA84-4C35-B0AE-16962631D941}">
      <dgm:prSet/>
      <dgm:spPr/>
      <dgm:t>
        <a:bodyPr/>
        <a:lstStyle/>
        <a:p>
          <a:endParaRPr lang="pt-BR"/>
        </a:p>
      </dgm:t>
    </dgm:pt>
    <dgm:pt modelId="{64C3978B-5630-4DEA-9FFD-FA43E376C770}">
      <dgm:prSet phldrT="[Texto]"/>
      <dgm:spPr/>
      <dgm:t>
        <a:bodyPr/>
        <a:lstStyle/>
        <a:p>
          <a:r>
            <a:rPr lang="pt-BR"/>
            <a:t>Questionário</a:t>
          </a:r>
        </a:p>
      </dgm:t>
    </dgm:pt>
    <dgm:pt modelId="{B5112079-90B9-4F92-93A4-24DD6E9119AC}" type="parTrans" cxnId="{1AA32520-5C32-49CC-ABD3-3FB379085F41}">
      <dgm:prSet/>
      <dgm:spPr/>
      <dgm:t>
        <a:bodyPr/>
        <a:lstStyle/>
        <a:p>
          <a:endParaRPr lang="pt-BR"/>
        </a:p>
      </dgm:t>
    </dgm:pt>
    <dgm:pt modelId="{5235EA07-B0F8-4316-B500-01DEB660B11B}" type="sibTrans" cxnId="{1AA32520-5C32-49CC-ABD3-3FB379085F41}">
      <dgm:prSet/>
      <dgm:spPr/>
      <dgm:t>
        <a:bodyPr/>
        <a:lstStyle/>
        <a:p>
          <a:endParaRPr lang="pt-BR"/>
        </a:p>
      </dgm:t>
    </dgm:pt>
    <dgm:pt modelId="{6DCACD45-C4E2-45E6-BB88-CFD5BC9F79FF}">
      <dgm:prSet/>
      <dgm:spPr/>
      <dgm:t>
        <a:bodyPr/>
        <a:lstStyle/>
        <a:p>
          <a:r>
            <a:rPr lang="pt-BR"/>
            <a:t>Integração do sistema com a aplicação</a:t>
          </a:r>
        </a:p>
      </dgm:t>
    </dgm:pt>
    <dgm:pt modelId="{10B35401-305B-4BC6-9C01-8849F319AE9F}" type="parTrans" cxnId="{A1180E77-A14D-4F67-AC5F-F1656F7F5054}">
      <dgm:prSet/>
      <dgm:spPr/>
      <dgm:t>
        <a:bodyPr/>
        <a:lstStyle/>
        <a:p>
          <a:endParaRPr lang="pt-BR"/>
        </a:p>
      </dgm:t>
    </dgm:pt>
    <dgm:pt modelId="{CB34FFD1-49C8-4EA0-85E3-7AFD42A2A624}" type="sibTrans" cxnId="{A1180E77-A14D-4F67-AC5F-F1656F7F5054}">
      <dgm:prSet/>
      <dgm:spPr/>
      <dgm:t>
        <a:bodyPr/>
        <a:lstStyle/>
        <a:p>
          <a:endParaRPr lang="pt-BR"/>
        </a:p>
      </dgm:t>
    </dgm:pt>
    <dgm:pt modelId="{EF2740CF-B4BB-4BCC-9C37-69912D3EB63C}">
      <dgm:prSet/>
      <dgm:spPr/>
      <dgm:t>
        <a:bodyPr/>
        <a:lstStyle/>
        <a:p>
          <a:r>
            <a:rPr lang="pt-BR"/>
            <a:t>Analise dos resultados</a:t>
          </a:r>
        </a:p>
      </dgm:t>
    </dgm:pt>
    <dgm:pt modelId="{BCC07FA8-1DBD-4743-B264-DB70091704DB}" type="parTrans" cxnId="{505CCF84-9689-449B-A7C4-0B8A1E8217E7}">
      <dgm:prSet/>
      <dgm:spPr/>
      <dgm:t>
        <a:bodyPr/>
        <a:lstStyle/>
        <a:p>
          <a:endParaRPr lang="pt-BR"/>
        </a:p>
      </dgm:t>
    </dgm:pt>
    <dgm:pt modelId="{6989D012-32A4-44A4-932D-96A7EADEDF8C}" type="sibTrans" cxnId="{505CCF84-9689-449B-A7C4-0B8A1E8217E7}">
      <dgm:prSet/>
      <dgm:spPr/>
      <dgm:t>
        <a:bodyPr/>
        <a:lstStyle/>
        <a:p>
          <a:endParaRPr lang="pt-BR"/>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t>
        <a:bodyPr/>
        <a:lstStyle/>
        <a:p>
          <a:endParaRPr lang="pt-BR"/>
        </a:p>
      </dgm:t>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t>
        <a:bodyPr/>
        <a:lstStyle/>
        <a:p>
          <a:endParaRPr lang="pt-BR"/>
        </a:p>
      </dgm:t>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t>
        <a:bodyPr/>
        <a:lstStyle/>
        <a:p>
          <a:endParaRPr lang="pt-BR"/>
        </a:p>
      </dgm:t>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t>
        <a:bodyPr/>
        <a:lstStyle/>
        <a:p>
          <a:endParaRPr lang="pt-BR"/>
        </a:p>
      </dgm:t>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t>
        <a:bodyPr/>
        <a:lstStyle/>
        <a:p>
          <a:endParaRPr lang="pt-BR"/>
        </a:p>
      </dgm:t>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t>
        <a:bodyPr/>
        <a:lstStyle/>
        <a:p>
          <a:endParaRPr lang="pt-BR"/>
        </a:p>
      </dgm:t>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t>
        <a:bodyPr/>
        <a:lstStyle/>
        <a:p>
          <a:endParaRPr lang="pt-BR"/>
        </a:p>
      </dgm:t>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t>
        <a:bodyPr/>
        <a:lstStyle/>
        <a:p>
          <a:endParaRPr lang="pt-BR"/>
        </a:p>
      </dgm:t>
    </dgm:pt>
  </dgm:ptLst>
  <dgm:cxnLst>
    <dgm:cxn modelId="{8EC3C9F2-B311-48D0-8ED5-00582FC2F8AD}" srcId="{095AF1AF-7463-48B5-B691-5C37E5AB4B6B}" destId="{B6C3A918-182D-4926-ADD6-47C72A4F1863}" srcOrd="4" destOrd="0" parTransId="{E46429C5-7115-492E-B0CF-2EAD74826DAE}" sibTransId="{1FF91B5B-7668-41C6-BE57-48D9AF4E489F}"/>
    <dgm:cxn modelId="{4904D507-7D3B-4319-AB8D-1141F2FF111B}" srcId="{095AF1AF-7463-48B5-B691-5C37E5AB4B6B}" destId="{0470335A-5DA0-4243-84CB-478D4D39BB1F}" srcOrd="3" destOrd="0" parTransId="{8F95CF1F-93BC-4621-9003-A4B935751CF1}" sibTransId="{A2AECC58-2F04-45D6-8DDB-694DAE3EB697}"/>
    <dgm:cxn modelId="{3FD303BA-571C-4C52-A451-BC2418D0C761}" type="presOf" srcId="{0470335A-5DA0-4243-84CB-478D4D39BB1F}" destId="{A86B10A2-BFBC-4DD3-829D-493BE6B60964}" srcOrd="0" destOrd="0" presId="urn:microsoft.com/office/officeart/2005/8/layout/chevron1"/>
    <dgm:cxn modelId="{505CCF84-9689-449B-A7C4-0B8A1E8217E7}" srcId="{095AF1AF-7463-48B5-B691-5C37E5AB4B6B}" destId="{EF2740CF-B4BB-4BCC-9C37-69912D3EB63C}" srcOrd="7" destOrd="0" parTransId="{BCC07FA8-1DBD-4743-B264-DB70091704DB}" sibTransId="{6989D012-32A4-44A4-932D-96A7EADEDF8C}"/>
    <dgm:cxn modelId="{FFFB8EA5-24A2-421B-9CEB-338FFE00B24B}" srcId="{095AF1AF-7463-48B5-B691-5C37E5AB4B6B}" destId="{D5DC1E2A-8024-4552-B5FF-E67572DD754C}" srcOrd="2" destOrd="0" parTransId="{705C0524-E193-4561-9F57-D4C7666C28F1}" sibTransId="{A3D5D729-4330-4CEB-A62C-2297777C1499}"/>
    <dgm:cxn modelId="{A7F3C3C9-EA84-4C35-B0AE-16962631D941}" srcId="{095AF1AF-7463-48B5-B691-5C37E5AB4B6B}" destId="{CE0C2BEF-22F1-4E3D-9BA0-10C1E7B872E6}" srcOrd="1" destOrd="0" parTransId="{BE7561AF-88CF-4D49-A4C7-530557971DDD}" sibTransId="{08F5370E-27A9-480F-8A05-C221C1826509}"/>
    <dgm:cxn modelId="{1B625E68-4D95-494F-A427-0A0F28EE5D9F}" type="presOf" srcId="{D5DC1E2A-8024-4552-B5FF-E67572DD754C}" destId="{271594A2-71AE-449F-A4F2-2E65E1FC54E7}" srcOrd="0" destOrd="0" presId="urn:microsoft.com/office/officeart/2005/8/layout/chevron1"/>
    <dgm:cxn modelId="{52E637A1-DA01-4D9C-83C9-C9346E68EDE1}" type="presOf" srcId="{CC5FF41E-B660-4347-97DA-9E9CD2601988}" destId="{30105DDB-336A-4C1F-B025-8E7136B491A8}"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A1180E77-A14D-4F67-AC5F-F1656F7F5054}" srcId="{095AF1AF-7463-48B5-B691-5C37E5AB4B6B}" destId="{6DCACD45-C4E2-45E6-BB88-CFD5BC9F79FF}" srcOrd="6" destOrd="0" parTransId="{10B35401-305B-4BC6-9C01-8849F319AE9F}" sibTransId="{CB34FFD1-49C8-4EA0-85E3-7AFD42A2A624}"/>
    <dgm:cxn modelId="{E678FBFF-2917-4CD7-9A8F-CF38ADDE0BD1}" type="presOf" srcId="{EF2740CF-B4BB-4BCC-9C37-69912D3EB63C}" destId="{98E0C41C-843B-47E7-952C-CF197CD8A3C8}"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1145B0F5-8344-494B-B320-CC3E46173217}" type="presOf" srcId="{B6C3A918-182D-4926-ADD6-47C72A4F1863}" destId="{12C11F26-687A-4192-B377-11C6C27E06CC}"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97133016-D070-49DA-8867-780BBEC9369C}" type="presOf" srcId="{6DCACD45-C4E2-45E6-BB88-CFD5BC9F79FF}" destId="{1F19AAD7-C474-477C-8778-F8B2F96BF27A}"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39C9C71-C3D1-492F-852B-99E6A395011D}" type="doc">
      <dgm:prSet loTypeId="urn:microsoft.com/office/officeart/2005/8/layout/process1" loCatId="process" qsTypeId="urn:microsoft.com/office/officeart/2005/8/quickstyle/simple1" qsCatId="simple" csTypeId="urn:microsoft.com/office/officeart/2005/8/colors/accent0_3" csCatId="mainScheme" phldr="1"/>
      <dgm:spPr/>
    </dgm:pt>
    <dgm:pt modelId="{E712ACB1-F546-4F71-A8F2-7ACE02AA3FB9}">
      <dgm:prSet phldrT="[Texto]"/>
      <dgm:spPr/>
      <dgm:t>
        <a:bodyPr/>
        <a:lstStyle/>
        <a:p>
          <a:r>
            <a:rPr lang="pt-BR"/>
            <a:t>Identificação do contexto</a:t>
          </a:r>
        </a:p>
      </dgm:t>
    </dgm:pt>
    <dgm:pt modelId="{EB81E66C-16E2-4F4C-9614-2DEFAE0704B3}" type="parTrans" cxnId="{DD8CE2DB-E691-4B14-A4C9-F2907BDD22E0}">
      <dgm:prSet/>
      <dgm:spPr/>
      <dgm:t>
        <a:bodyPr/>
        <a:lstStyle/>
        <a:p>
          <a:endParaRPr lang="pt-BR"/>
        </a:p>
      </dgm:t>
    </dgm:pt>
    <dgm:pt modelId="{426DDEAF-DC5E-4EE1-83BD-EC37E6088684}" type="sibTrans" cxnId="{DD8CE2DB-E691-4B14-A4C9-F2907BDD22E0}">
      <dgm:prSet/>
      <dgm:spPr/>
      <dgm:t>
        <a:bodyPr/>
        <a:lstStyle/>
        <a:p>
          <a:endParaRPr lang="pt-BR"/>
        </a:p>
      </dgm:t>
    </dgm:pt>
    <dgm:pt modelId="{08F2E1C4-1199-435F-87BF-CEB6114A1203}">
      <dgm:prSet phldrT="[Texto]"/>
      <dgm:spPr/>
      <dgm:t>
        <a:bodyPr/>
        <a:lstStyle/>
        <a:p>
          <a:r>
            <a:rPr lang="pt-BR"/>
            <a:t>Classificação dos dados</a:t>
          </a:r>
        </a:p>
      </dgm:t>
    </dgm:pt>
    <dgm:pt modelId="{CBC0660A-FE21-4BB7-8F28-BB00AD3169BD}" type="parTrans" cxnId="{6145209C-5F7B-4E15-B820-93B10D35F0DD}">
      <dgm:prSet/>
      <dgm:spPr/>
      <dgm:t>
        <a:bodyPr/>
        <a:lstStyle/>
        <a:p>
          <a:endParaRPr lang="pt-BR"/>
        </a:p>
      </dgm:t>
    </dgm:pt>
    <dgm:pt modelId="{3FC3C5EC-84A3-4C7E-8533-2441579AD7EC}" type="sibTrans" cxnId="{6145209C-5F7B-4E15-B820-93B10D35F0DD}">
      <dgm:prSet/>
      <dgm:spPr/>
      <dgm:t>
        <a:bodyPr/>
        <a:lstStyle/>
        <a:p>
          <a:endParaRPr lang="pt-BR"/>
        </a:p>
      </dgm:t>
    </dgm:pt>
    <dgm:pt modelId="{288D12DA-4F5D-496B-A71E-EDA30ED02422}">
      <dgm:prSet phldrT="[Texto]"/>
      <dgm:spPr/>
      <dgm:t>
        <a:bodyPr/>
        <a:lstStyle/>
        <a:p>
          <a:r>
            <a:rPr lang="pt-BR"/>
            <a:t>Recomendação musical</a:t>
          </a:r>
        </a:p>
      </dgm:t>
    </dgm:pt>
    <dgm:pt modelId="{DB8CF7A1-C501-4667-8416-4E7F8CE029D0}" type="parTrans" cxnId="{4D4FC861-4A37-4F31-BBF3-95B4A927FC09}">
      <dgm:prSet/>
      <dgm:spPr/>
      <dgm:t>
        <a:bodyPr/>
        <a:lstStyle/>
        <a:p>
          <a:endParaRPr lang="pt-BR"/>
        </a:p>
      </dgm:t>
    </dgm:pt>
    <dgm:pt modelId="{FC1AEE8D-3087-45EE-B0A0-E485A0B4E26D}" type="sibTrans" cxnId="{4D4FC861-4A37-4F31-BBF3-95B4A927FC09}">
      <dgm:prSet/>
      <dgm:spPr/>
      <dgm:t>
        <a:bodyPr/>
        <a:lstStyle/>
        <a:p>
          <a:endParaRPr lang="pt-BR"/>
        </a:p>
      </dgm:t>
    </dgm:pt>
    <dgm:pt modelId="{E1B118BA-CEAD-4287-99DF-21EB9F3EB687}" type="pres">
      <dgm:prSet presAssocID="{E39C9C71-C3D1-492F-852B-99E6A395011D}" presName="Name0" presStyleCnt="0">
        <dgm:presLayoutVars>
          <dgm:dir/>
          <dgm:resizeHandles val="exact"/>
        </dgm:presLayoutVars>
      </dgm:prSet>
      <dgm:spPr/>
    </dgm:pt>
    <dgm:pt modelId="{65B28B34-05A6-4C4F-8B3C-741C1ECF5CA8}" type="pres">
      <dgm:prSet presAssocID="{E712ACB1-F546-4F71-A8F2-7ACE02AA3FB9}" presName="node" presStyleLbl="node1" presStyleIdx="0" presStyleCnt="3">
        <dgm:presLayoutVars>
          <dgm:bulletEnabled val="1"/>
        </dgm:presLayoutVars>
      </dgm:prSet>
      <dgm:spPr/>
      <dgm:t>
        <a:bodyPr/>
        <a:lstStyle/>
        <a:p>
          <a:endParaRPr lang="pt-BR"/>
        </a:p>
      </dgm:t>
    </dgm:pt>
    <dgm:pt modelId="{B458DDEF-242E-4E58-AAEE-1AB6B43B4F63}" type="pres">
      <dgm:prSet presAssocID="{426DDEAF-DC5E-4EE1-83BD-EC37E6088684}" presName="sibTrans" presStyleLbl="sibTrans2D1" presStyleIdx="0" presStyleCnt="2"/>
      <dgm:spPr/>
      <dgm:t>
        <a:bodyPr/>
        <a:lstStyle/>
        <a:p>
          <a:endParaRPr lang="pt-BR"/>
        </a:p>
      </dgm:t>
    </dgm:pt>
    <dgm:pt modelId="{C072591B-869A-48E1-AE13-12E1AF1B3A3C}" type="pres">
      <dgm:prSet presAssocID="{426DDEAF-DC5E-4EE1-83BD-EC37E6088684}" presName="connectorText" presStyleLbl="sibTrans2D1" presStyleIdx="0" presStyleCnt="2"/>
      <dgm:spPr/>
      <dgm:t>
        <a:bodyPr/>
        <a:lstStyle/>
        <a:p>
          <a:endParaRPr lang="pt-BR"/>
        </a:p>
      </dgm:t>
    </dgm:pt>
    <dgm:pt modelId="{5B799C4D-8166-48B4-B0CC-2AF53FE7C2C9}" type="pres">
      <dgm:prSet presAssocID="{08F2E1C4-1199-435F-87BF-CEB6114A1203}" presName="node" presStyleLbl="node1" presStyleIdx="1" presStyleCnt="3">
        <dgm:presLayoutVars>
          <dgm:bulletEnabled val="1"/>
        </dgm:presLayoutVars>
      </dgm:prSet>
      <dgm:spPr/>
      <dgm:t>
        <a:bodyPr/>
        <a:lstStyle/>
        <a:p>
          <a:endParaRPr lang="pt-BR"/>
        </a:p>
      </dgm:t>
    </dgm:pt>
    <dgm:pt modelId="{EEA7F268-E89A-4596-AFFE-E4EAA58890E3}" type="pres">
      <dgm:prSet presAssocID="{3FC3C5EC-84A3-4C7E-8533-2441579AD7EC}" presName="sibTrans" presStyleLbl="sibTrans2D1" presStyleIdx="1" presStyleCnt="2"/>
      <dgm:spPr/>
      <dgm:t>
        <a:bodyPr/>
        <a:lstStyle/>
        <a:p>
          <a:endParaRPr lang="pt-BR"/>
        </a:p>
      </dgm:t>
    </dgm:pt>
    <dgm:pt modelId="{FBEC8061-C8B6-4697-BB96-9D6360DA2114}" type="pres">
      <dgm:prSet presAssocID="{3FC3C5EC-84A3-4C7E-8533-2441579AD7EC}" presName="connectorText" presStyleLbl="sibTrans2D1" presStyleIdx="1" presStyleCnt="2"/>
      <dgm:spPr/>
      <dgm:t>
        <a:bodyPr/>
        <a:lstStyle/>
        <a:p>
          <a:endParaRPr lang="pt-BR"/>
        </a:p>
      </dgm:t>
    </dgm:pt>
    <dgm:pt modelId="{43BB2A8F-0B9C-4F48-9F99-B065F386EFEF}" type="pres">
      <dgm:prSet presAssocID="{288D12DA-4F5D-496B-A71E-EDA30ED02422}" presName="node" presStyleLbl="node1" presStyleIdx="2" presStyleCnt="3">
        <dgm:presLayoutVars>
          <dgm:bulletEnabled val="1"/>
        </dgm:presLayoutVars>
      </dgm:prSet>
      <dgm:spPr/>
      <dgm:t>
        <a:bodyPr/>
        <a:lstStyle/>
        <a:p>
          <a:endParaRPr lang="pt-BR"/>
        </a:p>
      </dgm:t>
    </dgm:pt>
  </dgm:ptLst>
  <dgm:cxnLst>
    <dgm:cxn modelId="{4D4FC861-4A37-4F31-BBF3-95B4A927FC09}" srcId="{E39C9C71-C3D1-492F-852B-99E6A395011D}" destId="{288D12DA-4F5D-496B-A71E-EDA30ED02422}" srcOrd="2" destOrd="0" parTransId="{DB8CF7A1-C501-4667-8416-4E7F8CE029D0}" sibTransId="{FC1AEE8D-3087-45EE-B0A0-E485A0B4E26D}"/>
    <dgm:cxn modelId="{6145209C-5F7B-4E15-B820-93B10D35F0DD}" srcId="{E39C9C71-C3D1-492F-852B-99E6A395011D}" destId="{08F2E1C4-1199-435F-87BF-CEB6114A1203}" srcOrd="1" destOrd="0" parTransId="{CBC0660A-FE21-4BB7-8F28-BB00AD3169BD}" sibTransId="{3FC3C5EC-84A3-4C7E-8533-2441579AD7EC}"/>
    <dgm:cxn modelId="{2F2A2F15-0078-4E6A-9C5B-DD88D09E05A9}" type="presOf" srcId="{E39C9C71-C3D1-492F-852B-99E6A395011D}" destId="{E1B118BA-CEAD-4287-99DF-21EB9F3EB687}" srcOrd="0" destOrd="0" presId="urn:microsoft.com/office/officeart/2005/8/layout/process1"/>
    <dgm:cxn modelId="{8E350088-3815-4B46-8301-48C34DB3CE72}" type="presOf" srcId="{E712ACB1-F546-4F71-A8F2-7ACE02AA3FB9}" destId="{65B28B34-05A6-4C4F-8B3C-741C1ECF5CA8}" srcOrd="0" destOrd="0" presId="urn:microsoft.com/office/officeart/2005/8/layout/process1"/>
    <dgm:cxn modelId="{9A799AB9-F8E0-4A36-A13D-919BE97ED4B6}" type="presOf" srcId="{288D12DA-4F5D-496B-A71E-EDA30ED02422}" destId="{43BB2A8F-0B9C-4F48-9F99-B065F386EFEF}" srcOrd="0" destOrd="0" presId="urn:microsoft.com/office/officeart/2005/8/layout/process1"/>
    <dgm:cxn modelId="{D2C0C868-6663-4AEF-BA51-147C86B07408}" type="presOf" srcId="{08F2E1C4-1199-435F-87BF-CEB6114A1203}" destId="{5B799C4D-8166-48B4-B0CC-2AF53FE7C2C9}" srcOrd="0" destOrd="0" presId="urn:microsoft.com/office/officeart/2005/8/layout/process1"/>
    <dgm:cxn modelId="{EB1AB2E1-8420-46D0-8E9C-97B67FF8FB9C}" type="presOf" srcId="{426DDEAF-DC5E-4EE1-83BD-EC37E6088684}" destId="{B458DDEF-242E-4E58-AAEE-1AB6B43B4F63}" srcOrd="0" destOrd="0" presId="urn:microsoft.com/office/officeart/2005/8/layout/process1"/>
    <dgm:cxn modelId="{A2B96A87-8864-4DC3-A9D7-424E630F9125}" type="presOf" srcId="{3FC3C5EC-84A3-4C7E-8533-2441579AD7EC}" destId="{FBEC8061-C8B6-4697-BB96-9D6360DA2114}" srcOrd="1" destOrd="0" presId="urn:microsoft.com/office/officeart/2005/8/layout/process1"/>
    <dgm:cxn modelId="{DD8CE2DB-E691-4B14-A4C9-F2907BDD22E0}" srcId="{E39C9C71-C3D1-492F-852B-99E6A395011D}" destId="{E712ACB1-F546-4F71-A8F2-7ACE02AA3FB9}" srcOrd="0" destOrd="0" parTransId="{EB81E66C-16E2-4F4C-9614-2DEFAE0704B3}" sibTransId="{426DDEAF-DC5E-4EE1-83BD-EC37E6088684}"/>
    <dgm:cxn modelId="{EDF65451-E9AD-4EB1-91B5-238D9B974025}" type="presOf" srcId="{426DDEAF-DC5E-4EE1-83BD-EC37E6088684}" destId="{C072591B-869A-48E1-AE13-12E1AF1B3A3C}" srcOrd="1" destOrd="0" presId="urn:microsoft.com/office/officeart/2005/8/layout/process1"/>
    <dgm:cxn modelId="{159F2D20-F320-4BCD-96D8-B9D4363305D0}" type="presOf" srcId="{3FC3C5EC-84A3-4C7E-8533-2441579AD7EC}" destId="{EEA7F268-E89A-4596-AFFE-E4EAA58890E3}" srcOrd="0" destOrd="0" presId="urn:microsoft.com/office/officeart/2005/8/layout/process1"/>
    <dgm:cxn modelId="{9029FD9E-1903-4794-8D87-F9E9D72051A3}" type="presParOf" srcId="{E1B118BA-CEAD-4287-99DF-21EB9F3EB687}" destId="{65B28B34-05A6-4C4F-8B3C-741C1ECF5CA8}" srcOrd="0" destOrd="0" presId="urn:microsoft.com/office/officeart/2005/8/layout/process1"/>
    <dgm:cxn modelId="{5D7E12BB-0419-4614-9E3E-7CCD98D77DB6}" type="presParOf" srcId="{E1B118BA-CEAD-4287-99DF-21EB9F3EB687}" destId="{B458DDEF-242E-4E58-AAEE-1AB6B43B4F63}" srcOrd="1" destOrd="0" presId="urn:microsoft.com/office/officeart/2005/8/layout/process1"/>
    <dgm:cxn modelId="{9CED0DD6-1ADF-4196-8A64-8F02A73B67EB}" type="presParOf" srcId="{B458DDEF-242E-4E58-AAEE-1AB6B43B4F63}" destId="{C072591B-869A-48E1-AE13-12E1AF1B3A3C}" srcOrd="0" destOrd="0" presId="urn:microsoft.com/office/officeart/2005/8/layout/process1"/>
    <dgm:cxn modelId="{837D0910-912E-4100-97AA-391DFD037AD6}" type="presParOf" srcId="{E1B118BA-CEAD-4287-99DF-21EB9F3EB687}" destId="{5B799C4D-8166-48B4-B0CC-2AF53FE7C2C9}" srcOrd="2" destOrd="0" presId="urn:microsoft.com/office/officeart/2005/8/layout/process1"/>
    <dgm:cxn modelId="{81F7CF3C-F53E-4F87-AAD0-518D7C53109E}" type="presParOf" srcId="{E1B118BA-CEAD-4287-99DF-21EB9F3EB687}" destId="{EEA7F268-E89A-4596-AFFE-E4EAA58890E3}" srcOrd="3" destOrd="0" presId="urn:microsoft.com/office/officeart/2005/8/layout/process1"/>
    <dgm:cxn modelId="{6F0F25AE-45BC-44A4-8D2F-DB920DB04292}" type="presParOf" srcId="{EEA7F268-E89A-4596-AFFE-E4EAA58890E3}" destId="{FBEC8061-C8B6-4697-BB96-9D6360DA2114}" srcOrd="0" destOrd="0" presId="urn:microsoft.com/office/officeart/2005/8/layout/process1"/>
    <dgm:cxn modelId="{7F21A522-C9C1-4B61-975D-92F03697DAE0}" type="presParOf" srcId="{E1B118BA-CEAD-4287-99DF-21EB9F3EB687}" destId="{43BB2A8F-0B9C-4F48-9F99-B065F386EFEF}" srcOrd="4" destOrd="0" presId="urn:microsoft.com/office/officeart/2005/8/layout/process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xmlns=""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pt-BR" sz="11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pt-BR" sz="11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pt-BR" sz="11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904874"/>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pt-BR" sz="1300" kern="1200"/>
            <a:t>Contexto</a:t>
          </a:r>
        </a:p>
      </dsp:txBody>
      <dsp:txXfrm>
        <a:off x="2393258" y="942736"/>
        <a:ext cx="699883" cy="699883"/>
      </dsp:txXfrm>
    </dsp:sp>
    <dsp:sp modelId="{F3F74AD6-F70B-41F1-895A-D62C591C2FC0}">
      <dsp:nvSpPr>
        <dsp:cNvPr id="0" name=""/>
        <dsp:cNvSpPr/>
      </dsp:nvSpPr>
      <dsp:spPr>
        <a:xfrm rot="16200000">
          <a:off x="2550701" y="712376"/>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22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pt-BR" sz="700" kern="1200"/>
            <a:t>Lozalização</a:t>
          </a:r>
        </a:p>
      </dsp:txBody>
      <dsp:txXfrm>
        <a:off x="2508739" y="25590"/>
        <a:ext cx="468920" cy="468920"/>
      </dsp:txXfrm>
    </dsp:sp>
    <dsp:sp modelId="{A0577CB7-DADE-4BF9-B91D-436DB3211EA2}">
      <dsp:nvSpPr>
        <dsp:cNvPr id="0" name=""/>
        <dsp:cNvSpPr/>
      </dsp:nvSpPr>
      <dsp:spPr>
        <a:xfrm rot="19800000">
          <a:off x="3111925"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C347AC-8BF0-4E1D-88D1-194B9AAEBD76}">
      <dsp:nvSpPr>
        <dsp:cNvPr id="0" name=""/>
        <dsp:cNvSpPr/>
      </dsp:nvSpPr>
      <dsp:spPr>
        <a:xfrm>
          <a:off x="3377653"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pt-BR" sz="700" kern="1200"/>
            <a:t>Ações sequenciais</a:t>
          </a:r>
        </a:p>
      </dsp:txBody>
      <dsp:txXfrm>
        <a:off x="3403021" y="541904"/>
        <a:ext cx="468920" cy="468920"/>
      </dsp:txXfrm>
    </dsp:sp>
    <dsp:sp modelId="{DCB4966D-E052-432F-B63D-6B268A6F10D5}">
      <dsp:nvSpPr>
        <dsp:cNvPr id="0" name=""/>
        <dsp:cNvSpPr/>
      </dsp:nvSpPr>
      <dsp:spPr>
        <a:xfrm rot="1800000">
          <a:off x="3111925"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377653"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lvl="0" algn="ctr" defTabSz="488950">
            <a:lnSpc>
              <a:spcPct val="90000"/>
            </a:lnSpc>
            <a:spcBef>
              <a:spcPct val="0"/>
            </a:spcBef>
            <a:spcAft>
              <a:spcPct val="35000"/>
            </a:spcAft>
          </a:pPr>
          <a:r>
            <a:rPr lang="pt-BR" sz="1100" kern="1200"/>
            <a:t>Humor</a:t>
          </a:r>
        </a:p>
      </dsp:txBody>
      <dsp:txXfrm>
        <a:off x="3403021" y="1574532"/>
        <a:ext cx="468920" cy="468920"/>
      </dsp:txXfrm>
    </dsp:sp>
    <dsp:sp modelId="{5568C78E-E88D-4A9D-B7CA-0B7C091DDB1A}">
      <dsp:nvSpPr>
        <dsp:cNvPr id="0" name=""/>
        <dsp:cNvSpPr/>
      </dsp:nvSpPr>
      <dsp:spPr>
        <a:xfrm rot="5400000">
          <a:off x="2550701" y="1872980"/>
          <a:ext cx="384996" cy="0"/>
        </a:xfrm>
        <a:custGeom>
          <a:avLst/>
          <a:gdLst/>
          <a:ahLst/>
          <a:cxnLst/>
          <a:rect l="0" t="0" r="0" b="0"/>
          <a:pathLst>
            <a:path>
              <a:moveTo>
                <a:pt x="0" y="0"/>
              </a:moveTo>
              <a:lnTo>
                <a:pt x="38499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2483371" y="2065478"/>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lvl="0" algn="ctr" defTabSz="577850">
            <a:lnSpc>
              <a:spcPct val="90000"/>
            </a:lnSpc>
            <a:spcBef>
              <a:spcPct val="0"/>
            </a:spcBef>
            <a:spcAft>
              <a:spcPct val="35000"/>
            </a:spcAft>
          </a:pPr>
          <a:r>
            <a:rPr lang="pt-BR" sz="1300" kern="1200"/>
            <a:t>Clima</a:t>
          </a:r>
        </a:p>
      </dsp:txBody>
      <dsp:txXfrm>
        <a:off x="2508739" y="2090846"/>
        <a:ext cx="468920" cy="468920"/>
      </dsp:txXfrm>
    </dsp:sp>
    <dsp:sp modelId="{BC1A64C2-EACF-4D30-9FE4-4733FED4876B}">
      <dsp:nvSpPr>
        <dsp:cNvPr id="0" name=""/>
        <dsp:cNvSpPr/>
      </dsp:nvSpPr>
      <dsp:spPr>
        <a:xfrm rot="9000000">
          <a:off x="2089667" y="15877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589089" y="1549164"/>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lvl="0" algn="ctr" defTabSz="444500">
            <a:lnSpc>
              <a:spcPct val="90000"/>
            </a:lnSpc>
            <a:spcBef>
              <a:spcPct val="0"/>
            </a:spcBef>
            <a:spcAft>
              <a:spcPct val="35000"/>
            </a:spcAft>
          </a:pPr>
          <a:r>
            <a:rPr lang="pt-BR" sz="1000" kern="1200"/>
            <a:t>Horário</a:t>
          </a:r>
        </a:p>
      </dsp:txBody>
      <dsp:txXfrm>
        <a:off x="1614457" y="1574532"/>
        <a:ext cx="468920" cy="468920"/>
      </dsp:txXfrm>
    </dsp:sp>
    <dsp:sp modelId="{CBEE3364-82F4-4E6D-88D3-44E168622B42}">
      <dsp:nvSpPr>
        <dsp:cNvPr id="0" name=""/>
        <dsp:cNvSpPr/>
      </dsp:nvSpPr>
      <dsp:spPr>
        <a:xfrm rot="12600000">
          <a:off x="2089667" y="997578"/>
          <a:ext cx="284807" cy="0"/>
        </a:xfrm>
        <a:custGeom>
          <a:avLst/>
          <a:gdLst/>
          <a:ahLst/>
          <a:cxnLst/>
          <a:rect l="0" t="0" r="0" b="0"/>
          <a:pathLst>
            <a:path>
              <a:moveTo>
                <a:pt x="0" y="0"/>
              </a:moveTo>
              <a:lnTo>
                <a:pt x="28480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589089" y="5165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355600">
            <a:lnSpc>
              <a:spcPct val="90000"/>
            </a:lnSpc>
            <a:spcBef>
              <a:spcPct val="0"/>
            </a:spcBef>
            <a:spcAft>
              <a:spcPct val="35000"/>
            </a:spcAft>
          </a:pPr>
          <a:r>
            <a:rPr lang="pt-BR" sz="800" kern="1200"/>
            <a:t>Atividade</a:t>
          </a:r>
        </a:p>
      </dsp:txBody>
      <dsp:txXfrm>
        <a:off x="1614457" y="5419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lvl="0" algn="ctr" defTabSz="222250">
            <a:lnSpc>
              <a:spcPct val="90000"/>
            </a:lnSpc>
            <a:spcBef>
              <a:spcPct val="0"/>
            </a:spcBef>
            <a:spcAft>
              <a:spcPct val="35000"/>
            </a:spcAft>
          </a:pPr>
          <a:r>
            <a:rPr lang="pt-BR" sz="500" kern="1200"/>
            <a:t>Analise dos resultados</a:t>
          </a:r>
        </a:p>
      </dsp:txBody>
      <dsp:txXfrm>
        <a:off x="4884784" y="932842"/>
        <a:ext cx="450860" cy="300573"/>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5B28B34-05A6-4C4F-8B3C-741C1ECF5CA8}">
      <dsp:nvSpPr>
        <dsp:cNvPr id="0" name=""/>
        <dsp:cNvSpPr/>
      </dsp:nvSpPr>
      <dsp:spPr>
        <a:xfrm>
          <a:off x="4822"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pt-BR" sz="1600" kern="1200"/>
            <a:t>Identificação do contexto</a:t>
          </a:r>
        </a:p>
      </dsp:txBody>
      <dsp:txXfrm>
        <a:off x="30150" y="601332"/>
        <a:ext cx="1390595" cy="814094"/>
      </dsp:txXfrm>
    </dsp:sp>
    <dsp:sp modelId="{B458DDEF-242E-4E58-AAEE-1AB6B43B4F63}">
      <dsp:nvSpPr>
        <dsp:cNvPr id="0" name=""/>
        <dsp:cNvSpPr/>
      </dsp:nvSpPr>
      <dsp:spPr>
        <a:xfrm>
          <a:off x="1590198"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pt-BR" sz="1300" kern="1200"/>
        </a:p>
      </dsp:txBody>
      <dsp:txXfrm>
        <a:off x="1590198" y="901150"/>
        <a:ext cx="213882" cy="214458"/>
      </dsp:txXfrm>
    </dsp:sp>
    <dsp:sp modelId="{5B799C4D-8166-48B4-B0CC-2AF53FE7C2C9}">
      <dsp:nvSpPr>
        <dsp:cNvPr id="0" name=""/>
        <dsp:cNvSpPr/>
      </dsp:nvSpPr>
      <dsp:spPr>
        <a:xfrm>
          <a:off x="2022574"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pt-BR" sz="1600" kern="1200"/>
            <a:t>Classificação dos dados</a:t>
          </a:r>
        </a:p>
      </dsp:txBody>
      <dsp:txXfrm>
        <a:off x="2047902" y="601332"/>
        <a:ext cx="1390595" cy="814094"/>
      </dsp:txXfrm>
    </dsp:sp>
    <dsp:sp modelId="{EEA7F268-E89A-4596-AFFE-E4EAA58890E3}">
      <dsp:nvSpPr>
        <dsp:cNvPr id="0" name=""/>
        <dsp:cNvSpPr/>
      </dsp:nvSpPr>
      <dsp:spPr>
        <a:xfrm>
          <a:off x="3607950" y="829664"/>
          <a:ext cx="305545" cy="357430"/>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pt-BR" sz="1300" kern="1200"/>
        </a:p>
      </dsp:txBody>
      <dsp:txXfrm>
        <a:off x="3607950" y="901150"/>
        <a:ext cx="213882" cy="214458"/>
      </dsp:txXfrm>
    </dsp:sp>
    <dsp:sp modelId="{43BB2A8F-0B9C-4F48-9F99-B065F386EFEF}">
      <dsp:nvSpPr>
        <dsp:cNvPr id="0" name=""/>
        <dsp:cNvSpPr/>
      </dsp:nvSpPr>
      <dsp:spPr>
        <a:xfrm>
          <a:off x="4040326" y="576004"/>
          <a:ext cx="1441251" cy="864750"/>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pt-BR" sz="1600" kern="1200"/>
            <a:t>Recomendação musical</a:t>
          </a:r>
        </a:p>
      </dsp:txBody>
      <dsp:txXfrm>
        <a:off x="4065654" y="601332"/>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Pages>
  <Words>14319</Words>
  <Characters>77325</Characters>
  <Application>Microsoft Office Word</Application>
  <DocSecurity>0</DocSecurity>
  <Lines>644</Lines>
  <Paragraphs>182</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91462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Tatiane Schwanck Schardosim</cp:lastModifiedBy>
  <cp:revision>11</cp:revision>
  <cp:lastPrinted>2003-10-22T01:33:00Z</cp:lastPrinted>
  <dcterms:created xsi:type="dcterms:W3CDTF">2020-07-01T22:52:00Z</dcterms:created>
  <dcterms:modified xsi:type="dcterms:W3CDTF">2020-07-02T00:55:00Z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