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182F9A">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A02EEA" w:rsidP="00182F9A">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182F9A"/>
    <w:p w14:paraId="1EABE770" w14:textId="77777777" w:rsidR="00D04942" w:rsidRDefault="00D04942" w:rsidP="00182F9A"/>
    <w:p w14:paraId="43DA8609" w14:textId="77777777" w:rsidR="00D04942" w:rsidRDefault="00D04942" w:rsidP="00182F9A"/>
    <w:p w14:paraId="3154D2A6" w14:textId="77777777" w:rsidR="00D04942" w:rsidRDefault="00D04942" w:rsidP="00182F9A"/>
    <w:p w14:paraId="1E21F9CE" w14:textId="77777777" w:rsidR="00D04942" w:rsidRDefault="00D04942" w:rsidP="00182F9A"/>
    <w:p w14:paraId="187922F7" w14:textId="77777777" w:rsidR="00D04942" w:rsidRDefault="00D04942" w:rsidP="00182F9A"/>
    <w:p w14:paraId="7A3F0A03" w14:textId="77777777" w:rsidR="00D04942" w:rsidRPr="00D04942" w:rsidRDefault="00D04942" w:rsidP="00182F9A"/>
    <w:p w14:paraId="3321B369" w14:textId="77777777" w:rsidR="00DF3A09" w:rsidRDefault="00DF3A09" w:rsidP="00182F9A">
      <w:pPr>
        <w:pStyle w:val="LocaleData"/>
      </w:pPr>
      <w:r>
        <w:t>Novo Hamburgo</w:t>
      </w:r>
    </w:p>
    <w:p w14:paraId="2EEC8D8D" w14:textId="2AD5D367" w:rsidR="00DF3A09" w:rsidRDefault="00DF3A09" w:rsidP="00182F9A">
      <w:pPr>
        <w:pStyle w:val="LocaleData"/>
      </w:pPr>
      <w:r>
        <w:t>2020</w:t>
      </w:r>
    </w:p>
    <w:p w14:paraId="6CF0A5E9" w14:textId="42DDB69D" w:rsidR="008F2AE9" w:rsidRDefault="006676C9" w:rsidP="00182F9A">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0653E" w:rsidRDefault="0010653E" w:rsidP="00182F9A"/>
                          <w:p w14:paraId="0074EEEE" w14:textId="77777777" w:rsidR="0010653E" w:rsidRDefault="0010653E" w:rsidP="00182F9A"/>
                          <w:p w14:paraId="20FED896" w14:textId="77777777" w:rsidR="0010653E" w:rsidRDefault="0010653E" w:rsidP="00182F9A"/>
                          <w:p w14:paraId="6BC7A7D7" w14:textId="77777777" w:rsidR="0010653E" w:rsidRDefault="0010653E" w:rsidP="00182F9A"/>
                          <w:p w14:paraId="657ED508" w14:textId="77777777" w:rsidR="0010653E" w:rsidRDefault="0010653E" w:rsidP="00182F9A"/>
                          <w:p w14:paraId="4DBF881F" w14:textId="77777777" w:rsidR="0010653E" w:rsidRDefault="0010653E" w:rsidP="00182F9A"/>
                          <w:p w14:paraId="47D5DC89" w14:textId="77777777" w:rsidR="0010653E" w:rsidRDefault="0010653E" w:rsidP="00182F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0653E" w:rsidRDefault="0010653E" w:rsidP="00182F9A"/>
                    <w:p w14:paraId="0074EEEE" w14:textId="77777777" w:rsidR="0010653E" w:rsidRDefault="0010653E" w:rsidP="00182F9A"/>
                    <w:p w14:paraId="20FED896" w14:textId="77777777" w:rsidR="0010653E" w:rsidRDefault="0010653E" w:rsidP="00182F9A"/>
                    <w:p w14:paraId="6BC7A7D7" w14:textId="77777777" w:rsidR="0010653E" w:rsidRDefault="0010653E" w:rsidP="00182F9A"/>
                    <w:p w14:paraId="657ED508" w14:textId="77777777" w:rsidR="0010653E" w:rsidRDefault="0010653E" w:rsidP="00182F9A"/>
                    <w:p w14:paraId="4DBF881F" w14:textId="77777777" w:rsidR="0010653E" w:rsidRDefault="0010653E" w:rsidP="00182F9A"/>
                    <w:p w14:paraId="47D5DC89" w14:textId="77777777" w:rsidR="0010653E" w:rsidRDefault="0010653E" w:rsidP="00182F9A"/>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182F9A">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182F9A">
      <w:pPr>
        <w:pStyle w:val="CapaTexto2"/>
      </w:pPr>
      <w:r>
        <w:t>Trabalho de Conclusão de Curso</w:t>
      </w:r>
    </w:p>
    <w:p w14:paraId="061030AC" w14:textId="77777777" w:rsidR="008F2AE9" w:rsidRPr="00D04942" w:rsidRDefault="00D04942" w:rsidP="00182F9A">
      <w:pPr>
        <w:pStyle w:val="CapaTexto2"/>
      </w:pPr>
      <w:r>
        <w:t>apresentado como requisito parcial</w:t>
      </w:r>
    </w:p>
    <w:p w14:paraId="3627E371" w14:textId="77777777" w:rsidR="008F2AE9" w:rsidRPr="00D04942" w:rsidRDefault="00D04942" w:rsidP="00182F9A">
      <w:pPr>
        <w:pStyle w:val="CapaTexto2"/>
      </w:pPr>
      <w:r>
        <w:t>à obtenção do grau de Bacharel em</w:t>
      </w:r>
    </w:p>
    <w:p w14:paraId="334D3F4B" w14:textId="48AA1C59" w:rsidR="00D04942" w:rsidRDefault="007A7454" w:rsidP="00182F9A">
      <w:pPr>
        <w:pStyle w:val="CapaTexto2"/>
      </w:pPr>
      <w:r>
        <w:t xml:space="preserve">Ciência da computação </w:t>
      </w:r>
      <w:r w:rsidR="00D04942">
        <w:t xml:space="preserve">pela </w:t>
      </w:r>
    </w:p>
    <w:p w14:paraId="3581E089" w14:textId="77777777" w:rsidR="008F2AE9" w:rsidRDefault="00D04942" w:rsidP="00182F9A">
      <w:pPr>
        <w:pStyle w:val="CapaTexto2"/>
      </w:pPr>
      <w:r>
        <w:t>Universidade Feevale</w:t>
      </w:r>
    </w:p>
    <w:p w14:paraId="7B186425" w14:textId="77777777" w:rsidR="008F2AE9" w:rsidRDefault="008F2AE9">
      <w:pPr>
        <w:pStyle w:val="Normal3"/>
      </w:pPr>
    </w:p>
    <w:p w14:paraId="107E0C86" w14:textId="77777777" w:rsidR="00A149AB" w:rsidRDefault="00A149AB" w:rsidP="00182F9A">
      <w:pPr>
        <w:pStyle w:val="CapaTexto2"/>
      </w:pPr>
    </w:p>
    <w:p w14:paraId="78A1C798" w14:textId="6B9A10A9" w:rsidR="008F2AE9" w:rsidRDefault="008F2AE9" w:rsidP="00182F9A">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182F9A">
      <w:pPr>
        <w:pStyle w:val="LocaleData"/>
      </w:pPr>
    </w:p>
    <w:p w14:paraId="5B89748E" w14:textId="42390754" w:rsidR="00A149AB" w:rsidRDefault="00A149AB" w:rsidP="00182F9A">
      <w:pPr>
        <w:pStyle w:val="LocaleData"/>
      </w:pPr>
      <w:r>
        <w:t>Novo Hamburgo</w:t>
      </w:r>
    </w:p>
    <w:p w14:paraId="1CF50D58" w14:textId="0C7C3D23" w:rsidR="00A149AB" w:rsidRDefault="00A149AB" w:rsidP="00182F9A">
      <w:pPr>
        <w:pStyle w:val="LocaleData"/>
      </w:pPr>
      <w:r>
        <w:t>2020</w:t>
      </w:r>
    </w:p>
    <w:p w14:paraId="1A413476" w14:textId="77777777" w:rsidR="00A149AB" w:rsidRDefault="00A149AB">
      <w:pPr>
        <w:pStyle w:val="Normal3"/>
      </w:pPr>
    </w:p>
    <w:p w14:paraId="138394EA" w14:textId="134329C5" w:rsidR="008F2AE9" w:rsidRDefault="008F2AE9" w:rsidP="00182F9A"/>
    <w:p w14:paraId="12A62E28" w14:textId="0C4561DE" w:rsidR="0005036F" w:rsidRDefault="0005036F" w:rsidP="00182F9A"/>
    <w:p w14:paraId="5CC83100" w14:textId="77777777" w:rsidR="0005036F" w:rsidRDefault="0005036F" w:rsidP="00182F9A"/>
    <w:p w14:paraId="39F48EDA" w14:textId="77777777" w:rsidR="008F2AE9" w:rsidRDefault="008F2AE9" w:rsidP="00182F9A"/>
    <w:p w14:paraId="761923B9" w14:textId="77777777" w:rsidR="008F2AE9" w:rsidRDefault="008F2AE9" w:rsidP="00182F9A"/>
    <w:p w14:paraId="3D7C6AF1" w14:textId="77777777" w:rsidR="008F2AE9" w:rsidRDefault="008F2AE9" w:rsidP="00182F9A"/>
    <w:p w14:paraId="691F6768" w14:textId="77777777" w:rsidR="008F2AE9" w:rsidRDefault="008F2AE9" w:rsidP="00182F9A">
      <w:pPr>
        <w:pStyle w:val="TtuloAgradecimento"/>
      </w:pPr>
      <w:r>
        <w:t>Agradecimentos</w:t>
      </w:r>
    </w:p>
    <w:p w14:paraId="74CEE209" w14:textId="77777777" w:rsidR="008F2AE9" w:rsidRDefault="008F2AE9" w:rsidP="00182F9A">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182F9A">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182F9A">
      <w:pPr>
        <w:pStyle w:val="Ttulo0"/>
      </w:pPr>
      <w:r w:rsidRPr="000964B3">
        <w:lastRenderedPageBreak/>
        <w:t>Resumo</w:t>
      </w:r>
    </w:p>
    <w:p w14:paraId="0DE9B870" w14:textId="2B822A84" w:rsidR="008F2AE9" w:rsidRDefault="003409B7" w:rsidP="00182F9A">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proofErr w:type="spellStart"/>
      <w:r w:rsidR="001837E5">
        <w:t>Loewe’s</w:t>
      </w:r>
      <w:proofErr w:type="spellEnd"/>
      <w:r w:rsidR="001837E5">
        <w:t xml:space="preserve"> </w:t>
      </w:r>
      <w:proofErr w:type="spellStart"/>
      <w:r w:rsidR="001837E5" w:rsidRPr="001837E5">
        <w:rPr>
          <w:i/>
        </w:rPr>
        <w:t>Recommender</w:t>
      </w:r>
      <w:proofErr w:type="spellEnd"/>
      <w:r w:rsidR="001837E5" w:rsidRPr="001837E5">
        <w:rPr>
          <w:i/>
        </w:rPr>
        <w:t xml:space="preserve"> System</w:t>
      </w:r>
      <w:r w:rsidR="00147B63">
        <w:t>)</w:t>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182F9A"/>
    <w:p w14:paraId="15E10890" w14:textId="77777777" w:rsidR="008F2AE9" w:rsidRDefault="008F2AE9" w:rsidP="00182F9A"/>
    <w:p w14:paraId="57272C47" w14:textId="58986F23" w:rsidR="008F2AE9" w:rsidRPr="005116EE" w:rsidRDefault="008F2AE9" w:rsidP="00182F9A">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182F9A">
      <w:pPr>
        <w:pStyle w:val="Ttulo0"/>
        <w:rPr>
          <w:lang w:val="en-US"/>
        </w:rPr>
      </w:pPr>
      <w:r w:rsidRPr="005116EE">
        <w:rPr>
          <w:lang w:val="en-US"/>
        </w:rPr>
        <w:lastRenderedPageBreak/>
        <w:t>Abstract</w:t>
      </w:r>
    </w:p>
    <w:p w14:paraId="1D988098" w14:textId="5FAA1D18" w:rsidR="008F2AE9" w:rsidRPr="00D802E3" w:rsidRDefault="00D802E3" w:rsidP="00182F9A">
      <w:pPr>
        <w:pStyle w:val="TextodoResumo"/>
        <w:rPr>
          <w:lang w:val="en-US"/>
        </w:rPr>
      </w:pPr>
      <w:commentRangeStart w:id="16"/>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6"/>
      <w:r w:rsidR="00147B63">
        <w:rPr>
          <w:rStyle w:val="Refdecomentrio"/>
        </w:rPr>
        <w:commentReference w:id="16"/>
      </w:r>
    </w:p>
    <w:p w14:paraId="7E8A0422" w14:textId="77777777" w:rsidR="008F2AE9" w:rsidRPr="00D802E3" w:rsidRDefault="008F2AE9" w:rsidP="00182F9A">
      <w:pPr>
        <w:rPr>
          <w:lang w:val="en-US"/>
        </w:rPr>
      </w:pPr>
    </w:p>
    <w:p w14:paraId="0FCD800B" w14:textId="77777777" w:rsidR="008F2AE9" w:rsidRPr="00D802E3" w:rsidRDefault="008F2AE9" w:rsidP="00182F9A">
      <w:pPr>
        <w:rPr>
          <w:lang w:val="en-US"/>
        </w:rPr>
      </w:pPr>
    </w:p>
    <w:p w14:paraId="59B5EADB" w14:textId="488E7D14" w:rsidR="008F2AE9" w:rsidRPr="0017416A" w:rsidRDefault="008F2AE9" w:rsidP="00182F9A">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182F9A">
      <w:pPr>
        <w:rPr>
          <w:lang w:val="en-US"/>
        </w:rPr>
      </w:pPr>
    </w:p>
    <w:p w14:paraId="15419884" w14:textId="77777777" w:rsidR="008F2AE9" w:rsidRDefault="008F2AE9" w:rsidP="00182F9A">
      <w:pPr>
        <w:pStyle w:val="Ttulo0"/>
      </w:pPr>
      <w:r>
        <w:lastRenderedPageBreak/>
        <w:t>Lista de Figuras</w:t>
      </w:r>
    </w:p>
    <w:p w14:paraId="1D10D402" w14:textId="0FF4E4C1" w:rsidR="00F53E24" w:rsidRDefault="002E2086" w:rsidP="00182F9A">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182F9A">
      <w:pPr>
        <w:pStyle w:val="Rodap"/>
      </w:pPr>
      <w:r>
        <w:fldChar w:fldCharType="end"/>
      </w:r>
    </w:p>
    <w:p w14:paraId="1F27E29F" w14:textId="2782BA6D" w:rsidR="008F2AE9" w:rsidRDefault="008F2AE9" w:rsidP="00182F9A">
      <w:pPr>
        <w:pStyle w:val="Ttulo0"/>
      </w:pPr>
      <w:r>
        <w:lastRenderedPageBreak/>
        <w:t xml:space="preserve">Lista de </w:t>
      </w:r>
      <w:r w:rsidR="00E65374">
        <w:t>Quadros</w:t>
      </w:r>
    </w:p>
    <w:p w14:paraId="396DA58C" w14:textId="459394CC" w:rsidR="00CE17E8" w:rsidRDefault="00E65374" w:rsidP="00182F9A">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10653E" w:rsidP="00182F9A">
      <w:pPr>
        <w:pStyle w:val="ndicedeilustrae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10653E" w:rsidP="00182F9A">
      <w:pPr>
        <w:pStyle w:val="ndicedeilustrae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10653E" w:rsidP="00182F9A">
      <w:pPr>
        <w:pStyle w:val="ndicedeilustrae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182F9A">
      <w:r>
        <w:fldChar w:fldCharType="end"/>
      </w:r>
    </w:p>
    <w:p w14:paraId="35A10C85" w14:textId="77777777" w:rsidR="00FD641E" w:rsidRDefault="00FD641E" w:rsidP="00182F9A">
      <w:r>
        <w:br w:type="page"/>
      </w:r>
    </w:p>
    <w:p w14:paraId="5E4224DE" w14:textId="18CC43FC" w:rsidR="00FD641E" w:rsidRDefault="00FD641E" w:rsidP="00182F9A">
      <w:pPr>
        <w:pStyle w:val="Ttulo0"/>
      </w:pPr>
      <w:r>
        <w:lastRenderedPageBreak/>
        <w:t>Lista de TABELAS</w:t>
      </w:r>
    </w:p>
    <w:p w14:paraId="727AE2EE" w14:textId="1E4C689A" w:rsidR="00F53E24" w:rsidRDefault="00FF35D0" w:rsidP="00182F9A">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10653E" w:rsidP="00182F9A">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182F9A">
      <w:r>
        <w:fldChar w:fldCharType="end"/>
      </w:r>
    </w:p>
    <w:p w14:paraId="5D07FD8D" w14:textId="77777777" w:rsidR="00E65374" w:rsidRPr="00E65374" w:rsidRDefault="00E65374" w:rsidP="00182F9A"/>
    <w:p w14:paraId="29A964A2" w14:textId="77777777" w:rsidR="008F2AE9" w:rsidRDefault="008F2AE9" w:rsidP="00182F9A">
      <w:pPr>
        <w:pStyle w:val="Ttulo0"/>
      </w:pPr>
      <w:r>
        <w:lastRenderedPageBreak/>
        <w:t>Lista de Abreviaturas e Siglas</w:t>
      </w:r>
    </w:p>
    <w:tbl>
      <w:tblPr>
        <w:tblW w:w="0" w:type="auto"/>
        <w:tblLook w:val="01E0" w:firstRow="1" w:lastRow="1" w:firstColumn="1" w:lastColumn="1" w:noHBand="0" w:noVBand="0"/>
      </w:tblPr>
      <w:tblGrid>
        <w:gridCol w:w="7442"/>
        <w:gridCol w:w="1630"/>
      </w:tblGrid>
      <w:tr w:rsidR="00EF0B74" w:rsidRPr="006135FE" w14:paraId="376B051E" w14:textId="77777777" w:rsidTr="00D942ED">
        <w:tc>
          <w:tcPr>
            <w:tcW w:w="1292" w:type="dxa"/>
          </w:tcPr>
          <w:p w14:paraId="6299C940" w14:textId="1FB01270" w:rsidR="00EF0B74" w:rsidRDefault="00EF0B74" w:rsidP="00182F9A">
            <w:pPr>
              <w:pStyle w:val="Remissivo1"/>
            </w:pPr>
            <w:r>
              <w:lastRenderedPageBreak/>
              <w:t>SDK</w:t>
            </w:r>
          </w:p>
        </w:tc>
        <w:tc>
          <w:tcPr>
            <w:tcW w:w="7780" w:type="dxa"/>
          </w:tcPr>
          <w:p w14:paraId="40CA9961" w14:textId="33EE37BC" w:rsidR="00EF0B74" w:rsidRDefault="00EF0B74" w:rsidP="00182F9A">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182F9A">
            <w:pPr>
              <w:pStyle w:val="Remissivo1"/>
            </w:pPr>
            <w:r>
              <w:t>A</w:t>
            </w:r>
            <w:r w:rsidR="00E35EB7">
              <w:t>pp</w:t>
            </w:r>
            <w:r w:rsidR="00376A69">
              <w:tab/>
            </w:r>
          </w:p>
        </w:tc>
        <w:tc>
          <w:tcPr>
            <w:tcW w:w="7780" w:type="dxa"/>
          </w:tcPr>
          <w:p w14:paraId="3F91AEF4" w14:textId="41000955" w:rsidR="00376A69" w:rsidRDefault="00376A69" w:rsidP="00182F9A">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182F9A">
            <w:pPr>
              <w:pStyle w:val="Remissivo1"/>
            </w:pPr>
            <w:r>
              <w:t>LORS</w:t>
            </w:r>
          </w:p>
        </w:tc>
        <w:tc>
          <w:tcPr>
            <w:tcW w:w="7780" w:type="dxa"/>
          </w:tcPr>
          <w:p w14:paraId="5E1396F1" w14:textId="28AF744C" w:rsidR="00E15626" w:rsidRPr="00CA31F6" w:rsidRDefault="00E15626" w:rsidP="00182F9A">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182F9A">
            <w:pPr>
              <w:pStyle w:val="Remissivo1"/>
            </w:pPr>
            <w:r>
              <w:t>POC</w:t>
            </w:r>
          </w:p>
        </w:tc>
        <w:tc>
          <w:tcPr>
            <w:tcW w:w="7780" w:type="dxa"/>
          </w:tcPr>
          <w:p w14:paraId="1183FB1F" w14:textId="27D82AFF" w:rsidR="00CB3DB4" w:rsidRDefault="00CB3DB4" w:rsidP="00182F9A">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182F9A">
            <w:pPr>
              <w:pStyle w:val="Remissivo1"/>
            </w:pPr>
            <w:r w:rsidRPr="00CA31F6">
              <w:t>RecSys</w:t>
            </w:r>
          </w:p>
          <w:p w14:paraId="25F1B6B2" w14:textId="77777777" w:rsidR="00F31FE8" w:rsidRPr="00CA31F6" w:rsidRDefault="00F31FE8" w:rsidP="00182F9A">
            <w:r w:rsidRPr="00CA31F6">
              <w:t>SVM</w:t>
            </w:r>
          </w:p>
          <w:p w14:paraId="02AD21B5" w14:textId="77777777" w:rsidR="00FF5562" w:rsidRPr="00233953" w:rsidRDefault="00AE34C4" w:rsidP="00182F9A">
            <w:r w:rsidRPr="00233953">
              <w:t>AUC</w:t>
            </w:r>
          </w:p>
          <w:p w14:paraId="7942D138" w14:textId="77777777" w:rsidR="00AE34C4" w:rsidRPr="00233953" w:rsidRDefault="00AE34C4" w:rsidP="00182F9A">
            <w:r w:rsidRPr="00233953">
              <w:t>RBF</w:t>
            </w:r>
          </w:p>
          <w:p w14:paraId="698083C8" w14:textId="77777777" w:rsidR="00AE34C4" w:rsidRPr="00233953" w:rsidRDefault="00AE34C4" w:rsidP="00182F9A">
            <w:r w:rsidRPr="00233953">
              <w:t>GPML</w:t>
            </w:r>
          </w:p>
          <w:p w14:paraId="0915174B" w14:textId="77777777" w:rsidR="00D212D3" w:rsidRPr="00233953" w:rsidRDefault="00D212D3" w:rsidP="00182F9A">
            <w:r w:rsidRPr="00233953">
              <w:t>GPR</w:t>
            </w:r>
          </w:p>
          <w:p w14:paraId="57BAC388" w14:textId="77777777" w:rsidR="00D212D3" w:rsidRPr="00CA31F6" w:rsidRDefault="00D212D3" w:rsidP="00182F9A">
            <w:pPr>
              <w:rPr>
                <w:lang w:val="en-US"/>
              </w:rPr>
            </w:pPr>
            <w:r w:rsidRPr="00CA31F6">
              <w:rPr>
                <w:lang w:val="en-US"/>
              </w:rPr>
              <w:t>AIR</w:t>
            </w:r>
          </w:p>
          <w:p w14:paraId="62866913" w14:textId="48E3C733" w:rsidR="00D212D3" w:rsidRPr="00CA31F6" w:rsidRDefault="00D212D3" w:rsidP="00182F9A">
            <w:pPr>
              <w:rPr>
                <w:lang w:val="en-US"/>
              </w:rPr>
            </w:pPr>
            <w:r w:rsidRPr="00205C38">
              <w:rPr>
                <w:lang w:val="en-US"/>
              </w:rPr>
              <w:t>SPTF</w:t>
            </w:r>
          </w:p>
        </w:tc>
        <w:tc>
          <w:tcPr>
            <w:tcW w:w="7780" w:type="dxa"/>
          </w:tcPr>
          <w:p w14:paraId="446FB7C6" w14:textId="77777777" w:rsidR="008F2AE9" w:rsidRPr="00CA31F6" w:rsidRDefault="00D942ED" w:rsidP="00182F9A">
            <w:pPr>
              <w:pStyle w:val="Remissivo1"/>
              <w:rPr>
                <w:lang w:val="en-US"/>
              </w:rPr>
            </w:pPr>
            <w:r w:rsidRPr="00CA31F6">
              <w:rPr>
                <w:lang w:val="en-US"/>
              </w:rPr>
              <w:t>Recommender Systems</w:t>
            </w:r>
          </w:p>
          <w:p w14:paraId="26611B19" w14:textId="77777777" w:rsidR="00F25BE1" w:rsidRPr="00CA31F6" w:rsidRDefault="00F31FE8" w:rsidP="00182F9A">
            <w:pPr>
              <w:rPr>
                <w:lang w:val="en-US"/>
              </w:rPr>
            </w:pPr>
            <w:r w:rsidRPr="00CA31F6">
              <w:rPr>
                <w:lang w:val="en-US"/>
              </w:rPr>
              <w:t>Support Vector Machine</w:t>
            </w:r>
          </w:p>
          <w:p w14:paraId="2A29754B" w14:textId="1093C225" w:rsidR="00AE34C4" w:rsidRPr="00CA31F6" w:rsidRDefault="00AE34C4" w:rsidP="00182F9A">
            <w:pPr>
              <w:rPr>
                <w:lang w:val="en-US"/>
              </w:rPr>
            </w:pPr>
            <w:r w:rsidRPr="00CA31F6">
              <w:rPr>
                <w:lang w:val="en-US"/>
              </w:rPr>
              <w:t>Operating Characteristic Curve</w:t>
            </w:r>
          </w:p>
          <w:p w14:paraId="253015F3" w14:textId="68A37179" w:rsidR="00AE34C4" w:rsidRPr="00CA31F6" w:rsidRDefault="00AE34C4" w:rsidP="00182F9A">
            <w:pPr>
              <w:rPr>
                <w:lang w:val="en-US"/>
              </w:rPr>
            </w:pPr>
            <w:r w:rsidRPr="00CA31F6">
              <w:rPr>
                <w:lang w:val="en-US"/>
              </w:rPr>
              <w:t>Radial Basis Function</w:t>
            </w:r>
          </w:p>
          <w:p w14:paraId="379185F9" w14:textId="77777777" w:rsidR="00AE34C4" w:rsidRPr="00CA31F6" w:rsidRDefault="00AE34C4" w:rsidP="00182F9A">
            <w:pPr>
              <w:rPr>
                <w:lang w:val="en-US"/>
              </w:rPr>
            </w:pPr>
            <w:r w:rsidRPr="00CA31F6">
              <w:rPr>
                <w:lang w:val="en-US"/>
              </w:rPr>
              <w:t>Gaussian Process for Machine Learning</w:t>
            </w:r>
          </w:p>
          <w:p w14:paraId="06AD3AFF" w14:textId="77777777" w:rsidR="00D212D3" w:rsidRPr="00CA31F6" w:rsidRDefault="00D212D3" w:rsidP="00182F9A">
            <w:pPr>
              <w:rPr>
                <w:lang w:val="en-US"/>
              </w:rPr>
            </w:pPr>
            <w:r w:rsidRPr="00CA31F6">
              <w:rPr>
                <w:lang w:val="en-US"/>
              </w:rPr>
              <w:t>Gaussian Process Regression</w:t>
            </w:r>
          </w:p>
          <w:p w14:paraId="1101224E" w14:textId="77777777" w:rsidR="00D212D3" w:rsidRPr="00CA31F6" w:rsidRDefault="00D212D3" w:rsidP="00182F9A">
            <w:pPr>
              <w:rPr>
                <w:lang w:val="en-US"/>
              </w:rPr>
            </w:pPr>
            <w:r w:rsidRPr="00CA31F6">
              <w:rPr>
                <w:lang w:val="en-US"/>
              </w:rPr>
              <w:t>Activity-aware Intent Recommendation</w:t>
            </w:r>
          </w:p>
          <w:p w14:paraId="75AD77D6" w14:textId="77777777" w:rsidR="00D212D3" w:rsidRPr="00CA31F6" w:rsidRDefault="00D212D3" w:rsidP="00182F9A">
            <w:r w:rsidRPr="00CA31F6">
              <w:t>RecSys do Spotify</w:t>
            </w:r>
          </w:p>
          <w:p w14:paraId="5979F004" w14:textId="641ADD6D" w:rsidR="00F92BE3" w:rsidRPr="00CA31F6" w:rsidRDefault="00F92BE3" w:rsidP="00182F9A">
            <w:pPr>
              <w:rPr>
                <w:lang w:val="en-US"/>
              </w:rPr>
            </w:pPr>
          </w:p>
        </w:tc>
      </w:tr>
      <w:tr w:rsidR="001220CC" w:rsidRPr="006135FE" w14:paraId="5DD25D23" w14:textId="77777777" w:rsidTr="00D942ED">
        <w:tc>
          <w:tcPr>
            <w:tcW w:w="1292" w:type="dxa"/>
          </w:tcPr>
          <w:p w14:paraId="1596D551" w14:textId="77777777" w:rsidR="001220CC" w:rsidRPr="00CA31F6" w:rsidRDefault="001220CC" w:rsidP="00182F9A">
            <w:pPr>
              <w:pStyle w:val="Remissivo1"/>
            </w:pPr>
          </w:p>
        </w:tc>
        <w:tc>
          <w:tcPr>
            <w:tcW w:w="7780" w:type="dxa"/>
          </w:tcPr>
          <w:p w14:paraId="56823FB1" w14:textId="77777777" w:rsidR="001220CC" w:rsidRPr="00CA31F6" w:rsidRDefault="001220CC" w:rsidP="00182F9A">
            <w:pPr>
              <w:pStyle w:val="Remissivo1"/>
              <w:rPr>
                <w:lang w:val="en-US"/>
              </w:rPr>
            </w:pPr>
          </w:p>
        </w:tc>
      </w:tr>
    </w:tbl>
    <w:p w14:paraId="22421968" w14:textId="77777777" w:rsidR="008F2AE9" w:rsidRPr="00F31FE8" w:rsidRDefault="008F2AE9" w:rsidP="00182F9A">
      <w:pPr>
        <w:rPr>
          <w:lang w:val="en-US"/>
        </w:rPr>
      </w:pPr>
    </w:p>
    <w:p w14:paraId="5CD56C6B" w14:textId="77777777" w:rsidR="008F2AE9" w:rsidRDefault="008F2AE9" w:rsidP="00182F9A">
      <w:pPr>
        <w:pStyle w:val="Ttulo0"/>
      </w:pPr>
      <w:r>
        <w:lastRenderedPageBreak/>
        <w:t>Sumário</w:t>
      </w:r>
    </w:p>
    <w:p w14:paraId="6753B71E" w14:textId="3299B2E7" w:rsidR="007879F2" w:rsidRDefault="000C396C" w:rsidP="00182F9A">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10653E" w:rsidP="00182F9A">
      <w:pPr>
        <w:pStyle w:val="Sumrio2"/>
        <w:rPr>
          <w:rFonts w:asciiTheme="minorHAnsi" w:eastAsiaTheme="minorEastAsia" w:hAnsiTheme="minorHAnsi" w:cstheme="minorBidi"/>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10653E" w:rsidP="00182F9A">
      <w:pPr>
        <w:pStyle w:val="Sumrio2"/>
        <w:rPr>
          <w:rFonts w:asciiTheme="minorHAnsi" w:eastAsiaTheme="minorEastAsia" w:hAnsiTheme="minorHAnsi" w:cstheme="minorBidi"/>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10653E" w:rsidP="00182F9A">
      <w:pPr>
        <w:pStyle w:val="Sumrio2"/>
        <w:rPr>
          <w:rFonts w:asciiTheme="minorHAnsi" w:eastAsiaTheme="minorEastAsia" w:hAnsiTheme="minorHAnsi" w:cstheme="minorBidi"/>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10653E" w:rsidP="00182F9A">
      <w:pPr>
        <w:pStyle w:val="Sumrio1"/>
        <w:rPr>
          <w:rFonts w:asciiTheme="minorHAnsi" w:eastAsiaTheme="minorEastAsia" w:hAnsiTheme="minorHAnsi" w:cstheme="minorBidi"/>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10653E" w:rsidP="00182F9A">
      <w:pPr>
        <w:pStyle w:val="Sumrio2"/>
        <w:rPr>
          <w:rFonts w:asciiTheme="minorHAnsi" w:eastAsiaTheme="minorEastAsia" w:hAnsiTheme="minorHAnsi" w:cstheme="minorBidi"/>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10653E" w:rsidP="00182F9A">
      <w:pPr>
        <w:pStyle w:val="Sumrio2"/>
        <w:rPr>
          <w:rFonts w:asciiTheme="minorHAnsi" w:eastAsiaTheme="minorEastAsia" w:hAnsiTheme="minorHAnsi" w:cstheme="minorBidi"/>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10653E" w:rsidP="00182F9A">
      <w:pPr>
        <w:pStyle w:val="Sumrio2"/>
        <w:rPr>
          <w:rFonts w:asciiTheme="minorHAnsi" w:eastAsiaTheme="minorEastAsia" w:hAnsiTheme="minorHAnsi" w:cstheme="minorBidi"/>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10653E" w:rsidP="00182F9A">
      <w:pPr>
        <w:pStyle w:val="Sumrio2"/>
        <w:rPr>
          <w:rFonts w:asciiTheme="minorHAnsi" w:eastAsiaTheme="minorEastAsia" w:hAnsiTheme="minorHAnsi" w:cstheme="minorBidi"/>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10653E" w:rsidP="00182F9A">
      <w:pPr>
        <w:pStyle w:val="Sumrio3"/>
        <w:rPr>
          <w:rFonts w:asciiTheme="minorHAnsi" w:eastAsiaTheme="minorEastAsia" w:hAnsiTheme="minorHAnsi" w:cstheme="minorBidi"/>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10653E" w:rsidP="00182F9A">
      <w:pPr>
        <w:pStyle w:val="Sumrio2"/>
        <w:rPr>
          <w:rFonts w:asciiTheme="minorHAnsi" w:eastAsiaTheme="minorEastAsia" w:hAnsiTheme="minorHAnsi" w:cstheme="minorBidi"/>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10653E" w:rsidP="00182F9A">
      <w:pPr>
        <w:pStyle w:val="Sumrio2"/>
        <w:rPr>
          <w:rFonts w:asciiTheme="minorHAnsi" w:eastAsiaTheme="minorEastAsia" w:hAnsiTheme="minorHAnsi" w:cstheme="minorBidi"/>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10653E" w:rsidP="00182F9A">
      <w:pPr>
        <w:pStyle w:val="Sumrio1"/>
        <w:rPr>
          <w:rFonts w:asciiTheme="minorHAnsi" w:eastAsiaTheme="minorEastAsia" w:hAnsiTheme="minorHAnsi" w:cstheme="minorBidi"/>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10653E" w:rsidP="00182F9A">
      <w:pPr>
        <w:pStyle w:val="Sumrio2"/>
        <w:rPr>
          <w:rFonts w:asciiTheme="minorHAnsi" w:eastAsiaTheme="minorEastAsia" w:hAnsiTheme="minorHAnsi" w:cstheme="minorBidi"/>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10653E" w:rsidP="00182F9A">
      <w:pPr>
        <w:pStyle w:val="Sumrio3"/>
        <w:rPr>
          <w:rFonts w:asciiTheme="minorHAnsi" w:eastAsiaTheme="minorEastAsia" w:hAnsiTheme="minorHAnsi" w:cstheme="minorBidi"/>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10653E" w:rsidP="00182F9A">
      <w:pPr>
        <w:pStyle w:val="Sumrio3"/>
        <w:rPr>
          <w:rFonts w:asciiTheme="minorHAnsi" w:eastAsiaTheme="minorEastAsia" w:hAnsiTheme="minorHAnsi" w:cstheme="minorBidi"/>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10653E" w:rsidP="00182F9A">
      <w:pPr>
        <w:pStyle w:val="Sumrio3"/>
        <w:rPr>
          <w:rFonts w:asciiTheme="minorHAnsi" w:eastAsiaTheme="minorEastAsia" w:hAnsiTheme="minorHAnsi" w:cstheme="minorBidi"/>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10653E" w:rsidP="00182F9A">
      <w:pPr>
        <w:pStyle w:val="Sumrio3"/>
        <w:rPr>
          <w:rFonts w:asciiTheme="minorHAnsi" w:eastAsiaTheme="minorEastAsia" w:hAnsiTheme="minorHAnsi" w:cstheme="minorBidi"/>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10653E" w:rsidP="00182F9A">
      <w:pPr>
        <w:pStyle w:val="Sumrio2"/>
        <w:rPr>
          <w:rFonts w:asciiTheme="minorHAnsi" w:eastAsiaTheme="minorEastAsia" w:hAnsiTheme="minorHAnsi" w:cstheme="minorBidi"/>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10653E" w:rsidP="00182F9A">
      <w:pPr>
        <w:pStyle w:val="Sumrio3"/>
        <w:rPr>
          <w:rFonts w:asciiTheme="minorHAnsi" w:eastAsiaTheme="minorEastAsia" w:hAnsiTheme="minorHAnsi" w:cstheme="minorBidi"/>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10653E" w:rsidP="00182F9A">
      <w:pPr>
        <w:pStyle w:val="Sumrio3"/>
        <w:rPr>
          <w:rFonts w:asciiTheme="minorHAnsi" w:eastAsiaTheme="minorEastAsia" w:hAnsiTheme="minorHAnsi" w:cstheme="minorBidi"/>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10653E" w:rsidP="00182F9A">
      <w:pPr>
        <w:pStyle w:val="Sumrio2"/>
        <w:rPr>
          <w:rFonts w:asciiTheme="minorHAnsi" w:eastAsiaTheme="minorEastAsia" w:hAnsiTheme="minorHAnsi" w:cstheme="minorBidi"/>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10653E" w:rsidP="00182F9A">
      <w:pPr>
        <w:pStyle w:val="Sumrio3"/>
        <w:rPr>
          <w:rFonts w:asciiTheme="minorHAnsi" w:eastAsiaTheme="minorEastAsia" w:hAnsiTheme="minorHAnsi" w:cstheme="minorBidi"/>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10653E" w:rsidP="00182F9A">
      <w:pPr>
        <w:pStyle w:val="Sumrio3"/>
        <w:rPr>
          <w:rFonts w:asciiTheme="minorHAnsi" w:eastAsiaTheme="minorEastAsia" w:hAnsiTheme="minorHAnsi" w:cstheme="minorBidi"/>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10653E" w:rsidP="00182F9A">
      <w:pPr>
        <w:pStyle w:val="Sumrio2"/>
        <w:rPr>
          <w:rFonts w:asciiTheme="minorHAnsi" w:eastAsiaTheme="minorEastAsia" w:hAnsiTheme="minorHAnsi" w:cstheme="minorBidi"/>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10653E" w:rsidP="00182F9A">
      <w:pPr>
        <w:pStyle w:val="Sumrio3"/>
        <w:rPr>
          <w:rFonts w:asciiTheme="minorHAnsi" w:eastAsiaTheme="minorEastAsia" w:hAnsiTheme="minorHAnsi" w:cstheme="minorBidi"/>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10653E" w:rsidP="00182F9A">
      <w:pPr>
        <w:pStyle w:val="Sumrio3"/>
        <w:rPr>
          <w:rFonts w:asciiTheme="minorHAnsi" w:eastAsiaTheme="minorEastAsia" w:hAnsiTheme="minorHAnsi" w:cstheme="minorBidi"/>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10653E" w:rsidP="00182F9A">
      <w:pPr>
        <w:pStyle w:val="Sumrio3"/>
        <w:rPr>
          <w:rFonts w:asciiTheme="minorHAnsi" w:eastAsiaTheme="minorEastAsia" w:hAnsiTheme="minorHAnsi" w:cstheme="minorBidi"/>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10653E" w:rsidP="00182F9A">
      <w:pPr>
        <w:pStyle w:val="Sumrio1"/>
        <w:rPr>
          <w:rFonts w:asciiTheme="minorHAnsi" w:eastAsiaTheme="minorEastAsia" w:hAnsiTheme="minorHAnsi" w:cstheme="minorBidi"/>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10653E" w:rsidP="00182F9A">
      <w:pPr>
        <w:pStyle w:val="Sumrio2"/>
        <w:rPr>
          <w:rFonts w:asciiTheme="minorHAnsi" w:eastAsiaTheme="minorEastAsia" w:hAnsiTheme="minorHAnsi" w:cstheme="minorBidi"/>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10653E" w:rsidP="00182F9A">
      <w:pPr>
        <w:pStyle w:val="Sumrio3"/>
        <w:rPr>
          <w:rFonts w:asciiTheme="minorHAnsi" w:eastAsiaTheme="minorEastAsia" w:hAnsiTheme="minorHAnsi" w:cstheme="minorBidi"/>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10653E" w:rsidP="00182F9A">
      <w:pPr>
        <w:pStyle w:val="Sumrio3"/>
        <w:rPr>
          <w:rFonts w:asciiTheme="minorHAnsi" w:eastAsiaTheme="minorEastAsia" w:hAnsiTheme="minorHAnsi" w:cstheme="minorBidi"/>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10653E" w:rsidP="00182F9A">
      <w:pPr>
        <w:pStyle w:val="Sumrio3"/>
        <w:rPr>
          <w:rFonts w:asciiTheme="minorHAnsi" w:eastAsiaTheme="minorEastAsia" w:hAnsiTheme="minorHAnsi" w:cstheme="minorBidi"/>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10653E" w:rsidP="00182F9A">
      <w:pPr>
        <w:pStyle w:val="Sumrio2"/>
        <w:rPr>
          <w:rFonts w:asciiTheme="minorHAnsi" w:eastAsiaTheme="minorEastAsia" w:hAnsiTheme="minorHAnsi" w:cstheme="minorBidi"/>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10653E" w:rsidP="00182F9A">
      <w:pPr>
        <w:pStyle w:val="Sumrio3"/>
        <w:rPr>
          <w:rFonts w:asciiTheme="minorHAnsi" w:eastAsiaTheme="minorEastAsia" w:hAnsiTheme="minorHAnsi" w:cstheme="minorBidi"/>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10653E" w:rsidP="00182F9A">
      <w:pPr>
        <w:pStyle w:val="Sumrio3"/>
        <w:rPr>
          <w:rFonts w:asciiTheme="minorHAnsi" w:eastAsiaTheme="minorEastAsia" w:hAnsiTheme="minorHAnsi" w:cstheme="minorBidi"/>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10653E" w:rsidP="00182F9A">
      <w:pPr>
        <w:pStyle w:val="Sumrio3"/>
        <w:rPr>
          <w:rFonts w:asciiTheme="minorHAnsi" w:eastAsiaTheme="minorEastAsia" w:hAnsiTheme="minorHAnsi" w:cstheme="minorBidi"/>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10653E" w:rsidP="00182F9A">
      <w:pPr>
        <w:pStyle w:val="Sumrio3"/>
        <w:rPr>
          <w:rFonts w:asciiTheme="minorHAnsi" w:eastAsiaTheme="minorEastAsia" w:hAnsiTheme="minorHAnsi" w:cstheme="minorBidi"/>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10653E" w:rsidP="00182F9A">
      <w:pPr>
        <w:pStyle w:val="Sumrio3"/>
        <w:rPr>
          <w:rFonts w:asciiTheme="minorHAnsi" w:eastAsiaTheme="minorEastAsia" w:hAnsiTheme="minorHAnsi" w:cstheme="minorBidi"/>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10653E" w:rsidP="00182F9A">
      <w:pPr>
        <w:pStyle w:val="Sumrio3"/>
        <w:rPr>
          <w:rFonts w:asciiTheme="minorHAnsi" w:eastAsiaTheme="minorEastAsia" w:hAnsiTheme="minorHAnsi" w:cstheme="minorBidi"/>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10653E" w:rsidP="00182F9A">
      <w:pPr>
        <w:pStyle w:val="Sumrio1"/>
        <w:rPr>
          <w:rFonts w:asciiTheme="minorHAnsi" w:eastAsiaTheme="minorEastAsia" w:hAnsiTheme="minorHAnsi" w:cstheme="minorBidi"/>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10653E" w:rsidP="00182F9A">
      <w:pPr>
        <w:pStyle w:val="Sumrio2"/>
        <w:rPr>
          <w:rFonts w:asciiTheme="minorHAnsi" w:eastAsiaTheme="minorEastAsia" w:hAnsiTheme="minorHAnsi" w:cstheme="minorBidi"/>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10653E" w:rsidP="00182F9A">
      <w:pPr>
        <w:pStyle w:val="Sumrio1"/>
        <w:rPr>
          <w:rFonts w:asciiTheme="minorHAnsi" w:eastAsiaTheme="minorEastAsia" w:hAnsiTheme="minorHAnsi" w:cstheme="minorBidi"/>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182F9A">
      <w:r>
        <w:fldChar w:fldCharType="end"/>
      </w:r>
    </w:p>
    <w:p w14:paraId="661C36CD" w14:textId="77777777" w:rsidR="008F2AE9" w:rsidRDefault="008F2AE9" w:rsidP="00182F9A">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732FF92F" w:rsidR="00BB2B89" w:rsidRPr="000964B3" w:rsidRDefault="00BB2B89" w:rsidP="00182F9A">
      <w:pPr>
        <w:pStyle w:val="Ttulo1"/>
      </w:pPr>
      <w:bookmarkStart w:id="17" w:name="_Toc53928594"/>
      <w:bookmarkStart w:id="18" w:name="_Toc55523354"/>
      <w:bookmarkStart w:id="19" w:name="_Toc55260940"/>
      <w:r w:rsidRPr="000964B3">
        <w:lastRenderedPageBreak/>
        <w:t>Introdução</w:t>
      </w:r>
      <w:bookmarkEnd w:id="17"/>
      <w:bookmarkEnd w:id="18"/>
      <w:bookmarkEnd w:id="19"/>
    </w:p>
    <w:p w14:paraId="5A0E57EE" w14:textId="7D156BBA" w:rsidR="00DA05B5" w:rsidRDefault="00DA05B5" w:rsidP="00182F9A">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182F9A">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182F9A">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182F9A">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182F9A">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182F9A">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182F9A">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182F9A">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182F9A">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182F9A">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182F9A">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332ABD68" w:rsidR="00076C7E" w:rsidRPr="00870D6F" w:rsidRDefault="00076C7E" w:rsidP="00182F9A">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182F9A">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32ADAFAF" w:rsidR="00DA05B5" w:rsidRDefault="00DA05B5" w:rsidP="00182F9A">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182F9A">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182F9A">
      <w:pPr>
        <w:pStyle w:val="TextodoTrabalho"/>
      </w:pPr>
      <w:r>
        <w:t xml:space="preserve">Os sistemas de </w:t>
      </w:r>
      <w:r w:rsidRPr="005862DE">
        <w:rPr>
          <w:i/>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38DA1F60" w14:textId="5664569F" w:rsidR="00DA05B5" w:rsidRDefault="00DA05B5" w:rsidP="00182F9A">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w:t>
      </w:r>
      <w:r w:rsidR="000D1CE9">
        <w:t xml:space="preserve"> </w:t>
      </w:r>
      <w:commentRangeStart w:id="20"/>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20"/>
      <w:r w:rsidR="00463D35">
        <w:rPr>
          <w:rStyle w:val="Refdecomentrio"/>
        </w:rPr>
        <w:commentReference w:id="20"/>
      </w:r>
      <w:r>
        <w:t>.</w:t>
      </w:r>
    </w:p>
    <w:p w14:paraId="5220D833" w14:textId="77777777" w:rsidR="00353CE6" w:rsidRDefault="00463D35" w:rsidP="00182F9A">
      <w:pPr>
        <w:pStyle w:val="Ttulo2"/>
      </w:pPr>
      <w:bookmarkStart w:id="21" w:name="_Toc55523355"/>
      <w:commentRangeStart w:id="22"/>
      <w:r>
        <w:t>Objetivo Geral</w:t>
      </w:r>
      <w:bookmarkEnd w:id="21"/>
      <w:r>
        <w:t xml:space="preserve"> </w:t>
      </w:r>
      <w:commentRangeEnd w:id="22"/>
    </w:p>
    <w:p w14:paraId="70106CBE" w14:textId="287D76BC" w:rsidR="00463D35" w:rsidRDefault="00353CE6" w:rsidP="00182F9A">
      <w:r>
        <w:tab/>
      </w:r>
      <w:r w:rsidR="00463D35">
        <w:rPr>
          <w:rStyle w:val="Refdecomentrio"/>
        </w:rPr>
        <w:commentReference w:id="22"/>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182F9A">
      <w:pPr>
        <w:pStyle w:val="Ttulo2"/>
      </w:pPr>
      <w:bookmarkStart w:id="23" w:name="_Toc55523356"/>
      <w:commentRangeStart w:id="24"/>
      <w:r>
        <w:t>Objetivos Específicos</w:t>
      </w:r>
      <w:commentRangeEnd w:id="24"/>
      <w:r>
        <w:rPr>
          <w:rStyle w:val="Refdecomentrio"/>
        </w:rPr>
        <w:commentReference w:id="24"/>
      </w:r>
      <w:bookmarkEnd w:id="23"/>
    </w:p>
    <w:p w14:paraId="15E22891" w14:textId="77777777" w:rsidR="00443CAD" w:rsidRDefault="00443CAD" w:rsidP="00182F9A">
      <w:pPr>
        <w:pStyle w:val="PargrafodaLista"/>
        <w:numPr>
          <w:ilvl w:val="0"/>
          <w:numId w:val="30"/>
        </w:numPr>
      </w:pPr>
      <w:r>
        <w:t xml:space="preserve">Investigar APIs de Serviços de </w:t>
      </w:r>
      <w:r w:rsidRPr="00210C75">
        <w:rPr>
          <w:i/>
        </w:rPr>
        <w:t>Streamings</w:t>
      </w:r>
      <w:r>
        <w:t xml:space="preserve"> Musicais.</w:t>
      </w:r>
    </w:p>
    <w:p w14:paraId="203AF9C0" w14:textId="77777777" w:rsidR="00443CAD" w:rsidRPr="00006A05" w:rsidRDefault="00443CAD" w:rsidP="00182F9A">
      <w:pPr>
        <w:pStyle w:val="PargrafodaLista"/>
        <w:numPr>
          <w:ilvl w:val="0"/>
          <w:numId w:val="30"/>
        </w:numPr>
      </w:pPr>
      <w:r w:rsidRPr="00006A05">
        <w:t>Selecionar a API a ser utilizada no sistema de recomendação.</w:t>
      </w:r>
    </w:p>
    <w:p w14:paraId="118C01A3" w14:textId="77777777" w:rsidR="00443CAD" w:rsidRPr="00006A05" w:rsidRDefault="00443CAD" w:rsidP="00182F9A">
      <w:pPr>
        <w:pStyle w:val="PargrafodaLista"/>
        <w:numPr>
          <w:ilvl w:val="0"/>
          <w:numId w:val="30"/>
        </w:numPr>
      </w:pPr>
      <w:r w:rsidRPr="00006A05">
        <w:t>Definir os contextos de ambiente a serem utilizados no sistema.</w:t>
      </w:r>
    </w:p>
    <w:p w14:paraId="4327773F" w14:textId="77777777" w:rsidR="00443CAD" w:rsidRPr="00006A05" w:rsidRDefault="00443CAD" w:rsidP="00182F9A">
      <w:pPr>
        <w:pStyle w:val="PargrafodaLista"/>
        <w:numPr>
          <w:ilvl w:val="0"/>
          <w:numId w:val="30"/>
        </w:numPr>
      </w:pPr>
      <w:r w:rsidRPr="00006A05">
        <w:t>Definir os contextos comportamentais do usuário a serem utilizados no sistema.</w:t>
      </w:r>
    </w:p>
    <w:p w14:paraId="5C168C18" w14:textId="77777777" w:rsidR="00443CAD" w:rsidRPr="00006A05" w:rsidRDefault="00443CAD" w:rsidP="00182F9A">
      <w:pPr>
        <w:pStyle w:val="PargrafodaLista"/>
        <w:numPr>
          <w:ilvl w:val="0"/>
          <w:numId w:val="30"/>
        </w:numPr>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182F9A">
      <w:pPr>
        <w:pStyle w:val="PargrafodaLista"/>
        <w:numPr>
          <w:ilvl w:val="0"/>
          <w:numId w:val="30"/>
        </w:numPr>
      </w:pPr>
      <w:r w:rsidRPr="00006A05">
        <w:t>Criar um protótipo do sistema de recomendação.</w:t>
      </w:r>
    </w:p>
    <w:p w14:paraId="6F6BCE9C" w14:textId="6455B7CA" w:rsidR="00443CAD" w:rsidRPr="00443CAD" w:rsidRDefault="00443CAD" w:rsidP="00182F9A">
      <w:pPr>
        <w:pStyle w:val="PargrafodaLista"/>
        <w:numPr>
          <w:ilvl w:val="0"/>
          <w:numId w:val="30"/>
        </w:numPr>
      </w:pPr>
      <w:r w:rsidRPr="00006A05">
        <w:t>Avaliar o sistema de recomendação com usuários voluntários.</w:t>
      </w:r>
    </w:p>
    <w:p w14:paraId="5FA5B714" w14:textId="4CF4B512" w:rsidR="00850785" w:rsidRDefault="00850785" w:rsidP="00182F9A">
      <w:pPr>
        <w:pStyle w:val="Ttulo2"/>
      </w:pPr>
      <w:bookmarkStart w:id="25" w:name="_Toc55523357"/>
      <w:commentRangeStart w:id="26"/>
      <w:r>
        <w:t>Metodologia</w:t>
      </w:r>
      <w:commentRangeEnd w:id="26"/>
      <w:r>
        <w:rPr>
          <w:rStyle w:val="Refdecomentrio"/>
        </w:rPr>
        <w:commentReference w:id="26"/>
      </w:r>
      <w:bookmarkEnd w:id="25"/>
    </w:p>
    <w:p w14:paraId="008263D5" w14:textId="2050F87C" w:rsidR="004B66F0" w:rsidRDefault="004B66F0" w:rsidP="00182F9A">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182F9A">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27"/>
      <w:commentRangeStart w:id="28"/>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27"/>
      <w:r>
        <w:rPr>
          <w:rStyle w:val="Refdecomentrio"/>
        </w:rPr>
        <w:commentReference w:id="27"/>
      </w:r>
      <w:commentRangeEnd w:id="28"/>
      <w:r>
        <w:rPr>
          <w:rStyle w:val="Refdecomentrio"/>
        </w:rPr>
        <w:commentReference w:id="28"/>
      </w:r>
    </w:p>
    <w:p w14:paraId="0213546B" w14:textId="20A8E54E" w:rsidR="004B66F0" w:rsidRDefault="002F1A52" w:rsidP="00182F9A">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182F9A">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182F9A">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79067593" w:rsidR="008F2AE9" w:rsidRDefault="00604869" w:rsidP="00182F9A">
      <w:r>
        <w:tab/>
      </w:r>
      <w:r w:rsidR="00DA05B5">
        <w:t xml:space="preserve">Portanto, de acordo com esse contexto, este trabalho </w:t>
      </w:r>
      <w:commentRangeStart w:id="29"/>
      <w:r w:rsidR="00DA05B5">
        <w:t>construi</w:t>
      </w:r>
      <w:r w:rsidR="00850785">
        <w:t>u</w:t>
      </w:r>
      <w:r w:rsidR="00DA05B5">
        <w:t xml:space="preserve"> </w:t>
      </w:r>
      <w:commentRangeEnd w:id="29"/>
      <w:r w:rsidR="00850785">
        <w:rPr>
          <w:rStyle w:val="Refdecomentrio"/>
        </w:rPr>
        <w:commentReference w:id="29"/>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182F9A">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182F9A">
      <w:pPr>
        <w:pStyle w:val="TextodoTrabalho"/>
      </w:pPr>
    </w:p>
    <w:p w14:paraId="740F7C4D" w14:textId="2E7025FF" w:rsidR="008F2AE9" w:rsidRDefault="008F2AE9" w:rsidP="00182F9A"/>
    <w:p w14:paraId="1ACC3228" w14:textId="45EE7BB4" w:rsidR="002B6979" w:rsidRDefault="002B6979" w:rsidP="00182F9A">
      <w:pPr>
        <w:pStyle w:val="Ttulo1"/>
      </w:pPr>
      <w:bookmarkStart w:id="30" w:name="_Toc55523358"/>
      <w:bookmarkStart w:id="31" w:name="_Toc55260941"/>
      <w:r>
        <w:lastRenderedPageBreak/>
        <w:t>Trabalhos relacionados</w:t>
      </w:r>
      <w:bookmarkEnd w:id="30"/>
      <w:bookmarkEnd w:id="31"/>
    </w:p>
    <w:p w14:paraId="5CB45EF1" w14:textId="564496C1" w:rsidR="00F66337" w:rsidRDefault="00471239" w:rsidP="00182F9A">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7D9967F" w:rsidR="00A17B09" w:rsidRDefault="00A17B09" w:rsidP="00182F9A">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182F9A">
      <w:pPr>
        <w:pStyle w:val="Ttulo2"/>
      </w:pPr>
      <w:bookmarkStart w:id="32" w:name="_Toc55523359"/>
      <w:bookmarkStart w:id="33" w:name="_Toc55260942"/>
      <w:r>
        <w:t>Levantamento bibliográfico inicial</w:t>
      </w:r>
      <w:bookmarkEnd w:id="32"/>
      <w:bookmarkEnd w:id="33"/>
    </w:p>
    <w:p w14:paraId="40F08AC9" w14:textId="1A2D9549" w:rsidR="00F15F2F" w:rsidRDefault="0062433B" w:rsidP="00182F9A">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576D93E8" w:rsidR="000033F1" w:rsidRDefault="00F15F2F" w:rsidP="00182F9A">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34"/>
      <w:r w:rsidR="005345CB">
        <w:t>Contexto</w:t>
      </w:r>
      <w:commentRangeEnd w:id="34"/>
      <w:r w:rsidR="00A16272">
        <w:rPr>
          <w:rStyle w:val="Refdecomentrio"/>
        </w:rPr>
        <w:commentReference w:id="34"/>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182F9A">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1D591494" w:rsidR="005A47D6" w:rsidRDefault="00492B46" w:rsidP="00182F9A">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182F9A">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35"/>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35"/>
      <w:r w:rsidR="00FC561D">
        <w:rPr>
          <w:rStyle w:val="Refdecomentrio"/>
        </w:rPr>
        <w:commentReference w:id="35"/>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182F9A">
      <w:pPr>
        <w:pStyle w:val="Ttulo2"/>
      </w:pPr>
      <w:bookmarkStart w:id="36" w:name="_Toc55523360"/>
      <w:bookmarkStart w:id="37" w:name="_Toc55260943"/>
      <w:r>
        <w:t>O protocolo d</w:t>
      </w:r>
      <w:r w:rsidR="00765824">
        <w:t>e</w:t>
      </w:r>
      <w:r>
        <w:t xml:space="preserve"> revisão</w:t>
      </w:r>
      <w:bookmarkEnd w:id="36"/>
      <w:bookmarkEnd w:id="37"/>
    </w:p>
    <w:p w14:paraId="42D42C32" w14:textId="1B76998A" w:rsidR="0071123B" w:rsidRDefault="0071123B" w:rsidP="00182F9A">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182F9A">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182F9A">
      <w:pPr>
        <w:pStyle w:val="PargrafodaLista"/>
        <w:numPr>
          <w:ilvl w:val="0"/>
          <w:numId w:val="3"/>
        </w:numPr>
      </w:pPr>
      <w:r>
        <w:t xml:space="preserve">Estudos </w:t>
      </w:r>
      <w:r w:rsidR="00913C91">
        <w:t>r</w:t>
      </w:r>
      <w:r>
        <w:t>ealizados</w:t>
      </w:r>
    </w:p>
    <w:p w14:paraId="4F1E7AE9" w14:textId="6F1BD88F" w:rsidR="00D50112" w:rsidRDefault="00D50112" w:rsidP="00182F9A">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182F9A">
      <w:pPr>
        <w:pStyle w:val="PargrafodaLista"/>
        <w:numPr>
          <w:ilvl w:val="0"/>
          <w:numId w:val="3"/>
        </w:numPr>
      </w:pPr>
      <w:r>
        <w:t>Contextos utilizados</w:t>
      </w:r>
      <w:r w:rsidR="00804534">
        <w:t xml:space="preserve"> para recomendação</w:t>
      </w:r>
    </w:p>
    <w:p w14:paraId="2B572389" w14:textId="77777777" w:rsidR="008D579B" w:rsidRDefault="008D579B" w:rsidP="00182F9A"/>
    <w:p w14:paraId="24567107" w14:textId="6D97FD19" w:rsidR="008D579B" w:rsidRDefault="008D579B" w:rsidP="00182F9A">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210C75" w:rsidRDefault="008D579B" w:rsidP="00182F9A">
      <w:pPr>
        <w:pStyle w:val="PargrafodaLista"/>
        <w:numPr>
          <w:ilvl w:val="0"/>
          <w:numId w:val="4"/>
        </w:numPr>
      </w:pPr>
      <w:r w:rsidRPr="00210C75">
        <w:t>RecSys</w:t>
      </w:r>
    </w:p>
    <w:p w14:paraId="26AA3250" w14:textId="2287B641" w:rsidR="008D579B" w:rsidRPr="00210C75" w:rsidRDefault="008D579B" w:rsidP="00182F9A">
      <w:pPr>
        <w:pStyle w:val="PargrafodaLista"/>
        <w:numPr>
          <w:ilvl w:val="0"/>
          <w:numId w:val="4"/>
        </w:numPr>
        <w:rPr>
          <w:lang w:val="en-US"/>
        </w:rPr>
      </w:pPr>
      <w:r w:rsidRPr="00210C75">
        <w:rPr>
          <w:lang w:val="en-US"/>
        </w:rPr>
        <w:t>Machine Learning</w:t>
      </w:r>
    </w:p>
    <w:p w14:paraId="703195DE" w14:textId="61281D29" w:rsidR="008D579B" w:rsidRDefault="008D579B" w:rsidP="00182F9A">
      <w:pPr>
        <w:pStyle w:val="PargrafodaLista"/>
        <w:numPr>
          <w:ilvl w:val="0"/>
          <w:numId w:val="4"/>
        </w:numPr>
      </w:pPr>
      <w:r w:rsidRPr="008D579B">
        <w:t>Sistemas de recomendação musical</w:t>
      </w:r>
    </w:p>
    <w:p w14:paraId="5C02332F" w14:textId="3175A75E" w:rsidR="008D579B" w:rsidRPr="003217A5" w:rsidRDefault="006676C9" w:rsidP="00182F9A">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182F9A"/>
    <w:p w14:paraId="12B874AC" w14:textId="14C3BBEC" w:rsidR="004C6DA1" w:rsidRDefault="00CC24CC" w:rsidP="00182F9A">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182F9A">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182F9A">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182F9A">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7F25B179" w:rsidR="009C0BCD" w:rsidRPr="004A3A38" w:rsidRDefault="009C0BCD" w:rsidP="00182F9A">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182F9A">
      <w:pPr>
        <w:pStyle w:val="Ttulo2"/>
      </w:pPr>
      <w:bookmarkStart w:id="38" w:name="_Toc55523361"/>
      <w:bookmarkStart w:id="39" w:name="_Toc55260944"/>
      <w:r w:rsidRPr="004A3A38">
        <w:t>PROCURA NOS MOTORES DE BUSCA</w:t>
      </w:r>
      <w:bookmarkEnd w:id="38"/>
      <w:bookmarkEnd w:id="39"/>
    </w:p>
    <w:p w14:paraId="565BD62B" w14:textId="793D0453" w:rsidR="00B15B79" w:rsidRDefault="00C42379" w:rsidP="00182F9A">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4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40"/>
      <w:r w:rsidR="004A7D8A">
        <w:rPr>
          <w:rStyle w:val="Refdecomentrio"/>
        </w:rPr>
        <w:commentReference w:id="40"/>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3FDFD1C8" w:rsidR="00B472EE" w:rsidRDefault="00B472EE" w:rsidP="00182F9A"/>
    <w:p w14:paraId="66299368" w14:textId="2E6F28EA" w:rsidR="00B472EE" w:rsidRDefault="00B472EE" w:rsidP="00182F9A">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rsidP="00182F9A">
      <w:pPr>
        <w:pStyle w:val="Figuras"/>
      </w:pPr>
      <w:commentRangeStart w:id="4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41"/>
      <w:r w:rsidR="00B472EE">
        <w:rPr>
          <w:rStyle w:val="Refdecomentrio"/>
          <w:noProof w:val="0"/>
          <w:lang w:eastAsia="en-US"/>
        </w:rPr>
        <w:commentReference w:id="41"/>
      </w:r>
    </w:p>
    <w:p w14:paraId="47CACF19" w14:textId="3F7BB396" w:rsidR="00B00090" w:rsidRPr="00210C75" w:rsidRDefault="00B472EE" w:rsidP="00182F9A">
      <w:pPr>
        <w:pStyle w:val="Legenda"/>
      </w:pPr>
      <w:bookmarkStart w:id="42" w:name="_Ref40822595"/>
      <w:bookmarkStart w:id="43" w:name="_Ref40822554"/>
      <w:bookmarkStart w:id="44" w:name="_Toc55260879"/>
      <w:r w:rsidRPr="004D6111">
        <w:t xml:space="preserve">Fonte: </w:t>
      </w:r>
      <w:bookmarkEnd w:id="42"/>
      <w:r w:rsidRPr="004D6111">
        <w:t>Elaborado pelo autor (</w:t>
      </w:r>
      <w:r w:rsidRPr="00210C75">
        <w:t>2020)</w:t>
      </w:r>
      <w:bookmarkEnd w:id="43"/>
      <w:bookmarkEnd w:id="44"/>
    </w:p>
    <w:p w14:paraId="42D7707F" w14:textId="77777777" w:rsidR="00B00090" w:rsidRDefault="00B00090" w:rsidP="00182F9A"/>
    <w:p w14:paraId="53F7643E" w14:textId="031B83C1" w:rsidR="00C42379" w:rsidRDefault="003B2512" w:rsidP="00182F9A">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182F9A">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182F9A">
      <w:pPr>
        <w:pStyle w:val="Legenda"/>
      </w:pPr>
      <w:bookmarkStart w:id="45" w:name="_Ref40822631"/>
      <w:bookmarkStart w:id="46" w:name="_Toc55260880"/>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2</w:t>
      </w:r>
      <w:r w:rsidR="00C7334A" w:rsidRPr="00210C75">
        <w:rPr>
          <w:highlight w:val="yellow"/>
        </w:rPr>
        <w:fldChar w:fldCharType="end"/>
      </w:r>
      <w:bookmarkEnd w:id="45"/>
      <w:r w:rsidRPr="00210C75">
        <w:rPr>
          <w:highlight w:val="yellow"/>
        </w:rPr>
        <w:t xml:space="preserve"> - Resultado de busca dos </w:t>
      </w:r>
      <w:proofErr w:type="spellStart"/>
      <w:r w:rsidRPr="00210C75">
        <w:rPr>
          <w:highlight w:val="yellow"/>
        </w:rPr>
        <w:t>proceedings</w:t>
      </w:r>
      <w:proofErr w:type="spellEnd"/>
      <w:r w:rsidRPr="00210C75">
        <w:rPr>
          <w:highlight w:val="yellow"/>
        </w:rPr>
        <w:t xml:space="preserve"> no motor de busca da ACM (próprio, 2020)</w:t>
      </w:r>
      <w:bookmarkEnd w:id="46"/>
    </w:p>
    <w:p w14:paraId="610807AF" w14:textId="3080CCD5" w:rsidR="00006881" w:rsidRDefault="00006881" w:rsidP="00182F9A">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área de RecSys</w:t>
      </w:r>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rsidP="00182F9A">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182F9A">
      <w:pPr>
        <w:pStyle w:val="Legenda"/>
      </w:pPr>
      <w:bookmarkStart w:id="47" w:name="_Ref40822641"/>
      <w:bookmarkStart w:id="48" w:name="_Toc55260881"/>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3</w:t>
      </w:r>
      <w:r w:rsidR="00C7334A" w:rsidRPr="00210C75">
        <w:rPr>
          <w:highlight w:val="yellow"/>
        </w:rPr>
        <w:fldChar w:fldCharType="end"/>
      </w:r>
      <w:bookmarkEnd w:id="47"/>
      <w:r w:rsidRPr="00210C75">
        <w:rPr>
          <w:highlight w:val="yellow"/>
        </w:rPr>
        <w:t xml:space="preserve"> - Resultado de busca dos </w:t>
      </w:r>
      <w:proofErr w:type="spellStart"/>
      <w:r w:rsidRPr="00210C75">
        <w:rPr>
          <w:highlight w:val="yellow"/>
        </w:rPr>
        <w:t>journals</w:t>
      </w:r>
      <w:proofErr w:type="spellEnd"/>
      <w:r w:rsidRPr="00210C75">
        <w:rPr>
          <w:highlight w:val="yellow"/>
        </w:rPr>
        <w:t xml:space="preserve"> no motor de busca da ACM (próprio, 2020)</w:t>
      </w:r>
      <w:bookmarkEnd w:id="48"/>
    </w:p>
    <w:p w14:paraId="01684C1C" w14:textId="4223AC72" w:rsidR="004A3A38" w:rsidRDefault="008568F7" w:rsidP="00182F9A">
      <w:pPr>
        <w:pStyle w:val="Ttulo2"/>
      </w:pPr>
      <w:bookmarkStart w:id="49" w:name="_Toc55523362"/>
      <w:bookmarkStart w:id="50" w:name="_Toc55260945"/>
      <w:r w:rsidRPr="008568F7">
        <w:t>ETAPAS DA REVISÃO DOS TRABALHOS</w:t>
      </w:r>
      <w:bookmarkEnd w:id="49"/>
      <w:bookmarkEnd w:id="50"/>
    </w:p>
    <w:p w14:paraId="07248AA1" w14:textId="3E2D3729" w:rsidR="004367EC" w:rsidRDefault="005D0600" w:rsidP="00182F9A">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rsidP="00182F9A">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0CBF8D30" w:rsidR="007815D6" w:rsidRDefault="00377BBD" w:rsidP="00182F9A">
      <w:pPr>
        <w:pStyle w:val="Legenda"/>
      </w:pPr>
      <w:bookmarkStart w:id="51" w:name="_Ref40822414"/>
      <w:bookmarkStart w:id="52" w:name="_Ref40817235"/>
      <w:bookmarkStart w:id="53" w:name="_Toc55260882"/>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4</w:t>
      </w:r>
      <w:r w:rsidR="00C7334A" w:rsidRPr="001F7C27">
        <w:rPr>
          <w:highlight w:val="yellow"/>
        </w:rPr>
        <w:fldChar w:fldCharType="end"/>
      </w:r>
      <w:bookmarkEnd w:id="51"/>
      <w:r w:rsidR="00412F59" w:rsidRPr="001F7C27">
        <w:rPr>
          <w:highlight w:val="yellow"/>
        </w:rPr>
        <w:t xml:space="preserve"> - </w:t>
      </w:r>
      <w:r w:rsidRPr="001F7C27">
        <w:rPr>
          <w:highlight w:val="yellow"/>
        </w:rPr>
        <w:t>Etapas realizadas para filtrar os trabalhos encontrados no motor de busca da ACM</w:t>
      </w:r>
      <w:bookmarkEnd w:id="52"/>
      <w:r w:rsidR="004A14AF" w:rsidRPr="001F7C27">
        <w:rPr>
          <w:highlight w:val="yellow"/>
        </w:rPr>
        <w:t xml:space="preserve"> (próprio, 2020)</w:t>
      </w:r>
      <w:bookmarkEnd w:id="53"/>
    </w:p>
    <w:p w14:paraId="6A762032" w14:textId="5CA33C91" w:rsidR="009F1D25" w:rsidRDefault="009F1D25" w:rsidP="00182F9A">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RecSys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RecSys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RecSys musicais, mas que não utilizam o contexto nas </w:t>
      </w:r>
      <w:commentRangeStart w:id="54"/>
      <w:r w:rsidRPr="009F1D25">
        <w:t>recomendações</w:t>
      </w:r>
      <w:commentRangeEnd w:id="54"/>
      <w:r w:rsidR="000B5A54">
        <w:rPr>
          <w:rStyle w:val="Refdecomentrio"/>
        </w:rPr>
        <w:commentReference w:id="54"/>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rsidP="00182F9A">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29F5D184" w:rsidR="00016710" w:rsidRDefault="003B56C3" w:rsidP="00182F9A">
      <w:pPr>
        <w:pStyle w:val="Legenda"/>
      </w:pPr>
      <w:bookmarkStart w:id="55" w:name="_Ref40822493"/>
      <w:bookmarkStart w:id="56" w:name="_Ref40822087"/>
      <w:bookmarkStart w:id="57" w:name="_Toc55260883"/>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5</w:t>
      </w:r>
      <w:r w:rsidR="00C7334A" w:rsidRPr="001F7C27">
        <w:rPr>
          <w:highlight w:val="yellow"/>
        </w:rPr>
        <w:fldChar w:fldCharType="end"/>
      </w:r>
      <w:bookmarkEnd w:id="55"/>
      <w:r w:rsidRPr="001F7C27">
        <w:rPr>
          <w:highlight w:val="yellow"/>
        </w:rPr>
        <w:t xml:space="preserve"> - Filtro em cima dos trabalhos selecionados </w:t>
      </w:r>
      <w:r w:rsidR="00E465CE" w:rsidRPr="001F7C27">
        <w:rPr>
          <w:highlight w:val="yellow"/>
        </w:rPr>
        <w:t>através</w:t>
      </w:r>
      <w:r w:rsidRPr="001F7C27">
        <w:rPr>
          <w:highlight w:val="yellow"/>
        </w:rPr>
        <w:t xml:space="preserve"> do resumo (próprio, 2020)</w:t>
      </w:r>
      <w:bookmarkEnd w:id="56"/>
      <w:bookmarkEnd w:id="57"/>
    </w:p>
    <w:p w14:paraId="1201F167" w14:textId="0ED72CA8" w:rsidR="00CA77E5" w:rsidRPr="00CA77E5" w:rsidRDefault="00CA77E5" w:rsidP="00182F9A"/>
    <w:p w14:paraId="79ACB8DA" w14:textId="1C16783D" w:rsidR="009F7EBE" w:rsidRDefault="002F7588" w:rsidP="00182F9A">
      <w:pPr>
        <w:pStyle w:val="Ttulo3"/>
      </w:pPr>
      <w:r>
        <w:tab/>
      </w:r>
      <w:bookmarkStart w:id="58" w:name="_Toc55523363"/>
      <w:bookmarkStart w:id="59" w:name="_Toc55260946"/>
      <w:r w:rsidR="00B662FD">
        <w:t>Trabalhos selecionados</w:t>
      </w:r>
      <w:bookmarkEnd w:id="58"/>
      <w:bookmarkEnd w:id="59"/>
    </w:p>
    <w:p w14:paraId="250F842B" w14:textId="26932BFA" w:rsidR="0012444C" w:rsidRPr="0012444C" w:rsidRDefault="0012444C" w:rsidP="00182F9A">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60"/>
      <w:commentRangeStart w:id="61"/>
      <w:r w:rsidRPr="0012444C">
        <w:t xml:space="preserve">4 trabalhos relacionados </w:t>
      </w:r>
      <w:commentRangeEnd w:id="60"/>
      <w:r w:rsidR="004A7D8A">
        <w:rPr>
          <w:rStyle w:val="Refdecomentrio"/>
        </w:rPr>
        <w:commentReference w:id="60"/>
      </w:r>
      <w:commentRangeEnd w:id="61"/>
      <w:r w:rsidR="0050196A">
        <w:rPr>
          <w:rStyle w:val="Refdecomentrio"/>
        </w:rPr>
        <w:commentReference w:id="61"/>
      </w:r>
      <w:r w:rsidRPr="0012444C">
        <w:t>ao objetivo descrito no protocolo de revisão desse trabalho.</w:t>
      </w:r>
    </w:p>
    <w:p w14:paraId="4D2BFBE4" w14:textId="77777777" w:rsidR="00377BBD" w:rsidRDefault="00377BBD" w:rsidP="00182F9A">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772F3698" w:rsidR="00377BBD" w:rsidRDefault="00377BBD" w:rsidP="00182F9A">
      <w:pPr>
        <w:pStyle w:val="Legenda"/>
      </w:pPr>
      <w:bookmarkStart w:id="62" w:name="_Ref40822509"/>
      <w:bookmarkStart w:id="63" w:name="_Ref40821926"/>
      <w:bookmarkStart w:id="64" w:name="_Toc55260884"/>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6</w:t>
      </w:r>
      <w:r w:rsidR="00C7334A" w:rsidRPr="001F7C27">
        <w:rPr>
          <w:highlight w:val="yellow"/>
        </w:rPr>
        <w:fldChar w:fldCharType="end"/>
      </w:r>
      <w:bookmarkEnd w:id="62"/>
      <w:r w:rsidR="00052712" w:rsidRPr="001F7C27">
        <w:rPr>
          <w:highlight w:val="yellow"/>
        </w:rPr>
        <w:t xml:space="preserve"> - </w:t>
      </w:r>
      <w:r w:rsidRPr="001F7C27">
        <w:rPr>
          <w:highlight w:val="yellow"/>
        </w:rPr>
        <w:t>Procedimento de filtro realizado baseado nos trabalhos encontrados no motor de busca da ACM (próprio, 2020)</w:t>
      </w:r>
      <w:bookmarkEnd w:id="63"/>
      <w:bookmarkEnd w:id="64"/>
    </w:p>
    <w:p w14:paraId="3366D774" w14:textId="23416EAB" w:rsidR="005424C2" w:rsidRDefault="005424C2" w:rsidP="00182F9A"/>
    <w:p w14:paraId="7A5B0100" w14:textId="2E0303D3" w:rsidR="00215DF2" w:rsidRDefault="005424C2" w:rsidP="00182F9A">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65"/>
      <w:r w:rsidR="0060257A">
        <w:t>breve</w:t>
      </w:r>
      <w:r w:rsidR="0050196A">
        <w:t xml:space="preserve"> resumo</w:t>
      </w:r>
      <w:r w:rsidR="003C36AB" w:rsidRPr="003C36AB">
        <w:t xml:space="preserve"> </w:t>
      </w:r>
      <w:commentRangeEnd w:id="65"/>
      <w:r w:rsidR="004A7D8A">
        <w:rPr>
          <w:rStyle w:val="Refdecomentrio"/>
        </w:rPr>
        <w:commentReference w:id="65"/>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182F9A">
      <w:pPr>
        <w:pStyle w:val="Listas1"/>
      </w:pPr>
      <w:r w:rsidRPr="00E279E5">
        <w:t>Qual o problema que ele resolveu?</w:t>
      </w:r>
    </w:p>
    <w:p w14:paraId="38464060" w14:textId="5C11DCFB" w:rsidR="00615D0C" w:rsidRDefault="00615D0C" w:rsidP="00182F9A">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182F9A">
      <w:pPr>
        <w:pStyle w:val="Listas1"/>
      </w:pPr>
      <w:r w:rsidRPr="00E279E5">
        <w:t>Quais técnicas foram usadas?</w:t>
      </w:r>
    </w:p>
    <w:p w14:paraId="79CDD4B0" w14:textId="199E101D" w:rsidR="00F4777A" w:rsidRDefault="00F4777A" w:rsidP="00182F9A">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182F9A">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182F9A">
      <w:pPr>
        <w:pStyle w:val="Listas1"/>
      </w:pPr>
      <w:r w:rsidRPr="00E279E5">
        <w:t>Qual a base de treinamento e teste?</w:t>
      </w:r>
    </w:p>
    <w:p w14:paraId="729234C2" w14:textId="60984C22" w:rsidR="00F05B21" w:rsidRDefault="00F05B21" w:rsidP="00182F9A">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182F9A">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182F9A">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182F9A">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182F9A">
      <w:pPr>
        <w:pStyle w:val="Listas1"/>
      </w:pPr>
      <w:r w:rsidRPr="00E279E5">
        <w:t>Como é obtido o contexto?</w:t>
      </w:r>
    </w:p>
    <w:p w14:paraId="00D8101E" w14:textId="01FE5FE3" w:rsidR="003771F4" w:rsidRDefault="003771F4" w:rsidP="00182F9A">
      <w:pPr>
        <w:pStyle w:val="PargrafodaLista"/>
        <w:numPr>
          <w:ilvl w:val="1"/>
          <w:numId w:val="5"/>
        </w:numPr>
      </w:pPr>
      <w:r>
        <w:t>O usuário pode auxiliar na definição do contexto?</w:t>
      </w:r>
    </w:p>
    <w:p w14:paraId="261CE855" w14:textId="67B75F83" w:rsidR="00530530" w:rsidRDefault="00DC3A27" w:rsidP="00182F9A">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182F9A">
      <w:pPr>
        <w:pStyle w:val="Listas1"/>
      </w:pPr>
      <w:r w:rsidRPr="00BE64A0">
        <w:t>A recomendação atingiu as expectativas do usuário?</w:t>
      </w:r>
    </w:p>
    <w:p w14:paraId="0BC660E5" w14:textId="137F9354" w:rsidR="002F37B9" w:rsidRDefault="002F37B9" w:rsidP="00182F9A">
      <w:pPr>
        <w:pStyle w:val="PargrafodaLista"/>
        <w:numPr>
          <w:ilvl w:val="1"/>
          <w:numId w:val="5"/>
        </w:numPr>
      </w:pPr>
      <w:r>
        <w:t>Quais foram os critérios de qualidade utilizado</w:t>
      </w:r>
      <w:r w:rsidR="00947D5D">
        <w:t>s</w:t>
      </w:r>
      <w:r>
        <w:t>?</w:t>
      </w:r>
    </w:p>
    <w:p w14:paraId="2043AFCB" w14:textId="78A6817E" w:rsidR="00101A83" w:rsidRDefault="00101A83" w:rsidP="00182F9A">
      <w:pPr>
        <w:pStyle w:val="PargrafodaLista"/>
        <w:numPr>
          <w:ilvl w:val="1"/>
          <w:numId w:val="5"/>
        </w:numPr>
      </w:pPr>
      <w:r>
        <w:t>Quantidade de usuários utilizada? (tamanho da base)</w:t>
      </w:r>
    </w:p>
    <w:p w14:paraId="0EA2F1BE" w14:textId="79B15FCA" w:rsidR="00FE1979" w:rsidRDefault="00ED094B" w:rsidP="00182F9A">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182F9A">
      <w:pPr>
        <w:pStyle w:val="Ttulo4"/>
        <w:rPr>
          <w:lang w:val="en-US"/>
        </w:rPr>
      </w:pPr>
      <w:bookmarkStart w:id="66"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67"/>
      <w:r w:rsidRPr="00851B82">
        <w:rPr>
          <w:lang w:val="en-US"/>
        </w:rPr>
        <w:t>Systems</w:t>
      </w:r>
      <w:bookmarkEnd w:id="66"/>
      <w:commentRangeEnd w:id="67"/>
      <w:r w:rsidR="000B5A54">
        <w:rPr>
          <w:rStyle w:val="Refdecomentrio"/>
          <w:i w:val="0"/>
          <w:snapToGrid/>
        </w:rPr>
        <w:commentReference w:id="67"/>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noProof/>
          <w:lang w:val="en-US"/>
        </w:rPr>
        <w:t>(L’HUILLIER, 2016)</w:t>
      </w:r>
      <w:r w:rsidR="00A97AB4">
        <w:rPr>
          <w:lang w:val="en-US"/>
        </w:rPr>
        <w:fldChar w:fldCharType="end"/>
      </w:r>
    </w:p>
    <w:p w14:paraId="563D51F4" w14:textId="2E2112CF" w:rsidR="007A22BA" w:rsidRPr="0088087B" w:rsidRDefault="0080100E" w:rsidP="00182F9A">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182F9A">
      <w:pPr>
        <w:pStyle w:val="Ttulo4"/>
        <w:rPr>
          <w:lang w:val="en-US"/>
        </w:rPr>
      </w:pPr>
      <w:bookmarkStart w:id="68" w:name="_Ref40822303"/>
      <w:commentRangeStart w:id="69"/>
      <w:r w:rsidRPr="00E9095F">
        <w:rPr>
          <w:lang w:val="en-US"/>
        </w:rPr>
        <w:t>Prediction of music pairwise preferences from facial expressions</w:t>
      </w:r>
      <w:bookmarkEnd w:id="68"/>
      <w:commentRangeEnd w:id="69"/>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noProof/>
          <w:lang w:val="en-US"/>
        </w:rPr>
        <w:t>(TKALČIČ et al., 2019)</w:t>
      </w:r>
      <w:r w:rsidR="00FE4EE3">
        <w:rPr>
          <w:lang w:val="en-US"/>
        </w:rPr>
        <w:fldChar w:fldCharType="end"/>
      </w:r>
      <w:r w:rsidR="000B5A54">
        <w:rPr>
          <w:rStyle w:val="Refdecomentrio"/>
          <w:i w:val="0"/>
          <w:snapToGrid/>
        </w:rPr>
        <w:commentReference w:id="69"/>
      </w:r>
    </w:p>
    <w:p w14:paraId="15BC4C6C" w14:textId="53D6E766" w:rsidR="00F43E36" w:rsidRPr="009634F0" w:rsidRDefault="006D2ECB" w:rsidP="00182F9A">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r w:rsidR="009602FE">
        <w:t xml:space="preserve">uma das duas </w:t>
      </w:r>
      <w:r w:rsidR="001111F0">
        <w:t>músicas</w:t>
      </w:r>
      <w:r w:rsidR="009602FE">
        <w:t xml:space="preserve"> apresentadas na tela</w:t>
      </w:r>
      <w:r w:rsidR="00F43E36">
        <w:t xml:space="preserve"> </w:t>
      </w:r>
      <w:commentRangeStart w:id="70"/>
      <w:commentRangeEnd w:id="70"/>
      <w:r w:rsidR="000B5A54">
        <w:rPr>
          <w:rStyle w:val="Refdecomentrio"/>
        </w:rPr>
        <w:commentReference w:id="70"/>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182F9A">
      <w:pPr>
        <w:pStyle w:val="Listas1"/>
      </w:pPr>
      <w:bookmarkStart w:id="71" w:name="_Ref40822310"/>
      <w:commentRangeStart w:id="72"/>
      <w:r>
        <w:t>Qual o problema que ele resolveu?</w:t>
      </w:r>
      <w:commentRangeEnd w:id="72"/>
      <w:r w:rsidR="00194AA6">
        <w:rPr>
          <w:rStyle w:val="Refdecomentrio"/>
          <w:snapToGrid/>
        </w:rPr>
        <w:commentReference w:id="72"/>
      </w:r>
    </w:p>
    <w:p w14:paraId="75AFC6F7" w14:textId="71E90404" w:rsidR="0084499B" w:rsidRPr="0084499B" w:rsidRDefault="0084499B" w:rsidP="00182F9A">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182F9A">
      <w:pPr>
        <w:pStyle w:val="Listas1"/>
      </w:pPr>
      <w:r>
        <w:t>Quais técnicas foram usadas?</w:t>
      </w:r>
    </w:p>
    <w:p w14:paraId="2CC70BB5" w14:textId="6E6165A1" w:rsidR="009952AB" w:rsidRDefault="009952AB" w:rsidP="00182F9A">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182F9A">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5828CF43" w:rsidR="00B44EF3" w:rsidRDefault="00A170A0" w:rsidP="00182F9A">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8720F6" w:rsidR="009972B4" w:rsidRPr="00084447" w:rsidRDefault="00B44EF3" w:rsidP="00182F9A">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182F9A">
      <w:pPr>
        <w:pStyle w:val="Listas1"/>
      </w:pPr>
      <w:r>
        <w:t>Qual a base de treinamento e teste?</w:t>
      </w:r>
    </w:p>
    <w:p w14:paraId="25F9CB4F" w14:textId="0A12E662" w:rsidR="00A36DB8" w:rsidRPr="00A36DB8" w:rsidRDefault="00A36DB8" w:rsidP="00182F9A">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182F9A">
      <w:pPr>
        <w:pStyle w:val="Listas1"/>
      </w:pPr>
      <w:r>
        <w:t>Quais os contextos utilizados?</w:t>
      </w:r>
    </w:p>
    <w:p w14:paraId="7265A4A5" w14:textId="31CC7E97" w:rsidR="00A36DB8" w:rsidRDefault="00A36DB8" w:rsidP="00182F9A">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182F9A">
      <w:pPr>
        <w:pStyle w:val="Listas1"/>
      </w:pPr>
      <w:r>
        <w:t>Como é obtido o contexto?</w:t>
      </w:r>
    </w:p>
    <w:p w14:paraId="732380C6" w14:textId="77777777" w:rsidR="004E75AE" w:rsidRDefault="00FD637E" w:rsidP="00182F9A">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0C6FBEF9" w:rsidR="00851319" w:rsidRPr="00FD637E" w:rsidRDefault="004E75AE" w:rsidP="00182F9A">
      <w:r>
        <w:tab/>
        <w:t xml:space="preserve">A preferência do usuário foi obtida através da observação do seu comportamento em cima da aplicação. Cada usuário devia ouvir ao menos 10 segundos de cada </w:t>
      </w:r>
      <w:r w:rsidR="00A138E0">
        <w:t>uma</w:t>
      </w:r>
      <w:r w:rsidR="00175FF3">
        <w:t xml:space="preserve"> das</w:t>
      </w:r>
      <w:r w:rsidR="00A138E0">
        <w:t xml:space="preserve"> duas </w:t>
      </w:r>
      <w:r w:rsidR="002F469C">
        <w:t>músicas</w:t>
      </w:r>
      <w:r w:rsidR="00A138E0">
        <w:t xml:space="preserve"> apresentadas </w:t>
      </w:r>
      <w:r>
        <w:t xml:space="preserve">e ao finalizar, poderia escolher qual música era mais adequada para se ouvir no ambiente pré-estabelecido que era </w:t>
      </w:r>
      <w:r w:rsidR="008765B4">
        <w:t xml:space="preserve">o </w:t>
      </w:r>
      <w:r>
        <w:t>seu trabalho.</w:t>
      </w:r>
    </w:p>
    <w:p w14:paraId="27F62DFC" w14:textId="37F7FB62" w:rsidR="00413F67" w:rsidRDefault="00413F67" w:rsidP="00182F9A">
      <w:pPr>
        <w:pStyle w:val="Listas1"/>
      </w:pPr>
      <w:r>
        <w:t>A recomendação atingiu as expectativas do usuário?</w:t>
      </w:r>
    </w:p>
    <w:p w14:paraId="2BD8EBD4" w14:textId="1F531551" w:rsidR="007C48E1" w:rsidRDefault="00413F67" w:rsidP="00182F9A">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182F9A">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182F9A">
      <w:pPr>
        <w:pStyle w:val="Ttulo4"/>
        <w:rPr>
          <w:lang w:val="en-US"/>
        </w:rPr>
      </w:pPr>
      <w:r w:rsidRPr="00D064C6">
        <w:rPr>
          <w:lang w:val="en-US"/>
        </w:rPr>
        <w:t>Towards Intent-Aware Contextual Music Recommendation: Initial Experiments</w:t>
      </w:r>
      <w:bookmarkEnd w:id="71"/>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noProof/>
          <w:lang w:val="en-US"/>
        </w:rPr>
        <w:t>(VOLOKHIN; AGICHTEIN, 2018)</w:t>
      </w:r>
      <w:r w:rsidR="008E74AF">
        <w:rPr>
          <w:lang w:val="en-US"/>
        </w:rPr>
        <w:fldChar w:fldCharType="end"/>
      </w:r>
    </w:p>
    <w:p w14:paraId="05B04869" w14:textId="32642F2A" w:rsidR="00B92075" w:rsidRDefault="0077029A" w:rsidP="00182F9A">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41D0F7E8" w:rsidR="0077029A" w:rsidRPr="008C355D" w:rsidRDefault="00B92075" w:rsidP="00182F9A">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1F7C27">
        <w:rPr>
          <w:i/>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182F9A">
      <w:pPr>
        <w:pStyle w:val="Listas1"/>
      </w:pPr>
      <w:r w:rsidRPr="000A3B00">
        <w:tab/>
      </w:r>
      <w:r w:rsidR="00B87B98">
        <w:t>Qual o problema que ele resolveu?</w:t>
      </w:r>
    </w:p>
    <w:p w14:paraId="608D79C0" w14:textId="7050951F" w:rsidR="00B87B98" w:rsidRPr="0084499B" w:rsidRDefault="00B87B98" w:rsidP="00182F9A">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182F9A">
      <w:pPr>
        <w:pStyle w:val="Listas1"/>
      </w:pPr>
      <w:r>
        <w:t>Quais técnicas foram usadas?</w:t>
      </w:r>
    </w:p>
    <w:p w14:paraId="52A2441C" w14:textId="0BB9B4F5" w:rsidR="00516903" w:rsidRDefault="00B87B98" w:rsidP="00182F9A">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proofErr w:type="gramStart"/>
      <w:r w:rsidR="00817AC2" w:rsidRPr="00817AC2">
        <w:rPr>
          <w:i/>
        </w:rPr>
        <w:t>playlists</w:t>
      </w:r>
      <w:proofErr w:type="gramEnd"/>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127BCAD6" w:rsidR="00B87B98" w:rsidRPr="00A36DB8" w:rsidRDefault="00516903" w:rsidP="00182F9A">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182F9A">
      <w:pPr>
        <w:pStyle w:val="Listas1"/>
      </w:pPr>
      <w:r>
        <w:t>Qual a base de treinamento e teste?</w:t>
      </w:r>
    </w:p>
    <w:p w14:paraId="3C6D7511" w14:textId="0BC85AB0" w:rsidR="00B87B98" w:rsidRPr="00A36DB8" w:rsidRDefault="00B87B98" w:rsidP="00182F9A">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182F9A">
      <w:pPr>
        <w:pStyle w:val="Listas1"/>
      </w:pPr>
      <w:r>
        <w:t>Quais os contextos utilizados?</w:t>
      </w:r>
    </w:p>
    <w:p w14:paraId="28EC470E" w14:textId="25687280" w:rsidR="00B87B98" w:rsidRPr="00A36DB8" w:rsidRDefault="00B87B98" w:rsidP="00182F9A">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182F9A">
      <w:pPr>
        <w:pStyle w:val="Listas1"/>
      </w:pPr>
      <w:r>
        <w:t>Como é obtido o contexto?</w:t>
      </w:r>
    </w:p>
    <w:p w14:paraId="2D365478" w14:textId="0119E238" w:rsidR="00B87B98" w:rsidRPr="00413F67" w:rsidRDefault="00B87B98" w:rsidP="00182F9A">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182F9A">
      <w:pPr>
        <w:pStyle w:val="Listas1"/>
      </w:pPr>
      <w:r>
        <w:t>A recomendação atingiu as expectativas do usuário?</w:t>
      </w:r>
    </w:p>
    <w:p w14:paraId="77389F4C" w14:textId="7650585D" w:rsidR="00683408" w:rsidRDefault="00683408" w:rsidP="00182F9A">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182F9A">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1449276E" w:rsidR="00D064C6" w:rsidRDefault="00D064C6" w:rsidP="00182F9A">
      <w:pPr>
        <w:pStyle w:val="Ttulo4"/>
        <w:rPr>
          <w:lang w:val="en-US"/>
        </w:rPr>
      </w:pPr>
      <w:bookmarkStart w:id="73" w:name="_Ref40822320"/>
      <w:commentRangeStart w:id="74"/>
      <w:r w:rsidRPr="00D064C6">
        <w:rPr>
          <w:lang w:val="en-US"/>
        </w:rPr>
        <w:t>Quantitative Study of Music Listening Behavior in a Smartphone Context</w:t>
      </w:r>
      <w:bookmarkEnd w:id="73"/>
      <w:commentRangeEnd w:id="74"/>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noProof/>
          <w:lang w:val="en-US"/>
        </w:rPr>
        <w:t>(YANG; TENG, 2015)</w:t>
      </w:r>
      <w:r w:rsidR="00044B7D">
        <w:rPr>
          <w:lang w:val="en-US"/>
        </w:rPr>
        <w:fldChar w:fldCharType="end"/>
      </w:r>
      <w:r w:rsidR="005E7288">
        <w:rPr>
          <w:rStyle w:val="Refdecomentrio"/>
          <w:i w:val="0"/>
          <w:snapToGrid/>
        </w:rPr>
        <w:commentReference w:id="74"/>
      </w:r>
    </w:p>
    <w:p w14:paraId="61E6B872" w14:textId="4830FF22" w:rsidR="00770C1B" w:rsidRDefault="00B550F0" w:rsidP="00182F9A">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182F9A">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182F9A">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182F9A">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182F9A"/>
    <w:p w14:paraId="2A8535D0" w14:textId="29B68F94" w:rsidR="00774680" w:rsidRPr="00E4071D" w:rsidRDefault="00CA31F6" w:rsidP="00182F9A">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182F9A">
      <w:pPr>
        <w:pStyle w:val="Listas1"/>
      </w:pPr>
      <w:r w:rsidRPr="000A3B00">
        <w:tab/>
      </w:r>
      <w:r w:rsidR="00B87B98">
        <w:t>Qual o problema que ele resolveu?</w:t>
      </w:r>
    </w:p>
    <w:p w14:paraId="56F1ADBE" w14:textId="1F96706B" w:rsidR="00B87B98" w:rsidRDefault="00B87B98" w:rsidP="00182F9A">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182F9A">
      <w:pPr>
        <w:pStyle w:val="Listas1"/>
      </w:pPr>
      <w:r>
        <w:t>Quais técnicas foram usadas?</w:t>
      </w:r>
    </w:p>
    <w:p w14:paraId="648EDE5A" w14:textId="06DC644B" w:rsidR="0053040E" w:rsidRDefault="00B87B98" w:rsidP="00182F9A">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27AC506C" w:rsidR="00CB7746" w:rsidRDefault="00976999" w:rsidP="00182F9A">
      <w:pPr>
        <w:pStyle w:val="Listas1"/>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182F9A">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182F9A">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182F9A">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182F9A">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182F9A">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211F568" w:rsidR="009A79F4" w:rsidRDefault="00F96682" w:rsidP="00182F9A">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182F9A">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182F9A">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182F9A">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182F9A">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182F9A">
      <w:pPr>
        <w:pStyle w:val="Listas1"/>
      </w:pPr>
      <w:r>
        <w:t>Qual a base de treinamento e teste?</w:t>
      </w:r>
    </w:p>
    <w:p w14:paraId="311BD162" w14:textId="10D9B4FE" w:rsidR="00B87B98" w:rsidRPr="00A36DB8" w:rsidRDefault="00B87B98" w:rsidP="00182F9A">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182F9A">
      <w:pPr>
        <w:pStyle w:val="Listas1"/>
      </w:pPr>
      <w:r>
        <w:t>Quais os contextos utilizados?</w:t>
      </w:r>
    </w:p>
    <w:p w14:paraId="17B0FD91" w14:textId="38D8D1FB" w:rsidR="00B87B98" w:rsidRDefault="00B87B98" w:rsidP="00182F9A">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182F9A">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B14A9D9" w:rsidR="00686678" w:rsidRDefault="00686678" w:rsidP="00182F9A">
      <w:pPr>
        <w:pStyle w:val="Legenda"/>
      </w:pPr>
      <w:bookmarkStart w:id="75" w:name="_Toc55260885"/>
      <w:r w:rsidRPr="00772475">
        <w:rPr>
          <w:highlight w:val="yellow"/>
        </w:rPr>
        <w:t xml:space="preserve">Figura </w:t>
      </w:r>
      <w:r w:rsidR="00C7334A" w:rsidRPr="00772475">
        <w:rPr>
          <w:highlight w:val="yellow"/>
        </w:rPr>
        <w:fldChar w:fldCharType="begin"/>
      </w:r>
      <w:r w:rsidR="00C7334A" w:rsidRPr="00772475">
        <w:rPr>
          <w:highlight w:val="yellow"/>
        </w:rPr>
        <w:instrText xml:space="preserve"> SEQ Figura \* ARABIC </w:instrText>
      </w:r>
      <w:r w:rsidR="00C7334A" w:rsidRPr="00772475">
        <w:rPr>
          <w:highlight w:val="yellow"/>
        </w:rPr>
        <w:fldChar w:fldCharType="separate"/>
      </w:r>
      <w:r w:rsidR="00772326" w:rsidRPr="00772475">
        <w:rPr>
          <w:highlight w:val="yellow"/>
        </w:rPr>
        <w:t>7</w:t>
      </w:r>
      <w:r w:rsidR="00C7334A" w:rsidRPr="00772475">
        <w:rPr>
          <w:highlight w:val="yellow"/>
        </w:rPr>
        <w:fldChar w:fldCharType="end"/>
      </w:r>
      <w:r w:rsidRPr="00772475">
        <w:rPr>
          <w:highlight w:val="yellow"/>
        </w:rPr>
        <w:t xml:space="preserve"> Fatores da preferência musical (próprio, 2020)</w:t>
      </w:r>
      <w:bookmarkEnd w:id="75"/>
    </w:p>
    <w:p w14:paraId="7BFC721F" w14:textId="77777777" w:rsidR="00B87B98" w:rsidRDefault="00B87B98" w:rsidP="00182F9A">
      <w:pPr>
        <w:pStyle w:val="Listas1"/>
      </w:pPr>
      <w:r>
        <w:t>Como é obtido o contexto?</w:t>
      </w:r>
    </w:p>
    <w:p w14:paraId="1EB31649" w14:textId="7504F387" w:rsidR="00B87B98" w:rsidRPr="00FD637E" w:rsidRDefault="00B87B98" w:rsidP="00182F9A">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182F9A">
      <w:pPr>
        <w:pStyle w:val="Listas1"/>
      </w:pPr>
      <w:r>
        <w:t>A recomendação atingiu as expectativas do usuário?</w:t>
      </w:r>
    </w:p>
    <w:p w14:paraId="55E00ECF" w14:textId="6CB41D01" w:rsidR="00B87B98" w:rsidRPr="00413F67" w:rsidRDefault="00CF2134" w:rsidP="00182F9A">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76" w:name="OLE_LINK1"/>
      <w:r w:rsidR="005F2713">
        <w:t xml:space="preserve"> </w:t>
      </w:r>
      <w:r w:rsidR="004A4D7D">
        <w:t>continha</w:t>
      </w:r>
      <w:bookmarkEnd w:id="76"/>
      <w:r w:rsidR="004A4D7D">
        <w:t xml:space="preserve"> 48 usuários, que a partir de uma filtragem dos dados efetuada, passou para 19 nas respostas das questões.</w:t>
      </w:r>
    </w:p>
    <w:p w14:paraId="7CCC49B8" w14:textId="4D4E022C" w:rsidR="00E6306C" w:rsidRDefault="005F2713" w:rsidP="00182F9A">
      <w:pPr>
        <w:pStyle w:val="Ttulo2"/>
      </w:pPr>
      <w:bookmarkStart w:id="77" w:name="_Toc55523364"/>
      <w:bookmarkStart w:id="78" w:name="_Toc55260947"/>
      <w:r w:rsidRPr="005F2713">
        <w:t>FUNCIONALIDADES DOS TRABALHOS INVESTIGADOS</w:t>
      </w:r>
      <w:bookmarkEnd w:id="77"/>
      <w:bookmarkEnd w:id="78"/>
    </w:p>
    <w:p w14:paraId="6C75A231" w14:textId="0CD9C4E3" w:rsidR="000E3E85" w:rsidRDefault="000E3E85" w:rsidP="00182F9A">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182F9A"/>
    <w:p w14:paraId="356E43BA" w14:textId="2CABD2C8" w:rsidR="00FB0449" w:rsidRDefault="00FB0449" w:rsidP="00182F9A">
      <w:pPr>
        <w:pStyle w:val="Legenda"/>
      </w:pPr>
      <w:bookmarkStart w:id="79" w:name="_Ref42381546"/>
      <w:bookmarkStart w:id="80" w:name="_Toc55260908"/>
      <w:bookmarkStart w:id="81" w:name="_Toc55524306"/>
      <w:commentRangeStart w:id="82"/>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79"/>
      <w:r>
        <w:t xml:space="preserve"> </w:t>
      </w:r>
      <w:r w:rsidRPr="00B840C8">
        <w:t>Relação das funcionalidades desenvolvidas em cada artigo revisado</w:t>
      </w:r>
      <w:bookmarkEnd w:id="80"/>
      <w:commentRangeEnd w:id="82"/>
      <w:r w:rsidR="00CF2134">
        <w:rPr>
          <w:rStyle w:val="Refdecomentrio"/>
          <w:b w:val="0"/>
          <w:iCs/>
          <w:color w:val="000000"/>
        </w:rPr>
        <w:commentReference w:id="82"/>
      </w:r>
      <w:bookmarkEnd w:id="81"/>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182F9A"/>
        </w:tc>
        <w:tc>
          <w:tcPr>
            <w:tcW w:w="851" w:type="dxa"/>
          </w:tcPr>
          <w:p w14:paraId="057BD11E" w14:textId="71A9B75E" w:rsidR="00133BC3" w:rsidRPr="00DF0B4C" w:rsidRDefault="00133BC3" w:rsidP="00182F9A">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182F9A">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182F9A">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182F9A">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182F9A">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182F9A">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182F9A">
            <w:r>
              <w:t>Tem foco no entendimento do contexto para recomendações musicais?</w:t>
            </w:r>
          </w:p>
        </w:tc>
        <w:tc>
          <w:tcPr>
            <w:tcW w:w="851" w:type="dxa"/>
          </w:tcPr>
          <w:p w14:paraId="441F6F66" w14:textId="5FA12BD7" w:rsidR="00133BC3" w:rsidRPr="007C62DC" w:rsidRDefault="00133BC3" w:rsidP="00182F9A">
            <w:r w:rsidRPr="00902E83">
              <w:rPr>
                <w:rFonts w:ascii="Segoe UI Emoji" w:hAnsi="Segoe UI Emoji" w:cs="Segoe UI Emoji"/>
              </w:rPr>
              <w:t>✔</w:t>
            </w:r>
          </w:p>
        </w:tc>
        <w:tc>
          <w:tcPr>
            <w:tcW w:w="1276" w:type="dxa"/>
          </w:tcPr>
          <w:p w14:paraId="05017945" w14:textId="4AB9FD06" w:rsidR="00133BC3" w:rsidRPr="007C62DC" w:rsidRDefault="00133BC3" w:rsidP="00182F9A">
            <w:r w:rsidRPr="00902E83">
              <w:rPr>
                <w:rFonts w:ascii="Segoe UI Emoji" w:hAnsi="Segoe UI Emoji" w:cs="Segoe UI Emoji"/>
              </w:rPr>
              <w:t>✔</w:t>
            </w:r>
          </w:p>
        </w:tc>
        <w:tc>
          <w:tcPr>
            <w:tcW w:w="1134" w:type="dxa"/>
          </w:tcPr>
          <w:p w14:paraId="2495FE0C" w14:textId="3187CCA2" w:rsidR="00133BC3" w:rsidRPr="007C62DC" w:rsidRDefault="00133BC3" w:rsidP="00182F9A">
            <w:r w:rsidRPr="00902E83">
              <w:rPr>
                <w:rFonts w:ascii="Segoe UI Emoji" w:hAnsi="Segoe UI Emoji" w:cs="Segoe UI Emoji"/>
              </w:rPr>
              <w:t>❌</w:t>
            </w:r>
          </w:p>
        </w:tc>
        <w:tc>
          <w:tcPr>
            <w:tcW w:w="992" w:type="dxa"/>
          </w:tcPr>
          <w:p w14:paraId="75828768" w14:textId="53847281" w:rsidR="00133BC3" w:rsidRPr="00902E83" w:rsidRDefault="00133BC3" w:rsidP="00182F9A">
            <w:r w:rsidRPr="00902E83">
              <w:rPr>
                <w:rFonts w:ascii="Segoe UI Emoji" w:hAnsi="Segoe UI Emoji" w:cs="Segoe UI Emoji"/>
              </w:rPr>
              <w:t>✔</w:t>
            </w:r>
          </w:p>
        </w:tc>
        <w:tc>
          <w:tcPr>
            <w:tcW w:w="992" w:type="dxa"/>
          </w:tcPr>
          <w:p w14:paraId="6076D553" w14:textId="07E205F8" w:rsidR="00133BC3" w:rsidRPr="00902E83" w:rsidRDefault="00F818D4" w:rsidP="00182F9A">
            <w:r w:rsidRPr="00902E83">
              <w:rPr>
                <w:rFonts w:ascii="Segoe UI Emoji" w:hAnsi="Segoe UI Emoji" w:cs="Segoe UI Emoji"/>
              </w:rPr>
              <w:t>❌</w:t>
            </w:r>
          </w:p>
        </w:tc>
        <w:tc>
          <w:tcPr>
            <w:tcW w:w="1228" w:type="dxa"/>
          </w:tcPr>
          <w:p w14:paraId="293FCBC2" w14:textId="742C3EEC" w:rsidR="00133BC3" w:rsidRPr="00902E83" w:rsidRDefault="00133BC3" w:rsidP="00182F9A">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182F9A">
            <w:r w:rsidRPr="00902E83">
              <w:t>O trabalho foi</w:t>
            </w:r>
            <w:r>
              <w:t>/será</w:t>
            </w:r>
            <w:r w:rsidRPr="00902E83">
              <w:t xml:space="preserve"> validado em um caso real?</w:t>
            </w:r>
          </w:p>
        </w:tc>
        <w:tc>
          <w:tcPr>
            <w:tcW w:w="851" w:type="dxa"/>
          </w:tcPr>
          <w:p w14:paraId="5ABC353F" w14:textId="0E4B0474" w:rsidR="00133BC3" w:rsidRPr="00902E83" w:rsidRDefault="00133BC3" w:rsidP="00182F9A">
            <w:r w:rsidRPr="00902E83">
              <w:rPr>
                <w:rFonts w:ascii="Segoe UI Emoji" w:hAnsi="Segoe UI Emoji" w:cs="Segoe UI Emoji"/>
              </w:rPr>
              <w:t>❌</w:t>
            </w:r>
          </w:p>
        </w:tc>
        <w:tc>
          <w:tcPr>
            <w:tcW w:w="1276" w:type="dxa"/>
          </w:tcPr>
          <w:p w14:paraId="01538D4E" w14:textId="5CD2F69F" w:rsidR="00133BC3" w:rsidRPr="00902E83" w:rsidRDefault="00133BC3" w:rsidP="00182F9A">
            <w:r w:rsidRPr="00902E83">
              <w:rPr>
                <w:rFonts w:ascii="Segoe UI Emoji" w:hAnsi="Segoe UI Emoji" w:cs="Segoe UI Emoji"/>
              </w:rPr>
              <w:t>❌</w:t>
            </w:r>
          </w:p>
        </w:tc>
        <w:tc>
          <w:tcPr>
            <w:tcW w:w="1134" w:type="dxa"/>
          </w:tcPr>
          <w:p w14:paraId="7D608D86" w14:textId="149A5948" w:rsidR="00133BC3" w:rsidRPr="00902E83" w:rsidRDefault="00133BC3" w:rsidP="00182F9A">
            <w:r w:rsidRPr="00902E83">
              <w:rPr>
                <w:rFonts w:ascii="Segoe UI Emoji" w:hAnsi="Segoe UI Emoji" w:cs="Segoe UI Emoji"/>
              </w:rPr>
              <w:t>✔</w:t>
            </w:r>
          </w:p>
        </w:tc>
        <w:tc>
          <w:tcPr>
            <w:tcW w:w="992" w:type="dxa"/>
          </w:tcPr>
          <w:p w14:paraId="0A36339D" w14:textId="6848BCAB" w:rsidR="00133BC3" w:rsidRPr="00902E83" w:rsidRDefault="00AE1371" w:rsidP="00182F9A">
            <w:r w:rsidRPr="00902E83">
              <w:rPr>
                <w:rFonts w:ascii="Segoe UI Emoji" w:hAnsi="Segoe UI Emoji" w:cs="Segoe UI Emoji"/>
              </w:rPr>
              <w:t>✔</w:t>
            </w:r>
          </w:p>
        </w:tc>
        <w:tc>
          <w:tcPr>
            <w:tcW w:w="992" w:type="dxa"/>
          </w:tcPr>
          <w:p w14:paraId="19E30BA2" w14:textId="0A2016A8" w:rsidR="00133BC3" w:rsidRPr="00902E83" w:rsidRDefault="00AE1371" w:rsidP="00182F9A">
            <w:r w:rsidRPr="00902E83">
              <w:rPr>
                <w:rFonts w:ascii="Segoe UI Emoji" w:hAnsi="Segoe UI Emoji" w:cs="Segoe UI Emoji"/>
              </w:rPr>
              <w:t>✔</w:t>
            </w:r>
          </w:p>
        </w:tc>
        <w:tc>
          <w:tcPr>
            <w:tcW w:w="1228" w:type="dxa"/>
          </w:tcPr>
          <w:p w14:paraId="7C22439D" w14:textId="49E2B914" w:rsidR="00133BC3" w:rsidRPr="00902E83" w:rsidRDefault="00133BC3" w:rsidP="00182F9A">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182F9A">
            <w:r w:rsidRPr="00902E83">
              <w:t xml:space="preserve">Utiliza do contexto </w:t>
            </w:r>
            <w:r>
              <w:t>comportamental</w:t>
            </w:r>
            <w:r w:rsidRPr="00902E83">
              <w:t>?</w:t>
            </w:r>
          </w:p>
        </w:tc>
        <w:tc>
          <w:tcPr>
            <w:tcW w:w="851" w:type="dxa"/>
          </w:tcPr>
          <w:p w14:paraId="625FC88F" w14:textId="23475129" w:rsidR="00133BC3" w:rsidRPr="00902E83" w:rsidRDefault="00133BC3" w:rsidP="00182F9A">
            <w:r w:rsidRPr="00902E83">
              <w:rPr>
                <w:rFonts w:ascii="Segoe UI Emoji" w:hAnsi="Segoe UI Emoji" w:cs="Segoe UI Emoji"/>
              </w:rPr>
              <w:t>✔</w:t>
            </w:r>
          </w:p>
        </w:tc>
        <w:tc>
          <w:tcPr>
            <w:tcW w:w="1276" w:type="dxa"/>
          </w:tcPr>
          <w:p w14:paraId="0F9DFEDA" w14:textId="50E7C2EE" w:rsidR="00133BC3" w:rsidRPr="00902E83" w:rsidRDefault="00133BC3" w:rsidP="00182F9A">
            <w:r w:rsidRPr="00902E83">
              <w:rPr>
                <w:rFonts w:ascii="Segoe UI Emoji" w:hAnsi="Segoe UI Emoji" w:cs="Segoe UI Emoji"/>
              </w:rPr>
              <w:t>✔</w:t>
            </w:r>
          </w:p>
        </w:tc>
        <w:tc>
          <w:tcPr>
            <w:tcW w:w="1134" w:type="dxa"/>
          </w:tcPr>
          <w:p w14:paraId="3B46B010" w14:textId="6FC15AB7" w:rsidR="00133BC3" w:rsidRPr="00902E83" w:rsidRDefault="00133BC3" w:rsidP="00182F9A">
            <w:r w:rsidRPr="00902E83">
              <w:rPr>
                <w:rFonts w:ascii="Segoe UI Emoji" w:hAnsi="Segoe UI Emoji" w:cs="Segoe UI Emoji"/>
              </w:rPr>
              <w:t>✔</w:t>
            </w:r>
          </w:p>
        </w:tc>
        <w:tc>
          <w:tcPr>
            <w:tcW w:w="992" w:type="dxa"/>
          </w:tcPr>
          <w:p w14:paraId="6E70A0DF" w14:textId="3559AB6E" w:rsidR="00133BC3" w:rsidRPr="00902E83" w:rsidRDefault="00AF3C07" w:rsidP="00182F9A">
            <w:r>
              <w:rPr>
                <w:rFonts w:ascii="Segoe UI Emoji" w:hAnsi="Segoe UI Emoji" w:cs="Segoe UI Emoji"/>
              </w:rPr>
              <w:t>✔</w:t>
            </w:r>
          </w:p>
        </w:tc>
        <w:tc>
          <w:tcPr>
            <w:tcW w:w="992" w:type="dxa"/>
          </w:tcPr>
          <w:p w14:paraId="2095E8AF" w14:textId="149833ED" w:rsidR="00133BC3" w:rsidRPr="00902E83" w:rsidRDefault="00AF3C07" w:rsidP="00182F9A">
            <w:r>
              <w:rPr>
                <w:rFonts w:ascii="Segoe UI Emoji" w:hAnsi="Segoe UI Emoji" w:cs="Segoe UI Emoji"/>
              </w:rPr>
              <w:t>❌</w:t>
            </w:r>
          </w:p>
        </w:tc>
        <w:tc>
          <w:tcPr>
            <w:tcW w:w="1228" w:type="dxa"/>
          </w:tcPr>
          <w:p w14:paraId="21DD1880" w14:textId="364217C0" w:rsidR="00133BC3" w:rsidRPr="00902E83" w:rsidRDefault="00133BC3" w:rsidP="00182F9A">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182F9A">
            <w:r w:rsidRPr="00902E83">
              <w:t xml:space="preserve">Utiliza do contexto </w:t>
            </w:r>
            <w:r>
              <w:t>de ambiente</w:t>
            </w:r>
            <w:r w:rsidRPr="00902E83">
              <w:t>?</w:t>
            </w:r>
          </w:p>
        </w:tc>
        <w:tc>
          <w:tcPr>
            <w:tcW w:w="851" w:type="dxa"/>
          </w:tcPr>
          <w:p w14:paraId="2440BEFF" w14:textId="2A185E34" w:rsidR="00133BC3" w:rsidRPr="00902E83" w:rsidRDefault="00133BC3" w:rsidP="00182F9A">
            <w:r w:rsidRPr="00902E83">
              <w:rPr>
                <w:rFonts w:ascii="Segoe UI Emoji" w:hAnsi="Segoe UI Emoji" w:cs="Segoe UI Emoji"/>
              </w:rPr>
              <w:t>❌</w:t>
            </w:r>
          </w:p>
        </w:tc>
        <w:tc>
          <w:tcPr>
            <w:tcW w:w="1276" w:type="dxa"/>
          </w:tcPr>
          <w:p w14:paraId="62EC11FA" w14:textId="1A0B3498" w:rsidR="00133BC3" w:rsidRPr="00902E83" w:rsidRDefault="00133BC3" w:rsidP="00182F9A">
            <w:r w:rsidRPr="00902E83">
              <w:rPr>
                <w:rFonts w:ascii="Segoe UI Emoji" w:hAnsi="Segoe UI Emoji" w:cs="Segoe UI Emoji"/>
              </w:rPr>
              <w:t>❌</w:t>
            </w:r>
          </w:p>
        </w:tc>
        <w:tc>
          <w:tcPr>
            <w:tcW w:w="1134" w:type="dxa"/>
          </w:tcPr>
          <w:p w14:paraId="157A9FC1" w14:textId="164542DD" w:rsidR="00133BC3" w:rsidRPr="00902E83" w:rsidRDefault="00133BC3" w:rsidP="00182F9A">
            <w:r>
              <w:rPr>
                <w:rFonts w:ascii="Segoe UI Emoji" w:hAnsi="Segoe UI Emoji" w:cs="Segoe UI Emoji"/>
              </w:rPr>
              <w:t>✔</w:t>
            </w:r>
          </w:p>
        </w:tc>
        <w:tc>
          <w:tcPr>
            <w:tcW w:w="992" w:type="dxa"/>
          </w:tcPr>
          <w:p w14:paraId="16CFA34A" w14:textId="426ACED9" w:rsidR="00133BC3" w:rsidRDefault="00AF3C07" w:rsidP="00182F9A">
            <w:r>
              <w:rPr>
                <w:rFonts w:ascii="Segoe UI Emoji" w:hAnsi="Segoe UI Emoji" w:cs="Segoe UI Emoji"/>
              </w:rPr>
              <w:t>✔</w:t>
            </w:r>
          </w:p>
        </w:tc>
        <w:tc>
          <w:tcPr>
            <w:tcW w:w="992" w:type="dxa"/>
          </w:tcPr>
          <w:p w14:paraId="1B83EC91" w14:textId="51DC33B7" w:rsidR="00133BC3" w:rsidRDefault="00AF3C07" w:rsidP="00182F9A">
            <w:r>
              <w:rPr>
                <w:rFonts w:ascii="Segoe UI Emoji" w:hAnsi="Segoe UI Emoji" w:cs="Segoe UI Emoji"/>
              </w:rPr>
              <w:t>❌</w:t>
            </w:r>
          </w:p>
        </w:tc>
        <w:tc>
          <w:tcPr>
            <w:tcW w:w="1228" w:type="dxa"/>
          </w:tcPr>
          <w:p w14:paraId="1C4F733A" w14:textId="320C4370" w:rsidR="00133BC3" w:rsidRPr="00902E83" w:rsidRDefault="00133BC3" w:rsidP="00182F9A">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182F9A">
            <w:r w:rsidRPr="00902E83">
              <w:t>Utiliza do contexto explicito?</w:t>
            </w:r>
          </w:p>
        </w:tc>
        <w:tc>
          <w:tcPr>
            <w:tcW w:w="851" w:type="dxa"/>
          </w:tcPr>
          <w:p w14:paraId="70BCCBF7" w14:textId="3FA5AB2A" w:rsidR="00133BC3" w:rsidRPr="00902E83" w:rsidRDefault="00133BC3" w:rsidP="00182F9A">
            <w:r>
              <w:rPr>
                <w:rFonts w:ascii="Segoe UI Emoji" w:hAnsi="Segoe UI Emoji" w:cs="Segoe UI Emoji"/>
              </w:rPr>
              <w:t>❌</w:t>
            </w:r>
          </w:p>
        </w:tc>
        <w:tc>
          <w:tcPr>
            <w:tcW w:w="1276" w:type="dxa"/>
          </w:tcPr>
          <w:p w14:paraId="15E9C0B0" w14:textId="6F53612B" w:rsidR="00133BC3" w:rsidRPr="00902E83" w:rsidRDefault="00133BC3" w:rsidP="00182F9A">
            <w:r>
              <w:rPr>
                <w:rFonts w:ascii="Segoe UI Emoji" w:hAnsi="Segoe UI Emoji" w:cs="Segoe UI Emoji"/>
              </w:rPr>
              <w:t>❌</w:t>
            </w:r>
          </w:p>
        </w:tc>
        <w:tc>
          <w:tcPr>
            <w:tcW w:w="1134" w:type="dxa"/>
          </w:tcPr>
          <w:p w14:paraId="4391E073" w14:textId="571ED4A4" w:rsidR="00133BC3" w:rsidRPr="00902E83" w:rsidRDefault="00133BC3" w:rsidP="00182F9A">
            <w:r>
              <w:rPr>
                <w:rFonts w:ascii="Segoe UI Emoji" w:hAnsi="Segoe UI Emoji" w:cs="Segoe UI Emoji"/>
              </w:rPr>
              <w:t>✔</w:t>
            </w:r>
          </w:p>
        </w:tc>
        <w:tc>
          <w:tcPr>
            <w:tcW w:w="992" w:type="dxa"/>
          </w:tcPr>
          <w:p w14:paraId="502F4905" w14:textId="48F01661" w:rsidR="00133BC3" w:rsidRDefault="00AF3C07" w:rsidP="00182F9A">
            <w:r>
              <w:rPr>
                <w:rFonts w:ascii="Segoe UI Emoji" w:hAnsi="Segoe UI Emoji" w:cs="Segoe UI Emoji"/>
              </w:rPr>
              <w:t>✔</w:t>
            </w:r>
          </w:p>
        </w:tc>
        <w:tc>
          <w:tcPr>
            <w:tcW w:w="992" w:type="dxa"/>
          </w:tcPr>
          <w:p w14:paraId="28CF93C9" w14:textId="779E810C" w:rsidR="00133BC3" w:rsidRDefault="00AF3C07" w:rsidP="00182F9A">
            <w:r>
              <w:rPr>
                <w:rFonts w:ascii="Segoe UI Emoji" w:hAnsi="Segoe UI Emoji" w:cs="Segoe UI Emoji"/>
              </w:rPr>
              <w:t>❌</w:t>
            </w:r>
          </w:p>
        </w:tc>
        <w:tc>
          <w:tcPr>
            <w:tcW w:w="1228" w:type="dxa"/>
          </w:tcPr>
          <w:p w14:paraId="42428EDA" w14:textId="2F173817" w:rsidR="00133BC3" w:rsidRPr="00902E83" w:rsidRDefault="00133BC3" w:rsidP="00182F9A">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182F9A">
            <w:r w:rsidRPr="00902E83">
              <w:t>Utiliza do contexto implícito?</w:t>
            </w:r>
          </w:p>
        </w:tc>
        <w:tc>
          <w:tcPr>
            <w:tcW w:w="851" w:type="dxa"/>
          </w:tcPr>
          <w:p w14:paraId="185BAB56" w14:textId="4A909F3D" w:rsidR="00133BC3" w:rsidRPr="00902E83" w:rsidRDefault="00133BC3" w:rsidP="00182F9A">
            <w:r>
              <w:rPr>
                <w:rFonts w:ascii="Segoe UI Emoji" w:hAnsi="Segoe UI Emoji" w:cs="Segoe UI Emoji"/>
              </w:rPr>
              <w:t>✔</w:t>
            </w:r>
          </w:p>
        </w:tc>
        <w:tc>
          <w:tcPr>
            <w:tcW w:w="1276" w:type="dxa"/>
          </w:tcPr>
          <w:p w14:paraId="0FC8BBDE" w14:textId="2F514D54" w:rsidR="00133BC3" w:rsidRPr="00902E83" w:rsidRDefault="00133BC3" w:rsidP="00182F9A">
            <w:r>
              <w:rPr>
                <w:rFonts w:ascii="Segoe UI Emoji" w:hAnsi="Segoe UI Emoji" w:cs="Segoe UI Emoji"/>
              </w:rPr>
              <w:t>✔</w:t>
            </w:r>
          </w:p>
        </w:tc>
        <w:tc>
          <w:tcPr>
            <w:tcW w:w="1134" w:type="dxa"/>
          </w:tcPr>
          <w:p w14:paraId="22DBDAEA" w14:textId="351E7CCE" w:rsidR="00133BC3" w:rsidRPr="00902E83" w:rsidRDefault="00133BC3" w:rsidP="00182F9A">
            <w:r>
              <w:rPr>
                <w:rFonts w:ascii="Segoe UI Emoji" w:hAnsi="Segoe UI Emoji" w:cs="Segoe UI Emoji"/>
              </w:rPr>
              <w:t>✔</w:t>
            </w:r>
          </w:p>
        </w:tc>
        <w:tc>
          <w:tcPr>
            <w:tcW w:w="992" w:type="dxa"/>
          </w:tcPr>
          <w:p w14:paraId="482B2C34" w14:textId="0619E919" w:rsidR="00133BC3" w:rsidRDefault="00AF3C07" w:rsidP="00182F9A">
            <w:r>
              <w:rPr>
                <w:rFonts w:ascii="Segoe UI Emoji" w:hAnsi="Segoe UI Emoji" w:cs="Segoe UI Emoji"/>
              </w:rPr>
              <w:t>✔</w:t>
            </w:r>
          </w:p>
        </w:tc>
        <w:tc>
          <w:tcPr>
            <w:tcW w:w="992" w:type="dxa"/>
          </w:tcPr>
          <w:p w14:paraId="5226CC13" w14:textId="2F92CEE1" w:rsidR="00133BC3" w:rsidRDefault="00AF3C07" w:rsidP="00182F9A">
            <w:r>
              <w:rPr>
                <w:rFonts w:ascii="Segoe UI Emoji" w:hAnsi="Segoe UI Emoji" w:cs="Segoe UI Emoji"/>
              </w:rPr>
              <w:t>❌</w:t>
            </w:r>
          </w:p>
        </w:tc>
        <w:tc>
          <w:tcPr>
            <w:tcW w:w="1228" w:type="dxa"/>
          </w:tcPr>
          <w:p w14:paraId="6769FD60" w14:textId="3E656029" w:rsidR="00133BC3" w:rsidRPr="00902E83" w:rsidRDefault="00133BC3" w:rsidP="00182F9A">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182F9A">
            <w:commentRangeStart w:id="83"/>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182F9A">
            <w:r>
              <w:rPr>
                <w:rFonts w:ascii="Segoe UI Emoji" w:hAnsi="Segoe UI Emoji" w:cs="Segoe UI Emoji"/>
              </w:rPr>
              <w:t>❌</w:t>
            </w:r>
          </w:p>
        </w:tc>
        <w:tc>
          <w:tcPr>
            <w:tcW w:w="1276" w:type="dxa"/>
          </w:tcPr>
          <w:p w14:paraId="4194C9EB" w14:textId="12A928F8" w:rsidR="00133BC3" w:rsidRDefault="00133BC3" w:rsidP="00182F9A">
            <w:r>
              <w:rPr>
                <w:rFonts w:ascii="Segoe UI Emoji" w:hAnsi="Segoe UI Emoji" w:cs="Segoe UI Emoji"/>
              </w:rPr>
              <w:t>❌</w:t>
            </w:r>
          </w:p>
        </w:tc>
        <w:tc>
          <w:tcPr>
            <w:tcW w:w="1134" w:type="dxa"/>
          </w:tcPr>
          <w:p w14:paraId="041307D4" w14:textId="79D83BE7" w:rsidR="00133BC3" w:rsidRDefault="00133BC3" w:rsidP="00182F9A">
            <w:r>
              <w:rPr>
                <w:rFonts w:ascii="Segoe UI Emoji" w:hAnsi="Segoe UI Emoji" w:cs="Segoe UI Emoji"/>
              </w:rPr>
              <w:t>❌</w:t>
            </w:r>
          </w:p>
        </w:tc>
        <w:tc>
          <w:tcPr>
            <w:tcW w:w="992" w:type="dxa"/>
          </w:tcPr>
          <w:p w14:paraId="6920001E" w14:textId="7444B42E" w:rsidR="00133BC3" w:rsidRDefault="00133BC3" w:rsidP="00182F9A">
            <w:r>
              <w:rPr>
                <w:rFonts w:ascii="Segoe UI Emoji" w:hAnsi="Segoe UI Emoji" w:cs="Segoe UI Emoji"/>
              </w:rPr>
              <w:t>✔</w:t>
            </w:r>
          </w:p>
        </w:tc>
        <w:tc>
          <w:tcPr>
            <w:tcW w:w="992" w:type="dxa"/>
          </w:tcPr>
          <w:p w14:paraId="0BB17045" w14:textId="59AC683C" w:rsidR="00133BC3" w:rsidRDefault="00133BC3" w:rsidP="00182F9A">
            <w:r>
              <w:rPr>
                <w:rFonts w:ascii="Segoe UI Emoji" w:hAnsi="Segoe UI Emoji" w:cs="Segoe UI Emoji"/>
              </w:rPr>
              <w:t>✔</w:t>
            </w:r>
          </w:p>
        </w:tc>
        <w:tc>
          <w:tcPr>
            <w:tcW w:w="1228" w:type="dxa"/>
          </w:tcPr>
          <w:p w14:paraId="312CB3BA" w14:textId="4BC4EE04" w:rsidR="00133BC3" w:rsidRDefault="00133BC3" w:rsidP="00182F9A">
            <w:r>
              <w:rPr>
                <w:rFonts w:ascii="Segoe UI Emoji" w:hAnsi="Segoe UI Emoji" w:cs="Segoe UI Emoji"/>
              </w:rPr>
              <w:t>✔</w:t>
            </w:r>
            <w:commentRangeEnd w:id="83"/>
            <w:r w:rsidR="00CF2134">
              <w:rPr>
                <w:rStyle w:val="Refdecomentrio"/>
              </w:rPr>
              <w:commentReference w:id="83"/>
            </w:r>
          </w:p>
        </w:tc>
      </w:tr>
      <w:tr w:rsidR="00133BC3" w:rsidRPr="00902E83" w14:paraId="42084703" w14:textId="77777777" w:rsidTr="00133BC3">
        <w:tc>
          <w:tcPr>
            <w:tcW w:w="2263" w:type="dxa"/>
          </w:tcPr>
          <w:p w14:paraId="607494FB" w14:textId="62590B7A" w:rsidR="00133BC3" w:rsidRPr="00902E83" w:rsidRDefault="00133BC3" w:rsidP="00182F9A">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182F9A">
            <w:r>
              <w:rPr>
                <w:rFonts w:ascii="Segoe UI Emoji" w:hAnsi="Segoe UI Emoji" w:cs="Segoe UI Emoji"/>
              </w:rPr>
              <w:t>❌</w:t>
            </w:r>
          </w:p>
        </w:tc>
        <w:tc>
          <w:tcPr>
            <w:tcW w:w="1276" w:type="dxa"/>
          </w:tcPr>
          <w:p w14:paraId="34E72F30" w14:textId="2F112282" w:rsidR="00133BC3" w:rsidRDefault="00133BC3" w:rsidP="00182F9A">
            <w:r>
              <w:rPr>
                <w:rFonts w:ascii="Segoe UI Emoji" w:hAnsi="Segoe UI Emoji" w:cs="Segoe UI Emoji"/>
              </w:rPr>
              <w:t>✔</w:t>
            </w:r>
          </w:p>
        </w:tc>
        <w:tc>
          <w:tcPr>
            <w:tcW w:w="1134" w:type="dxa"/>
          </w:tcPr>
          <w:p w14:paraId="240A04A7" w14:textId="2E653236" w:rsidR="00133BC3" w:rsidRDefault="00133BC3" w:rsidP="00182F9A">
            <w:r>
              <w:rPr>
                <w:rFonts w:ascii="Segoe UI Emoji" w:hAnsi="Segoe UI Emoji" w:cs="Segoe UI Emoji"/>
              </w:rPr>
              <w:t>✔</w:t>
            </w:r>
          </w:p>
        </w:tc>
        <w:tc>
          <w:tcPr>
            <w:tcW w:w="992" w:type="dxa"/>
          </w:tcPr>
          <w:p w14:paraId="43BD8DF6" w14:textId="7F206F4F" w:rsidR="00133BC3" w:rsidRDefault="00C300C3" w:rsidP="00182F9A">
            <w:r>
              <w:rPr>
                <w:rFonts w:ascii="Segoe UI Emoji" w:hAnsi="Segoe UI Emoji" w:cs="Segoe UI Emoji"/>
              </w:rPr>
              <w:t>❌</w:t>
            </w:r>
          </w:p>
        </w:tc>
        <w:tc>
          <w:tcPr>
            <w:tcW w:w="992" w:type="dxa"/>
          </w:tcPr>
          <w:p w14:paraId="38BC4F4E" w14:textId="763D9098" w:rsidR="00133BC3" w:rsidRDefault="00C300C3" w:rsidP="00182F9A">
            <w:r>
              <w:rPr>
                <w:rFonts w:ascii="Segoe UI Emoji" w:hAnsi="Segoe UI Emoji" w:cs="Segoe UI Emoji"/>
              </w:rPr>
              <w:t>❌</w:t>
            </w:r>
          </w:p>
        </w:tc>
        <w:tc>
          <w:tcPr>
            <w:tcW w:w="1228" w:type="dxa"/>
          </w:tcPr>
          <w:p w14:paraId="2F6147B2" w14:textId="105F044D" w:rsidR="00133BC3" w:rsidRDefault="00C300C3" w:rsidP="00182F9A">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182F9A">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182F9A">
            <w:r>
              <w:rPr>
                <w:rFonts w:ascii="Segoe UI Emoji" w:hAnsi="Segoe UI Emoji" w:cs="Segoe UI Emoji"/>
              </w:rPr>
              <w:t>❌</w:t>
            </w:r>
          </w:p>
        </w:tc>
        <w:tc>
          <w:tcPr>
            <w:tcW w:w="1276" w:type="dxa"/>
          </w:tcPr>
          <w:p w14:paraId="1F69CB03" w14:textId="2F899535" w:rsidR="00133BC3" w:rsidRDefault="00133BC3" w:rsidP="00182F9A">
            <w:r>
              <w:rPr>
                <w:rFonts w:ascii="Segoe UI Emoji" w:hAnsi="Segoe UI Emoji" w:cs="Segoe UI Emoji"/>
              </w:rPr>
              <w:t>❌</w:t>
            </w:r>
          </w:p>
        </w:tc>
        <w:tc>
          <w:tcPr>
            <w:tcW w:w="1134" w:type="dxa"/>
          </w:tcPr>
          <w:p w14:paraId="389DEEDC" w14:textId="096DFF94" w:rsidR="00133BC3" w:rsidRDefault="00133BC3" w:rsidP="00182F9A">
            <w:r>
              <w:rPr>
                <w:rFonts w:ascii="Segoe UI Emoji" w:hAnsi="Segoe UI Emoji" w:cs="Segoe UI Emoji"/>
              </w:rPr>
              <w:t>✔</w:t>
            </w:r>
          </w:p>
        </w:tc>
        <w:tc>
          <w:tcPr>
            <w:tcW w:w="992" w:type="dxa"/>
          </w:tcPr>
          <w:p w14:paraId="33405BA6" w14:textId="0AEDF795" w:rsidR="00133BC3" w:rsidRDefault="00A87396" w:rsidP="00182F9A">
            <w:r>
              <w:rPr>
                <w:rFonts w:ascii="Segoe UI Emoji" w:hAnsi="Segoe UI Emoji" w:cs="Segoe UI Emoji"/>
              </w:rPr>
              <w:t>❌</w:t>
            </w:r>
          </w:p>
        </w:tc>
        <w:tc>
          <w:tcPr>
            <w:tcW w:w="992" w:type="dxa"/>
          </w:tcPr>
          <w:p w14:paraId="171A61E4" w14:textId="14C0F87A" w:rsidR="00133BC3" w:rsidRDefault="00A87396" w:rsidP="00182F9A">
            <w:r>
              <w:rPr>
                <w:rFonts w:ascii="Segoe UI Emoji" w:hAnsi="Segoe UI Emoji" w:cs="Segoe UI Emoji"/>
              </w:rPr>
              <w:t>❌</w:t>
            </w:r>
          </w:p>
        </w:tc>
        <w:tc>
          <w:tcPr>
            <w:tcW w:w="1228" w:type="dxa"/>
          </w:tcPr>
          <w:p w14:paraId="1DE12D50" w14:textId="59216728" w:rsidR="00133BC3" w:rsidRDefault="00A87396" w:rsidP="00182F9A">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182F9A">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182F9A">
            <w:r>
              <w:rPr>
                <w:rFonts w:ascii="Segoe UI Emoji" w:hAnsi="Segoe UI Emoji" w:cs="Segoe UI Emoji"/>
              </w:rPr>
              <w:t>✔</w:t>
            </w:r>
          </w:p>
        </w:tc>
        <w:tc>
          <w:tcPr>
            <w:tcW w:w="1276" w:type="dxa"/>
          </w:tcPr>
          <w:p w14:paraId="7EC2706F" w14:textId="20587CFD" w:rsidR="00133BC3" w:rsidRDefault="00133BC3" w:rsidP="00182F9A">
            <w:r>
              <w:rPr>
                <w:rFonts w:ascii="Segoe UI Emoji" w:hAnsi="Segoe UI Emoji" w:cs="Segoe UI Emoji"/>
              </w:rPr>
              <w:t>❌</w:t>
            </w:r>
          </w:p>
        </w:tc>
        <w:tc>
          <w:tcPr>
            <w:tcW w:w="1134" w:type="dxa"/>
          </w:tcPr>
          <w:p w14:paraId="04605587" w14:textId="0501A47C" w:rsidR="00133BC3" w:rsidRDefault="00133BC3" w:rsidP="00182F9A">
            <w:r>
              <w:rPr>
                <w:rFonts w:ascii="Segoe UI Emoji" w:hAnsi="Segoe UI Emoji" w:cs="Segoe UI Emoji"/>
              </w:rPr>
              <w:t>❌</w:t>
            </w:r>
          </w:p>
        </w:tc>
        <w:tc>
          <w:tcPr>
            <w:tcW w:w="992" w:type="dxa"/>
          </w:tcPr>
          <w:p w14:paraId="3519B922" w14:textId="5A9A47A8" w:rsidR="00133BC3" w:rsidRDefault="00107911" w:rsidP="00182F9A">
            <w:r>
              <w:rPr>
                <w:rFonts w:ascii="Segoe UI Emoji" w:hAnsi="Segoe UI Emoji" w:cs="Segoe UI Emoji"/>
              </w:rPr>
              <w:t>❌</w:t>
            </w:r>
          </w:p>
        </w:tc>
        <w:tc>
          <w:tcPr>
            <w:tcW w:w="992" w:type="dxa"/>
          </w:tcPr>
          <w:p w14:paraId="6C049567" w14:textId="54A46C61" w:rsidR="00133BC3" w:rsidRDefault="00107911" w:rsidP="00182F9A">
            <w:r>
              <w:rPr>
                <w:rFonts w:ascii="Segoe UI Emoji" w:hAnsi="Segoe UI Emoji" w:cs="Segoe UI Emoji"/>
              </w:rPr>
              <w:t>❌</w:t>
            </w:r>
          </w:p>
        </w:tc>
        <w:tc>
          <w:tcPr>
            <w:tcW w:w="1228" w:type="dxa"/>
          </w:tcPr>
          <w:p w14:paraId="7EBDD19D" w14:textId="6638A38B" w:rsidR="00133BC3" w:rsidRDefault="00107911" w:rsidP="00182F9A">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182F9A">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182F9A">
            <w:r>
              <w:rPr>
                <w:rFonts w:ascii="Segoe UI Emoji" w:hAnsi="Segoe UI Emoji" w:cs="Segoe UI Emoji"/>
              </w:rPr>
              <w:t>✔</w:t>
            </w:r>
          </w:p>
        </w:tc>
        <w:tc>
          <w:tcPr>
            <w:tcW w:w="1276" w:type="dxa"/>
          </w:tcPr>
          <w:p w14:paraId="3097A931" w14:textId="2EA435E5" w:rsidR="00133BC3" w:rsidRPr="00433FDA" w:rsidRDefault="00133BC3" w:rsidP="00182F9A">
            <w:r>
              <w:rPr>
                <w:rFonts w:ascii="Segoe UI Emoji" w:hAnsi="Segoe UI Emoji" w:cs="Segoe UI Emoji"/>
              </w:rPr>
              <w:t>❌</w:t>
            </w:r>
          </w:p>
        </w:tc>
        <w:tc>
          <w:tcPr>
            <w:tcW w:w="1134" w:type="dxa"/>
          </w:tcPr>
          <w:p w14:paraId="45429285" w14:textId="0B1088D6" w:rsidR="00133BC3" w:rsidRPr="00433FDA" w:rsidRDefault="00133BC3" w:rsidP="00182F9A">
            <w:r>
              <w:rPr>
                <w:rFonts w:ascii="Segoe UI Emoji" w:hAnsi="Segoe UI Emoji" w:cs="Segoe UI Emoji"/>
              </w:rPr>
              <w:t>❌</w:t>
            </w:r>
          </w:p>
        </w:tc>
        <w:tc>
          <w:tcPr>
            <w:tcW w:w="992" w:type="dxa"/>
          </w:tcPr>
          <w:p w14:paraId="50ED4D3B" w14:textId="6C1A7876" w:rsidR="00133BC3" w:rsidRDefault="00107911" w:rsidP="00182F9A">
            <w:r>
              <w:rPr>
                <w:rFonts w:ascii="Segoe UI Emoji" w:hAnsi="Segoe UI Emoji" w:cs="Segoe UI Emoji"/>
              </w:rPr>
              <w:t>❌</w:t>
            </w:r>
          </w:p>
        </w:tc>
        <w:tc>
          <w:tcPr>
            <w:tcW w:w="992" w:type="dxa"/>
          </w:tcPr>
          <w:p w14:paraId="077C0D4F" w14:textId="02EF9045" w:rsidR="00133BC3" w:rsidRDefault="00107911" w:rsidP="00182F9A">
            <w:r>
              <w:rPr>
                <w:rFonts w:ascii="Segoe UI Emoji" w:hAnsi="Segoe UI Emoji" w:cs="Segoe UI Emoji"/>
              </w:rPr>
              <w:t>❌</w:t>
            </w:r>
          </w:p>
        </w:tc>
        <w:tc>
          <w:tcPr>
            <w:tcW w:w="1228" w:type="dxa"/>
          </w:tcPr>
          <w:p w14:paraId="25FBCA5D" w14:textId="552057E9" w:rsidR="00133BC3" w:rsidRPr="00433FDA" w:rsidRDefault="00107911" w:rsidP="00182F9A">
            <w:r>
              <w:rPr>
                <w:rFonts w:ascii="Segoe UI Emoji" w:hAnsi="Segoe UI Emoji" w:cs="Segoe UI Emoji"/>
              </w:rPr>
              <w:t>❌</w:t>
            </w:r>
          </w:p>
        </w:tc>
      </w:tr>
    </w:tbl>
    <w:p w14:paraId="1ECF9EDE" w14:textId="77777777" w:rsidR="00FB0449" w:rsidRPr="00433FDA" w:rsidRDefault="00105560" w:rsidP="00182F9A">
      <w:r w:rsidRPr="00433FDA">
        <w:tab/>
      </w:r>
    </w:p>
    <w:p w14:paraId="3CAD5848" w14:textId="53EEF162" w:rsidR="00105560" w:rsidRDefault="00FB0449" w:rsidP="00182F9A">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5E1BE8BA" w:rsidR="008B1BE6" w:rsidRDefault="00A92768" w:rsidP="00182F9A">
      <w:pPr>
        <w:pStyle w:val="Ttulo2"/>
      </w:pPr>
      <w:bookmarkStart w:id="84" w:name="_Toc55523365"/>
      <w:bookmarkStart w:id="85" w:name="_Ref55524691"/>
      <w:bookmarkStart w:id="86" w:name="_Ref55524703"/>
      <w:bookmarkStart w:id="87" w:name="_Toc55260948"/>
      <w:r>
        <w:t>Conclusões dos trabalhos revisados</w:t>
      </w:r>
      <w:bookmarkEnd w:id="84"/>
      <w:bookmarkEnd w:id="85"/>
      <w:bookmarkEnd w:id="86"/>
      <w:bookmarkEnd w:id="87"/>
    </w:p>
    <w:p w14:paraId="51F57A9F" w14:textId="6FAB660C" w:rsidR="00A92768" w:rsidRDefault="00A92768" w:rsidP="00182F9A">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360E11D1" w:rsidR="00E167C1" w:rsidRPr="00E167C1" w:rsidRDefault="003106D8" w:rsidP="00182F9A">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1F27BD6A" w:rsidR="007B0815" w:rsidRPr="008739F4" w:rsidRDefault="008739F4" w:rsidP="00182F9A">
      <w:pPr>
        <w:pStyle w:val="Ttulo1"/>
      </w:pPr>
      <w:bookmarkStart w:id="88" w:name="_Toc55523366"/>
      <w:bookmarkStart w:id="89" w:name="_Toc55260949"/>
      <w:r w:rsidRPr="008739F4">
        <w:lastRenderedPageBreak/>
        <w:t>COLETA DO CONTEXTO DOS USU</w:t>
      </w:r>
      <w:r w:rsidR="00B21656">
        <w:t>á</w:t>
      </w:r>
      <w:r w:rsidRPr="008739F4">
        <w:t>RIOS</w:t>
      </w:r>
      <w:bookmarkEnd w:id="88"/>
      <w:bookmarkEnd w:id="89"/>
    </w:p>
    <w:p w14:paraId="63C6F035" w14:textId="61EB7D77" w:rsidR="00A820D4" w:rsidRPr="006C7738" w:rsidRDefault="00396243" w:rsidP="00182F9A">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3D4287">
        <w:t xml:space="preserve"> e</w:t>
      </w:r>
      <w:r w:rsidR="0088221F">
        <w:t>,</w:t>
      </w:r>
      <w:r w:rsidR="003D4287">
        <w:t xml:space="preserve"> no fim</w:t>
      </w:r>
      <w:r w:rsidR="00182F9A">
        <w:t xml:space="preserve">, desenvolvendo um sistema de </w:t>
      </w:r>
      <w:r w:rsidR="00182F9A" w:rsidRPr="00182F9A">
        <w:t>recomendação chamado LORS (</w:t>
      </w:r>
      <w:proofErr w:type="spellStart"/>
      <w:r w:rsidR="00182F9A" w:rsidRPr="00182F9A">
        <w:t>Loewe’s</w:t>
      </w:r>
      <w:proofErr w:type="spellEnd"/>
      <w:r w:rsidR="00182F9A" w:rsidRPr="00182F9A">
        <w:t xml:space="preserve"> </w:t>
      </w:r>
      <w:proofErr w:type="spellStart"/>
      <w:r w:rsidR="00182F9A" w:rsidRPr="00182F9A">
        <w:t>Recommender</w:t>
      </w:r>
      <w:proofErr w:type="spellEnd"/>
      <w:r w:rsidR="00182F9A" w:rsidRPr="00182F9A">
        <w:t xml:space="preserve"> System)</w:t>
      </w:r>
      <w:r w:rsidR="00C15DF2">
        <w:t xml:space="preserve">. </w:t>
      </w:r>
    </w:p>
    <w:p w14:paraId="61FA16BD" w14:textId="34C9985A" w:rsidR="00A820D4" w:rsidRDefault="00A820D4" w:rsidP="00182F9A">
      <w:pPr>
        <w:pStyle w:val="Figuras"/>
      </w:pPr>
      <w:commentRangeStart w:id="90"/>
      <w:commentRangeStart w:id="91"/>
      <w:commentRangeStart w:id="92"/>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commentRangeEnd w:id="90"/>
      <w:commentRangeEnd w:id="91"/>
      <w:r>
        <w:rPr>
          <w:rStyle w:val="Refdecomentrio"/>
        </w:rPr>
        <w:commentReference w:id="90"/>
      </w:r>
      <w:r>
        <w:rPr>
          <w:rStyle w:val="Refdecomentrio"/>
        </w:rPr>
        <w:commentReference w:id="91"/>
      </w:r>
      <w:commentRangeEnd w:id="92"/>
      <w:r>
        <w:rPr>
          <w:rStyle w:val="Refdecomentrio"/>
        </w:rPr>
        <w:commentReference w:id="92"/>
      </w:r>
    </w:p>
    <w:p w14:paraId="524749AB" w14:textId="77777777" w:rsidR="00A820D4" w:rsidRDefault="00A820D4" w:rsidP="00182F9A">
      <w:pPr>
        <w:pStyle w:val="Legenda"/>
      </w:pPr>
      <w:bookmarkStart w:id="93" w:name="_Ref42452795"/>
      <w:bookmarkStart w:id="94" w:name="_Toc55260887"/>
      <w:r w:rsidRPr="0010653E">
        <w:rPr>
          <w:highlight w:val="yellow"/>
        </w:rPr>
        <w:t xml:space="preserve">Figura </w:t>
      </w:r>
      <w:r w:rsidRPr="0010653E">
        <w:rPr>
          <w:highlight w:val="yellow"/>
        </w:rPr>
        <w:fldChar w:fldCharType="begin"/>
      </w:r>
      <w:r w:rsidRPr="0010653E">
        <w:rPr>
          <w:highlight w:val="yellow"/>
        </w:rPr>
        <w:instrText xml:space="preserve"> SEQ Figura \* ARABIC </w:instrText>
      </w:r>
      <w:r w:rsidRPr="0010653E">
        <w:rPr>
          <w:highlight w:val="yellow"/>
        </w:rPr>
        <w:fldChar w:fldCharType="separate"/>
      </w:r>
      <w:r w:rsidRPr="0010653E">
        <w:rPr>
          <w:highlight w:val="yellow"/>
        </w:rPr>
        <w:t>9</w:t>
      </w:r>
      <w:r w:rsidRPr="0010653E">
        <w:rPr>
          <w:highlight w:val="yellow"/>
        </w:rPr>
        <w:fldChar w:fldCharType="end"/>
      </w:r>
      <w:bookmarkEnd w:id="93"/>
      <w:r w:rsidRPr="0010653E">
        <w:rPr>
          <w:highlight w:val="yellow"/>
        </w:rPr>
        <w:t xml:space="preserve"> Etapas do desenvolvimento do sistema de recomendação musical </w:t>
      </w:r>
      <w:bookmarkStart w:id="95" w:name="_Hlk42442745"/>
      <w:r w:rsidRPr="0010653E">
        <w:rPr>
          <w:highlight w:val="yellow"/>
        </w:rPr>
        <w:t>(próprio, 2020)</w:t>
      </w:r>
      <w:bookmarkEnd w:id="94"/>
      <w:bookmarkEnd w:id="95"/>
    </w:p>
    <w:p w14:paraId="0A546C2F" w14:textId="5CE57FE0" w:rsidR="00A820D4" w:rsidRDefault="00F267E3" w:rsidP="00182F9A">
      <w:r>
        <w:tab/>
        <w:t>LORS</w:t>
      </w:r>
      <w:r>
        <w:t xml:space="preserve"> utiliza de uma análise recorrente do contexto, para realizar as recomendações</w:t>
      </w:r>
      <w:r>
        <w:t>.</w:t>
      </w:r>
      <w:r>
        <w:t xml:space="preserve"> Esse modelo será apresentado </w:t>
      </w:r>
      <w:r w:rsidR="00272F79">
        <w:t xml:space="preserve">com mais detalhes </w:t>
      </w:r>
      <w:r w:rsidR="00AA7768">
        <w:t>n</w:t>
      </w:r>
      <w:r w:rsidR="00474666">
        <w:t>as seções</w:t>
      </w:r>
      <w:r>
        <w:t xml:space="preserve"> a seguir.</w:t>
      </w:r>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00B85F5A">
        <w:rPr>
          <w:noProof/>
          <w:highlight w:val="yellow"/>
        </w:rPr>
        <w:t>9</w:t>
      </w:r>
      <w:r w:rsidRPr="00390E18">
        <w:rPr>
          <w:highlight w:val="yellow"/>
        </w:rPr>
        <w:fldChar w:fldCharType="end"/>
      </w:r>
      <w:r>
        <w:t>.</w:t>
      </w:r>
    </w:p>
    <w:p w14:paraId="755D63D7" w14:textId="2C35526C" w:rsidR="002B6979" w:rsidRDefault="00DE09F4" w:rsidP="00182F9A">
      <w:pPr>
        <w:pStyle w:val="Ttulo2"/>
      </w:pPr>
      <w:bookmarkStart w:id="96" w:name="_Toc55523367"/>
      <w:bookmarkStart w:id="97" w:name="_Toc55260950"/>
      <w:r>
        <w:t>Contexto</w:t>
      </w:r>
      <w:bookmarkEnd w:id="96"/>
      <w:bookmarkEnd w:id="97"/>
    </w:p>
    <w:p w14:paraId="7D3E268F" w14:textId="6CAD30D3" w:rsidR="00A53B06" w:rsidRDefault="00B627FA" w:rsidP="00182F9A">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182F9A">
      <w:pPr>
        <w:pStyle w:val="Citao"/>
      </w:pPr>
      <w:commentRangeStart w:id="98"/>
      <w:r>
        <w:t>O</w:t>
      </w:r>
      <w:r w:rsidR="00B54E54">
        <w:t xml:space="preserve"> c</w:t>
      </w:r>
      <w:r w:rsidR="00B54E54" w:rsidRPr="00B54E54">
        <w:t>onjunto de circunstâncias inter-relacionadas de cuja tessitura se depreende determinado fato ou situação; circunstância(s), conjuntura, situação.</w:t>
      </w:r>
      <w:commentRangeEnd w:id="98"/>
      <w:r w:rsidR="00272F79">
        <w:rPr>
          <w:rStyle w:val="Refdecomentrio"/>
          <w:iCs/>
          <w:color w:val="000000"/>
        </w:rPr>
        <w:commentReference w:id="98"/>
      </w:r>
    </w:p>
    <w:p w14:paraId="5331FD33" w14:textId="6DE8E892" w:rsidR="00642AD9" w:rsidRDefault="00642AD9" w:rsidP="00182F9A">
      <w:r>
        <w:tab/>
      </w:r>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CD3064">
        <w:t xml:space="preserve"> a</w:t>
      </w:r>
      <w:r w:rsidR="00571016">
        <w:t xml:space="preserve"> </w:t>
      </w:r>
      <w:r w:rsidR="00535551">
        <w:t>produzi</w:t>
      </w:r>
      <w:r w:rsidR="00D723E1">
        <w:t>r</w:t>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w:t>
      </w:r>
      <w:r w:rsidR="00AA7768">
        <w:t>n</w:t>
      </w:r>
      <w:r w:rsidR="00A43A7F">
        <w:t>o</w:t>
      </w:r>
      <w:r w:rsidR="00AA7768">
        <w:t xml:space="preserve"> </w:t>
      </w:r>
      <w:r w:rsidR="00A43A7F">
        <w:t>projeto</w:t>
      </w:r>
      <w:r w:rsidR="00AA7768">
        <w:t>.</w:t>
      </w:r>
    </w:p>
    <w:p w14:paraId="328A89FB" w14:textId="77777777" w:rsidR="000E3BBD" w:rsidRDefault="000E3BBD" w:rsidP="00182F9A">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C01A50F" w14:textId="4F6938CD" w:rsidR="000E3BBD" w:rsidRPr="00642AD9" w:rsidRDefault="000E3BBD" w:rsidP="00182F9A">
      <w:pPr>
        <w:pStyle w:val="Legenda"/>
      </w:pPr>
      <w:bookmarkStart w:id="99" w:name="_Ref42447869"/>
      <w:bookmarkStart w:id="100" w:name="_Toc55260886"/>
      <w:r w:rsidRPr="00676237">
        <w:rPr>
          <w:highlight w:val="yellow"/>
        </w:rPr>
        <w:t xml:space="preserve">Figura </w:t>
      </w:r>
      <w:r w:rsidR="00C7334A" w:rsidRPr="00676237">
        <w:rPr>
          <w:highlight w:val="yellow"/>
        </w:rPr>
        <w:fldChar w:fldCharType="begin"/>
      </w:r>
      <w:r w:rsidR="00C7334A" w:rsidRPr="00676237">
        <w:rPr>
          <w:highlight w:val="yellow"/>
        </w:rPr>
        <w:instrText xml:space="preserve"> SEQ Figura \* ARABIC </w:instrText>
      </w:r>
      <w:r w:rsidR="00C7334A" w:rsidRPr="00676237">
        <w:rPr>
          <w:highlight w:val="yellow"/>
        </w:rPr>
        <w:fldChar w:fldCharType="separate"/>
      </w:r>
      <w:r w:rsidR="00772326" w:rsidRPr="00676237">
        <w:rPr>
          <w:highlight w:val="yellow"/>
        </w:rPr>
        <w:t>8</w:t>
      </w:r>
      <w:r w:rsidR="00C7334A" w:rsidRPr="00676237">
        <w:rPr>
          <w:highlight w:val="yellow"/>
        </w:rPr>
        <w:fldChar w:fldCharType="end"/>
      </w:r>
      <w:bookmarkEnd w:id="99"/>
      <w:r w:rsidRPr="00676237">
        <w:rPr>
          <w:highlight w:val="yellow"/>
        </w:rPr>
        <w:t xml:space="preserve"> Apresentação dos contextos utilizados no trabalho (próprio, 2020)</w:t>
      </w:r>
      <w:bookmarkEnd w:id="100"/>
    </w:p>
    <w:p w14:paraId="2B059024" w14:textId="2BE998B5" w:rsidR="008849DE" w:rsidRDefault="008849DE" w:rsidP="00182F9A">
      <w:pPr>
        <w:pStyle w:val="Ttulo3"/>
      </w:pPr>
      <w:bookmarkStart w:id="101" w:name="_Ref48855940"/>
      <w:bookmarkStart w:id="102" w:name="_Toc55523368"/>
      <w:bookmarkStart w:id="103" w:name="_Toc55260951"/>
      <w:r w:rsidRPr="008849DE">
        <w:t>O que é o contexto comportamental?</w:t>
      </w:r>
      <w:bookmarkEnd w:id="101"/>
      <w:bookmarkEnd w:id="102"/>
      <w:bookmarkEnd w:id="103"/>
    </w:p>
    <w:p w14:paraId="0406F967" w14:textId="75351CED" w:rsidR="00A5596A" w:rsidRDefault="00A5596A" w:rsidP="00182F9A">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182F9A">
      <w:pPr>
        <w:pStyle w:val="Citao"/>
      </w:pPr>
      <w:r w:rsidRPr="00A5596A">
        <w:t>Qualquer ação ou reação do organismo ou parte dele</w:t>
      </w:r>
      <w:r w:rsidR="008264A2">
        <w:t>.</w:t>
      </w:r>
    </w:p>
    <w:p w14:paraId="60D04307" w14:textId="3C3E1464" w:rsidR="00A5596A" w:rsidRPr="00A5596A" w:rsidRDefault="00514193" w:rsidP="00182F9A">
      <w:r>
        <w:tab/>
      </w:r>
      <w:r w:rsidR="00272F79">
        <w:t xml:space="preserve">A partir da definição de contexto, </w:t>
      </w:r>
      <w:r w:rsidR="00D86874">
        <w:t>surgiu</w:t>
      </w:r>
      <w:r>
        <w:t xml:space="preserve"> um </w:t>
      </w:r>
      <w:r w:rsidR="005B7378">
        <w:t xml:space="preserve">levantamento </w:t>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r w:rsidR="00E47C29">
        <w:t>coloca</w:t>
      </w:r>
      <w:r w:rsidR="00C17ADF">
        <w:t>r</w:t>
      </w:r>
      <w:commentRangeStart w:id="104"/>
      <w:r w:rsidR="00E47C29">
        <w:t xml:space="preserve"> no questionário</w:t>
      </w:r>
      <w:commentRangeEnd w:id="104"/>
      <w:r w:rsidR="00CF5FC9">
        <w:rPr>
          <w:rStyle w:val="Refdecomentrio"/>
        </w:rPr>
        <w:commentReference w:id="104"/>
      </w:r>
      <w:r w:rsidR="00CF5FC9">
        <w:rPr>
          <w:rStyle w:val="Refdecomentrio"/>
        </w:rPr>
        <w:commentReference w:id="105"/>
      </w:r>
      <w:r w:rsidR="00E2722E">
        <w:t>.</w:t>
      </w:r>
      <w:r w:rsidR="008C15E5">
        <w:t xml:space="preserve"> Esse estudo trouxe a seguinte lista de ações:</w:t>
      </w:r>
    </w:p>
    <w:p w14:paraId="67655CDD" w14:textId="1D4861AD" w:rsidR="00CE4919" w:rsidRDefault="00C700E5" w:rsidP="00182F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182F9A">
      <w:pPr>
        <w:pStyle w:val="PargrafodaLista"/>
        <w:numPr>
          <w:ilvl w:val="0"/>
          <w:numId w:val="7"/>
        </w:numPr>
      </w:pPr>
      <w:r>
        <w:t xml:space="preserve">Escolher </w:t>
      </w:r>
      <w:r w:rsidR="00117E6F">
        <w:t>música</w:t>
      </w:r>
      <w:r w:rsidR="00645E4F">
        <w:t>s preferidas</w:t>
      </w:r>
    </w:p>
    <w:p w14:paraId="5CB257C9" w14:textId="5A128209" w:rsidR="007F620B" w:rsidRDefault="007F620B" w:rsidP="00182F9A">
      <w:pPr>
        <w:pStyle w:val="PargrafodaLista"/>
        <w:numPr>
          <w:ilvl w:val="0"/>
          <w:numId w:val="7"/>
        </w:numPr>
      </w:pPr>
      <w:r>
        <w:t>Definir a atividade</w:t>
      </w:r>
    </w:p>
    <w:p w14:paraId="12F05223" w14:textId="03E8BD91" w:rsidR="007F620B" w:rsidRDefault="007F620B" w:rsidP="00182F9A">
      <w:pPr>
        <w:pStyle w:val="PargrafodaLista"/>
        <w:numPr>
          <w:ilvl w:val="0"/>
          <w:numId w:val="7"/>
        </w:numPr>
      </w:pPr>
      <w:r>
        <w:t>Definir o humor</w:t>
      </w:r>
    </w:p>
    <w:p w14:paraId="3D2B4D19" w14:textId="3AF61B0B" w:rsidR="008849DE" w:rsidRDefault="008849DE" w:rsidP="00182F9A">
      <w:pPr>
        <w:pStyle w:val="Ttulo3"/>
      </w:pPr>
      <w:bookmarkStart w:id="106" w:name="_Toc55523369"/>
      <w:bookmarkStart w:id="107" w:name="_Toc55260952"/>
      <w:r w:rsidRPr="008849DE">
        <w:t>O que é o contexto</w:t>
      </w:r>
      <w:r w:rsidR="00CF5FC9">
        <w:t xml:space="preserve"> de</w:t>
      </w:r>
      <w:r w:rsidRPr="008849DE">
        <w:t xml:space="preserve"> ambiente?</w:t>
      </w:r>
      <w:bookmarkEnd w:id="106"/>
      <w:bookmarkEnd w:id="107"/>
    </w:p>
    <w:p w14:paraId="721FB838" w14:textId="3F44EC6F" w:rsidR="002D7CBA" w:rsidRDefault="002D7CBA" w:rsidP="00182F9A">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182F9A">
      <w:pPr>
        <w:pStyle w:val="Citao"/>
      </w:pPr>
      <w:commentRangeStart w:id="108"/>
      <w:r w:rsidRPr="00CF31B0">
        <w:t>Conjunto de condições físicas, biológicas e químicas que rodeiam os seres vivos e as coisas</w:t>
      </w:r>
      <w:r w:rsidR="008264A2">
        <w:t>.</w:t>
      </w:r>
      <w:commentRangeEnd w:id="108"/>
      <w:r w:rsidR="00CF5FC9">
        <w:rPr>
          <w:rStyle w:val="Refdecomentrio"/>
          <w:iCs/>
          <w:color w:val="000000"/>
        </w:rPr>
        <w:commentReference w:id="108"/>
      </w:r>
    </w:p>
    <w:p w14:paraId="6AA72DD0" w14:textId="048C435D" w:rsidR="002D7CBA" w:rsidRPr="00A5596A" w:rsidRDefault="002D7CBA" w:rsidP="00182F9A">
      <w:del w:id="109" w:author="Erico de Souza Loewe" w:date="2020-11-08T21:40:00Z">
        <w:r>
          <w:lastRenderedPageBreak/>
          <w:tab/>
        </w:r>
        <w:r w:rsidR="00EE0447">
          <w:delText>Pela citação acima,</w:delText>
        </w:r>
        <w:r w:rsidR="002D5D1C">
          <w:delText xml:space="preserve"> </w:delText>
        </w:r>
        <w:r w:rsidR="005E318F">
          <w:delText>sucedeu-se</w:delText>
        </w:r>
        <w:r w:rsidR="00CF5FC9">
          <w:delText xml:space="preserve"> pesquisa</w:delText>
        </w:r>
        <w:r w:rsidR="005E318F">
          <w:delText>s de</w:delText>
        </w:r>
      </w:del>
      <w:ins w:id="110" w:author="Erico de Souza Loewe" w:date="2020-11-08T21:40:00Z">
        <w:r>
          <w:tab/>
        </w:r>
        <w:r w:rsidR="002D5D1C">
          <w:t xml:space="preserve">Com essa definição, </w:t>
        </w:r>
        <w:r w:rsidR="00CF5FC9">
          <w:t>foram pesquisados</w:t>
        </w:r>
      </w:ins>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del w:id="111" w:author="Erico de Souza Loewe" w:date="2020-11-08T21:40:00Z">
        <w:r w:rsidR="00CA7115">
          <w:delText>a análise</w:delText>
        </w:r>
        <w:r w:rsidR="00907761">
          <w:delText xml:space="preserve"> </w:delText>
        </w:r>
        <w:r w:rsidR="009E7EF6">
          <w:delText>exp</w:delText>
        </w:r>
        <w:r w:rsidR="00571F73">
          <w:delText>ô</w:delText>
        </w:r>
        <w:r w:rsidR="009E7EF6">
          <w:delText>s</w:delText>
        </w:r>
        <w:r w:rsidR="00246A57">
          <w:delText xml:space="preserve"> </w:delText>
        </w:r>
        <w:r w:rsidR="000B3ABD">
          <w:delText>três</w:delText>
        </w:r>
      </w:del>
      <w:ins w:id="112" w:author="Erico de Souza Loewe" w:date="2020-11-08T21:40:00Z">
        <w:r w:rsidR="00912665">
          <w:t xml:space="preserve">foram </w:t>
        </w:r>
        <w:r w:rsidR="00907761">
          <w:t>identificado</w:t>
        </w:r>
        <w:r w:rsidR="00912665">
          <w:t>s</w:t>
        </w:r>
        <w:commentRangeStart w:id="113"/>
        <w:r w:rsidR="00246A57">
          <w:t xml:space="preserve"> 3</w:t>
        </w:r>
      </w:ins>
      <w:r w:rsidR="00246A57">
        <w:t xml:space="preserve"> possíveis contextos</w:t>
      </w:r>
      <w:r w:rsidR="00907761">
        <w:t xml:space="preserve"> de ambiente</w:t>
      </w:r>
      <w:r w:rsidR="00246A57">
        <w:t xml:space="preserve"> </w:t>
      </w:r>
      <w:commentRangeEnd w:id="113"/>
      <w:del w:id="114" w:author="Erico de Souza Loewe" w:date="2020-11-08T21:40:00Z">
        <w:r w:rsidR="00013EA8">
          <w:delText>a</w:delText>
        </w:r>
      </w:del>
      <w:ins w:id="115" w:author="Erico de Souza Loewe" w:date="2020-11-08T21:40:00Z">
        <w:r w:rsidR="00CF5FC9">
          <w:rPr>
            <w:rStyle w:val="Refdecomentrio"/>
          </w:rPr>
          <w:commentReference w:id="113"/>
        </w:r>
        <w:r w:rsidR="00246A57">
          <w:t>que podem</w:t>
        </w:r>
      </w:ins>
      <w:r w:rsidR="00246A57">
        <w:t xml:space="preserve"> </w:t>
      </w:r>
      <w:commentRangeStart w:id="116"/>
      <w:r w:rsidR="00246A57">
        <w:t>ser</w:t>
      </w:r>
      <w:commentRangeStart w:id="117"/>
      <w:commentRangeEnd w:id="117"/>
      <w:r w:rsidR="00CF5FC9">
        <w:rPr>
          <w:rStyle w:val="Refdecomentrio"/>
        </w:rPr>
        <w:commentReference w:id="117"/>
      </w:r>
      <w:r w:rsidR="00246A57">
        <w:t xml:space="preserve"> </w:t>
      </w:r>
      <w:commentRangeEnd w:id="116"/>
      <w:r w:rsidR="00CF5FC9">
        <w:rPr>
          <w:rStyle w:val="Refdecomentrio"/>
        </w:rPr>
        <w:commentReference w:id="116"/>
      </w:r>
      <w:r w:rsidR="00246A57">
        <w:t xml:space="preserve">representados na aplicação, </w:t>
      </w:r>
      <w:del w:id="118" w:author="Erico de Souza Loewe" w:date="2020-11-08T21:40:00Z">
        <w:r w:rsidR="007F7D5F">
          <w:delText>determinados por</w:delText>
        </w:r>
      </w:del>
      <w:ins w:id="119" w:author="Erico de Souza Loewe" w:date="2020-11-08T21:40:00Z">
        <w:r w:rsidR="00246A57">
          <w:t>que são</w:t>
        </w:r>
      </w:ins>
      <w:r w:rsidR="00246A57">
        <w:t>:</w:t>
      </w:r>
      <w:commentRangeStart w:id="12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120"/>
      <w:r w:rsidR="00CF5FC9">
        <w:rPr>
          <w:rStyle w:val="Refdecomentrio"/>
        </w:rPr>
        <w:commentReference w:id="120"/>
      </w:r>
      <w:r w:rsidR="007641AA">
        <w:t xml:space="preserve"> </w:t>
      </w:r>
      <w:del w:id="121" w:author="Erico de Souza Loewe" w:date="2020-11-08T21:40:00Z">
        <w:r w:rsidR="00031E0B">
          <w:delText>Com</w:delText>
        </w:r>
        <w:r w:rsidR="00786C5A">
          <w:delText xml:space="preserve"> finalidade</w:delText>
        </w:r>
      </w:del>
      <w:ins w:id="122" w:author="Erico de Souza Loewe" w:date="2020-11-08T21:40:00Z">
        <w:r w:rsidR="007641AA">
          <w:t xml:space="preserve">Devido </w:t>
        </w:r>
        <w:r w:rsidR="00B11C5A">
          <w:t>a um tempo limitado</w:t>
        </w:r>
      </w:ins>
      <w:r w:rsidR="00B11C5A">
        <w:t xml:space="preserve"> de </w:t>
      </w:r>
      <w:del w:id="123" w:author="Erico de Souza Loewe" w:date="2020-11-08T21:40:00Z">
        <w:r w:rsidR="004D51C7">
          <w:delText>explicitar</w:delText>
        </w:r>
      </w:del>
      <w:ins w:id="124" w:author="Erico de Souza Loewe" w:date="2020-11-08T21:40:00Z">
        <w:r w:rsidR="00B11C5A">
          <w:t>desenvolvimento</w:t>
        </w:r>
        <w:r w:rsidR="007641AA">
          <w:t xml:space="preserve"> da aplicação só </w:t>
        </w:r>
        <w:r w:rsidR="00706CA6">
          <w:t>será</w:t>
        </w:r>
        <w:r w:rsidR="007641AA">
          <w:t xml:space="preserve"> utilizado</w:t>
        </w:r>
      </w:ins>
      <w:r w:rsidR="007641AA">
        <w:t xml:space="preserve"> o </w:t>
      </w:r>
      <w:del w:id="125" w:author="Erico de Souza Loewe" w:date="2020-11-08T21:40:00Z">
        <w:r w:rsidR="00A913A2">
          <w:delText xml:space="preserve">produto final, </w:delText>
        </w:r>
        <w:r w:rsidR="003C6421">
          <w:delText xml:space="preserve">o protótipo </w:delText>
        </w:r>
        <w:r w:rsidR="00B46633">
          <w:delText xml:space="preserve">explorará apenas </w:delText>
        </w:r>
        <w:r w:rsidR="00A56E84">
          <w:delText>o serviço de</w:delText>
        </w:r>
      </w:del>
      <w:ins w:id="126" w:author="Erico de Souza Loewe" w:date="2020-11-08T21:40:00Z">
        <w:r w:rsidR="007641AA">
          <w:t>contexto</w:t>
        </w:r>
      </w:ins>
      <w:r w:rsidR="007641AA">
        <w:t xml:space="preserve"> localização.</w:t>
      </w:r>
    </w:p>
    <w:p w14:paraId="550D217F" w14:textId="00067B7F" w:rsidR="008849DE" w:rsidRDefault="008849DE" w:rsidP="00182F9A">
      <w:pPr>
        <w:pStyle w:val="Ttulo3"/>
      </w:pPr>
      <w:bookmarkStart w:id="127" w:name="_Toc55523370"/>
      <w:bookmarkStart w:id="128"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127"/>
      <w:bookmarkEnd w:id="128"/>
    </w:p>
    <w:p w14:paraId="72669C84" w14:textId="78047787" w:rsidR="00CF04BE" w:rsidRDefault="00BD6225" w:rsidP="00182F9A">
      <w:r>
        <w:tab/>
      </w:r>
      <w:del w:id="129" w:author="Erico de Souza Loewe" w:date="2020-11-08T21:40:00Z">
        <w:r w:rsidR="000B2725">
          <w:delText>O</w:delText>
        </w:r>
        <w:r w:rsidR="001A572F">
          <w:delText>b</w:delText>
        </w:r>
        <w:r w:rsidR="000B2725">
          <w:delText>ter-se-á</w:delText>
        </w:r>
        <w:r w:rsidR="001A572F">
          <w:delText xml:space="preserve"> </w:delText>
        </w:r>
        <w:r w:rsidR="000B2725">
          <w:delText>o</w:delText>
        </w:r>
        <w:r w:rsidR="00EF23A5">
          <w:delText>s</w:delText>
        </w:r>
      </w:del>
      <w:ins w:id="130" w:author="Erico de Souza Loewe" w:date="2020-11-08T21:40:00Z">
        <w:r w:rsidR="00EF23A5">
          <w:t>Os</w:t>
        </w:r>
      </w:ins>
      <w:r w:rsidR="00EF23A5">
        <w:t xml:space="preserve"> contextos</w:t>
      </w:r>
      <w:r>
        <w:t xml:space="preserve"> </w:t>
      </w:r>
      <w:r w:rsidR="00CF5FC9">
        <w:t xml:space="preserve">no </w:t>
      </w:r>
      <w:r w:rsidR="004234B0">
        <w:rPr>
          <w:i/>
        </w:rPr>
        <w:t>LORS</w:t>
      </w:r>
      <w:r w:rsidR="00CF5FC9">
        <w:t xml:space="preserve"> </w:t>
      </w:r>
      <w:ins w:id="131" w:author="Erico de Souza Loewe" w:date="2020-11-08T21:40:00Z">
        <w:r>
          <w:t>serão obtidos</w:t>
        </w:r>
        <w:r w:rsidR="00CF5FC9">
          <w:t xml:space="preserve"> </w:t>
        </w:r>
      </w:ins>
      <w:r>
        <w:t>a</w:t>
      </w:r>
      <w:r w:rsidR="00C23039">
        <w:t xml:space="preserve"> partir da captura de </w:t>
      </w:r>
      <w:r w:rsidR="00233953">
        <w:t>formulários</w:t>
      </w:r>
      <w:r w:rsidR="007276D7">
        <w:t xml:space="preserve"> e</w:t>
      </w:r>
      <w:r>
        <w:t xml:space="preserve"> eventos</w:t>
      </w:r>
      <w:r w:rsidR="00C23039">
        <w:t xml:space="preserve"> de um </w:t>
      </w:r>
      <w:del w:id="132" w:author="Erico de Souza Loewe" w:date="2020-11-08T21:40:00Z">
        <w:r w:rsidR="00C23039">
          <w:delText>app</w:delText>
        </w:r>
        <w:r w:rsidR="00FA28F8">
          <w:delText>,</w:delText>
        </w:r>
        <w:r w:rsidR="00E50F49">
          <w:delText xml:space="preserve"> aplica</w:delText>
        </w:r>
        <w:r w:rsidR="00B75D5D">
          <w:delText>dos, por conjuntur</w:delText>
        </w:r>
        <w:r w:rsidR="009642A2">
          <w:delText>a,</w:delText>
        </w:r>
      </w:del>
      <w:proofErr w:type="spellStart"/>
      <w:ins w:id="133" w:author="Erico de Souza Loewe" w:date="2020-11-08T21:40:00Z">
        <w:r w:rsidR="00F56039" w:rsidRPr="00F56039">
          <w:rPr>
            <w:i/>
          </w:rPr>
          <w:t>web</w:t>
        </w:r>
        <w:commentRangeStart w:id="134"/>
        <w:r w:rsidR="00C23039" w:rsidRPr="00F56039">
          <w:rPr>
            <w:i/>
          </w:rPr>
          <w:t>app</w:t>
        </w:r>
        <w:commentRangeEnd w:id="134"/>
        <w:proofErr w:type="spellEnd"/>
        <w:r w:rsidR="00912665" w:rsidRPr="00F56039">
          <w:rPr>
            <w:rStyle w:val="Refdecomentrio"/>
            <w:i/>
            <w:iCs w:val="0"/>
          </w:rPr>
          <w:commentReference w:id="134"/>
        </w:r>
        <w:r w:rsidR="002367B6">
          <w:t>.</w:t>
        </w:r>
        <w:r w:rsidR="00FE3FBF">
          <w:t xml:space="preserve"> </w:t>
        </w:r>
        <w:r w:rsidR="00E50F49">
          <w:t>Na aplicação</w:t>
        </w:r>
        <w:r w:rsidR="00912665">
          <w:t xml:space="preserve"> </w:t>
        </w:r>
        <w:r w:rsidR="00E50F49">
          <w:t xml:space="preserve">será obtido </w:t>
        </w:r>
        <w:r w:rsidR="00912665">
          <w:t xml:space="preserve">o </w:t>
        </w:r>
        <w:r w:rsidR="0039573D">
          <w:t>contexto</w:t>
        </w:r>
      </w:ins>
      <w:r w:rsidR="0039573D">
        <w:t xml:space="preserve"> </w:t>
      </w:r>
      <w:r w:rsidR="00E50F49">
        <w:t xml:space="preserve">de duas maneiras: (i) explicitamente, </w:t>
      </w:r>
      <w:del w:id="135" w:author="Erico de Souza Loewe" w:date="2020-11-08T21:40:00Z">
        <w:r w:rsidR="00224777">
          <w:delText>para</w:delText>
        </w:r>
      </w:del>
      <w:ins w:id="136" w:author="Erico de Souza Loewe" w:date="2020-11-08T21:40:00Z">
        <w:r w:rsidR="00E50F49">
          <w:t>onde</w:t>
        </w:r>
      </w:ins>
      <w:r w:rsidR="00E50F49">
        <w:t xml:space="preserve"> o usuário </w:t>
      </w:r>
      <w:ins w:id="137" w:author="Erico de Souza Loewe" w:date="2020-11-08T21:40:00Z">
        <w:r w:rsidR="00E50F49">
          <w:t xml:space="preserve">irá </w:t>
        </w:r>
      </w:ins>
      <w:r w:rsidR="00E50F49">
        <w:t>cadastrar o que está fazendo</w:t>
      </w:r>
      <w:del w:id="138" w:author="Erico de Souza Loewe" w:date="2020-11-08T21:40:00Z">
        <w:r w:rsidR="00E50F49">
          <w:delText>. Ex</w:delText>
        </w:r>
      </w:del>
      <w:ins w:id="139" w:author="Erico de Souza Loewe" w:date="2020-11-08T21:40:00Z">
        <w:r w:rsidR="00912665">
          <w:t>, e</w:t>
        </w:r>
        <w:r w:rsidR="00E50F49">
          <w:t>x</w:t>
        </w:r>
      </w:ins>
      <w:r w:rsidR="00E50F49">
        <w:t>.: emoções, atividades</w:t>
      </w:r>
      <w:r w:rsidR="00E44E8B">
        <w:t xml:space="preserve"> e localização</w:t>
      </w:r>
      <w:del w:id="140" w:author="Erico de Souza Loewe" w:date="2020-11-08T21:40:00Z">
        <w:r w:rsidR="00E50F49">
          <w:delText>.</w:delText>
        </w:r>
      </w:del>
      <w:ins w:id="141" w:author="Erico de Souza Loewe" w:date="2020-11-08T21:40:00Z">
        <w:r w:rsidR="00912665">
          <w:t>;</w:t>
        </w:r>
      </w:ins>
      <w:r w:rsidR="00E50F49">
        <w:t xml:space="preserve"> (</w:t>
      </w:r>
      <w:proofErr w:type="spellStart"/>
      <w:r w:rsidR="00E50F49">
        <w:t>ii</w:t>
      </w:r>
      <w:proofErr w:type="spellEnd"/>
      <w:r w:rsidR="00E50F49">
        <w:t xml:space="preserve">) implicitamente, </w:t>
      </w:r>
      <w:del w:id="142" w:author="Erico de Souza Loewe" w:date="2020-11-08T21:40:00Z">
        <w:r w:rsidR="00F74FAE">
          <w:delText>adquirido</w:delText>
        </w:r>
      </w:del>
      <w:ins w:id="143" w:author="Erico de Souza Loewe" w:date="2020-11-08T21:40:00Z">
        <w:r w:rsidR="00912665">
          <w:t>o</w:t>
        </w:r>
        <w:r w:rsidR="0039573D">
          <w:t xml:space="preserve"> qual </w:t>
        </w:r>
        <w:r w:rsidR="00FB4D12">
          <w:t>será</w:t>
        </w:r>
        <w:r w:rsidR="0039573D">
          <w:t xml:space="preserve"> obtid</w:t>
        </w:r>
        <w:r w:rsidR="00FB4D12">
          <w:t>o</w:t>
        </w:r>
      </w:ins>
      <w:r w:rsidR="0039573D">
        <w:t xml:space="preserve"> através d</w:t>
      </w:r>
      <w:r w:rsidR="00CF04BE">
        <w:t>as ações do usuário realizadas no aplicativo</w:t>
      </w:r>
      <w:del w:id="144" w:author="Erico de Souza Loewe" w:date="2020-11-08T21:40:00Z">
        <w:r w:rsidR="001F2541">
          <w:delText xml:space="preserve"> como</w:delText>
        </w:r>
      </w:del>
      <w:ins w:id="145" w:author="Erico de Souza Loewe" w:date="2020-11-08T21:40:00Z">
        <w:r w:rsidR="00912665">
          <w:t>,</w:t>
        </w:r>
        <w:r w:rsidR="00CE64CC">
          <w:t xml:space="preserve"> </w:t>
        </w:r>
        <w:r w:rsidR="00912665">
          <w:t>ex</w:t>
        </w:r>
        <w:r w:rsidR="00CE64CC">
          <w:t xml:space="preserve">.: </w:t>
        </w:r>
        <w:r w:rsidR="001A18FD" w:rsidRPr="001A18FD">
          <w:t>ações sobre</w:t>
        </w:r>
      </w:ins>
      <w:r w:rsidR="001A18FD" w:rsidRPr="001A18FD">
        <w:t xml:space="preserve"> os componentes do </w:t>
      </w:r>
      <w:del w:id="146" w:author="Erico de Souza Loewe" w:date="2020-11-08T21:40:00Z">
        <w:r w:rsidR="001A18FD" w:rsidRPr="001A18FD">
          <w:delText>app</w:delText>
        </w:r>
        <w:r w:rsidR="00A20546">
          <w:delText>. Ex.</w:delText>
        </w:r>
        <w:r w:rsidR="00E80069">
          <w:delText>: sua</w:delText>
        </w:r>
      </w:del>
      <w:proofErr w:type="spellStart"/>
      <w:ins w:id="147" w:author="Erico de Souza Loewe" w:date="2020-11-08T21:40:00Z">
        <w:r w:rsidR="00D710C7" w:rsidRPr="00F56039">
          <w:rPr>
            <w:i/>
          </w:rPr>
          <w:t>web</w:t>
        </w:r>
        <w:commentRangeStart w:id="148"/>
        <w:r w:rsidR="00D710C7" w:rsidRPr="00F56039">
          <w:rPr>
            <w:i/>
          </w:rPr>
          <w:t>app</w:t>
        </w:r>
        <w:commentRangeEnd w:id="148"/>
        <w:proofErr w:type="spellEnd"/>
        <w:r w:rsidR="00D710C7" w:rsidRPr="00F56039">
          <w:rPr>
            <w:rStyle w:val="Refdecomentrio"/>
            <w:i/>
            <w:iCs w:val="0"/>
          </w:rPr>
          <w:commentReference w:id="148"/>
        </w:r>
        <w:r w:rsidR="00CE64CC">
          <w:t>,</w:t>
        </w:r>
      </w:ins>
      <w:r w:rsidR="00CE64CC">
        <w:t xml:space="preserve"> </w:t>
      </w:r>
      <w:r w:rsidR="007D153C">
        <w:t>localização</w:t>
      </w:r>
      <w:r w:rsidR="00CE64CC">
        <w:t>.</w:t>
      </w:r>
    </w:p>
    <w:p w14:paraId="1ABFA8C1" w14:textId="6E6373C1" w:rsidR="00EF1EAD" w:rsidRDefault="00E50F49" w:rsidP="00182F9A">
      <w:r>
        <w:tab/>
      </w:r>
      <w:r w:rsidR="00EF1EAD">
        <w:t xml:space="preserve">São poucas as ações que auxiliam no entendimento do contexto </w:t>
      </w:r>
      <w:r w:rsidR="008264A2">
        <w:t xml:space="preserve">e </w:t>
      </w:r>
      <w:r w:rsidR="00EF1EAD">
        <w:t xml:space="preserve">que podem ser obtidas </w:t>
      </w:r>
      <w:commentRangeStart w:id="149"/>
      <w:r w:rsidR="00EF1EAD">
        <w:t>implicitamente</w:t>
      </w:r>
      <w:commentRangeEnd w:id="149"/>
      <w:r w:rsidR="00CF5FC9">
        <w:rPr>
          <w:rStyle w:val="Refdecomentrio"/>
        </w:rPr>
        <w:commentReference w:id="149"/>
      </w:r>
      <w:r w:rsidR="008E1661">
        <w:t xml:space="preserve">, </w:t>
      </w:r>
      <w:r w:rsidR="00EF1EAD">
        <w:t xml:space="preserve">isso devido </w:t>
      </w:r>
      <w:del w:id="150" w:author="Erico de Souza Loewe" w:date="2020-11-08T21:40:00Z">
        <w:r w:rsidR="00EF1EAD">
          <w:delText>as</w:delText>
        </w:r>
      </w:del>
      <w:ins w:id="151" w:author="Erico de Souza Loewe" w:date="2020-11-08T21:40:00Z">
        <w:r w:rsidR="00912665">
          <w:t>à</w:t>
        </w:r>
        <w:r w:rsidR="00EF1EAD">
          <w:t>s</w:t>
        </w:r>
      </w:ins>
      <w:r w:rsidR="00EF1EAD">
        <w:t xml:space="preserve"> limitações dos sensores e dados disponíveis na </w:t>
      </w:r>
      <w:commentRangeStart w:id="152"/>
      <w:r w:rsidR="00EF1EAD">
        <w:lastRenderedPageBreak/>
        <w:t xml:space="preserve">aplicação </w:t>
      </w:r>
      <w:commentRangeEnd w:id="152"/>
      <w:r w:rsidR="00CF5FC9">
        <w:rPr>
          <w:rStyle w:val="Refdecomentrio"/>
        </w:rPr>
        <w:commentReference w:id="152"/>
      </w:r>
      <w:r w:rsidR="00EF1EAD">
        <w:t>desenvolvida</w:t>
      </w:r>
      <w:del w:id="153" w:author="Erico de Souza Loewe" w:date="2020-11-08T21:40:00Z">
        <w:r w:rsidR="00924C6E">
          <w:delText>.</w:delText>
        </w:r>
        <w:r w:rsidR="00EF1EAD">
          <w:delText xml:space="preserve"> </w:delText>
        </w:r>
        <w:r w:rsidR="00924C6E">
          <w:delText>P</w:delText>
        </w:r>
        <w:r w:rsidR="00EF1EAD">
          <w:delText>or</w:delText>
        </w:r>
      </w:del>
      <w:ins w:id="154" w:author="Erico de Souza Loewe" w:date="2020-11-08T21:40:00Z">
        <w:r w:rsidR="00EF1EAD">
          <w:t>, por</w:t>
        </w:r>
      </w:ins>
      <w:r w:rsidR="00EF1EAD">
        <w:t xml:space="preserve"> isso, o sistema </w:t>
      </w:r>
      <w:del w:id="155" w:author="Erico de Souza Loewe" w:date="2020-11-08T21:40:00Z">
        <w:r w:rsidR="00924C6E">
          <w:delText>d</w:delText>
        </w:r>
        <w:r w:rsidR="00EF1EAD">
          <w:delText>es</w:delText>
        </w:r>
        <w:r w:rsidR="008264A2">
          <w:delText>t</w:delText>
        </w:r>
        <w:r w:rsidR="00EF1EAD">
          <w:delText>e</w:delText>
        </w:r>
      </w:del>
      <w:ins w:id="156" w:author="Erico de Souza Loewe" w:date="2020-11-08T21:40:00Z">
        <w:r w:rsidR="008264A2">
          <w:t xml:space="preserve">que será </w:t>
        </w:r>
        <w:r w:rsidR="00EF1EAD">
          <w:t>desenvolvido nes</w:t>
        </w:r>
        <w:r w:rsidR="008264A2">
          <w:t>t</w:t>
        </w:r>
        <w:r w:rsidR="00EF1EAD">
          <w:t>e</w:t>
        </w:r>
      </w:ins>
      <w:r w:rsidR="00EF1EAD">
        <w:t xml:space="preserve"> trabalho</w:t>
      </w:r>
      <w:ins w:id="157" w:author="Erico de Souza Loewe" w:date="2020-11-08T21:40:00Z">
        <w:r w:rsidR="00EF1EAD">
          <w:t>,</w:t>
        </w:r>
      </w:ins>
      <w:r w:rsidR="00EF1EAD">
        <w:t xml:space="preserve"> contar</w:t>
      </w:r>
      <w:r w:rsidR="008264A2">
        <w:t>á</w:t>
      </w:r>
      <w:r w:rsidR="00EF1EAD">
        <w:t xml:space="preserve"> com informações disposta</w:t>
      </w:r>
      <w:r w:rsidR="008264A2">
        <w:t>s</w:t>
      </w:r>
      <w:r w:rsidR="00EF1EAD">
        <w:t xml:space="preserve"> de maneira </w:t>
      </w:r>
      <w:del w:id="158" w:author="Erico de Souza Loewe" w:date="2020-11-08T21:40:00Z">
        <w:r w:rsidR="00EF1EAD">
          <w:delText>expl</w:delText>
        </w:r>
        <w:r w:rsidR="00151EF5">
          <w:delText>í</w:delText>
        </w:r>
        <w:r w:rsidR="00EF1EAD">
          <w:delText>cita</w:delText>
        </w:r>
      </w:del>
      <w:ins w:id="159" w:author="Erico de Souza Loewe" w:date="2020-11-08T21:40:00Z">
        <w:r w:rsidR="00EF1EAD">
          <w:t>explicita</w:t>
        </w:r>
      </w:ins>
      <w:r w:rsidR="00EF1EAD">
        <w:t xml:space="preserve"> e </w:t>
      </w:r>
      <w:r w:rsidR="005B61E3">
        <w:t>implícita, sendo elas:</w:t>
      </w:r>
    </w:p>
    <w:p w14:paraId="0B4CC62F" w14:textId="4B70F708" w:rsidR="00502915" w:rsidRDefault="005B61E3" w:rsidP="00182F9A">
      <w:pPr>
        <w:pStyle w:val="Listas1"/>
      </w:pPr>
      <w:r>
        <w:t>Informações adquiridas de maneira implícita:</w:t>
      </w:r>
      <w:r w:rsidR="001D264D">
        <w:t xml:space="preserve"> </w:t>
      </w:r>
    </w:p>
    <w:p w14:paraId="6DCAEC74" w14:textId="52C4A7CD" w:rsidR="00502915" w:rsidRDefault="00502915" w:rsidP="00182F9A">
      <w:pPr>
        <w:pStyle w:val="PargrafodaLista"/>
        <w:numPr>
          <w:ilvl w:val="1"/>
          <w:numId w:val="8"/>
        </w:numPr>
      </w:pPr>
      <w:r>
        <w:t>localização</w:t>
      </w:r>
    </w:p>
    <w:p w14:paraId="4CDF95E2" w14:textId="785C944B" w:rsidR="00502915" w:rsidRDefault="00502915" w:rsidP="00182F9A">
      <w:pPr>
        <w:pStyle w:val="PargrafodaLista"/>
        <w:numPr>
          <w:ilvl w:val="1"/>
          <w:numId w:val="8"/>
        </w:numPr>
      </w:pPr>
      <w:r>
        <w:t>ações</w:t>
      </w:r>
      <w:r w:rsidR="00A8362C">
        <w:t xml:space="preserve"> </w:t>
      </w:r>
      <w:r w:rsidR="00CF5FC9">
        <w:t>sobre os</w:t>
      </w:r>
      <w:r w:rsidR="00A8362C">
        <w:t xml:space="preserve"> componentes do </w:t>
      </w:r>
      <w:del w:id="160" w:author="Erico de Souza Loewe" w:date="2020-11-08T21:40:00Z">
        <w:r w:rsidR="00A8362C">
          <w:delText>app</w:delText>
        </w:r>
      </w:del>
      <w:proofErr w:type="spellStart"/>
      <w:ins w:id="161" w:author="Erico de Souza Loewe" w:date="2020-11-08T21:40:00Z">
        <w:r w:rsidR="00D710C7" w:rsidRPr="00F56039">
          <w:rPr>
            <w:i/>
          </w:rPr>
          <w:t>web</w:t>
        </w:r>
        <w:commentRangeStart w:id="162"/>
        <w:r w:rsidR="00D710C7" w:rsidRPr="00F56039">
          <w:rPr>
            <w:i/>
          </w:rPr>
          <w:t>app</w:t>
        </w:r>
        <w:commentRangeEnd w:id="162"/>
        <w:proofErr w:type="spellEnd"/>
        <w:r w:rsidR="00D710C7" w:rsidRPr="00F56039">
          <w:rPr>
            <w:rStyle w:val="Refdecomentrio"/>
            <w:i/>
            <w:iCs w:val="0"/>
          </w:rPr>
          <w:commentReference w:id="162"/>
        </w:r>
      </w:ins>
    </w:p>
    <w:p w14:paraId="56AFEBD8" w14:textId="3FC76D80" w:rsidR="00502915" w:rsidRDefault="00502915" w:rsidP="00182F9A">
      <w:pPr>
        <w:pStyle w:val="PargrafodaLista"/>
        <w:numPr>
          <w:ilvl w:val="1"/>
          <w:numId w:val="8"/>
        </w:numPr>
      </w:pPr>
      <w:r>
        <w:t>tempo</w:t>
      </w:r>
    </w:p>
    <w:p w14:paraId="3C400799" w14:textId="09D81936" w:rsidR="009A3482" w:rsidRDefault="009A3482" w:rsidP="00182F9A">
      <w:pPr>
        <w:pStyle w:val="PargrafodaLista"/>
        <w:numPr>
          <w:ilvl w:val="1"/>
          <w:numId w:val="8"/>
        </w:numPr>
      </w:pPr>
      <w:r>
        <w:t>músicas preferidas</w:t>
      </w:r>
    </w:p>
    <w:p w14:paraId="7306FA4D" w14:textId="12B1F1B7" w:rsidR="005B61E3" w:rsidRDefault="005B61E3" w:rsidP="00182F9A">
      <w:pPr>
        <w:pStyle w:val="Listas1"/>
      </w:pPr>
      <w:r>
        <w:t xml:space="preserve">Informações adquiridas de maneira </w:t>
      </w:r>
      <w:del w:id="163" w:author="Erico de Souza Loewe" w:date="2020-11-08T21:40:00Z">
        <w:r>
          <w:delText>expl</w:delText>
        </w:r>
        <w:r w:rsidR="00151EF5">
          <w:delText>í</w:delText>
        </w:r>
        <w:r>
          <w:delText>cita</w:delText>
        </w:r>
      </w:del>
      <w:ins w:id="164" w:author="Erico de Souza Loewe" w:date="2020-11-08T21:40:00Z">
        <w:r>
          <w:t>explicita</w:t>
        </w:r>
      </w:ins>
      <w:r>
        <w:t xml:space="preserve">: </w:t>
      </w:r>
    </w:p>
    <w:p w14:paraId="1DDA9A7C" w14:textId="207F3058" w:rsidR="0051636D" w:rsidRDefault="0051636D" w:rsidP="00182F9A">
      <w:pPr>
        <w:pStyle w:val="PargrafodaLista"/>
        <w:numPr>
          <w:ilvl w:val="1"/>
          <w:numId w:val="8"/>
        </w:numPr>
      </w:pPr>
      <w:commentRangeStart w:id="165"/>
      <w:commentRangeStart w:id="166"/>
      <w:r>
        <w:t>localização</w:t>
      </w:r>
      <w:commentRangeEnd w:id="165"/>
      <w:r w:rsidR="008264A2">
        <w:rPr>
          <w:rStyle w:val="Refdecomentrio"/>
        </w:rPr>
        <w:commentReference w:id="165"/>
      </w:r>
      <w:commentRangeEnd w:id="166"/>
      <w:r w:rsidR="001C6C9A">
        <w:rPr>
          <w:rStyle w:val="Refdecomentrio"/>
        </w:rPr>
        <w:commentReference w:id="166"/>
      </w:r>
    </w:p>
    <w:p w14:paraId="261C9F77" w14:textId="061C673C" w:rsidR="0051636D" w:rsidRDefault="0051636D" w:rsidP="00182F9A">
      <w:pPr>
        <w:pStyle w:val="PargrafodaLista"/>
        <w:numPr>
          <w:ilvl w:val="1"/>
          <w:numId w:val="8"/>
        </w:numPr>
      </w:pPr>
      <w:r>
        <w:t>humor</w:t>
      </w:r>
    </w:p>
    <w:p w14:paraId="2075FD7D" w14:textId="1C9A3C0E" w:rsidR="0051636D" w:rsidRDefault="0051636D" w:rsidP="00182F9A">
      <w:pPr>
        <w:pStyle w:val="PargrafodaLista"/>
        <w:numPr>
          <w:ilvl w:val="1"/>
          <w:numId w:val="8"/>
        </w:numPr>
      </w:pPr>
      <w:r>
        <w:t>atividade</w:t>
      </w:r>
    </w:p>
    <w:p w14:paraId="63FEA320" w14:textId="19274DEB" w:rsidR="009A3482" w:rsidRDefault="00356B19" w:rsidP="00182F9A">
      <w:pPr>
        <w:pStyle w:val="PargrafodaLista"/>
        <w:numPr>
          <w:ilvl w:val="1"/>
          <w:numId w:val="8"/>
        </w:numPr>
      </w:pPr>
      <w:r>
        <w:t xml:space="preserve">músicas </w:t>
      </w:r>
      <w:r w:rsidR="009A3482">
        <w:t>preferidas</w:t>
      </w:r>
    </w:p>
    <w:p w14:paraId="4F92C5AF" w14:textId="77777777" w:rsidR="0097248D" w:rsidRDefault="0097248D" w:rsidP="00182F9A">
      <w:pPr>
        <w:rPr>
          <w:del w:id="167" w:author="Erico de Souza Loewe" w:date="2020-11-08T21:40:00Z"/>
        </w:rPr>
      </w:pPr>
    </w:p>
    <w:p w14:paraId="13E4EF17" w14:textId="1E0CE121" w:rsidR="00B146A6" w:rsidRDefault="00B146A6" w:rsidP="00182F9A">
      <w:r>
        <w:tab/>
        <w:t xml:space="preserve">Os dados de localização </w:t>
      </w:r>
      <w:del w:id="168" w:author="Erico de Souza Loewe" w:date="2020-11-08T21:40:00Z">
        <w:r w:rsidR="00BF16EF">
          <w:delText>implícitos</w:delText>
        </w:r>
      </w:del>
      <w:ins w:id="169" w:author="Erico de Souza Loewe" w:date="2020-11-08T21:40:00Z">
        <w:r>
          <w:t>obtidos implicitamente</w:t>
        </w:r>
      </w:ins>
      <w:r>
        <w:t xml:space="preserve"> são </w:t>
      </w:r>
      <w:del w:id="170" w:author="Erico de Souza Loewe" w:date="2020-11-08T21:40:00Z">
        <w:r w:rsidR="008545D5">
          <w:delText>os</w:delText>
        </w:r>
        <w:r>
          <w:delText xml:space="preserve"> </w:delText>
        </w:r>
        <w:r w:rsidR="00BF16EF">
          <w:delText>de</w:delText>
        </w:r>
      </w:del>
      <w:ins w:id="171" w:author="Erico de Souza Loewe" w:date="2020-11-08T21:40:00Z">
        <w:r>
          <w:t>a</w:t>
        </w:r>
      </w:ins>
      <w:r>
        <w:t xml:space="preserve"> latitude e longitude do usuário</w:t>
      </w:r>
      <w:del w:id="172" w:author="Erico de Souza Loewe" w:date="2020-11-08T21:40:00Z">
        <w:r w:rsidR="0097248D">
          <w:delText>;</w:delText>
        </w:r>
      </w:del>
      <w:ins w:id="173" w:author="Erico de Souza Loewe" w:date="2020-11-08T21:40:00Z">
        <w:r>
          <w:t>,</w:t>
        </w:r>
      </w:ins>
      <w:r>
        <w:t xml:space="preserve"> eles foram salvos na aplicação</w:t>
      </w:r>
      <w:del w:id="174" w:author="Erico de Souza Loewe" w:date="2020-11-08T21:40:00Z">
        <w:r w:rsidR="005B4DA8">
          <w:delText xml:space="preserve"> -</w:delText>
        </w:r>
      </w:del>
      <w:ins w:id="175" w:author="Erico de Souza Loewe" w:date="2020-11-08T21:40:00Z">
        <w:r>
          <w:t>, porém,</w:t>
        </w:r>
      </w:ins>
      <w:r>
        <w:t xml:space="preserve"> devido ao tempo limitado para o desenvolvimento, </w:t>
      </w:r>
      <w:r w:rsidR="00A37EE4">
        <w:t>o dado</w:t>
      </w:r>
      <w:r>
        <w:t xml:space="preserve"> não foi utilizado.</w:t>
      </w:r>
      <w:r w:rsidR="007E6CBF">
        <w:t xml:space="preserve"> </w:t>
      </w:r>
      <w:del w:id="176" w:author="Erico de Souza Loewe" w:date="2020-11-08T21:40:00Z">
        <w:r w:rsidR="00E62847">
          <w:delText>Logo, o</w:delText>
        </w:r>
      </w:del>
      <w:ins w:id="177" w:author="Erico de Souza Loewe" w:date="2020-11-08T21:40:00Z">
        <w:r w:rsidR="007E6CBF">
          <w:t>O</w:t>
        </w:r>
      </w:ins>
      <w:r w:rsidR="007E6CBF">
        <w:t xml:space="preserve"> tempo </w:t>
      </w:r>
      <w:del w:id="178" w:author="Erico de Souza Loewe" w:date="2020-11-08T21:40:00Z">
        <w:r w:rsidR="00E62847">
          <w:delText>implícito</w:delText>
        </w:r>
      </w:del>
      <w:ins w:id="179" w:author="Erico de Souza Loewe" w:date="2020-11-08T21:40:00Z">
        <w:r w:rsidR="007E6CBF">
          <w:t>do obtido implicitamente</w:t>
        </w:r>
      </w:ins>
      <w:r w:rsidR="007E6CBF">
        <w:t xml:space="preserve"> é a data e hora do evento</w:t>
      </w:r>
      <w:del w:id="180" w:author="Erico de Souza Loewe" w:date="2020-11-08T21:40:00Z">
        <w:r w:rsidR="007E6CBF">
          <w:delText>, registrado para</w:delText>
        </w:r>
        <w:r w:rsidR="009F6C0F">
          <w:delText>,</w:delText>
        </w:r>
        <w:r w:rsidR="007E6CBF">
          <w:delText xml:space="preserve"> no futuro</w:delText>
        </w:r>
        <w:r w:rsidR="009F6C0F">
          <w:delText>,</w:delText>
        </w:r>
        <w:r w:rsidR="007E6CBF">
          <w:delText xml:space="preserve"> poder ser aplicado um modelo sequencial junto ao KNN</w:delText>
        </w:r>
      </w:del>
      <w:r w:rsidR="007E6CBF">
        <w:t>.</w:t>
      </w:r>
    </w:p>
    <w:p w14:paraId="10D98F62" w14:textId="37484297" w:rsidR="00512D8C" w:rsidRDefault="00A4134C" w:rsidP="00182F9A">
      <w:pPr>
        <w:pStyle w:val="Ttulo3"/>
      </w:pPr>
      <w:bookmarkStart w:id="181" w:name="_Ref42462937"/>
      <w:bookmarkStart w:id="182" w:name="_Toc55523371"/>
      <w:bookmarkStart w:id="183" w:name="_Toc55260954"/>
      <w:r>
        <w:t>O que são a</w:t>
      </w:r>
      <w:r w:rsidR="00512D8C">
        <w:t xml:space="preserve">s ações do </w:t>
      </w:r>
      <w:r w:rsidR="006B1587">
        <w:t>usuário</w:t>
      </w:r>
      <w:r>
        <w:t>?</w:t>
      </w:r>
      <w:bookmarkEnd w:id="181"/>
      <w:bookmarkEnd w:id="182"/>
      <w:bookmarkEnd w:id="183"/>
    </w:p>
    <w:p w14:paraId="22431373" w14:textId="66964A40" w:rsidR="00614F8F" w:rsidRDefault="00EF2967" w:rsidP="00182F9A">
      <w:r>
        <w:tab/>
        <w:t xml:space="preserve">As ações do usuário trazem diversas informações referentes ao </w:t>
      </w:r>
      <w:ins w:id="184" w:author="Erico de Souza Loewe" w:date="2020-11-08T21:40:00Z">
        <w:r>
          <w:t xml:space="preserve">contexto </w:t>
        </w:r>
      </w:ins>
      <w:r>
        <w:t>que ele está vivendo</w:t>
      </w:r>
      <w:del w:id="185" w:author="Erico de Souza Loewe" w:date="2020-11-08T21:40:00Z">
        <w:r w:rsidR="008863AC">
          <w:delText xml:space="preserve"> (</w:delText>
        </w:r>
        <w:r>
          <w:delText>auxilia</w:delText>
        </w:r>
        <w:r w:rsidR="00D4335B">
          <w:delText>ndo</w:delText>
        </w:r>
        <w:r>
          <w:delText xml:space="preserve"> o</w:delText>
        </w:r>
      </w:del>
      <w:ins w:id="186" w:author="Erico de Souza Loewe" w:date="2020-11-08T21:40:00Z">
        <w:r>
          <w:t>, elas auxiliam no</w:t>
        </w:r>
      </w:ins>
      <w:r>
        <w:t xml:space="preserve"> entendimento do seu </w:t>
      </w:r>
      <w:del w:id="187" w:author="Erico de Souza Loewe" w:date="2020-11-08T21:40:00Z">
        <w:r w:rsidR="00D4335B">
          <w:delText>ambient</w:delText>
        </w:r>
        <w:r w:rsidR="008F1D7D">
          <w:delText>e</w:delText>
        </w:r>
      </w:del>
      <w:ins w:id="188" w:author="Erico de Souza Loewe" w:date="2020-11-08T21:40:00Z">
        <w:r>
          <w:t>contexto</w:t>
        </w:r>
      </w:ins>
      <w:r>
        <w:t xml:space="preserve"> e </w:t>
      </w:r>
      <w:del w:id="189" w:author="Erico de Souza Loewe" w:date="2020-11-08T21:40:00Z">
        <w:r>
          <w:delText>a</w:delText>
        </w:r>
      </w:del>
      <w:ins w:id="190" w:author="Erico de Souza Loewe" w:date="2020-11-08T21:40:00Z">
        <w:r>
          <w:t>na</w:t>
        </w:r>
      </w:ins>
      <w:r>
        <w:t xml:space="preserve"> validação da acuracidade das recomendações feitas</w:t>
      </w:r>
      <w:del w:id="191" w:author="Erico de Souza Loewe" w:date="2020-11-08T21:40:00Z">
        <w:r w:rsidR="00184F7C">
          <w:delText>, por exemplo).</w:delText>
        </w:r>
      </w:del>
      <w:ins w:id="192" w:author="Erico de Souza Loewe" w:date="2020-11-08T21:40:00Z">
        <w:r>
          <w:t>.</w:t>
        </w:r>
      </w:ins>
      <w:r>
        <w:t xml:space="preserve"> São elas que</w:t>
      </w:r>
      <w:r w:rsidR="005460EE">
        <w:t xml:space="preserve"> demonstrar</w:t>
      </w:r>
      <w:r w:rsidR="006E5255">
        <w:t>ão</w:t>
      </w:r>
      <w:r w:rsidR="0041002E">
        <w:t xml:space="preserve"> ao sistema,</w:t>
      </w:r>
      <w:r w:rsidR="005460EE">
        <w:t xml:space="preserve"> </w:t>
      </w:r>
      <w:del w:id="193" w:author="Erico de Souza Loewe" w:date="2020-11-08T21:40:00Z">
        <w:r w:rsidR="0024566C">
          <w:delText>através</w:delText>
        </w:r>
      </w:del>
      <w:ins w:id="194" w:author="Erico de Souza Loewe" w:date="2020-11-08T21:40:00Z">
        <w:r w:rsidR="005460EE">
          <w:t xml:space="preserve">o gosto ou </w:t>
        </w:r>
        <w:r w:rsidR="006E5255">
          <w:t xml:space="preserve">não </w:t>
        </w:r>
        <w:r w:rsidR="005460EE">
          <w:t>do usuário, em cima</w:t>
        </w:r>
      </w:ins>
      <w:r w:rsidR="005460EE">
        <w:t xml:space="preserve"> das músicas recomendadas</w:t>
      </w:r>
      <w:del w:id="195" w:author="Erico de Souza Loewe" w:date="2020-11-08T21:40:00Z">
        <w:r w:rsidR="00717411">
          <w:delText>,</w:delText>
        </w:r>
        <w:r w:rsidR="0041002E">
          <w:delText xml:space="preserve"> </w:delText>
        </w:r>
        <w:r w:rsidR="005460EE">
          <w:delText>o gosto</w:delText>
        </w:r>
        <w:r w:rsidR="006E5255">
          <w:delText xml:space="preserve"> </w:delText>
        </w:r>
        <w:r w:rsidR="005460EE">
          <w:delText>do usuário,</w:delText>
        </w:r>
        <w:r w:rsidR="00D10D40">
          <w:delText xml:space="preserve"> </w:delText>
        </w:r>
        <w:r w:rsidR="00F83BA9">
          <w:delText>se são de um determinado estilo musical ou de outro</w:delText>
        </w:r>
        <w:r w:rsidR="005460EE">
          <w:delText>.</w:delText>
        </w:r>
      </w:del>
      <w:ins w:id="196" w:author="Erico de Souza Loewe" w:date="2020-11-08T21:40:00Z">
        <w:r w:rsidR="005460EE">
          <w:t>.</w:t>
        </w:r>
      </w:ins>
      <w:r w:rsidR="0068589A">
        <w:t xml:space="preserve"> Cada ação terá um nível de importância, </w:t>
      </w:r>
      <w:r w:rsidR="00530DD8">
        <w:t xml:space="preserve">a </w:t>
      </w:r>
      <w:r w:rsidR="00530DD8">
        <w:lastRenderedPageBreak/>
        <w:t xml:space="preserve">qual </w:t>
      </w:r>
      <w:r w:rsidR="00854FBA">
        <w:t>será</w:t>
      </w:r>
      <w:r w:rsidR="00530DD8">
        <w:t xml:space="preserve"> obtida </w:t>
      </w:r>
      <w:del w:id="197" w:author="Erico de Souza Loewe" w:date="2020-11-08T21:40:00Z">
        <w:r w:rsidR="0067427E">
          <w:delText>pelas</w:delText>
        </w:r>
      </w:del>
      <w:ins w:id="198" w:author="Erico de Souza Loewe" w:date="2020-11-08T21:40:00Z">
        <w:r w:rsidR="005B7330">
          <w:t>através das</w:t>
        </w:r>
      </w:ins>
      <w:r w:rsidR="005B7330">
        <w:t xml:space="preserve"> respostas</w:t>
      </w:r>
      <w:r w:rsidR="00530DD8">
        <w:t xml:space="preserve"> do </w:t>
      </w:r>
      <w:r w:rsidR="009326E5">
        <w:t>questionário</w:t>
      </w:r>
      <w:commentRangeStart w:id="199"/>
      <w:commentRangeEnd w:id="199"/>
      <w:r w:rsidR="008264A2">
        <w:rPr>
          <w:rStyle w:val="Refdecomentrio"/>
        </w:rPr>
        <w:commentReference w:id="199"/>
      </w:r>
      <w:r w:rsidR="0068589A">
        <w:t>.</w:t>
      </w:r>
      <w:r w:rsidR="00BA3092">
        <w:t xml:space="preserve"> As possíveis </w:t>
      </w:r>
      <w:del w:id="200" w:author="Erico de Souza Loewe" w:date="2020-11-08T21:40:00Z">
        <w:r w:rsidR="00CF408A">
          <w:delText>atividades</w:delText>
        </w:r>
      </w:del>
      <w:ins w:id="201" w:author="Erico de Souza Loewe" w:date="2020-11-08T21:40:00Z">
        <w:r w:rsidR="00BA3092">
          <w:t>ações a serem</w:t>
        </w:r>
      </w:ins>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182F9A">
      <w:pPr>
        <w:pStyle w:val="Ttulo2"/>
      </w:pPr>
      <w:bookmarkStart w:id="202" w:name="_Toc55523372"/>
      <w:bookmarkStart w:id="203" w:name="_Toc55260955"/>
      <w:r>
        <w:t>P</w:t>
      </w:r>
      <w:r w:rsidR="00726572">
        <w:t>esquisa com usuários sobre recomendação musical</w:t>
      </w:r>
      <w:bookmarkEnd w:id="202"/>
      <w:bookmarkEnd w:id="203"/>
      <w:ins w:id="204" w:author="Erico de Souza Loewe" w:date="2020-11-08T21:40:00Z">
        <w:r w:rsidR="00F074F7">
          <w:t xml:space="preserve"> (QUESTION</w:t>
        </w:r>
        <w:r w:rsidR="00DA5E5F">
          <w:t>Á</w:t>
        </w:r>
        <w:r w:rsidR="00F074F7">
          <w:t>RIO)</w:t>
        </w:r>
      </w:ins>
    </w:p>
    <w:p w14:paraId="3C2F76ED" w14:textId="77777777" w:rsidR="006C7738" w:rsidRPr="006C7738" w:rsidRDefault="006C7738" w:rsidP="00182F9A">
      <w:pPr>
        <w:rPr>
          <w:del w:id="205" w:author="Erico de Souza Loewe" w:date="2020-11-08T21:40:00Z"/>
        </w:rPr>
      </w:pPr>
      <w:r>
        <w:tab/>
      </w:r>
      <w:r w:rsidR="00F7313E">
        <w:t>Para validar o modelo de sistema de recomendação</w:t>
      </w:r>
      <w:del w:id="206" w:author="Erico de Souza Loewe" w:date="2020-11-08T21:40:00Z">
        <w:r w:rsidR="005E6C4A">
          <w:delText>,</w:delText>
        </w:r>
        <w:r w:rsidR="00B2728C">
          <w:delText xml:space="preserve"> </w:delText>
        </w:r>
        <w:r w:rsidR="005E6C4A">
          <w:delText>criou-se</w:delText>
        </w:r>
      </w:del>
      <w:ins w:id="207" w:author="Erico de Souza Loewe" w:date="2020-11-08T21:40:00Z">
        <w:r w:rsidR="00B2728C">
          <w:t xml:space="preserve"> </w:t>
        </w:r>
        <w:commentRangeStart w:id="208"/>
        <w:r w:rsidR="00B2728C">
          <w:t>foi</w:t>
        </w:r>
        <w:r w:rsidR="00F7313E">
          <w:t xml:space="preserve"> </w:t>
        </w:r>
        <w:r w:rsidR="00B2728C">
          <w:t>desenvolvid</w:t>
        </w:r>
        <w:r w:rsidR="00CE0812">
          <w:t>o</w:t>
        </w:r>
      </w:ins>
      <w:r w:rsidR="00B2728C">
        <w:t xml:space="preserve"> </w:t>
      </w:r>
      <w:commentRangeEnd w:id="208"/>
      <w:r w:rsidR="00B2728C">
        <w:rPr>
          <w:rStyle w:val="Refdecomentrio"/>
        </w:rPr>
        <w:commentReference w:id="208"/>
      </w:r>
      <w:r w:rsidR="00F7313E">
        <w:t xml:space="preserve">uma </w:t>
      </w:r>
      <w:commentRangeStart w:id="209"/>
      <w:commentRangeStart w:id="210"/>
      <w:r w:rsidR="00F7313E">
        <w:t>aplicação</w:t>
      </w:r>
      <w:commentRangeEnd w:id="209"/>
      <w:r w:rsidR="008264A2">
        <w:rPr>
          <w:rStyle w:val="Refdecomentrio"/>
        </w:rPr>
        <w:commentReference w:id="209"/>
      </w:r>
      <w:commentRangeEnd w:id="210"/>
      <w:r w:rsidR="001C6C9A">
        <w:rPr>
          <w:rStyle w:val="Refdecomentrio"/>
        </w:rPr>
        <w:commentReference w:id="210"/>
      </w:r>
      <w:r w:rsidR="00F7313E">
        <w:t xml:space="preserve">, </w:t>
      </w:r>
      <w:ins w:id="211" w:author="Erico de Souza Loewe" w:date="2020-11-08T21:40:00Z">
        <w:r w:rsidR="00F7313E">
          <w:t xml:space="preserve">a </w:t>
        </w:r>
        <w:r w:rsidR="00987D76">
          <w:t>qual foi</w:t>
        </w:r>
        <w:r w:rsidR="00F7313E">
          <w:t xml:space="preserve"> </w:t>
        </w:r>
      </w:ins>
      <w:r w:rsidR="00F7313E">
        <w:t>distribuída aos usuários que participar</w:t>
      </w:r>
      <w:r w:rsidR="00B2728C">
        <w:t>a</w:t>
      </w:r>
      <w:r w:rsidR="00F7313E">
        <w:t>m d</w:t>
      </w:r>
      <w:r w:rsidR="006A34B2">
        <w:t>o questionário</w:t>
      </w:r>
      <w:r w:rsidR="00B2728C">
        <w:t xml:space="preserve"> previamente realizado</w:t>
      </w:r>
      <w:del w:id="212" w:author="Erico de Souza Loewe" w:date="2020-11-08T21:40:00Z">
        <w:r w:rsidR="00BB4EBD">
          <w:delText>;</w:delText>
        </w:r>
        <w:r w:rsidR="00B2728C">
          <w:delText xml:space="preserve"> </w:delText>
        </w:r>
        <w:r w:rsidR="002B6338">
          <w:delText>reu</w:delText>
        </w:r>
        <w:r w:rsidR="000361E0">
          <w:delText>nindo, assim,</w:delText>
        </w:r>
        <w:r w:rsidR="004D3460">
          <w:delText xml:space="preserve"> </w:delText>
        </w:r>
      </w:del>
      <w:ins w:id="213" w:author="Erico de Souza Loewe" w:date="2020-11-08T21:40:00Z">
        <w:r w:rsidR="00B2728C">
          <w:t>, onde foram obtidas</w:t>
        </w:r>
        <w:r w:rsidR="004D3460">
          <w:t xml:space="preserve"> </w:t>
        </w:r>
      </w:ins>
      <w:r w:rsidR="004D3460">
        <w:t xml:space="preserve">informações sobre </w:t>
      </w:r>
      <w:r w:rsidR="00B2728C">
        <w:t xml:space="preserve">esses </w:t>
      </w:r>
      <w:r w:rsidR="00256539">
        <w:t>usuários</w:t>
      </w:r>
      <w:r w:rsidR="00F7313E">
        <w:t>.</w:t>
      </w:r>
      <w:r w:rsidR="006A34B2">
        <w:t xml:space="preserve"> </w:t>
      </w:r>
      <w:del w:id="214" w:author="Erico de Souza Loewe" w:date="2020-11-08T21:40:00Z">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24FD8A78" w14:textId="65DEE325" w:rsidR="00D902DF" w:rsidRDefault="0051111E" w:rsidP="00182F9A">
      <w:del w:id="215" w:author="Erico de Souza Loewe" w:date="2020-11-08T21:40:00Z">
        <w:r>
          <w:rPr>
            <w:noProof/>
          </w:rPr>
          <w:drawing>
            <wp:inline distT="0" distB="0" distL="0" distR="0" wp14:anchorId="7BFB59FF" wp14:editId="74B8992C">
              <wp:extent cx="5486400" cy="2166258"/>
              <wp:effectExtent l="19050" t="0" r="3810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r w:rsidR="00D902DF">
          <w:tab/>
        </w:r>
      </w:del>
      <w:commentRangeStart w:id="216"/>
      <w:r w:rsidR="00D902DF">
        <w:t xml:space="preserve">As perguntas </w:t>
      </w:r>
      <w:del w:id="217" w:author="Erico de Souza Loewe" w:date="2020-11-08T21:40:00Z">
        <w:r w:rsidR="009B3E32">
          <w:delText>expostas</w:delText>
        </w:r>
      </w:del>
      <w:ins w:id="218" w:author="Erico de Souza Loewe" w:date="2020-11-08T21:40:00Z">
        <w:r w:rsidR="00215D62">
          <w:t>aplicadas</w:t>
        </w:r>
      </w:ins>
      <w:r w:rsidR="00215D62">
        <w:t xml:space="preserve"> </w:t>
      </w:r>
      <w:r w:rsidR="00D902DF">
        <w:t xml:space="preserve">no questionário </w:t>
      </w:r>
      <w:r w:rsidR="00C00AE5">
        <w:t>permitiram</w:t>
      </w:r>
      <w:r w:rsidR="00D902DF">
        <w:t xml:space="preserve"> </w:t>
      </w:r>
      <w:r w:rsidR="00C74645">
        <w:t>conhecer</w:t>
      </w:r>
      <w:r w:rsidR="00D902DF">
        <w:t xml:space="preserve"> melhor os usuários que utilizarão </w:t>
      </w:r>
      <w:r w:rsidR="00215D62">
        <w:t>a aplicação</w:t>
      </w:r>
      <w:del w:id="219" w:author="Erico de Souza Loewe" w:date="2020-11-08T21:40:00Z">
        <w:r w:rsidR="004A1725">
          <w:delText>.</w:delText>
        </w:r>
        <w:r w:rsidR="00D902DF">
          <w:delText xml:space="preserve"> </w:delText>
        </w:r>
        <w:r w:rsidR="004A1725">
          <w:delText>S</w:delText>
        </w:r>
        <w:r w:rsidR="00D902DF">
          <w:delText>endo</w:delText>
        </w:r>
      </w:del>
      <w:ins w:id="220" w:author="Erico de Souza Loewe" w:date="2020-11-08T21:40:00Z">
        <w:r w:rsidR="00D902DF">
          <w:t>, sendo</w:t>
        </w:r>
      </w:ins>
      <w:r w:rsidR="00D902DF">
        <w:t xml:space="preserve"> assim, </w:t>
      </w:r>
      <w:del w:id="221" w:author="Erico de Souza Loewe" w:date="2020-11-08T21:40:00Z">
        <w:r w:rsidR="004A1725">
          <w:delText>todas as questões</w:delText>
        </w:r>
        <w:r w:rsidR="005C6E53">
          <w:delText xml:space="preserve"> </w:delText>
        </w:r>
        <w:r w:rsidR="00215D62">
          <w:delText>permit</w:delText>
        </w:r>
        <w:r w:rsidR="004A1725">
          <w:delText>e</w:delText>
        </w:r>
        <w:r w:rsidR="00C00AE5">
          <w:delText>m</w:delText>
        </w:r>
      </w:del>
      <w:ins w:id="222" w:author="Erico de Souza Loewe" w:date="2020-11-08T21:40:00Z">
        <w:r w:rsidR="00C00AE5">
          <w:t xml:space="preserve">foram </w:t>
        </w:r>
        <w:r w:rsidR="00215D62">
          <w:lastRenderedPageBreak/>
          <w:t xml:space="preserve">utilizadas </w:t>
        </w:r>
        <w:r w:rsidR="005C6E53">
          <w:t xml:space="preserve">perguntas que </w:t>
        </w:r>
        <w:r w:rsidR="00215D62">
          <w:t>permi</w:t>
        </w:r>
        <w:commentRangeStart w:id="223"/>
        <w:r w:rsidR="00215D62">
          <w:t>ta</w:t>
        </w:r>
        <w:r w:rsidR="00C00AE5">
          <w:t>m</w:t>
        </w:r>
      </w:ins>
      <w:r w:rsidR="00215D62">
        <w:t xml:space="preserve"> entender </w:t>
      </w:r>
      <w:r w:rsidR="005C6E53">
        <w:t>suas</w:t>
      </w:r>
      <w:r w:rsidR="00D902DF">
        <w:t xml:space="preserve"> </w:t>
      </w:r>
      <w:commentRangeEnd w:id="223"/>
      <w:r w:rsidR="00064C0B">
        <w:rPr>
          <w:rStyle w:val="Refdecomentrio"/>
        </w:rPr>
        <w:commentReference w:id="223"/>
      </w:r>
      <w:r w:rsidR="00D902DF">
        <w:t>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216"/>
      <w:r w:rsidR="00C00AE5">
        <w:rPr>
          <w:rStyle w:val="Refdecomentrio"/>
        </w:rPr>
        <w:commentReference w:id="216"/>
      </w:r>
    </w:p>
    <w:p w14:paraId="510795C0" w14:textId="77777777" w:rsidR="002D4647" w:rsidRDefault="002D4647" w:rsidP="00182F9A">
      <w:pPr>
        <w:pStyle w:val="Legenda"/>
        <w:rPr>
          <w:del w:id="224" w:author="Erico de Souza Loewe" w:date="2020-11-08T21:40:00Z"/>
        </w:rPr>
      </w:pPr>
    </w:p>
    <w:p w14:paraId="49CCDBDD" w14:textId="7E9121F6" w:rsidR="002D4647" w:rsidRDefault="002D4647" w:rsidP="00182F9A">
      <w:pPr>
        <w:pStyle w:val="Legenda"/>
        <w:rPr>
          <w:ins w:id="225" w:author="Erico de Souza Loewe" w:date="2020-11-08T21:40:00Z"/>
        </w:rPr>
      </w:pPr>
      <w:bookmarkStart w:id="226" w:name="_Ref48857312"/>
      <w:bookmarkStart w:id="227" w:name="_Toc55524307"/>
      <w:moveToRangeStart w:id="228" w:author="Erico de Souza Loewe" w:date="2020-11-08T21:40:00Z" w:name="move55764051"/>
      <w:commentRangeStart w:id="229"/>
      <w:moveTo w:id="230"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22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228"/>
      <w:ins w:id="231" w:author="Erico de Souza Loewe" w:date="2020-11-08T21:40:00Z">
        <w:r w:rsidR="00883412" w:rsidRPr="00883412">
          <w:t>(próprio, 2020)</w:t>
        </w:r>
        <w:commentRangeEnd w:id="229"/>
        <w:r w:rsidR="00064C0B">
          <w:rPr>
            <w:rStyle w:val="Refdecomentrio"/>
            <w:b w:val="0"/>
            <w:iCs/>
            <w:color w:val="000000"/>
          </w:rPr>
          <w:commentReference w:id="229"/>
        </w:r>
        <w:bookmarkEnd w:id="227"/>
      </w:ins>
    </w:p>
    <w:tbl>
      <w:tblPr>
        <w:tblStyle w:val="Tabelacomgrade"/>
        <w:tblW w:w="0" w:type="auto"/>
        <w:tblLook w:val="04A0" w:firstRow="1" w:lastRow="0" w:firstColumn="1" w:lastColumn="0" w:noHBand="0" w:noVBand="1"/>
        <w:tblPrChange w:id="232" w:author="Erico de Souza Loewe" w:date="2020-11-08T21:40:00Z">
          <w:tblPr>
            <w:tblStyle w:val="Tabelacomgrade"/>
            <w:tblW w:w="0" w:type="auto"/>
            <w:tblLook w:val="04A0" w:firstRow="1" w:lastRow="0" w:firstColumn="1" w:lastColumn="0" w:noHBand="0" w:noVBand="1"/>
          </w:tblPr>
        </w:tblPrChange>
      </w:tblPr>
      <w:tblGrid>
        <w:gridCol w:w="4531"/>
        <w:gridCol w:w="4531"/>
        <w:tblGridChange w:id="233">
          <w:tblGrid>
            <w:gridCol w:w="4531"/>
            <w:gridCol w:w="4531"/>
          </w:tblGrid>
        </w:tblGridChange>
      </w:tblGrid>
      <w:tr w:rsidR="00505BB9" w:rsidRPr="00064C0B" w14:paraId="0E60E6B7" w14:textId="77777777" w:rsidTr="00BA4D0B">
        <w:tc>
          <w:tcPr>
            <w:tcW w:w="4531" w:type="dxa"/>
            <w:shd w:val="clear" w:color="auto" w:fill="D9D9D9" w:themeFill="background1" w:themeFillShade="D9"/>
            <w:tcPrChange w:id="234" w:author="Erico de Souza Loewe" w:date="2020-11-08T21:40:00Z">
              <w:tcPr>
                <w:tcW w:w="4531" w:type="dxa"/>
              </w:tcPr>
            </w:tcPrChange>
          </w:tcPr>
          <w:p w14:paraId="0AC744C5" w14:textId="0BF3E9AE" w:rsidR="00505BB9" w:rsidRPr="00210C75" w:rsidRDefault="00505BB9" w:rsidP="00182F9A">
            <w:r w:rsidRPr="00210C75">
              <w:lastRenderedPageBreak/>
              <w:t>Pergunta</w:t>
            </w:r>
          </w:p>
        </w:tc>
        <w:tc>
          <w:tcPr>
            <w:tcW w:w="4531" w:type="dxa"/>
            <w:shd w:val="clear" w:color="auto" w:fill="D9D9D9" w:themeFill="background1" w:themeFillShade="D9"/>
            <w:tcPrChange w:id="235" w:author="Erico de Souza Loewe" w:date="2020-11-08T21:40:00Z">
              <w:tcPr>
                <w:tcW w:w="4531" w:type="dxa"/>
              </w:tcPr>
            </w:tcPrChange>
          </w:tcPr>
          <w:p w14:paraId="19A5F2D0" w14:textId="74102221" w:rsidR="00505BB9" w:rsidRPr="00210C75" w:rsidRDefault="009C0756" w:rsidP="00182F9A">
            <w:r w:rsidRPr="00210C75">
              <w:t>Possíveis r</w:t>
            </w:r>
            <w:r w:rsidR="00616558" w:rsidRPr="00210C75">
              <w:t>espostas</w:t>
            </w:r>
          </w:p>
        </w:tc>
      </w:tr>
      <w:tr w:rsidR="00505BB9" w:rsidRPr="00182F9A" w14:paraId="17E52F1E" w14:textId="77777777" w:rsidTr="00113F09">
        <w:tc>
          <w:tcPr>
            <w:tcW w:w="4531" w:type="dxa"/>
          </w:tcPr>
          <w:p w14:paraId="6CACCD3E" w14:textId="67222F38" w:rsidR="00505BB9" w:rsidRDefault="00505BB9" w:rsidP="00182F9A">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182F9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182F9A">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182F9A">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182F9A">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182F9A">
            <w:r>
              <w:t>Sim, não</w:t>
            </w:r>
          </w:p>
        </w:tc>
      </w:tr>
      <w:tr w:rsidR="00505BB9" w:rsidRPr="008774E9" w14:paraId="75D77620" w14:textId="77777777" w:rsidTr="00113F09">
        <w:tc>
          <w:tcPr>
            <w:tcW w:w="4531" w:type="dxa"/>
          </w:tcPr>
          <w:p w14:paraId="2C5797DE" w14:textId="2F30D500" w:rsidR="00505BB9" w:rsidRPr="008774E9" w:rsidRDefault="004A4AF1" w:rsidP="00182F9A">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182F9A">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182F9A">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182F9A">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182F9A">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182F9A">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182F9A">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182F9A">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182F9A">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182F9A">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182F9A">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182F9A">
            <w:r>
              <w:t>Sim, não</w:t>
            </w:r>
          </w:p>
        </w:tc>
      </w:tr>
      <w:tr w:rsidR="00FC3EB1" w:rsidRPr="008774E9" w14:paraId="6B5F8F1C" w14:textId="77777777" w:rsidTr="00113F09">
        <w:tc>
          <w:tcPr>
            <w:tcW w:w="4531" w:type="dxa"/>
          </w:tcPr>
          <w:p w14:paraId="2C123B59" w14:textId="728E8535" w:rsidR="00FC3EB1" w:rsidRPr="00FC3EB1" w:rsidRDefault="00722B09" w:rsidP="00182F9A">
            <w:r w:rsidRPr="00722B09">
              <w:t>10.</w:t>
            </w:r>
            <w:r>
              <w:t xml:space="preserve"> </w:t>
            </w:r>
            <w:r w:rsidRPr="00722B09">
              <w:t>Quanto tempo por semana você escuta música?</w:t>
            </w:r>
          </w:p>
        </w:tc>
        <w:tc>
          <w:tcPr>
            <w:tcW w:w="4531" w:type="dxa"/>
          </w:tcPr>
          <w:p w14:paraId="527B9DBF" w14:textId="469D125A" w:rsidR="00FC3EB1" w:rsidRPr="008774E9" w:rsidRDefault="00FE1C28" w:rsidP="00182F9A">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182F9A">
            <w:r w:rsidRPr="00D05002">
              <w:t>11.</w:t>
            </w:r>
            <w:r>
              <w:t xml:space="preserve"> </w:t>
            </w:r>
            <w:r w:rsidRPr="00D05002">
              <w:t>Quais são os gêneros musicais que gosta de escutar?</w:t>
            </w:r>
          </w:p>
        </w:tc>
        <w:tc>
          <w:tcPr>
            <w:tcW w:w="4531" w:type="dxa"/>
          </w:tcPr>
          <w:p w14:paraId="2D9036DE" w14:textId="5509DE6C" w:rsidR="003C4ACB" w:rsidRDefault="003C4ACB" w:rsidP="00182F9A">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182F9A"/>
        </w:tc>
      </w:tr>
      <w:tr w:rsidR="00953CD3" w:rsidRPr="008774E9" w14:paraId="2888903F" w14:textId="77777777" w:rsidTr="00113F09">
        <w:tc>
          <w:tcPr>
            <w:tcW w:w="4531" w:type="dxa"/>
          </w:tcPr>
          <w:p w14:paraId="5D2D57A8" w14:textId="442AC843" w:rsidR="00953CD3" w:rsidRPr="00D05002" w:rsidRDefault="00953CD3" w:rsidP="00182F9A">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182F9A">
            <w:r w:rsidRPr="004453EE">
              <w:t>Sim, não</w:t>
            </w:r>
          </w:p>
        </w:tc>
      </w:tr>
      <w:tr w:rsidR="003B54D7" w:rsidRPr="008774E9" w14:paraId="517C7263" w14:textId="77777777" w:rsidTr="00113F09">
        <w:tc>
          <w:tcPr>
            <w:tcW w:w="4531" w:type="dxa"/>
          </w:tcPr>
          <w:p w14:paraId="5E68D99D" w14:textId="0380E060" w:rsidR="003B54D7" w:rsidRPr="00953CD3" w:rsidRDefault="003B54D7" w:rsidP="00182F9A">
            <w:r w:rsidRPr="003B54D7">
              <w:t>13.</w:t>
            </w:r>
            <w:r w:rsidR="005E2318">
              <w:t xml:space="preserve"> </w:t>
            </w:r>
            <w:r w:rsidRPr="003B54D7">
              <w:t>Sua idade</w:t>
            </w:r>
          </w:p>
        </w:tc>
        <w:tc>
          <w:tcPr>
            <w:tcW w:w="4531" w:type="dxa"/>
          </w:tcPr>
          <w:p w14:paraId="777152A5" w14:textId="0F9689FE" w:rsidR="003B54D7" w:rsidRDefault="003B54D7" w:rsidP="00182F9A"/>
        </w:tc>
      </w:tr>
      <w:tr w:rsidR="003B54D7" w:rsidRPr="008774E9" w14:paraId="7B6C150A" w14:textId="77777777" w:rsidTr="00113F09">
        <w:tc>
          <w:tcPr>
            <w:tcW w:w="4531" w:type="dxa"/>
          </w:tcPr>
          <w:p w14:paraId="2A3E4C0D" w14:textId="7FAE01E3" w:rsidR="003B54D7" w:rsidRPr="00953CD3" w:rsidRDefault="003B54D7" w:rsidP="00182F9A">
            <w:r w:rsidRPr="003B54D7">
              <w:t>14.</w:t>
            </w:r>
            <w:r w:rsidR="005E2318">
              <w:t xml:space="preserve"> </w:t>
            </w:r>
            <w:r w:rsidRPr="003B54D7">
              <w:t>Dicas e sugestões?</w:t>
            </w:r>
          </w:p>
        </w:tc>
        <w:tc>
          <w:tcPr>
            <w:tcW w:w="4531" w:type="dxa"/>
          </w:tcPr>
          <w:p w14:paraId="32F851EF" w14:textId="1D3890FE" w:rsidR="003B54D7" w:rsidRDefault="003B54D7" w:rsidP="00182F9A"/>
        </w:tc>
      </w:tr>
    </w:tbl>
    <w:p w14:paraId="08A91FDA" w14:textId="77777777" w:rsidR="00492551" w:rsidRDefault="002D4647" w:rsidP="00182F9A">
      <w:pPr>
        <w:pStyle w:val="Legenda"/>
        <w:rPr>
          <w:del w:id="236" w:author="Erico de Souza Loewe" w:date="2020-11-08T21:40:00Z"/>
        </w:rPr>
      </w:pPr>
      <w:moveFromRangeStart w:id="237" w:author="Erico de Souza Loewe" w:date="2020-11-08T21:40:00Z" w:name="move55764051"/>
      <w:moveFrom w:id="238" w:author="Erico de Souza Loewe" w:date="2020-11-08T21:40:00Z">
        <w:r>
          <w:t xml:space="preserve">Quadro </w:t>
        </w:r>
        <w:r w:rsidR="006B25B5">
          <w:rPr>
            <w:iCs/>
          </w:rPr>
          <w:fldChar w:fldCharType="begin"/>
        </w:r>
        <w:r w:rsidR="006B25B5">
          <w:instrText xml:space="preserve"> SEQ Quadro \* ARABIC </w:instrText>
        </w:r>
        <w:r w:rsidR="006B25B5">
          <w:rPr>
            <w:iCs/>
          </w:rPr>
          <w:fldChar w:fldCharType="separate"/>
        </w:r>
        <w:r w:rsidR="00496F40">
          <w:rPr>
            <w:noProof/>
          </w:rPr>
          <w:t>2</w:t>
        </w:r>
        <w:r w:rsidR="006B25B5">
          <w:rPr>
            <w:iCs/>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237"/>
      <w:del w:id="239" w:author="Erico de Souza Loewe" w:date="2020-11-08T21:40:00Z">
        <w:r w:rsidR="00492551" w:rsidRPr="00883412">
          <w:delText>(próprio, 2020)</w:delText>
        </w:r>
      </w:del>
    </w:p>
    <w:p w14:paraId="155BEDC9" w14:textId="5B37A3B1" w:rsidR="004D7BC3" w:rsidRPr="008774E9" w:rsidRDefault="004D7BC3" w:rsidP="00182F9A"/>
    <w:p w14:paraId="7D759CFE" w14:textId="24C4FEDC" w:rsidR="001B6AE9" w:rsidRDefault="001B6AE9" w:rsidP="00182F9A">
      <w:r>
        <w:tab/>
      </w:r>
    </w:p>
    <w:p w14:paraId="6101FFAE" w14:textId="3EE3D0AB" w:rsidR="00B021FD" w:rsidRDefault="00B021FD" w:rsidP="00182F9A">
      <w:pPr>
        <w:pStyle w:val="Ttulo3"/>
      </w:pPr>
      <w:bookmarkStart w:id="240" w:name="_Toc55523373"/>
      <w:bookmarkStart w:id="241" w:name="_Toc55260956"/>
      <w:r>
        <w:t>Pré-teste</w:t>
      </w:r>
      <w:r w:rsidR="00DB0C61">
        <w:t xml:space="preserve"> do questionário</w:t>
      </w:r>
      <w:bookmarkEnd w:id="240"/>
      <w:bookmarkEnd w:id="241"/>
    </w:p>
    <w:p w14:paraId="559DBF22" w14:textId="6DDF68B0" w:rsidR="002419AF" w:rsidRDefault="00B021FD" w:rsidP="00182F9A">
      <w:r>
        <w:tab/>
        <w:t xml:space="preserve">Com as perguntas do questionário definidas, </w:t>
      </w:r>
      <w:del w:id="242" w:author="Erico de Souza Loewe" w:date="2020-11-08T21:40:00Z">
        <w:r w:rsidR="00597409">
          <w:delText>deu-se o</w:delText>
        </w:r>
        <w:r>
          <w:delText xml:space="preserve"> </w:delText>
        </w:r>
        <w:r w:rsidR="009F594F">
          <w:delText>in</w:delText>
        </w:r>
        <w:r w:rsidR="00597409">
          <w:delText>í</w:delText>
        </w:r>
        <w:r w:rsidR="009F594F">
          <w:delText>c</w:delText>
        </w:r>
        <w:r w:rsidR="00597409">
          <w:delText>io</w:delText>
        </w:r>
        <w:r w:rsidR="00CD7F3A">
          <w:delText xml:space="preserve"> de</w:delText>
        </w:r>
        <w:r w:rsidR="00C00AE5">
          <w:delText xml:space="preserve"> </w:delText>
        </w:r>
      </w:del>
      <w:ins w:id="243" w:author="Erico de Souza Loewe" w:date="2020-11-08T21:40:00Z">
        <w:r>
          <w:t xml:space="preserve">foi </w:t>
        </w:r>
        <w:r w:rsidR="00C00AE5">
          <w:t xml:space="preserve">realizada </w:t>
        </w:r>
      </w:ins>
      <w:r>
        <w:t xml:space="preserve">uma validação para garantir que elas </w:t>
      </w:r>
      <w:del w:id="244" w:author="Erico de Souza Loewe" w:date="2020-11-08T21:40:00Z">
        <w:r>
          <w:delText>f</w:delText>
        </w:r>
        <w:r w:rsidR="00CD7F3A">
          <w:delText>i</w:delText>
        </w:r>
        <w:r>
          <w:delText>z</w:delText>
        </w:r>
        <w:r w:rsidR="00CD7F3A">
          <w:delText>esse</w:delText>
        </w:r>
        <w:r>
          <w:delText>m</w:delText>
        </w:r>
      </w:del>
      <w:ins w:id="245" w:author="Erico de Souza Loewe" w:date="2020-11-08T21:40:00Z">
        <w:r>
          <w:t>faziam</w:t>
        </w:r>
      </w:ins>
      <w:r>
        <w:t xml:space="preserve"> sentido</w:t>
      </w:r>
      <w:r w:rsidR="00CC6C91">
        <w:t xml:space="preserve">. </w:t>
      </w:r>
      <w:r w:rsidR="00C00AE5">
        <w:t xml:space="preserve">O pré-teste </w:t>
      </w:r>
      <w:r w:rsidR="002419AF">
        <w:t xml:space="preserve">foi </w:t>
      </w:r>
      <w:r w:rsidR="00C00AE5">
        <w:t xml:space="preserve">feito </w:t>
      </w:r>
      <w:r w:rsidR="002419AF">
        <w:t xml:space="preserve">enviando </w:t>
      </w:r>
      <w:del w:id="246" w:author="Erico de Souza Loewe" w:date="2020-11-08T21:40:00Z">
        <w:r w:rsidR="001B70C4">
          <w:delText xml:space="preserve">as indagações </w:delText>
        </w:r>
      </w:del>
      <w:ins w:id="247" w:author="Erico de Souza Loewe" w:date="2020-11-08T21:40:00Z">
        <w:r w:rsidR="002419AF">
          <w:t xml:space="preserve">o questionário </w:t>
        </w:r>
      </w:ins>
      <w:r w:rsidR="002419AF">
        <w:t xml:space="preserve">para 5 pessoas, </w:t>
      </w:r>
      <w:del w:id="248" w:author="Erico de Souza Loewe" w:date="2020-11-08T21:40:00Z">
        <w:r w:rsidR="002419AF">
          <w:delText xml:space="preserve"> respons</w:delText>
        </w:r>
        <w:r w:rsidR="005C31A9">
          <w:delText>áveis</w:delText>
        </w:r>
        <w:r w:rsidR="002419AF">
          <w:delText xml:space="preserve"> </w:delText>
        </w:r>
        <w:r w:rsidR="00643C88">
          <w:delText>por</w:delText>
        </w:r>
        <w:r w:rsidR="002419AF">
          <w:delText xml:space="preserve"> </w:delText>
        </w:r>
      </w:del>
      <w:ins w:id="249" w:author="Erico de Souza Loewe" w:date="2020-11-08T21:40:00Z">
        <w:r w:rsidR="002419AF">
          <w:t xml:space="preserve">as quais tinham a responsabilidade de </w:t>
        </w:r>
      </w:ins>
      <w:r w:rsidR="002419AF">
        <w:t xml:space="preserve">analisar as </w:t>
      </w:r>
      <w:del w:id="250" w:author="Erico de Souza Loewe" w:date="2020-11-08T21:40:00Z">
        <w:r w:rsidR="0082042A">
          <w:delText>inquirições</w:delText>
        </w:r>
      </w:del>
      <w:ins w:id="251" w:author="Erico de Souza Loewe" w:date="2020-11-08T21:40:00Z">
        <w:r w:rsidR="002419AF">
          <w:t>perguntas</w:t>
        </w:r>
      </w:ins>
      <w:r w:rsidR="002419AF">
        <w:t xml:space="preserve"> e avaliar a dificuldade de entendimento de cada uma </w:t>
      </w:r>
      <w:del w:id="252" w:author="Erico de Souza Loewe" w:date="2020-11-08T21:40:00Z">
        <w:r w:rsidR="002419AF">
          <w:delText>d</w:delText>
        </w:r>
        <w:r w:rsidR="00643C88">
          <w:delText>elas</w:delText>
        </w:r>
        <w:r w:rsidR="002419AF">
          <w:delText xml:space="preserve">. </w:delText>
        </w:r>
        <w:r w:rsidR="00415DEC">
          <w:delText>O intu</w:delText>
        </w:r>
        <w:r w:rsidR="007937CA">
          <w:delText>ito é</w:delText>
        </w:r>
        <w:r w:rsidR="002419AF">
          <w:delText xml:space="preserve"> </w:delText>
        </w:r>
      </w:del>
      <w:ins w:id="253" w:author="Erico de Souza Loewe" w:date="2020-11-08T21:40:00Z">
        <w:r w:rsidR="002419AF">
          <w:t xml:space="preserve">das perguntas. Isso foi feito para </w:t>
        </w:r>
      </w:ins>
      <w:r w:rsidR="002419AF">
        <w:t xml:space="preserve">garantir que o </w:t>
      </w:r>
      <w:r w:rsidR="008210D3">
        <w:t>público</w:t>
      </w:r>
      <w:r w:rsidR="002419AF">
        <w:t xml:space="preserve"> que </w:t>
      </w:r>
      <w:del w:id="254" w:author="Erico de Souza Loewe" w:date="2020-11-08T21:40:00Z">
        <w:r w:rsidR="002419AF">
          <w:delText>recebe</w:delText>
        </w:r>
        <w:r w:rsidR="002253C6">
          <w:delText>sse</w:delText>
        </w:r>
      </w:del>
      <w:ins w:id="255" w:author="Erico de Souza Loewe" w:date="2020-11-08T21:40:00Z">
        <w:r w:rsidR="002419AF">
          <w:t>receberia</w:t>
        </w:r>
      </w:ins>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del w:id="256" w:author="Erico de Souza Loewe" w:date="2020-11-08T21:40:00Z">
        <w:r w:rsidR="0088497D">
          <w:delText xml:space="preserve">também </w:delText>
        </w:r>
        <w:r w:rsidR="002419AF">
          <w:delText>consegui</w:delText>
        </w:r>
        <w:r w:rsidR="0088497D">
          <w:delText>sse</w:delText>
        </w:r>
      </w:del>
      <w:ins w:id="257" w:author="Erico de Souza Loewe" w:date="2020-11-08T21:40:00Z">
        <w:r w:rsidR="002419AF">
          <w:t>conseguiria</w:t>
        </w:r>
      </w:ins>
      <w:r w:rsidR="002419AF">
        <w:t xml:space="preserve"> responder as perguntas</w:t>
      </w:r>
      <w:r w:rsidR="00C00AE5">
        <w:t xml:space="preserve"> com </w:t>
      </w:r>
      <w:del w:id="258" w:author="Erico de Souza Loewe" w:date="2020-11-08T21:40:00Z">
        <w:r w:rsidR="0088497D">
          <w:delText xml:space="preserve">a </w:delText>
        </w:r>
      </w:del>
      <w:r w:rsidR="00C00AE5">
        <w:t xml:space="preserve">completa compreensão </w:t>
      </w:r>
      <w:commentRangeStart w:id="259"/>
      <w:r w:rsidR="00D0162D">
        <w:t>delas</w:t>
      </w:r>
      <w:r w:rsidR="00C00AE5">
        <w:t>.</w:t>
      </w:r>
      <w:commentRangeEnd w:id="259"/>
      <w:ins w:id="260" w:author="Erico de Souza Loewe" w:date="2020-11-08T21:40:00Z">
        <w:r w:rsidR="00064C0B">
          <w:rPr>
            <w:rStyle w:val="Refdecomentrio"/>
          </w:rPr>
          <w:commentReference w:id="259"/>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75BD6881" w:rsidR="00F72CBA" w:rsidRDefault="00F72CBA" w:rsidP="00182F9A">
      <w:pPr>
        <w:pStyle w:val="Ttulo3"/>
      </w:pPr>
      <w:bookmarkStart w:id="261" w:name="_Toc55523374"/>
      <w:bookmarkStart w:id="262" w:name="_Toc55260957"/>
      <w:r>
        <w:t xml:space="preserve">Resultados do </w:t>
      </w:r>
      <w:r w:rsidR="00123767">
        <w:t>questionário</w:t>
      </w:r>
      <w:bookmarkEnd w:id="261"/>
      <w:bookmarkEnd w:id="262"/>
    </w:p>
    <w:p w14:paraId="3715E4DD" w14:textId="2EC02B96" w:rsidR="005859BD" w:rsidRDefault="005859BD" w:rsidP="00182F9A">
      <w:r>
        <w:tab/>
      </w:r>
      <w:commentRangeStart w:id="263"/>
      <w:r>
        <w:t>Com um alcance maior do que 1000 pessoas, sendo 800 funcionários da CWI</w:t>
      </w:r>
      <w:del w:id="264" w:author="Erico de Souza Loewe" w:date="2020-11-08T21:40:00Z">
        <w:r w:rsidR="00890782">
          <w:delText>,</w:delText>
        </w:r>
      </w:del>
      <w:r>
        <w:t xml:space="preserve"> que possuem acesso ao Slack, 200 pessoas alcançadas através do Instagram e demais divulgações que tiveram, </w:t>
      </w:r>
      <w:commentRangeEnd w:id="263"/>
      <w:r>
        <w:rPr>
          <w:rStyle w:val="Refdecomentrio"/>
        </w:rPr>
        <w:commentReference w:id="263"/>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73075AAF" w:rsidR="008A0B65" w:rsidRDefault="001F52F1" w:rsidP="00182F9A">
      <w:r>
        <w:tab/>
        <w:t xml:space="preserve">O questionário foi aberto no dia 6 de julho de 2020, </w:t>
      </w:r>
      <w:del w:id="265" w:author="Erico de Souza Loewe" w:date="2020-11-08T21:40:00Z">
        <w:r w:rsidR="008D2441">
          <w:delText>n</w:delText>
        </w:r>
        <w:r w:rsidR="0006464B">
          <w:delText>o mesmo</w:delText>
        </w:r>
      </w:del>
      <w:ins w:id="266" w:author="Erico de Souza Loewe" w:date="2020-11-08T21:40:00Z">
        <w:r>
          <w:t>nesse</w:t>
        </w:r>
      </w:ins>
      <w:r>
        <w:t xml:space="preserve"> dia </w:t>
      </w:r>
      <w:del w:id="267" w:author="Erico de Souza Loewe" w:date="2020-11-08T21:40:00Z">
        <w:r w:rsidR="0006464B">
          <w:delText>que, publicado</w:delText>
        </w:r>
      </w:del>
      <w:ins w:id="268" w:author="Erico de Souza Loewe" w:date="2020-11-08T21:40:00Z">
        <w:r>
          <w:t>foi realizada uma publicação</w:t>
        </w:r>
      </w:ins>
      <w:r>
        <w:t xml:space="preserve"> no Instagram</w:t>
      </w:r>
      <w:del w:id="269" w:author="Erico de Souza Loewe" w:date="2020-11-08T21:40:00Z">
        <w:r w:rsidR="00855295">
          <w:delText>,</w:delText>
        </w:r>
        <w:r>
          <w:delText xml:space="preserve"> </w:delText>
        </w:r>
        <w:r w:rsidR="0088051E">
          <w:delText>fora demonstrado</w:delText>
        </w:r>
      </w:del>
      <w:ins w:id="270" w:author="Erico de Souza Loewe" w:date="2020-11-08T21:40:00Z">
        <w:r>
          <w:t xml:space="preserve"> para apresentá-lo</w:t>
        </w:r>
      </w:ins>
      <w:r>
        <w:t xml:space="preserve"> ao público</w:t>
      </w:r>
      <w:del w:id="271" w:author="Erico de Souza Loewe" w:date="2020-11-08T21:40:00Z">
        <w:r w:rsidR="0088051E">
          <w:delText>.</w:delText>
        </w:r>
        <w:r>
          <w:delText xml:space="preserve"> </w:delText>
        </w:r>
        <w:r w:rsidR="0088051E">
          <w:delText>N</w:delText>
        </w:r>
        <w:r>
          <w:delText>o</w:delText>
        </w:r>
      </w:del>
      <w:ins w:id="272" w:author="Erico de Souza Loewe" w:date="2020-11-08T21:40:00Z">
        <w:r>
          <w:t>, e no</w:t>
        </w:r>
      </w:ins>
      <w:r>
        <w:t xml:space="preserve"> decorrer</w:t>
      </w:r>
      <w:r w:rsidR="00064C0B">
        <w:t xml:space="preserve"> </w:t>
      </w:r>
      <w:del w:id="273" w:author="Erico de Souza Loewe" w:date="2020-11-08T21:40:00Z">
        <w:r w:rsidR="00A97780">
          <w:delText>d</w:delText>
        </w:r>
        <w:r w:rsidR="00492DDA">
          <w:delText>e duas semanas</w:delText>
        </w:r>
        <w:r>
          <w:delText>,</w:delText>
        </w:r>
      </w:del>
      <w:ins w:id="274" w:author="Erico de Souza Loewe" w:date="2020-11-08T21:40:00Z">
        <w:r w:rsidR="00064C0B">
          <w:t>dos dias posteriores</w:t>
        </w:r>
        <w:r>
          <w:t>, foi enviado a</w:t>
        </w:r>
      </w:ins>
      <w:r>
        <w:t xml:space="preserve"> outras redes sociais</w:t>
      </w:r>
      <w:del w:id="275" w:author="Erico de Souza Loewe" w:date="2020-11-08T21:40:00Z">
        <w:r w:rsidR="00A97780">
          <w:delText xml:space="preserve"> participaram da pesquisa</w:delText>
        </w:r>
      </w:del>
      <w:r>
        <w:t xml:space="preserve">, como WhatsApp, Slack (empresarial), Twitter e Facebook. O seu fechamento </w:t>
      </w:r>
      <w:del w:id="276" w:author="Erico de Souza Loewe" w:date="2020-11-08T21:40:00Z">
        <w:r w:rsidR="005E4CFF">
          <w:delText>aconteceu</w:delText>
        </w:r>
      </w:del>
      <w:ins w:id="277" w:author="Erico de Souza Loewe" w:date="2020-11-08T21:40:00Z">
        <w:r>
          <w:t>foi realizado</w:t>
        </w:r>
      </w:ins>
      <w:r>
        <w:t xml:space="preserve"> no dia 18 de julho de 2020, somando o total de 12 dias </w:t>
      </w:r>
      <w:r>
        <w:lastRenderedPageBreak/>
        <w:t>em que o ele ficou aberto.</w:t>
      </w:r>
      <w:commentRangeStart w:id="278"/>
      <w:commentRangeEnd w:id="278"/>
      <w:del w:id="279" w:author="Erico de Souza Loewe" w:date="2020-11-08T21:40:00Z">
        <w:r>
          <w:rPr>
            <w:rStyle w:val="Refdecomentrio"/>
          </w:rPr>
          <w:commentReference w:id="278"/>
        </w:r>
        <w:r w:rsidR="008E468C">
          <w:delText xml:space="preserve"> Link para as respostas do questionário: </w:delText>
        </w:r>
        <w:r w:rsidR="00FD6E3E">
          <w:fldChar w:fldCharType="begin"/>
        </w:r>
        <w:r w:rsidR="00FD6E3E">
          <w:delInstrText xml:space="preserve"> HYPERLINK "https://forms.gle/FKW5iJBhT7oEa18eA" </w:delInstrText>
        </w:r>
        <w:r w:rsidR="00FD6E3E">
          <w:fldChar w:fldCharType="separate"/>
        </w:r>
        <w:r w:rsidR="008E468C" w:rsidRPr="00275A69">
          <w:rPr>
            <w:rStyle w:val="Hyperlink"/>
          </w:rPr>
          <w:delText>https://forms.gle/FKW5iJBhT7oEa18eA</w:delText>
        </w:r>
        <w:r w:rsidR="00FD6E3E">
          <w:rPr>
            <w:rStyle w:val="Hyperlink"/>
          </w:rPr>
          <w:fldChar w:fldCharType="end"/>
        </w:r>
        <w:r w:rsidR="008E468C">
          <w:delText xml:space="preserve"> </w:delText>
        </w:r>
      </w:del>
      <w:ins w:id="280" w:author="Erico de Souza Loewe" w:date="2020-11-08T21:40:00Z">
        <w:r w:rsidR="009107AE">
          <w:rPr>
            <w:rStyle w:val="Refdenotaderodap"/>
          </w:rPr>
          <w:footnoteReference w:id="2"/>
        </w:r>
        <w:r w:rsidR="009107AE">
          <w:t xml:space="preserve"> </w:t>
        </w:r>
        <w:commentRangeStart w:id="282"/>
        <w:commentRangeEnd w:id="282"/>
        <w:r>
          <w:rPr>
            <w:rStyle w:val="Refdecomentrio"/>
          </w:rPr>
          <w:commentReference w:id="282"/>
        </w:r>
        <w:r w:rsidR="008E468C">
          <w:t xml:space="preserve"> </w:t>
        </w:r>
        <w:commentRangeStart w:id="283"/>
        <w:commentRangeEnd w:id="283"/>
        <w:r w:rsidR="00064C0B">
          <w:rPr>
            <w:rStyle w:val="Refdecomentrio"/>
          </w:rPr>
          <w:commentReference w:id="283"/>
        </w:r>
      </w:ins>
    </w:p>
    <w:p w14:paraId="1B013D79" w14:textId="110B48E1" w:rsidR="00AF1DF6" w:rsidRDefault="00AF1DF6" w:rsidP="00182F9A">
      <w:r>
        <w:tab/>
        <w:t xml:space="preserve">Dos dispositivos </w:t>
      </w:r>
      <w:del w:id="284" w:author="Erico de Souza Loewe" w:date="2020-11-08T21:40:00Z">
        <w:r w:rsidR="004E2102">
          <w:delText>(</w:delText>
        </w:r>
      </w:del>
      <w:r>
        <w:t>ou aplicativos</w:t>
      </w:r>
      <w:del w:id="285" w:author="Erico de Souza Loewe" w:date="2020-11-08T21:40:00Z">
        <w:r w:rsidR="004E2102">
          <w:delText>)</w:delText>
        </w:r>
      </w:del>
      <w:r>
        <w:t xml:space="preserve"> utilizados para realizar a reprodução das </w:t>
      </w:r>
      <w:r w:rsidR="0077460B">
        <w:t>músicas</w:t>
      </w:r>
      <w:r>
        <w:t>, com 168 respostas, o Spotify foi o mais escolhido das opções</w:t>
      </w:r>
      <w:del w:id="286" w:author="Erico de Souza Loewe" w:date="2020-11-08T21:40:00Z">
        <w:r w:rsidR="00382707">
          <w:delText>.</w:delText>
        </w:r>
        <w:r w:rsidR="0077460B">
          <w:delText xml:space="preserve"> </w:delText>
        </w:r>
        <w:r w:rsidR="00382707">
          <w:delText>E</w:delText>
        </w:r>
        <w:r w:rsidR="0077460B">
          <w:delText>m</w:delText>
        </w:r>
      </w:del>
      <w:ins w:id="287" w:author="Erico de Souza Loewe" w:date="2020-11-08T21:40:00Z">
        <w:r>
          <w:t>,</w:t>
        </w:r>
        <w:r w:rsidR="0077460B">
          <w:t xml:space="preserve"> em</w:t>
        </w:r>
      </w:ins>
      <w:r w:rsidR="0077460B">
        <w:t xml:space="preserve"> segundo lugar ficou o Youtube</w:t>
      </w:r>
      <w:r>
        <w:t xml:space="preserve"> </w:t>
      </w:r>
      <w:r w:rsidR="0077460B">
        <w:t>com 103 respostas (variadas entre 86 no Youtube Music, e 17 tratando sobre o Youtube clássico).</w:t>
      </w:r>
    </w:p>
    <w:p w14:paraId="27E4F469" w14:textId="5438736C" w:rsidR="001B2E39" w:rsidRDefault="001B2E39" w:rsidP="00182F9A">
      <w:r>
        <w:tab/>
        <w:t>A pergunta “</w:t>
      </w:r>
      <w:r w:rsidRPr="001B2E39">
        <w:t>Você acha que as recomendações musicais realizadas via software poderiam ser melhoradas?</w:t>
      </w:r>
      <w:r>
        <w:t xml:space="preserve">” trouxe uma visão </w:t>
      </w:r>
      <w:del w:id="288" w:author="Erico de Souza Loewe" w:date="2020-11-08T21:40:00Z">
        <w:r w:rsidR="005A3D48">
          <w:delText>clara sobre o</w:delText>
        </w:r>
      </w:del>
      <w:ins w:id="289" w:author="Erico de Souza Loewe" w:date="2020-11-08T21:40:00Z">
        <w:r>
          <w:t>da opinião se existe</w:t>
        </w:r>
      </w:ins>
      <w:r>
        <w:t xml:space="preserve"> espaço para esse trabalho evoluir </w:t>
      </w:r>
      <w:del w:id="290" w:author="Erico de Souza Loewe" w:date="2020-11-08T21:40:00Z">
        <w:r w:rsidR="0039323D">
          <w:delText>n</w:delText>
        </w:r>
        <w:r>
          <w:delText>as</w:delText>
        </w:r>
      </w:del>
      <w:ins w:id="291" w:author="Erico de Souza Loewe" w:date="2020-11-08T21:40:00Z">
        <w:r>
          <w:t>as</w:t>
        </w:r>
      </w:ins>
      <w:r>
        <w:t xml:space="preserve"> técnicas </w:t>
      </w:r>
      <w:commentRangeStart w:id="292"/>
      <w:r>
        <w:t xml:space="preserve">de </w:t>
      </w:r>
      <w:r w:rsidR="00EF0264">
        <w:t>recomendação</w:t>
      </w:r>
      <w:r>
        <w:t xml:space="preserve"> musical</w:t>
      </w:r>
      <w:commentRangeEnd w:id="292"/>
      <w:r w:rsidR="00F372BC">
        <w:rPr>
          <w:rStyle w:val="Refdecomentrio"/>
        </w:rPr>
        <w:commentReference w:id="292"/>
      </w:r>
      <w:r w:rsidR="00064C0B">
        <w:t>.</w:t>
      </w:r>
      <w:r w:rsidR="0033089C">
        <w:t xml:space="preserve"> </w:t>
      </w:r>
      <w:del w:id="293" w:author="Erico de Souza Loewe" w:date="2020-11-08T21:40:00Z">
        <w:r w:rsidR="0039323D">
          <w:delText>Enquanto</w:delText>
        </w:r>
        <w:r w:rsidR="0033089C">
          <w:delText xml:space="preserve"> a</w:delText>
        </w:r>
        <w:r w:rsidR="0039323D">
          <w:delText>quela que dizia</w:delText>
        </w:r>
      </w:del>
      <w:ins w:id="294" w:author="Erico de Souza Loewe" w:date="2020-11-08T21:40:00Z">
        <w:r w:rsidR="00064C0B">
          <w:t>A pergunta</w:t>
        </w:r>
      </w:ins>
      <w:r w:rsidR="0033089C">
        <w:t xml:space="preserve"> “</w:t>
      </w:r>
      <w:r w:rsidR="0033089C" w:rsidRPr="0033089C">
        <w:t>Você acredita que o contexto poderia melhorar essas recomendações?</w:t>
      </w:r>
      <w:r w:rsidR="0033089C">
        <w:t>”</w:t>
      </w:r>
      <w:r w:rsidR="00064C0B">
        <w:t xml:space="preserve"> </w:t>
      </w:r>
      <w:del w:id="295" w:author="Erico de Souza Loewe" w:date="2020-11-08T21:40:00Z">
        <w:r w:rsidR="00C11899">
          <w:delText xml:space="preserve">mostrou </w:delText>
        </w:r>
      </w:del>
      <w:r w:rsidR="0033089C">
        <w:t xml:space="preserve">se </w:t>
      </w:r>
      <w:del w:id="296" w:author="Erico de Souza Loewe" w:date="2020-11-08T21:40:00Z">
        <w:r w:rsidR="00C11899">
          <w:delText>havia</w:delText>
        </w:r>
        <w:r w:rsidR="0033089C">
          <w:delText xml:space="preserve"> </w:delText>
        </w:r>
        <w:r w:rsidR="00C11899">
          <w:delText>lugar</w:delText>
        </w:r>
        <w:r w:rsidR="0033089C">
          <w:delText xml:space="preserve"> </w:delText>
        </w:r>
        <w:r w:rsidR="00BC46BC">
          <w:delText>nesse</w:delText>
        </w:r>
      </w:del>
      <w:ins w:id="297" w:author="Erico de Souza Loewe" w:date="2020-11-08T21:40:00Z">
        <w:r w:rsidR="0033089C">
          <w:t>existe espaço para o</w:t>
        </w:r>
      </w:ins>
      <w:r w:rsidR="0033089C">
        <w:t xml:space="preserve"> contexto</w:t>
      </w:r>
      <w:r w:rsidR="00A510E7">
        <w:t xml:space="preserve"> do usuário</w:t>
      </w:r>
      <w:r w:rsidR="0033089C">
        <w:t xml:space="preserve"> </w:t>
      </w:r>
      <w:del w:id="298" w:author="Erico de Souza Loewe" w:date="2020-11-08T21:40:00Z">
        <w:r w:rsidR="00597744">
          <w:delText>para</w:delText>
        </w:r>
        <w:r w:rsidR="0033089C">
          <w:delText xml:space="preserve"> </w:delText>
        </w:r>
      </w:del>
      <w:r w:rsidR="0033089C">
        <w:t xml:space="preserve">evoluir </w:t>
      </w:r>
      <w:del w:id="299" w:author="Erico de Souza Loewe" w:date="2020-11-08T21:40:00Z">
        <w:r w:rsidR="005D5EA7">
          <w:delText>tais</w:delText>
        </w:r>
      </w:del>
      <w:ins w:id="300" w:author="Erico de Souza Loewe" w:date="2020-11-08T21:40:00Z">
        <w:r w:rsidR="0033089C">
          <w:t>essas</w:t>
        </w:r>
      </w:ins>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del w:id="301" w:author="Erico de Souza Loewe" w:date="2020-11-08T21:40:00Z">
        <w:r w:rsidR="007E689E">
          <w:delText xml:space="preserve">esse trabalho </w:delText>
        </w:r>
        <w:r w:rsidR="00597744">
          <w:delText>pode</w:delText>
        </w:r>
      </w:del>
      <w:ins w:id="302" w:author="Erico de Souza Loewe" w:date="2020-11-08T21:40:00Z">
        <w:r w:rsidR="00064C0B">
          <w:t xml:space="preserve">há </w:t>
        </w:r>
        <w:r w:rsidR="007E689E">
          <w:t>espaço para</w:t>
        </w:r>
      </w:ins>
      <w:r w:rsidR="007E689E">
        <w:t xml:space="preserve"> agregar qualidade </w:t>
      </w:r>
      <w:r w:rsidR="00A510E7">
        <w:t xml:space="preserve">às </w:t>
      </w:r>
      <w:r w:rsidR="007E689E">
        <w:t>recomendações musicais</w:t>
      </w:r>
      <w:ins w:id="303" w:author="Erico de Souza Loewe" w:date="2020-11-08T21:40:00Z">
        <w:r w:rsidR="00064C0B">
          <w:t>, segundo a opinião dos respondentes</w:t>
        </w:r>
      </w:ins>
      <w:r>
        <w:t>.</w:t>
      </w:r>
    </w:p>
    <w:p w14:paraId="094FABD9" w14:textId="2265DDE0" w:rsidR="003A615F" w:rsidRDefault="003A615F" w:rsidP="00182F9A">
      <w:r>
        <w:tab/>
      </w:r>
      <w:commentRangeStart w:id="304"/>
      <w:r w:rsidR="00710204">
        <w:t xml:space="preserve">Para aperfeiçoar a visão do trabalho </w:t>
      </w:r>
      <w:del w:id="305" w:author="Erico de Souza Loewe" w:date="2020-11-08T21:40:00Z">
        <w:r w:rsidR="00710204">
          <w:delText>das</w:delText>
        </w:r>
      </w:del>
      <w:ins w:id="306" w:author="Erico de Souza Loewe" w:date="2020-11-08T21:40:00Z">
        <w:r w:rsidR="00064C0B">
          <w:t>sobre as</w:t>
        </w:r>
      </w:ins>
      <w:r w:rsidR="00064C0B">
        <w:t xml:space="preserve"> </w:t>
      </w:r>
      <w:r w:rsidR="00710204">
        <w:t xml:space="preserve">características </w:t>
      </w:r>
      <w:del w:id="307" w:author="Erico de Souza Loewe" w:date="2020-11-08T21:40:00Z">
        <w:r w:rsidR="003B0FC6">
          <w:delText>de</w:delText>
        </w:r>
      </w:del>
      <w:ins w:id="308" w:author="Erico de Souza Loewe" w:date="2020-11-08T21:40:00Z">
        <w:r w:rsidR="00064C0B">
          <w:t xml:space="preserve">que </w:t>
        </w:r>
        <w:r w:rsidR="00710204">
          <w:t>possuem</w:t>
        </w:r>
      </w:ins>
      <w:r w:rsidR="00710204">
        <w:t xml:space="preserve"> maior importância, </w:t>
      </w:r>
      <w:del w:id="309" w:author="Erico de Souza Loewe" w:date="2020-11-08T21:40:00Z">
        <w:r w:rsidR="003E2366">
          <w:delText>usou-se</w:delText>
        </w:r>
        <w:r w:rsidR="006D63A1">
          <w:delText xml:space="preserve"> três indagações</w:delText>
        </w:r>
        <w:r w:rsidR="00B6057B">
          <w:delText>, que s</w:delText>
        </w:r>
        <w:r w:rsidR="006D63A1">
          <w:delText>ão:</w:delText>
        </w:r>
      </w:del>
      <w:ins w:id="310" w:author="Erico de Souza Loewe" w:date="2020-11-08T21:40:00Z">
        <w:r w:rsidR="00064C0B">
          <w:t xml:space="preserve">foram realizadas </w:t>
        </w:r>
        <w:r w:rsidR="00710204">
          <w:t>as perguntas</w:t>
        </w:r>
      </w:ins>
      <w:r w:rsidR="00710204">
        <w:t xml:space="preserve"> </w:t>
      </w:r>
      <w:commentRangeStart w:id="311"/>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del w:id="312" w:author="Erico de Souza Loewe" w:date="2020-11-08T21:40:00Z">
        <w:r w:rsidR="00805059">
          <w:delText>apareceram</w:delText>
        </w:r>
      </w:del>
      <w:ins w:id="313" w:author="Erico de Souza Loewe" w:date="2020-11-08T21:40:00Z">
        <w:r w:rsidR="00440190">
          <w:t xml:space="preserve">foi possível </w:t>
        </w:r>
        <w:r w:rsidR="00D82FC9">
          <w:t>conhecer</w:t>
        </w:r>
      </w:ins>
      <w:r w:rsidR="00440190">
        <w:t xml:space="preserve"> novas características (a partir do campo “outro”)</w:t>
      </w:r>
      <w:r w:rsidR="00315E4F">
        <w:t xml:space="preserve">, </w:t>
      </w:r>
      <w:del w:id="314" w:author="Erico de Souza Loewe" w:date="2020-11-08T21:40:00Z">
        <w:r w:rsidR="003B5453">
          <w:delText xml:space="preserve">assim </w:delText>
        </w:r>
      </w:del>
      <w:r w:rsidR="00315E4F">
        <w:t xml:space="preserve">como </w:t>
      </w:r>
      <w:del w:id="315" w:author="Erico de Souza Loewe" w:date="2020-11-08T21:40:00Z">
        <w:r w:rsidR="003B5453">
          <w:delText>a</w:delText>
        </w:r>
        <w:r w:rsidR="003E735C">
          <w:delText>umentou a percepção do</w:delText>
        </w:r>
      </w:del>
      <w:ins w:id="316" w:author="Erico de Souza Loewe" w:date="2020-11-08T21:40:00Z">
        <w:r w:rsidR="00315E4F">
          <w:t>“Tomando banho”</w:t>
        </w:r>
        <w:r w:rsidR="00440190">
          <w:t>, e foi possível obter características</w:t>
        </w:r>
      </w:ins>
      <w:r w:rsidR="00440190">
        <w:t xml:space="preserve"> </w:t>
      </w:r>
      <w:r w:rsidR="006C6BA1">
        <w:t>que mais influenciam</w:t>
      </w:r>
      <w:r w:rsidR="00440190">
        <w:t xml:space="preserve"> os usuários na escolha de uma </w:t>
      </w:r>
      <w:r w:rsidR="00B46B67">
        <w:t>música</w:t>
      </w:r>
      <w:del w:id="317" w:author="Erico de Souza Loewe" w:date="2020-11-08T21:40:00Z">
        <w:r w:rsidR="00440190">
          <w:delText>.</w:delText>
        </w:r>
      </w:del>
      <w:ins w:id="318" w:author="Erico de Souza Loewe" w:date="2020-11-08T21:4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304"/>
        <w:r w:rsidR="00726572">
          <w:rPr>
            <w:rStyle w:val="Refdecomentrio"/>
          </w:rPr>
          <w:commentReference w:id="304"/>
        </w:r>
      </w:ins>
      <w:commentRangeEnd w:id="311"/>
      <w:r w:rsidR="00064C0B">
        <w:rPr>
          <w:rStyle w:val="Refdecomentrio"/>
        </w:rPr>
        <w:commentReference w:id="311"/>
      </w:r>
    </w:p>
    <w:p w14:paraId="0EE24784" w14:textId="689F2C90" w:rsidR="00D26EEE" w:rsidRDefault="00CF14F8" w:rsidP="00182F9A">
      <w:r>
        <w:tab/>
        <w:t xml:space="preserve">Visando entender o comportamento do público, </w:t>
      </w:r>
      <w:ins w:id="319" w:author="Erico de Souza Loewe" w:date="2020-11-08T21:40:00Z">
        <w:r w:rsidR="00064C0B">
          <w:t xml:space="preserve">foram feitas </w:t>
        </w:r>
      </w:ins>
      <w:r>
        <w:t>a</w:t>
      </w:r>
      <w:r w:rsidR="00716764">
        <w:t>s</w:t>
      </w:r>
      <w:r>
        <w:t xml:space="preserve"> </w:t>
      </w:r>
      <w:del w:id="320" w:author="Erico de Souza Loewe" w:date="2020-11-08T21:40:00Z">
        <w:r w:rsidR="00EE736D">
          <w:delText>questões</w:delText>
        </w:r>
      </w:del>
      <w:ins w:id="321" w:author="Erico de Souza Loewe" w:date="2020-11-08T21:40:00Z">
        <w:r>
          <w:t>pergunta</w:t>
        </w:r>
        <w:r w:rsidR="00716764">
          <w:t>s</w:t>
        </w:r>
      </w:ins>
      <w:r>
        <w:t xml:space="preserve"> “</w:t>
      </w:r>
      <w:r w:rsidR="00D26EEE" w:rsidRPr="00D26EEE">
        <w:t>O que costuma te influenciar na escolha da música</w:t>
      </w:r>
      <w:del w:id="322" w:author="Erico de Souza Loewe" w:date="2020-11-08T21:40:00Z">
        <w:r w:rsidR="00D26EEE" w:rsidRPr="00D26EEE">
          <w:delText>?</w:delText>
        </w:r>
        <w:r>
          <w:delText>”</w:delText>
        </w:r>
      </w:del>
      <w:ins w:id="323" w:author="Erico de Souza Loewe" w:date="2020-11-08T21:40:00Z">
        <w:r w:rsidR="00D26EEE" w:rsidRPr="00D26EEE">
          <w:t>?</w:t>
        </w:r>
        <w:r>
          <w:t>”</w:t>
        </w:r>
        <w:r w:rsidR="00064C0B">
          <w:t>,</w:t>
        </w:r>
      </w:ins>
      <w:r w:rsidR="00716764">
        <w:t xml:space="preserve"> e “</w:t>
      </w:r>
      <w:r w:rsidR="00716764" w:rsidRPr="00D26EEE">
        <w:t>O que você faz quando gosta ou não de uma música</w:t>
      </w:r>
      <w:del w:id="324" w:author="Erico de Souza Loewe" w:date="2020-11-08T21:40:00Z">
        <w:r w:rsidR="00716764" w:rsidRPr="00D26EEE">
          <w:delText>?</w:delText>
        </w:r>
        <w:r w:rsidR="00716764">
          <w:delText>”</w:delText>
        </w:r>
        <w:r w:rsidR="00EE736D">
          <w:delText xml:space="preserve"> foram importantíssimas</w:delText>
        </w:r>
        <w:r w:rsidR="00716764">
          <w:delText>.</w:delText>
        </w:r>
      </w:del>
      <w:ins w:id="325" w:author="Erico de Souza Loewe" w:date="2020-11-08T21:40:00Z">
        <w:r w:rsidR="00716764" w:rsidRPr="00D26EEE">
          <w:t>?</w:t>
        </w:r>
        <w:r w:rsidR="00716764">
          <w:t>”.</w:t>
        </w:r>
      </w:ins>
      <w:r w:rsidR="00FD7277">
        <w:t xml:space="preserve"> Dessa maneira, </w:t>
      </w:r>
      <w:del w:id="326" w:author="Erico de Souza Loewe" w:date="2020-11-08T21:40:00Z">
        <w:r w:rsidR="003F49DE">
          <w:delText>não há tanta dificuldade em</w:delText>
        </w:r>
      </w:del>
      <w:ins w:id="327" w:author="Erico de Souza Loewe" w:date="2020-11-08T21:40:00Z">
        <w:r w:rsidR="00FD7277">
          <w:t>foi possível</w:t>
        </w:r>
      </w:ins>
      <w:r w:rsidR="00FD7277">
        <w:t xml:space="preserve"> compreender as características mais importantes a serem consideradas no modelo e ordem da aplicação</w:t>
      </w:r>
      <w:ins w:id="328" w:author="Erico de Souza Loewe" w:date="2020-11-08T21:40:00Z">
        <w:r w:rsidR="005544E9">
          <w:t xml:space="preserve">, isso é, Humor e Atividades, as quais </w:t>
        </w:r>
        <w:r w:rsidR="00AB3F6D">
          <w:t xml:space="preserve">estão presentes no questionário do </w:t>
        </w:r>
        <w:r w:rsidR="00AB3F6D" w:rsidRPr="00AB3F6D">
          <w:rPr>
            <w:i/>
          </w:rPr>
          <w:t>plugin</w:t>
        </w:r>
      </w:ins>
      <w:r w:rsidR="00AB3F6D">
        <w:t>.</w:t>
      </w:r>
    </w:p>
    <w:p w14:paraId="167F0D89" w14:textId="1679EE06" w:rsidR="00D26EEE" w:rsidRDefault="006813F3" w:rsidP="00182F9A">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0696D5A4" w:rsidR="00254129" w:rsidRDefault="00410A8F" w:rsidP="00182F9A">
      <w:r>
        <w:tab/>
        <w:t xml:space="preserve">Para obter um conhecimento </w:t>
      </w:r>
      <w:r w:rsidR="00D07245">
        <w:t>da intensidade musical</w:t>
      </w:r>
      <w:r>
        <w:t xml:space="preserve"> do público que lidamos</w:t>
      </w:r>
      <w:del w:id="329" w:author="Erico de Souza Loewe" w:date="2020-11-08T21:40:00Z">
        <w:r w:rsidR="00137DD3">
          <w:delText xml:space="preserve"> relacionada ao tempo</w:delText>
        </w:r>
        <w:r w:rsidR="003F6AE9">
          <w:delText xml:space="preserve"> </w:delText>
        </w:r>
        <w:r w:rsidR="00603C01">
          <w:delText>(estritamente necessário)</w:delText>
        </w:r>
        <w:r>
          <w:delText xml:space="preserve">, </w:delText>
        </w:r>
        <w:r w:rsidR="003F6AE9">
          <w:delText>compôs-se de</w:delText>
        </w:r>
      </w:del>
      <w:ins w:id="330" w:author="Erico de Souza Loewe" w:date="2020-11-08T21:40:00Z">
        <w:r>
          <w:t>, foi feito a pergunta</w:t>
        </w:r>
      </w:ins>
      <w:r>
        <w:t xml:space="preserve"> “</w:t>
      </w:r>
      <w:r w:rsidR="00E164B4" w:rsidRPr="00E164B4">
        <w:t>Quanto tempo por semana você escuta música?</w:t>
      </w:r>
      <w:r>
        <w:t>”.</w:t>
      </w:r>
      <w:r w:rsidR="00D07245">
        <w:t xml:space="preserve"> </w:t>
      </w:r>
      <w:del w:id="331" w:author="Erico de Souza Loewe" w:date="2020-11-08T21:40:00Z">
        <w:r w:rsidR="00B24A32">
          <w:delText>Deu para</w:delText>
        </w:r>
      </w:del>
      <w:ins w:id="332" w:author="Erico de Souza Loewe" w:date="2020-11-08T21:40:00Z">
        <w:r w:rsidR="00D07245">
          <w:t>Com ela foi possível</w:t>
        </w:r>
      </w:ins>
      <w:r w:rsidR="00D07245">
        <w:t xml:space="preserve"> </w:t>
      </w:r>
      <w:r w:rsidR="00390E18">
        <w:t>entender que</w:t>
      </w:r>
      <w:r w:rsidR="00D07245">
        <w:t xml:space="preserve"> </w:t>
      </w:r>
      <w:del w:id="333" w:author="Erico de Souza Loewe" w:date="2020-11-08T21:40:00Z">
        <w:r w:rsidR="00D07245">
          <w:delText xml:space="preserve">não era </w:delText>
        </w:r>
        <w:r w:rsidR="00D07245">
          <w:lastRenderedPageBreak/>
          <w:delText xml:space="preserve">um </w:delText>
        </w:r>
        <w:r w:rsidR="004B071B">
          <w:delText>público</w:delText>
        </w:r>
        <w:r w:rsidR="00D07245">
          <w:delText xml:space="preserve"> intenso</w:delText>
        </w:r>
        <w:r w:rsidR="00A34940">
          <w:delText>;</w:delText>
        </w:r>
        <w:r w:rsidR="00D07245">
          <w:delText xml:space="preserve"> nas respostas, </w:delText>
        </w:r>
      </w:del>
      <w:r w:rsidR="00D07245">
        <w:t>mais de 50%</w:t>
      </w:r>
      <w:ins w:id="334" w:author="Erico de Souza Loewe" w:date="2020-11-08T21:40:00Z">
        <w:r w:rsidR="00064C0B">
          <w:t xml:space="preserve"> dos respondentes</w:t>
        </w:r>
      </w:ins>
      <w:r w:rsidR="00D07245">
        <w:t xml:space="preserve"> ouvia de 0 a 10horas por semana.</w:t>
      </w:r>
      <w:r w:rsidR="00C05858">
        <w:t xml:space="preserve"> </w:t>
      </w:r>
    </w:p>
    <w:p w14:paraId="066C13DF" w14:textId="76790C7B" w:rsidR="00E164B4" w:rsidRDefault="00005CD2" w:rsidP="00182F9A">
      <w:r>
        <w:tab/>
      </w:r>
      <w:del w:id="335" w:author="Erico de Souza Loewe" w:date="2020-11-08T21:40:00Z">
        <w:r w:rsidR="005867D9">
          <w:delText xml:space="preserve"> </w:delText>
        </w:r>
        <w:r w:rsidR="00D5512D">
          <w:delText>U</w:delText>
        </w:r>
        <w:r>
          <w:delText>m</w:delText>
        </w:r>
      </w:del>
      <w:ins w:id="336" w:author="Erico de Souza Loewe" w:date="2020-11-08T21:40:00Z">
        <w:r>
          <w:t>Visando realizar um</w:t>
        </w:r>
      </w:ins>
      <w:r>
        <w:t xml:space="preserve"> </w:t>
      </w:r>
      <w:commentRangeStart w:id="337"/>
      <w:proofErr w:type="spellStart"/>
      <w:r w:rsidRPr="00390E18">
        <w:rPr>
          <w:i/>
          <w:rPrChange w:id="338" w:author="Erico de Souza Loewe" w:date="2020-11-08T21:40:00Z">
            <w:rPr/>
          </w:rPrChange>
        </w:rPr>
        <w:t>Cold</w:t>
      </w:r>
      <w:proofErr w:type="spellEnd"/>
      <w:r w:rsidRPr="00390E18">
        <w:rPr>
          <w:i/>
          <w:rPrChange w:id="339" w:author="Erico de Souza Loewe" w:date="2020-11-08T21:40:00Z">
            <w:rPr/>
          </w:rPrChange>
        </w:rPr>
        <w:t xml:space="preserve"> Start</w:t>
      </w:r>
      <w:del w:id="340" w:author="Erico de Souza Loewe" w:date="2020-11-08T21:40:00Z">
        <w:r w:rsidR="00017BB4">
          <w:delText xml:space="preserve"> precisaria ser </w:delText>
        </w:r>
        <w:r w:rsidR="00F728EE">
          <w:delText>construído</w:delText>
        </w:r>
        <w:r>
          <w:delText xml:space="preserve"> </w:delText>
        </w:r>
      </w:del>
      <w:ins w:id="341" w:author="Erico de Souza Loewe" w:date="2020-11-08T21:40:00Z">
        <w:r w:rsidR="001A52FC">
          <w:rPr>
            <w:rStyle w:val="Refdenotaderodap"/>
          </w:rPr>
          <w:footnoteReference w:id="3"/>
        </w:r>
        <w:r>
          <w:t xml:space="preserve"> </w:t>
        </w:r>
        <w:commentRangeEnd w:id="337"/>
        <w:r w:rsidR="00CB5A3E">
          <w:rPr>
            <w:rStyle w:val="Refdecomentrio"/>
          </w:rPr>
          <w:commentReference w:id="337"/>
        </w:r>
      </w:ins>
      <w:r>
        <w:t>na aplicação</w:t>
      </w:r>
      <w:del w:id="343" w:author="Erico de Souza Loewe" w:date="2020-11-08T21:40:00Z">
        <w:r w:rsidR="00FE7B2C">
          <w:delText>. Então</w:delText>
        </w:r>
        <w:r w:rsidR="00044B9F">
          <w:delText>,</w:delText>
        </w:r>
        <w:r>
          <w:delText xml:space="preserve"> “</w:delText>
        </w:r>
      </w:del>
      <w:ins w:id="344" w:author="Erico de Souza Loewe" w:date="2020-11-08T21:40:00Z">
        <w:r>
          <w:t>, foi criad</w:t>
        </w:r>
        <w:r w:rsidR="00CB5A3E">
          <w:t>a</w:t>
        </w:r>
        <w:r>
          <w:t xml:space="preserve"> a pergunta “</w:t>
        </w:r>
      </w:ins>
      <w:r w:rsidR="00E164B4" w:rsidRPr="00E164B4">
        <w:t>Quais são os gêneros musicais que gosta de escutar</w:t>
      </w:r>
      <w:del w:id="345" w:author="Erico de Souza Loewe" w:date="2020-11-08T21:40:00Z">
        <w:r w:rsidR="00E164B4" w:rsidRPr="00E164B4">
          <w:delText>?</w:delText>
        </w:r>
        <w:r>
          <w:delText>”</w:delText>
        </w:r>
        <w:r w:rsidR="00044B9F">
          <w:delText xml:space="preserve"> seria a melhor opção,</w:delText>
        </w:r>
        <w:r>
          <w:delText xml:space="preserve"> </w:delText>
        </w:r>
        <w:r w:rsidR="0042113D">
          <w:delText>caso o objet</w:delText>
        </w:r>
        <w:r w:rsidR="00B10E94">
          <w:delText>ivo seja</w:delText>
        </w:r>
      </w:del>
      <w:ins w:id="346" w:author="Erico de Souza Loewe" w:date="2020-11-08T21:40:00Z">
        <w:r w:rsidR="00E164B4" w:rsidRPr="00E164B4">
          <w:t>?</w:t>
        </w:r>
        <w:r>
          <w:t xml:space="preserve">”, </w:t>
        </w:r>
        <w:r w:rsidR="00CB5A3E">
          <w:t>e</w:t>
        </w:r>
      </w:ins>
      <w:r w:rsidR="00CB5A3E">
        <w:t xml:space="preserve"> </w:t>
      </w:r>
      <w:r>
        <w:t xml:space="preserve">colocar as principais respostas </w:t>
      </w:r>
      <w:del w:id="347" w:author="Erico de Souza Loewe" w:date="2020-11-08T21:40:00Z">
        <w:r>
          <w:delText>ao</w:delText>
        </w:r>
      </w:del>
      <w:ins w:id="348" w:author="Erico de Souza Loewe" w:date="2020-11-08T21:40:00Z">
        <w:r w:rsidR="00CB5A3E">
          <w:t>no</w:t>
        </w:r>
      </w:ins>
      <w:r w:rsidR="00CB5A3E">
        <w:t xml:space="preserve"> </w:t>
      </w:r>
      <w:r w:rsidRPr="00390E18">
        <w:rPr>
          <w:i/>
          <w:rPrChange w:id="349" w:author="Erico de Souza Loewe" w:date="2020-11-08T21:40:00Z">
            <w:rPr/>
          </w:rPrChange>
        </w:rPr>
        <w:t>plugin</w:t>
      </w:r>
      <w:del w:id="350" w:author="Erico de Souza Loewe" w:date="2020-11-08T21:40:00Z">
        <w:r>
          <w:delText xml:space="preserve">. </w:delText>
        </w:r>
        <w:r w:rsidR="00F054C7">
          <w:delText>A</w:delText>
        </w:r>
        <w:r>
          <w:delText xml:space="preserve"> </w:delText>
        </w:r>
        <w:r w:rsidRPr="00E54780">
          <w:rPr>
            <w:i/>
          </w:rPr>
          <w:delText>feature</w:delText>
        </w:r>
        <w:r>
          <w:delText xml:space="preserve"> </w:delText>
        </w:r>
        <w:r w:rsidR="00F054C7">
          <w:delText>será desenrolada</w:delText>
        </w:r>
        <w:r w:rsidR="002A7B4C">
          <w:delText xml:space="preserve"> </w:delText>
        </w:r>
        <w:r w:rsidR="00976552">
          <w:delText xml:space="preserve">no </w:delText>
        </w:r>
      </w:del>
      <w:ins w:id="351" w:author="Erico de Souza Loewe" w:date="2020-11-08T21:40:00Z">
        <w:r w:rsidR="00CB5A3E">
          <w:t xml:space="preserve"> a ser criado</w:t>
        </w:r>
        <w:r>
          <w:t xml:space="preserve">. Porém, devido ao tempo limitado de </w:t>
        </w:r>
      </w:ins>
      <w:r>
        <w:t>desenvolvimento</w:t>
      </w:r>
      <w:del w:id="352" w:author="Erico de Souza Loewe" w:date="2020-11-08T21:40:00Z">
        <w:r w:rsidR="00976552">
          <w:delText xml:space="preserve"> do projeto</w:delText>
        </w:r>
      </w:del>
      <w:ins w:id="353" w:author="Erico de Souza Loewe" w:date="2020-11-08T21:40:00Z">
        <w:r>
          <w:t xml:space="preserve">, a </w:t>
        </w:r>
        <w:proofErr w:type="spellStart"/>
        <w:r w:rsidRPr="00E54780">
          <w:rPr>
            <w:i/>
          </w:rPr>
          <w:t>feature</w:t>
        </w:r>
        <w:proofErr w:type="spellEnd"/>
        <w:r>
          <w:t xml:space="preserve"> não foi </w:t>
        </w:r>
        <w:r w:rsidR="00E54780">
          <w:t>feita</w:t>
        </w:r>
      </w:ins>
      <w:r>
        <w:t>.</w:t>
      </w:r>
    </w:p>
    <w:p w14:paraId="08CDF2F8" w14:textId="4C31FC2B" w:rsidR="00C049E1" w:rsidRDefault="00C05858" w:rsidP="00182F9A">
      <w:r>
        <w:tab/>
      </w:r>
      <w:r w:rsidR="00173EA6">
        <w:t xml:space="preserve">Respeitando a privacidade do público, foi </w:t>
      </w:r>
      <w:del w:id="354" w:author="Erico de Souza Loewe" w:date="2020-11-08T21:40:00Z">
        <w:r w:rsidR="00173EA6">
          <w:delText>feito</w:delText>
        </w:r>
      </w:del>
      <w:ins w:id="355" w:author="Erico de Souza Loewe" w:date="2020-11-08T21:40:00Z">
        <w:r w:rsidR="00CB5A3E">
          <w:t>feita</w:t>
        </w:r>
      </w:ins>
      <w:r w:rsidR="00CB5A3E">
        <w:t xml:space="preserve"> </w:t>
      </w:r>
      <w:r w:rsidR="00173EA6">
        <w:t>a pergunta “</w:t>
      </w:r>
      <w:r w:rsidR="00C049E1" w:rsidRPr="00C049E1">
        <w:t>Gostaria de participar de uma pesquisa que visa melhorar a recomendação musical?</w:t>
      </w:r>
      <w:r w:rsidR="00173EA6">
        <w:t xml:space="preserve">”, </w:t>
      </w:r>
      <w:del w:id="356" w:author="Erico de Souza Loewe" w:date="2020-11-08T21:40:00Z">
        <w:r w:rsidR="00173EA6">
          <w:delText>filtra</w:delText>
        </w:r>
        <w:r w:rsidR="009139B0">
          <w:delText>ndo a</w:delText>
        </w:r>
        <w:r w:rsidR="0031674E">
          <w:delText>ssim,</w:delText>
        </w:r>
      </w:del>
      <w:ins w:id="357" w:author="Erico de Souza Loewe" w:date="2020-11-08T21:40:00Z">
        <w:r w:rsidR="00173EA6">
          <w:t>a qual foi utilizada para filtrar</w:t>
        </w:r>
      </w:ins>
      <w:r w:rsidR="00173EA6">
        <w:t xml:space="preserve"> somente os usuários que aceitaram </w:t>
      </w:r>
      <w:ins w:id="358" w:author="Erico de Souza Loewe" w:date="2020-11-08T21:40:00Z">
        <w:r w:rsidR="00173EA6">
          <w:t xml:space="preserve">ela para </w:t>
        </w:r>
      </w:ins>
      <w:r w:rsidR="00173EA6">
        <w:t xml:space="preserve">enviar o convite </w:t>
      </w:r>
      <w:del w:id="359" w:author="Erico de Souza Loewe" w:date="2020-11-08T21:40:00Z">
        <w:r w:rsidR="00173EA6">
          <w:delText>para participar</w:delText>
        </w:r>
      </w:del>
      <w:ins w:id="360" w:author="Erico de Souza Loewe" w:date="2020-11-08T21:40:00Z">
        <w:r w:rsidR="00CB5A3E">
          <w:t>de uso futuro</w:t>
        </w:r>
      </w:ins>
      <w:r w:rsidR="00CB5A3E">
        <w:t xml:space="preserve"> do</w:t>
      </w:r>
      <w:r w:rsidR="00173EA6">
        <w:t xml:space="preserve"> </w:t>
      </w:r>
      <w:r w:rsidR="00173EA6" w:rsidRPr="003E5C3C">
        <w:rPr>
          <w:i/>
        </w:rPr>
        <w:t>plugin</w:t>
      </w:r>
      <w:r w:rsidR="00173EA6">
        <w:t>.</w:t>
      </w:r>
    </w:p>
    <w:p w14:paraId="032559F2" w14:textId="6B920A16" w:rsidR="00C049E1" w:rsidRDefault="00F9027D" w:rsidP="00182F9A">
      <w:r>
        <w:tab/>
      </w:r>
      <w:r w:rsidR="00C635FB">
        <w:t>A pergunta “</w:t>
      </w:r>
      <w:r w:rsidR="00C049E1" w:rsidRPr="00C049E1">
        <w:t>Sua idade</w:t>
      </w:r>
      <w:r w:rsidR="00C635FB">
        <w:t xml:space="preserve">” foi feita para obter conhecimento </w:t>
      </w:r>
      <w:del w:id="361" w:author="Erico de Souza Loewe" w:date="2020-11-08T21:40:00Z">
        <w:r w:rsidR="00C635FB">
          <w:delText xml:space="preserve">do </w:delText>
        </w:r>
        <w:r w:rsidR="000E7B55">
          <w:delText>range</w:delText>
        </w:r>
      </w:del>
      <w:ins w:id="362" w:author="Erico de Souza Loewe" w:date="2020-11-08T21:40:00Z">
        <w:r w:rsidR="00C635FB">
          <w:t>d</w:t>
        </w:r>
        <w:r w:rsidR="00CB5A3E">
          <w:t>a faixa</w:t>
        </w:r>
      </w:ins>
      <w:r w:rsidR="00CB5A3E">
        <w:t xml:space="preserve"> </w:t>
      </w:r>
      <w:r w:rsidR="00C635FB">
        <w:t>de idade</w:t>
      </w:r>
      <w:del w:id="363" w:author="Erico de Souza Loewe" w:date="2020-11-08T21:40:00Z">
        <w:r w:rsidR="00C635FB">
          <w:delText xml:space="preserve"> </w:delText>
        </w:r>
        <w:r w:rsidR="00105F59">
          <w:delText xml:space="preserve">da </w:delText>
        </w:r>
        <w:r w:rsidR="00C635FB">
          <w:delText>aplicação e</w:delText>
        </w:r>
        <w:r w:rsidR="00105F59">
          <w:delText>,</w:delText>
        </w:r>
        <w:r w:rsidR="00C635FB">
          <w:delText xml:space="preserve"> assim, desenvolver as facilidades</w:delText>
        </w:r>
        <w:r w:rsidR="00D515CF">
          <w:delText xml:space="preserve"> visuais</w:delText>
        </w:r>
        <w:r w:rsidR="00C635FB">
          <w:delText xml:space="preserve"> necessárias conforme a idade.</w:delText>
        </w:r>
      </w:del>
      <w:ins w:id="364" w:author="Erico de Souza Loewe" w:date="2020-11-08T21:40:00Z">
        <w:r w:rsidR="00C635FB">
          <w:t>.</w:t>
        </w:r>
      </w:ins>
      <w:r w:rsidR="00172141">
        <w:t xml:space="preserve"> </w:t>
      </w:r>
      <w:r w:rsidR="00D47A09">
        <w:t>Durante o envio do questionário, o escopo do trabalho estava em aberto</w:t>
      </w:r>
      <w:del w:id="365" w:author="Erico de Souza Loewe" w:date="2020-11-08T21:40:00Z">
        <w:r w:rsidR="00596DB1">
          <w:delText xml:space="preserve"> -</w:delText>
        </w:r>
      </w:del>
      <w:ins w:id="366" w:author="Erico de Souza Loewe" w:date="2020-11-08T21:40:00Z">
        <w:r w:rsidR="00D47A09">
          <w:t>,</w:t>
        </w:r>
      </w:ins>
      <w:r w:rsidR="00D47A09">
        <w:t xml:space="preserve"> por isso, </w:t>
      </w:r>
      <w:ins w:id="367" w:author="Erico de Souza Loewe" w:date="2020-11-08T21:40:00Z">
        <w:r w:rsidR="00D47A09">
          <w:t>foi feit</w:t>
        </w:r>
        <w:r w:rsidR="00CB5A3E">
          <w:t>a</w:t>
        </w:r>
        <w:r w:rsidR="00D47A09">
          <w:t xml:space="preserve"> </w:t>
        </w:r>
      </w:ins>
      <w:r w:rsidR="00D47A09">
        <w:t>a pergunta “</w:t>
      </w:r>
      <w:r w:rsidR="00C049E1" w:rsidRPr="00C049E1">
        <w:t>Dicas e sugestões?</w:t>
      </w:r>
      <w:r w:rsidR="00D47A09">
        <w:t xml:space="preserve">”. </w:t>
      </w:r>
      <w:commentRangeStart w:id="368"/>
      <w:r w:rsidR="00D47A09">
        <w:t xml:space="preserve">Assim, </w:t>
      </w:r>
      <w:del w:id="369" w:author="Erico de Souza Loewe" w:date="2020-11-08T21:40:00Z">
        <w:r w:rsidR="00D47A09">
          <w:delText>foi possível obter</w:delText>
        </w:r>
      </w:del>
      <w:ins w:id="370" w:author="Erico de Souza Loewe" w:date="2020-11-08T21:40:00Z">
        <w:r w:rsidR="002D745F">
          <w:t>obteve-se</w:t>
        </w:r>
      </w:ins>
      <w:r w:rsidR="00D47A09">
        <w:t xml:space="preserve"> ideias do público </w:t>
      </w:r>
      <w:r w:rsidR="002D745F">
        <w:t xml:space="preserve">para </w:t>
      </w:r>
      <w:del w:id="371" w:author="Erico de Souza Loewe" w:date="2020-11-08T21:40:00Z">
        <w:r w:rsidR="00D47A09">
          <w:delText>aplicar</w:delText>
        </w:r>
      </w:del>
      <w:ins w:id="372" w:author="Erico de Souza Loewe" w:date="2020-11-08T21:40:00Z">
        <w:r w:rsidR="002D745F">
          <w:t>auxiliar</w:t>
        </w:r>
      </w:ins>
      <w:r w:rsidR="002D745F">
        <w:t xml:space="preserve"> no </w:t>
      </w:r>
      <w:del w:id="373" w:author="Erico de Souza Loewe" w:date="2020-11-08T21:40:00Z">
        <w:r w:rsidR="00D47A09">
          <w:delText>modelo</w:delText>
        </w:r>
        <w:r w:rsidR="006B706A">
          <w:delText>.</w:delText>
        </w:r>
      </w:del>
      <w:ins w:id="374" w:author="Erico de Souza Loewe" w:date="2020-11-08T21:4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368"/>
        <w:r w:rsidR="00CB5A3E">
          <w:rPr>
            <w:rStyle w:val="Refdecomentrio"/>
          </w:rPr>
          <w:commentReference w:id="368"/>
        </w:r>
      </w:ins>
    </w:p>
    <w:p w14:paraId="4C4127A1" w14:textId="453592F1" w:rsidR="00C076B3" w:rsidRDefault="00C076B3" w:rsidP="00182F9A">
      <w:pPr>
        <w:pStyle w:val="Ttulo2"/>
      </w:pPr>
      <w:bookmarkStart w:id="375" w:name="_Toc55523375"/>
      <w:bookmarkStart w:id="376" w:name="_Toc55260958"/>
      <w:r>
        <w:t>Desenvolvimento Do plugin</w:t>
      </w:r>
      <w:bookmarkEnd w:id="375"/>
      <w:bookmarkEnd w:id="376"/>
    </w:p>
    <w:p w14:paraId="4EB2049E" w14:textId="5C99D6F7" w:rsidR="00411CBF" w:rsidRDefault="00C076B3" w:rsidP="00182F9A">
      <w:r>
        <w:tab/>
        <w:t xml:space="preserve">Para obter os dados dos usuários, </w:t>
      </w:r>
      <w:del w:id="377" w:author="Erico de Souza Loewe" w:date="2020-11-08T21:40:00Z">
        <w:r w:rsidR="004F1BBA">
          <w:delText xml:space="preserve">o projeto </w:delText>
        </w:r>
        <w:r w:rsidR="00AC1D8B">
          <w:delText>apresenta</w:delText>
        </w:r>
      </w:del>
      <w:ins w:id="378" w:author="Erico de Souza Loewe" w:date="2020-11-08T21:40:00Z">
        <w:r>
          <w:t>foi desenvolvid</w:t>
        </w:r>
        <w:r w:rsidR="00B002DA">
          <w:t>a</w:t>
        </w:r>
      </w:ins>
      <w:r>
        <w:t xml:space="preserve"> uma aplicação web que utilizava do SDK Web do Spotify para reprodução das músicas e captura dos eventos </w:t>
      </w:r>
      <w:r>
        <w:lastRenderedPageBreak/>
        <w:t>gerados pelo usuário.</w:t>
      </w:r>
      <w:r w:rsidR="00411CBF">
        <w:t xml:space="preserve"> </w:t>
      </w:r>
      <w:r w:rsidR="00EC7BB3">
        <w:t>Ela</w:t>
      </w:r>
      <w:r w:rsidR="00411CBF">
        <w:t xml:space="preserve"> pode ser acessada através do link </w:t>
      </w:r>
      <w:hyperlink r:id="rId50" w:history="1">
        <w:r w:rsidR="00411CBF" w:rsidRPr="007D557C">
          <w:rPr>
            <w:rStyle w:val="Hyperlink"/>
          </w:rPr>
          <w:t>https://ericoloewe.github.io/computer-science-tcc/</w:t>
        </w:r>
      </w:hyperlink>
      <w:r w:rsidR="00EA172B">
        <w:t>.</w:t>
      </w:r>
    </w:p>
    <w:p w14:paraId="14D8AE01" w14:textId="77777777" w:rsidR="00F31D61" w:rsidRDefault="00B61F3A" w:rsidP="00182F9A">
      <w:pPr>
        <w:pStyle w:val="Figuras"/>
        <w:rPr>
          <w:del w:id="379" w:author="Erico de Souza Loewe" w:date="2020-11-08T21:40:00Z"/>
        </w:rPr>
      </w:pPr>
      <w:del w:id="380" w:author="Erico de Souza Loewe" w:date="2020-11-08T21:40:00Z">
        <w:r>
          <w:drawing>
            <wp:inline distT="0" distB="0" distL="0" distR="0" wp14:anchorId="579821E5" wp14:editId="02593D9D">
              <wp:extent cx="2186258" cy="5064981"/>
              <wp:effectExtent l="0" t="0" r="508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349D6755" wp14:editId="159203AC">
              <wp:extent cx="2554735" cy="5035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p w14:paraId="7F44ED90" w14:textId="125AAC52" w:rsidR="00B002DA" w:rsidRDefault="00B002DA" w:rsidP="00182F9A">
      <w:pPr>
        <w:rPr>
          <w:ins w:id="381" w:author="Erico de Souza Loewe" w:date="2020-11-08T21:40:00Z"/>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382" w:author="Erico de Souza Loewe" w:date="2020-11-08T21:40:00Z"/>
        </w:trPr>
        <w:tc>
          <w:tcPr>
            <w:tcW w:w="4531" w:type="dxa"/>
          </w:tcPr>
          <w:p w14:paraId="03EAEDC4" w14:textId="434FAE4C" w:rsidR="00B002DA" w:rsidRDefault="00B002DA" w:rsidP="00182F9A">
            <w:pPr>
              <w:rPr>
                <w:ins w:id="383" w:author="Erico de Souza Loewe" w:date="2020-11-08T21:40:00Z"/>
              </w:rPr>
            </w:pPr>
            <w:ins w:id="384" w:author="Erico de Souza Loewe" w:date="2020-11-08T21:40:00Z">
              <w:r>
                <w:rPr>
                  <w:noProof/>
                </w:rPr>
                <w:lastRenderedPageBreak/>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182F9A">
            <w:pPr>
              <w:rPr>
                <w:ins w:id="385" w:author="Erico de Souza Loewe" w:date="2020-11-08T21:40:00Z"/>
              </w:rPr>
            </w:pPr>
            <w:ins w:id="386" w:author="Erico de Souza Loewe" w:date="2020-11-08T21:4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182F9A">
      <w:pPr>
        <w:pStyle w:val="Figuras"/>
        <w:rPr>
          <w:ins w:id="387" w:author="Erico de Souza Loewe" w:date="2020-11-08T21:40:00Z"/>
        </w:rPr>
      </w:pPr>
    </w:p>
    <w:p w14:paraId="58A279DC" w14:textId="330632CE" w:rsidR="00F31D61" w:rsidRPr="00F31D61" w:rsidRDefault="00B61F3A" w:rsidP="00182F9A">
      <w:pPr>
        <w:pStyle w:val="Legenda"/>
      </w:pPr>
      <w:bookmarkStart w:id="388" w:name="_Ref54973492"/>
      <w:bookmarkStart w:id="389" w:name="_Toc55260888"/>
      <w:r w:rsidRPr="00390E18">
        <w:rPr>
          <w:highlight w:val="yellow"/>
          <w:rPrChange w:id="390" w:author="Erico de Souza Loewe" w:date="2020-11-08T21:40:00Z">
            <w:rPr/>
          </w:rPrChange>
        </w:rPr>
        <w:t xml:space="preserve">Figura </w:t>
      </w:r>
      <w:r w:rsidR="00463D35" w:rsidRPr="00390E18">
        <w:rPr>
          <w:highlight w:val="yellow"/>
          <w:rPrChange w:id="391" w:author="Erico de Souza Loewe" w:date="2020-11-08T21:40:00Z">
            <w:rPr/>
          </w:rPrChange>
        </w:rPr>
        <w:fldChar w:fldCharType="begin"/>
      </w:r>
      <w:r w:rsidR="00463D35" w:rsidRPr="00390E18">
        <w:rPr>
          <w:highlight w:val="yellow"/>
          <w:rPrChange w:id="392" w:author="Erico de Souza Loewe" w:date="2020-11-08T21:40:00Z">
            <w:rPr/>
          </w:rPrChange>
        </w:rPr>
        <w:instrText xml:space="preserve"> SEQ Figura \* ARABIC </w:instrText>
      </w:r>
      <w:r w:rsidR="00463D35" w:rsidRPr="00390E18">
        <w:rPr>
          <w:highlight w:val="yellow"/>
          <w:rPrChange w:id="393" w:author="Erico de Souza Loewe" w:date="2020-11-08T21:40:00Z">
            <w:rPr/>
          </w:rPrChange>
        </w:rPr>
        <w:fldChar w:fldCharType="separate"/>
      </w:r>
      <w:r w:rsidR="00772326" w:rsidRPr="00390E18">
        <w:rPr>
          <w:highlight w:val="yellow"/>
          <w:rPrChange w:id="394" w:author="Erico de Souza Loewe" w:date="2020-11-08T21:40:00Z">
            <w:rPr/>
          </w:rPrChange>
        </w:rPr>
        <w:t>10</w:t>
      </w:r>
      <w:r w:rsidR="00463D35" w:rsidRPr="00390E18">
        <w:rPr>
          <w:highlight w:val="yellow"/>
          <w:rPrChange w:id="395" w:author="Erico de Souza Loewe" w:date="2020-11-08T21:40:00Z">
            <w:rPr/>
          </w:rPrChange>
        </w:rPr>
        <w:fldChar w:fldCharType="end"/>
      </w:r>
      <w:bookmarkEnd w:id="388"/>
      <w:r w:rsidRPr="00390E18">
        <w:rPr>
          <w:highlight w:val="yellow"/>
          <w:rPrChange w:id="396" w:author="Erico de Souza Loewe" w:date="2020-11-08T21:40:00Z">
            <w:rPr/>
          </w:rPrChange>
        </w:rPr>
        <w:t xml:space="preserve"> </w:t>
      </w:r>
      <w:r w:rsidR="00F31D61" w:rsidRPr="00390E18">
        <w:rPr>
          <w:highlight w:val="yellow"/>
          <w:rPrChange w:id="397" w:author="Erico de Souza Loewe" w:date="2020-11-08T21:40:00Z">
            <w:rPr/>
          </w:rPrChange>
        </w:rPr>
        <w:t>A esquerda, t</w:t>
      </w:r>
      <w:r w:rsidRPr="00390E18">
        <w:rPr>
          <w:highlight w:val="yellow"/>
          <w:rPrChange w:id="398" w:author="Erico de Souza Loewe" w:date="2020-11-08T21:40:00Z">
            <w:rPr/>
          </w:rPrChange>
        </w:rPr>
        <w:t xml:space="preserve">ela </w:t>
      </w:r>
      <w:r w:rsidR="002C4866" w:rsidRPr="00390E18">
        <w:rPr>
          <w:highlight w:val="yellow"/>
          <w:rPrChange w:id="399" w:author="Erico de Souza Loewe" w:date="2020-11-08T21:40:00Z">
            <w:rPr/>
          </w:rPrChange>
        </w:rPr>
        <w:t>introdutória</w:t>
      </w:r>
      <w:r w:rsidRPr="00390E18">
        <w:rPr>
          <w:highlight w:val="yellow"/>
          <w:rPrChange w:id="400" w:author="Erico de Souza Loewe" w:date="2020-11-08T21:40:00Z">
            <w:rPr/>
          </w:rPrChange>
        </w:rPr>
        <w:t xml:space="preserve"> da aplicação (próprio, 2020)</w:t>
      </w:r>
      <w:bookmarkStart w:id="401" w:name="_Ref54973486"/>
      <w:r w:rsidR="00F31D61" w:rsidRPr="00390E18">
        <w:rPr>
          <w:highlight w:val="yellow"/>
          <w:rPrChange w:id="402" w:author="Erico de Souza Loewe" w:date="2020-11-08T21:40:00Z">
            <w:rPr/>
          </w:rPrChange>
        </w:rPr>
        <w:t xml:space="preserve"> Figura </w:t>
      </w:r>
      <w:r w:rsidR="00463D35" w:rsidRPr="00390E18">
        <w:rPr>
          <w:highlight w:val="yellow"/>
          <w:rPrChange w:id="403" w:author="Erico de Souza Loewe" w:date="2020-11-08T21:40:00Z">
            <w:rPr/>
          </w:rPrChange>
        </w:rPr>
        <w:fldChar w:fldCharType="begin"/>
      </w:r>
      <w:r w:rsidR="00463D35" w:rsidRPr="00390E18">
        <w:rPr>
          <w:highlight w:val="yellow"/>
          <w:rPrChange w:id="404" w:author="Erico de Souza Loewe" w:date="2020-11-08T21:40:00Z">
            <w:rPr/>
          </w:rPrChange>
        </w:rPr>
        <w:instrText xml:space="preserve"> SEQ Figura \* ARABIC </w:instrText>
      </w:r>
      <w:r w:rsidR="00463D35" w:rsidRPr="00390E18">
        <w:rPr>
          <w:highlight w:val="yellow"/>
          <w:rPrChange w:id="405" w:author="Erico de Souza Loewe" w:date="2020-11-08T21:40:00Z">
            <w:rPr/>
          </w:rPrChange>
        </w:rPr>
        <w:fldChar w:fldCharType="separate"/>
      </w:r>
      <w:r w:rsidR="00F31D61" w:rsidRPr="00390E18">
        <w:rPr>
          <w:highlight w:val="yellow"/>
          <w:rPrChange w:id="406" w:author="Erico de Souza Loewe" w:date="2020-11-08T21:40:00Z">
            <w:rPr/>
          </w:rPrChange>
        </w:rPr>
        <w:t>11</w:t>
      </w:r>
      <w:r w:rsidR="00463D35" w:rsidRPr="00390E18">
        <w:rPr>
          <w:highlight w:val="yellow"/>
          <w:rPrChange w:id="407" w:author="Erico de Souza Loewe" w:date="2020-11-08T21:40:00Z">
            <w:rPr/>
          </w:rPrChange>
        </w:rPr>
        <w:fldChar w:fldCharType="end"/>
      </w:r>
      <w:bookmarkEnd w:id="401"/>
      <w:r w:rsidR="00F31D61" w:rsidRPr="00390E18">
        <w:rPr>
          <w:highlight w:val="yellow"/>
          <w:rPrChange w:id="408" w:author="Erico de Souza Loewe" w:date="2020-11-08T21:40:00Z">
            <w:rPr/>
          </w:rPrChange>
        </w:rPr>
        <w:t xml:space="preserve"> A direita, tela de login da aplicação (próprio, </w:t>
      </w:r>
      <w:commentRangeStart w:id="409"/>
      <w:r w:rsidR="00F31D61" w:rsidRPr="00390E18">
        <w:rPr>
          <w:highlight w:val="yellow"/>
          <w:rPrChange w:id="410" w:author="Erico de Souza Loewe" w:date="2020-11-08T21:40:00Z">
            <w:rPr/>
          </w:rPrChange>
        </w:rPr>
        <w:t>2020</w:t>
      </w:r>
      <w:commentRangeEnd w:id="409"/>
      <w:r w:rsidR="00B002DA">
        <w:rPr>
          <w:rStyle w:val="Refdecomentrio"/>
          <w:b w:val="0"/>
          <w:iCs/>
          <w:color w:val="000000"/>
        </w:rPr>
        <w:commentReference w:id="409"/>
      </w:r>
      <w:r w:rsidR="00F31D61" w:rsidRPr="00390E18">
        <w:rPr>
          <w:highlight w:val="yellow"/>
          <w:rPrChange w:id="411" w:author="Erico de Souza Loewe" w:date="2020-11-08T21:40:00Z">
            <w:rPr/>
          </w:rPrChange>
        </w:rPr>
        <w:t>)</w:t>
      </w:r>
      <w:bookmarkEnd w:id="389"/>
    </w:p>
    <w:p w14:paraId="312FD9DB" w14:textId="7A8EA938" w:rsidR="0041211D" w:rsidRPr="0041211D" w:rsidRDefault="0041211D" w:rsidP="00182F9A">
      <w:pPr>
        <w:pStyle w:val="Ttulo3"/>
      </w:pPr>
      <w:bookmarkStart w:id="412" w:name="_Toc55260959"/>
      <w:bookmarkStart w:id="413" w:name="_Toc55523376"/>
      <w:r>
        <w:t>Telas da aplicação</w:t>
      </w:r>
      <w:bookmarkEnd w:id="412"/>
      <w:ins w:id="414" w:author="Erico de Souza Loewe" w:date="2020-11-08T21:40:00Z">
        <w:r w:rsidR="00B002DA">
          <w:t xml:space="preserve"> (</w:t>
        </w:r>
        <w:r w:rsidR="00B002DA" w:rsidRPr="00390E18">
          <w:rPr>
            <w:i/>
          </w:rPr>
          <w:t>plugin</w:t>
        </w:r>
        <w:r w:rsidR="00B002DA">
          <w:t>)</w:t>
        </w:r>
      </w:ins>
      <w:bookmarkEnd w:id="413"/>
    </w:p>
    <w:p w14:paraId="42EBB0A8" w14:textId="3FD07395" w:rsidR="002C4866" w:rsidRDefault="00AC1AD2" w:rsidP="00182F9A">
      <w:r>
        <w:tab/>
        <w:t xml:space="preserve">A aplicação </w:t>
      </w:r>
      <w:del w:id="415" w:author="Erico de Souza Loewe" w:date="2020-11-08T21:40:00Z">
        <w:r w:rsidR="00053BA2">
          <w:delText>é</w:delText>
        </w:r>
      </w:del>
      <w:ins w:id="416" w:author="Erico de Souza Loewe" w:date="2020-11-08T21:40:00Z">
        <w:r>
          <w:t>foi</w:t>
        </w:r>
      </w:ins>
      <w:r>
        <w:t xml:space="preserve"> dividida em 5 telas, </w:t>
      </w:r>
      <w:del w:id="417" w:author="Erico de Souza Loewe" w:date="2020-11-08T21:40:00Z">
        <w:r>
          <w:delText>inicia</w:delText>
        </w:r>
        <w:r w:rsidR="00647F7A">
          <w:delText>da</w:delText>
        </w:r>
      </w:del>
      <w:ins w:id="418" w:author="Erico de Souza Loewe" w:date="2020-11-08T21:40:00Z">
        <w:r>
          <w:t>e ela inicia com a tela apresentada</w:t>
        </w:r>
      </w:ins>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del w:id="419" w:author="Erico de Souza Loewe" w:date="2020-11-08T21:40:00Z">
        <w:r>
          <w:delText>utilizar a aplicação</w:delText>
        </w:r>
        <w:r w:rsidR="00B54E12">
          <w:delText xml:space="preserve"> e terminada</w:delText>
        </w:r>
        <w:r w:rsidR="00A93862">
          <w:delText xml:space="preserve"> </w:delText>
        </w:r>
        <w:r w:rsidR="00B54E12">
          <w:delText>na</w:delText>
        </w:r>
        <w:r w:rsidR="00A93862">
          <w:delText xml:space="preserve"> </w:delText>
        </w:r>
      </w:del>
      <w:ins w:id="420" w:author="Erico de Souza Loewe" w:date="2020-11-08T21:40:00Z">
        <w:r w:rsidR="00B002DA">
          <w:t>utilizá-la</w:t>
        </w:r>
        <w:r w:rsidR="00872ACD">
          <w:t>.</w:t>
        </w:r>
        <w:r w:rsidR="00A93862">
          <w:t xml:space="preserve"> A </w:t>
        </w:r>
      </w:ins>
      <w:r w:rsidR="00A93862">
        <w:t>segunda tela</w:t>
      </w:r>
      <w:del w:id="421" w:author="Erico de Souza Loewe" w:date="2020-11-08T21:40:00Z">
        <w:r w:rsidR="000E7B55">
          <w:delText>.</w:delText>
        </w:r>
        <w:r w:rsidR="00A93862">
          <w:delText xml:space="preserve"> </w:delText>
        </w:r>
        <w:r w:rsidR="000E7B55">
          <w:delText>É</w:delText>
        </w:r>
      </w:del>
      <w:ins w:id="422" w:author="Erico de Souza Loewe" w:date="2020-11-08T21:40:00Z">
        <w:r w:rsidR="00A93862">
          <w:t>, é</w:t>
        </w:r>
      </w:ins>
      <w:r w:rsidR="00A93862">
        <w:t xml:space="preserve"> representada </w:t>
      </w:r>
      <w:del w:id="423" w:author="Erico de Souza Loewe" w:date="2020-11-08T21:40:00Z">
        <w:r w:rsidR="00B54E12">
          <w:delText>pela</w:delText>
        </w:r>
        <w:r w:rsidR="00A93862">
          <w:delText xml:space="preserve"> </w:delText>
        </w:r>
        <w:r w:rsidR="00C15AF2">
          <w:fldChar w:fldCharType="begin"/>
        </w:r>
        <w:r w:rsidR="00C15AF2">
          <w:delInstrText xml:space="preserve"> REF _Ref54973486 \h </w:delInstrText>
        </w:r>
        <w:r w:rsidR="00C15AF2">
          <w:fldChar w:fldCharType="separate"/>
        </w:r>
        <w:r w:rsidR="00C15AF2">
          <w:delText xml:space="preserve">Figura </w:delText>
        </w:r>
        <w:r w:rsidR="00C15AF2">
          <w:rPr>
            <w:noProof/>
          </w:rPr>
          <w:delText>11</w:delText>
        </w:r>
        <w:r w:rsidR="00C15AF2">
          <w:fldChar w:fldCharType="end"/>
        </w:r>
      </w:del>
      <w:ins w:id="424" w:author="Erico de Souza Loewe" w:date="2020-11-08T21:40:00Z">
        <w:r w:rsidR="00A93862">
          <w:t xml:space="preserve">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ins>
      <w:r w:rsidR="00C15AF2" w:rsidRPr="00390E18">
        <w:rPr>
          <w:highlight w:val="yellow"/>
        </w:rPr>
      </w:r>
      <w:ins w:id="425" w:author="Erico de Souza Loewe" w:date="2020-11-08T21:40:00Z">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ins>
      <w:r w:rsidR="00A93862">
        <w:t xml:space="preserve">, </w:t>
      </w:r>
      <w:del w:id="426" w:author="Erico de Souza Loewe" w:date="2020-11-08T21:40:00Z">
        <w:r w:rsidR="00A93862">
          <w:delText>disponibiliza</w:delText>
        </w:r>
        <w:r w:rsidR="00560073">
          <w:delText>ndo</w:delText>
        </w:r>
      </w:del>
      <w:ins w:id="427" w:author="Erico de Souza Loewe" w:date="2020-11-08T21:40:00Z">
        <w:r w:rsidR="00D36033">
          <w:t xml:space="preserve">a qual </w:t>
        </w:r>
        <w:r w:rsidR="00A93862">
          <w:t>disponibiliza</w:t>
        </w:r>
      </w:ins>
      <w:r w:rsidR="00A93862">
        <w:t xml:space="preserve"> opções de login no Spotify.</w:t>
      </w:r>
    </w:p>
    <w:p w14:paraId="09CC183E" w14:textId="5CD5BEC9" w:rsidR="00EF3570" w:rsidRDefault="002A357A" w:rsidP="00182F9A">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del w:id="428" w:author="Erico de Souza Loewe" w:date="2020-11-08T21:40:00Z">
        <w:r w:rsidR="00DE33E2">
          <w:delText>três</w:delText>
        </w:r>
      </w:del>
      <w:ins w:id="429" w:author="Erico de Souza Loewe" w:date="2020-11-08T21:40:00Z">
        <w:r w:rsidR="004E768F">
          <w:t>3</w:t>
        </w:r>
      </w:ins>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del w:id="430" w:author="Erico de Souza Loewe" w:date="2020-11-08T21:40:00Z">
        <w:r w:rsidR="00AB6099">
          <w:delText>E</w:delText>
        </w:r>
        <w:r w:rsidR="00AF56EC">
          <w:delText>ssas</w:delText>
        </w:r>
      </w:del>
      <w:ins w:id="431" w:author="Erico de Souza Loewe" w:date="2020-11-08T21:40:00Z">
        <w:r w:rsidR="00AF56EC">
          <w:t>A partir dessas</w:t>
        </w:r>
      </w:ins>
      <w:r w:rsidR="00AF56EC">
        <w:t xml:space="preserve"> perguntas</w:t>
      </w:r>
      <w:del w:id="432" w:author="Erico de Souza Loewe" w:date="2020-11-08T21:40:00Z">
        <w:r w:rsidR="00874FF1">
          <w:delText xml:space="preserve"> </w:delText>
        </w:r>
        <w:r w:rsidR="00874FF1">
          <w:lastRenderedPageBreak/>
          <w:delText>tornaram realizável</w:delText>
        </w:r>
      </w:del>
      <w:ins w:id="433" w:author="Erico de Souza Loewe" w:date="2020-11-08T21:40:00Z">
        <w:r w:rsidR="00AF56EC">
          <w:t>, é possível</w:t>
        </w:r>
      </w:ins>
      <w:r w:rsidR="00AF56EC">
        <w:t xml:space="preserve"> entender o contexto atual do </w:t>
      </w:r>
      <w:r w:rsidR="00A417FB">
        <w:t>usuário</w:t>
      </w:r>
      <w:r w:rsidR="00AF56EC">
        <w:t xml:space="preserve"> naquele período</w:t>
      </w:r>
      <w:del w:id="434" w:author="Erico de Souza Loewe" w:date="2020-11-08T21:40:00Z">
        <w:r w:rsidR="00EA3966">
          <w:delText xml:space="preserve"> </w:delText>
        </w:r>
        <w:r w:rsidR="006B3D1C">
          <w:delText xml:space="preserve">por serem </w:delText>
        </w:r>
        <w:r w:rsidR="009A1BE2">
          <w:delText>solicitadas</w:delText>
        </w:r>
      </w:del>
      <w:ins w:id="435" w:author="Erico de Souza Loewe" w:date="2020-11-08T21:40:00Z">
        <w:r w:rsidR="00AF56EC">
          <w:t>.</w:t>
        </w:r>
        <w:r w:rsidR="00A417FB">
          <w:t xml:space="preserve"> </w:t>
        </w:r>
        <w:r w:rsidR="0096616C">
          <w:t>As perguntas são realizadas</w:t>
        </w:r>
      </w:ins>
      <w:r w:rsidR="0096616C">
        <w:t xml:space="preserve"> a cada</w:t>
      </w:r>
      <w:r w:rsidR="004E768F">
        <w:t xml:space="preserve"> 30min</w:t>
      </w:r>
      <w:ins w:id="436" w:author="Erico de Souza Loewe" w:date="2020-11-08T21:40:00Z">
        <w:r w:rsidR="00B002DA">
          <w:t xml:space="preserve"> de uso do </w:t>
        </w:r>
        <w:r w:rsidR="00B002DA" w:rsidRPr="00390E18">
          <w:rPr>
            <w:i/>
          </w:rPr>
          <w:t>plugin</w:t>
        </w:r>
      </w:ins>
      <w:r w:rsidR="00B002DA">
        <w:t>.</w:t>
      </w:r>
    </w:p>
    <w:p w14:paraId="0F04FCFD" w14:textId="77777777" w:rsidR="009F5DDE" w:rsidRDefault="004F5E97" w:rsidP="00182F9A">
      <w:pPr>
        <w:pStyle w:val="Figuras"/>
        <w:rPr>
          <w:del w:id="437" w:author="Erico de Souza Loewe" w:date="2020-11-08T21:40:00Z"/>
        </w:rPr>
      </w:pPr>
      <w:del w:id="438" w:author="Erico de Souza Loewe" w:date="2020-11-08T21:40:00Z">
        <w:r>
          <w:drawing>
            <wp:inline distT="0" distB="0" distL="0" distR="0" wp14:anchorId="4D6A32D4" wp14:editId="7E2CBC57">
              <wp:extent cx="2130950" cy="4203300"/>
              <wp:effectExtent l="0" t="0" r="317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154240D5" wp14:editId="29BDDC29">
              <wp:extent cx="2003304" cy="4200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439" w:author="Erico de Souza Loewe" w:date="2020-11-08T21:40:00Z"/>
        </w:trPr>
        <w:tc>
          <w:tcPr>
            <w:tcW w:w="4531" w:type="dxa"/>
          </w:tcPr>
          <w:p w14:paraId="533069A3" w14:textId="597A910A" w:rsidR="00B002DA" w:rsidRDefault="00B002DA" w:rsidP="00182F9A">
            <w:pPr>
              <w:rPr>
                <w:ins w:id="440" w:author="Erico de Souza Loewe" w:date="2020-11-08T21:40:00Z"/>
              </w:rPr>
            </w:pPr>
            <w:ins w:id="441" w:author="Erico de Souza Loewe" w:date="2020-11-08T21:40:00Z">
              <w:r>
                <w:rPr>
                  <w:noProof/>
                </w:rPr>
                <w:lastRenderedPageBreak/>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182F9A">
            <w:pPr>
              <w:rPr>
                <w:ins w:id="442" w:author="Erico de Souza Loewe" w:date="2020-11-08T21:40:00Z"/>
              </w:rPr>
            </w:pPr>
            <w:ins w:id="443" w:author="Erico de Souza Loewe" w:date="2020-11-08T21:4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66E1AE8C" w:rsidR="009F5DDE" w:rsidRPr="009F5DDE" w:rsidRDefault="004F5E97" w:rsidP="00182F9A">
      <w:pPr>
        <w:pStyle w:val="Legenda"/>
      </w:pPr>
      <w:bookmarkStart w:id="444" w:name="_Ref54973479"/>
      <w:bookmarkStart w:id="445" w:name="_Toc55260889"/>
      <w:r w:rsidRPr="00390E18">
        <w:rPr>
          <w:highlight w:val="yellow"/>
          <w:rPrChange w:id="446" w:author="Erico de Souza Loewe" w:date="2020-11-08T21:40:00Z">
            <w:rPr/>
          </w:rPrChange>
        </w:rPr>
        <w:t xml:space="preserve">Figura </w:t>
      </w:r>
      <w:r w:rsidR="00463D35" w:rsidRPr="00390E18">
        <w:rPr>
          <w:highlight w:val="yellow"/>
          <w:rPrChange w:id="447" w:author="Erico de Souza Loewe" w:date="2020-11-08T21:40:00Z">
            <w:rPr/>
          </w:rPrChange>
        </w:rPr>
        <w:fldChar w:fldCharType="begin"/>
      </w:r>
      <w:r w:rsidR="00463D35" w:rsidRPr="00390E18">
        <w:rPr>
          <w:highlight w:val="yellow"/>
          <w:rPrChange w:id="448" w:author="Erico de Souza Loewe" w:date="2020-11-08T21:40:00Z">
            <w:rPr/>
          </w:rPrChange>
        </w:rPr>
        <w:instrText xml:space="preserve"> SEQ Figura \* ARABIC </w:instrText>
      </w:r>
      <w:r w:rsidR="00463D35" w:rsidRPr="00390E18">
        <w:rPr>
          <w:highlight w:val="yellow"/>
          <w:rPrChange w:id="449" w:author="Erico de Souza Loewe" w:date="2020-11-08T21:40:00Z">
            <w:rPr/>
          </w:rPrChange>
        </w:rPr>
        <w:fldChar w:fldCharType="separate"/>
      </w:r>
      <w:r w:rsidR="00772326" w:rsidRPr="00390E18">
        <w:rPr>
          <w:highlight w:val="yellow"/>
          <w:rPrChange w:id="450" w:author="Erico de Souza Loewe" w:date="2020-11-08T21:40:00Z">
            <w:rPr/>
          </w:rPrChange>
        </w:rPr>
        <w:t>12</w:t>
      </w:r>
      <w:r w:rsidR="00463D35" w:rsidRPr="00390E18">
        <w:rPr>
          <w:highlight w:val="yellow"/>
          <w:rPrChange w:id="451" w:author="Erico de Souza Loewe" w:date="2020-11-08T21:40:00Z">
            <w:rPr/>
          </w:rPrChange>
        </w:rPr>
        <w:fldChar w:fldCharType="end"/>
      </w:r>
      <w:bookmarkEnd w:id="444"/>
      <w:r w:rsidRPr="00390E18">
        <w:rPr>
          <w:highlight w:val="yellow"/>
          <w:rPrChange w:id="452" w:author="Erico de Souza Loewe" w:date="2020-11-08T21:40:00Z">
            <w:rPr/>
          </w:rPrChange>
        </w:rPr>
        <w:t xml:space="preserve"> </w:t>
      </w:r>
      <w:r w:rsidR="009F5DDE" w:rsidRPr="00390E18">
        <w:rPr>
          <w:highlight w:val="yellow"/>
          <w:rPrChange w:id="453" w:author="Erico de Souza Loewe" w:date="2020-11-08T21:40:00Z">
            <w:rPr/>
          </w:rPrChange>
        </w:rPr>
        <w:t>A esquerda, t</w:t>
      </w:r>
      <w:r w:rsidRPr="00390E18">
        <w:rPr>
          <w:highlight w:val="yellow"/>
          <w:rPrChange w:id="454" w:author="Erico de Souza Loewe" w:date="2020-11-08T21:40:00Z">
            <w:rPr/>
          </w:rPrChange>
        </w:rPr>
        <w:t>ela de preenchimento do contexto (próprio, 2020)</w:t>
      </w:r>
      <w:bookmarkStart w:id="455" w:name="_Ref54973469"/>
      <w:r w:rsidR="009F5DDE" w:rsidRPr="00390E18">
        <w:rPr>
          <w:highlight w:val="yellow"/>
          <w:rPrChange w:id="456" w:author="Erico de Souza Loewe" w:date="2020-11-08T21:40:00Z">
            <w:rPr/>
          </w:rPrChange>
        </w:rPr>
        <w:t xml:space="preserve"> Figura </w:t>
      </w:r>
      <w:r w:rsidR="00463D35" w:rsidRPr="00390E18">
        <w:rPr>
          <w:highlight w:val="yellow"/>
          <w:rPrChange w:id="457" w:author="Erico de Souza Loewe" w:date="2020-11-08T21:40:00Z">
            <w:rPr/>
          </w:rPrChange>
        </w:rPr>
        <w:fldChar w:fldCharType="begin"/>
      </w:r>
      <w:r w:rsidR="00463D35" w:rsidRPr="00390E18">
        <w:rPr>
          <w:highlight w:val="yellow"/>
          <w:rPrChange w:id="458" w:author="Erico de Souza Loewe" w:date="2020-11-08T21:40:00Z">
            <w:rPr/>
          </w:rPrChange>
        </w:rPr>
        <w:instrText xml:space="preserve"> SEQ Figura \* ARABIC </w:instrText>
      </w:r>
      <w:r w:rsidR="00463D35" w:rsidRPr="00390E18">
        <w:rPr>
          <w:highlight w:val="yellow"/>
          <w:rPrChange w:id="459" w:author="Erico de Souza Loewe" w:date="2020-11-08T21:40:00Z">
            <w:rPr/>
          </w:rPrChange>
        </w:rPr>
        <w:fldChar w:fldCharType="separate"/>
      </w:r>
      <w:r w:rsidR="009F5DDE" w:rsidRPr="00390E18">
        <w:rPr>
          <w:highlight w:val="yellow"/>
          <w:rPrChange w:id="460" w:author="Erico de Souza Loewe" w:date="2020-11-08T21:40:00Z">
            <w:rPr/>
          </w:rPrChange>
        </w:rPr>
        <w:t>13</w:t>
      </w:r>
      <w:r w:rsidR="00463D35" w:rsidRPr="00390E18">
        <w:rPr>
          <w:highlight w:val="yellow"/>
          <w:rPrChange w:id="461" w:author="Erico de Souza Loewe" w:date="2020-11-08T21:40:00Z">
            <w:rPr/>
          </w:rPrChange>
        </w:rPr>
        <w:fldChar w:fldCharType="end"/>
      </w:r>
      <w:bookmarkEnd w:id="455"/>
      <w:r w:rsidR="009F5DDE" w:rsidRPr="00390E18">
        <w:rPr>
          <w:highlight w:val="yellow"/>
          <w:rPrChange w:id="462" w:author="Erico de Souza Loewe" w:date="2020-11-08T21:40:00Z">
            <w:rPr/>
          </w:rPrChange>
        </w:rPr>
        <w:t xml:space="preserve"> A direita, tela da lista de dispositivos do Spotify (próprio, </w:t>
      </w:r>
      <w:commentRangeStart w:id="463"/>
      <w:r w:rsidR="009F5DDE" w:rsidRPr="00390E18">
        <w:rPr>
          <w:highlight w:val="yellow"/>
          <w:rPrChange w:id="464" w:author="Erico de Souza Loewe" w:date="2020-11-08T21:40:00Z">
            <w:rPr/>
          </w:rPrChange>
        </w:rPr>
        <w:t>2020</w:t>
      </w:r>
      <w:commentRangeEnd w:id="463"/>
      <w:r w:rsidR="00B002DA">
        <w:rPr>
          <w:rStyle w:val="Refdecomentrio"/>
          <w:b w:val="0"/>
          <w:iCs/>
          <w:color w:val="000000"/>
        </w:rPr>
        <w:commentReference w:id="463"/>
      </w:r>
      <w:r w:rsidR="009F5DDE" w:rsidRPr="00390E18">
        <w:rPr>
          <w:highlight w:val="yellow"/>
          <w:rPrChange w:id="465" w:author="Erico de Souza Loewe" w:date="2020-11-08T21:40:00Z">
            <w:rPr/>
          </w:rPrChange>
        </w:rPr>
        <w:t>)</w:t>
      </w:r>
      <w:bookmarkEnd w:id="445"/>
    </w:p>
    <w:p w14:paraId="08241E74" w14:textId="7B45F313" w:rsidR="00C75F43" w:rsidRDefault="002A357A" w:rsidP="00182F9A">
      <w:r>
        <w:tab/>
      </w:r>
      <w:r w:rsidR="00D52683">
        <w:t xml:space="preserve">Para realizar a reprodução musical, é necessário exigir do Spotify que reproduza as </w:t>
      </w:r>
      <w:r w:rsidR="00A0216E">
        <w:t>músicas</w:t>
      </w:r>
      <w:r w:rsidR="00D52683">
        <w:t xml:space="preserve"> no </w:t>
      </w:r>
      <w:r w:rsidR="00D52683" w:rsidRPr="00390E18">
        <w:rPr>
          <w:i/>
          <w:rPrChange w:id="466" w:author="Erico de Souza Loewe" w:date="2020-11-08T21:40:00Z">
            <w:rPr/>
          </w:rPrChange>
        </w:rPr>
        <w:t>plugin</w:t>
      </w:r>
      <w:r w:rsidR="00D52683">
        <w:t xml:space="preserve">. </w:t>
      </w:r>
      <w:del w:id="467" w:author="Erico de Souza Loewe" w:date="2020-11-08T21:40:00Z">
        <w:r w:rsidR="00911A13">
          <w:delText>Tendo</w:delText>
        </w:r>
      </w:del>
      <w:ins w:id="468" w:author="Erico de Souza Loewe" w:date="2020-11-08T21:40:00Z">
        <w:r w:rsidR="00D52683">
          <w:t>Para</w:t>
        </w:r>
      </w:ins>
      <w:r w:rsidR="00D52683">
        <w:t xml:space="preserve"> isso</w:t>
      </w:r>
      <w:del w:id="469" w:author="Erico de Souza Loewe" w:date="2020-11-08T21:40:00Z">
        <w:r w:rsidR="00911A13">
          <w:delText xml:space="preserve"> em mente</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470" w:author="Erico de Souza Loewe" w:date="2020-11-08T21:40:00Z">
        <w:r w:rsidR="00231299">
          <w:delText>contando com</w:delText>
        </w:r>
      </w:del>
      <w:ins w:id="471" w:author="Erico de Souza Loewe" w:date="2020-11-08T21:40:00Z">
        <w:r w:rsidR="00D52683">
          <w:t>a qual possui</w:t>
        </w:r>
      </w:ins>
      <w:r w:rsidR="00D52683">
        <w:t xml:space="preserve"> um botão “USAR PLUGIN PARA TOCAR </w:t>
      </w:r>
      <w:r w:rsidR="00A0216E">
        <w:t>MÚSICAS”</w:t>
      </w:r>
      <w:r w:rsidR="00D52683">
        <w:t xml:space="preserve"> que</w:t>
      </w:r>
      <w:del w:id="472" w:author="Erico de Souza Loewe" w:date="2020-11-08T21:40:00Z">
        <w:r w:rsidR="000A42FE">
          <w:delText>,</w:delText>
        </w:r>
      </w:del>
      <w:r w:rsidR="00D52683">
        <w:t xml:space="preserve"> ao ser pressionado, habilita a reprodução no </w:t>
      </w:r>
      <w:r w:rsidR="00D52683" w:rsidRPr="00390E18">
        <w:rPr>
          <w:i/>
          <w:rPrChange w:id="473" w:author="Erico de Souza Loewe" w:date="2020-11-08T21:40:00Z">
            <w:rPr/>
          </w:rPrChange>
        </w:rPr>
        <w:t>plugin</w:t>
      </w:r>
      <w:r w:rsidR="00D52683">
        <w:t>.</w:t>
      </w:r>
    </w:p>
    <w:p w14:paraId="3A93C852" w14:textId="2B3C103B" w:rsidR="00171C68" w:rsidRDefault="00106097" w:rsidP="00182F9A">
      <w:r>
        <w:tab/>
        <w:t xml:space="preserve">Por fim, </w:t>
      </w:r>
      <w:del w:id="474" w:author="Erico de Souza Loewe" w:date="2020-11-08T21:40:00Z">
        <w:r>
          <w:delText xml:space="preserve">a </w:delText>
        </w:r>
        <w:r w:rsidR="00C15AF2">
          <w:fldChar w:fldCharType="begin"/>
        </w:r>
        <w:r w:rsidR="00C15AF2">
          <w:delInstrText xml:space="preserve"> REF _Ref54973458 \h </w:delInstrText>
        </w:r>
        <w:r w:rsidR="00C15AF2">
          <w:fldChar w:fldCharType="separate"/>
        </w:r>
        <w:r w:rsidR="00C15AF2">
          <w:delText xml:space="preserve">Figura </w:delText>
        </w:r>
        <w:r w:rsidR="00C15AF2">
          <w:rPr>
            <w:noProof/>
          </w:rPr>
          <w:delText>14</w:delText>
        </w:r>
        <w:r w:rsidR="00C15AF2">
          <w:fldChar w:fldCharType="end"/>
        </w:r>
        <w:r w:rsidR="00BF4D96">
          <w:delText xml:space="preserve"> exibi</w:delText>
        </w:r>
      </w:del>
      <w:ins w:id="475" w:author="Erico de Souza Loewe" w:date="2020-11-08T21:40:00Z">
        <w:r>
          <w:t>foi desenvolvid</w:t>
        </w:r>
        <w:r w:rsidR="00B002DA">
          <w:t>a</w:t>
        </w:r>
      </w:ins>
      <w:r>
        <w:t xml:space="preserve"> a tela principal</w:t>
      </w:r>
      <w:del w:id="476" w:author="Erico de Souza Loewe" w:date="2020-11-08T21:40:00Z">
        <w:r w:rsidR="00CD5533">
          <w:delText xml:space="preserve"> suscitada</w:delText>
        </w:r>
        <w:r>
          <w:delText>. Ne</w:delText>
        </w:r>
        <w:r w:rsidR="0016466E">
          <w:delText>la</w:delText>
        </w:r>
        <w:r>
          <w:delText xml:space="preserve">, </w:delText>
        </w:r>
      </w:del>
      <w:ins w:id="477" w:author="Erico de Souza Loewe" w:date="2020-11-08T21:40:00Z">
        <w:r>
          <w:t xml:space="preserve">, que </w:t>
        </w:r>
      </w:ins>
      <w:r>
        <w:t xml:space="preserve">é </w:t>
      </w:r>
      <w:del w:id="478" w:author="Erico de Souza Loewe" w:date="2020-11-08T21:40:00Z">
        <w:r>
          <w:delText>realizado toda</w:delText>
        </w:r>
        <w:r w:rsidR="00BF4D96">
          <w:delText xml:space="preserve"> a</w:delText>
        </w:r>
      </w:del>
      <w:ins w:id="479" w:author="Erico de Souza Loewe" w:date="2020-11-08T21:40:00Z">
        <w:r>
          <w:t>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ins>
      <w:r w:rsidR="00C15AF2" w:rsidRPr="00390E18">
        <w:rPr>
          <w:highlight w:val="yellow"/>
        </w:rPr>
      </w:r>
      <w:ins w:id="480" w:author="Erico de Souza Loewe" w:date="2020-11-08T21:40:00Z">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w:t>
        </w:r>
      </w:ins>
      <w:r>
        <w:t xml:space="preserve"> interação do usuário no período em que ele </w:t>
      </w:r>
      <w:r w:rsidR="002F19D4">
        <w:t>está</w:t>
      </w:r>
      <w:r>
        <w:t xml:space="preserve"> ouvindo as </w:t>
      </w:r>
      <w:r w:rsidR="002F19D4">
        <w:t>músicas</w:t>
      </w:r>
      <w:del w:id="481" w:author="Erico de Souza Loewe" w:date="2020-11-08T21:40:00Z">
        <w:r w:rsidR="002D7AA2">
          <w:delText>;</w:delText>
        </w:r>
      </w:del>
      <w:ins w:id="482" w:author="Erico de Souza Loewe" w:date="2020-11-08T21:40:00Z">
        <w:r w:rsidR="00132291">
          <w:t>,</w:t>
        </w:r>
      </w:ins>
      <w:r w:rsidR="00132291">
        <w:t xml:space="preserve"> </w:t>
      </w:r>
      <w:r w:rsidR="002F19D4">
        <w:t>as possíveis interações estão</w:t>
      </w:r>
      <w:r w:rsidR="00132291">
        <w:t xml:space="preserve"> listadas abaixo.</w:t>
      </w:r>
    </w:p>
    <w:p w14:paraId="7843C1B6" w14:textId="6FA3AAA7" w:rsidR="002F19D4" w:rsidRDefault="002F19D4" w:rsidP="00182F9A">
      <w:pPr>
        <w:pStyle w:val="PargrafodaLista"/>
        <w:numPr>
          <w:ilvl w:val="0"/>
          <w:numId w:val="25"/>
        </w:numPr>
      </w:pPr>
      <w:r>
        <w:t>Gost</w:t>
      </w:r>
      <w:r w:rsidR="00FB5593">
        <w:t>ar da música</w:t>
      </w:r>
    </w:p>
    <w:p w14:paraId="776FA56E" w14:textId="7264D29D" w:rsidR="002F19D4" w:rsidRDefault="002F19D4" w:rsidP="00182F9A">
      <w:pPr>
        <w:pStyle w:val="PargrafodaLista"/>
        <w:numPr>
          <w:ilvl w:val="0"/>
          <w:numId w:val="25"/>
        </w:numPr>
      </w:pPr>
      <w:r>
        <w:t>Não gost</w:t>
      </w:r>
      <w:r w:rsidR="00FB5593">
        <w:t>ar da música</w:t>
      </w:r>
    </w:p>
    <w:p w14:paraId="29184E1A" w14:textId="444C2900" w:rsidR="002F19D4" w:rsidRDefault="002F19D4" w:rsidP="00182F9A">
      <w:pPr>
        <w:pStyle w:val="PargrafodaLista"/>
        <w:numPr>
          <w:ilvl w:val="0"/>
          <w:numId w:val="25"/>
        </w:numPr>
      </w:pPr>
      <w:r>
        <w:t>Passar / Voltar música</w:t>
      </w:r>
    </w:p>
    <w:p w14:paraId="38CDB014" w14:textId="5141A6C9" w:rsidR="002F19D4" w:rsidRDefault="002F19D4" w:rsidP="00182F9A">
      <w:pPr>
        <w:pStyle w:val="PargrafodaLista"/>
        <w:numPr>
          <w:ilvl w:val="0"/>
          <w:numId w:val="25"/>
        </w:numPr>
      </w:pPr>
      <w:r>
        <w:t xml:space="preserve">Buscar </w:t>
      </w:r>
      <w:r w:rsidR="00FB5593">
        <w:t>música</w:t>
      </w:r>
    </w:p>
    <w:p w14:paraId="27F1765D" w14:textId="7AF4FD99" w:rsidR="00680EC6" w:rsidRDefault="00680EC6" w:rsidP="00182F9A">
      <w:pPr>
        <w:pStyle w:val="PargrafodaLista"/>
        <w:numPr>
          <w:ilvl w:val="0"/>
          <w:numId w:val="25"/>
        </w:numPr>
      </w:pPr>
      <w:r>
        <w:t xml:space="preserve">Pausar / Tocar </w:t>
      </w:r>
      <w:r w:rsidR="00FB5593">
        <w:t>música</w:t>
      </w:r>
    </w:p>
    <w:p w14:paraId="5D9383A0" w14:textId="6CA3E3CE" w:rsidR="006955F2" w:rsidRDefault="006955F2" w:rsidP="00182F9A">
      <w:r>
        <w:tab/>
      </w:r>
      <w:r w:rsidR="00601CDE">
        <w:t xml:space="preserve">Ao clicar no botão </w:t>
      </w:r>
      <w:r w:rsidR="00356538">
        <w:t>“</w:t>
      </w:r>
      <w:r w:rsidR="00601CDE">
        <w:t>gostei</w:t>
      </w:r>
      <w:r w:rsidR="00356538">
        <w:t>”</w:t>
      </w:r>
      <w:r w:rsidR="00601CDE">
        <w:t xml:space="preserve">, é </w:t>
      </w:r>
      <w:del w:id="483" w:author="Erico de Souza Loewe" w:date="2020-11-08T21:40:00Z">
        <w:r w:rsidR="00601CDE">
          <w:delText>salvo</w:delText>
        </w:r>
      </w:del>
      <w:ins w:id="484" w:author="Erico de Souza Loewe" w:date="2020-11-08T21:40:00Z">
        <w:r w:rsidR="00601CDE">
          <w:t>salv</w:t>
        </w:r>
        <w:r w:rsidR="00B002DA">
          <w:t>a</w:t>
        </w:r>
      </w:ins>
      <w:r w:rsidR="00601CDE">
        <w:t xml:space="preserve"> a informação de que o usuário gostou da </w:t>
      </w:r>
      <w:r w:rsidR="00356538">
        <w:t>música</w:t>
      </w:r>
      <w:r w:rsidR="00601CDE">
        <w:t xml:space="preserve"> naquele contexto</w:t>
      </w:r>
      <w:del w:id="485" w:author="Erico de Souza Loewe" w:date="2020-11-08T21:40:00Z">
        <w:r w:rsidR="0028378C">
          <w:delText>,</w:delText>
        </w:r>
        <w:r w:rsidR="008D3B68">
          <w:delText xml:space="preserve"> </w:delText>
        </w:r>
        <w:r w:rsidR="00423248">
          <w:delText>assim como</w:delText>
        </w:r>
      </w:del>
      <w:ins w:id="486" w:author="Erico de Souza Loewe" w:date="2020-11-08T21:40:00Z">
        <w:r w:rsidR="00601CDE">
          <w:t>.</w:t>
        </w:r>
        <w:r w:rsidR="00356538">
          <w:t xml:space="preserve"> Ao clicar</w:t>
        </w:r>
      </w:ins>
      <w:r w:rsidR="00356538">
        <w:t xml:space="preserve"> no </w:t>
      </w:r>
      <w:del w:id="487" w:author="Erico de Souza Loewe" w:date="2020-11-08T21:40:00Z">
        <w:r w:rsidR="00423248">
          <w:delText>oposto</w:delText>
        </w:r>
        <w:r w:rsidR="00601CDE">
          <w:delText>.</w:delText>
        </w:r>
      </w:del>
      <w:ins w:id="488" w:author="Erico de Souza Loewe" w:date="2020-11-08T21:40:00Z">
        <w:r w:rsidR="00356538">
          <w:t>botão</w:t>
        </w:r>
      </w:ins>
      <w:r w:rsidR="00356538">
        <w:t xml:space="preserve"> “não gostei” </w:t>
      </w:r>
      <w:del w:id="489" w:author="Erico de Souza Loewe" w:date="2020-11-08T21:40:00Z">
        <w:r w:rsidR="00654EBC">
          <w:delText>faria o programa entender</w:delText>
        </w:r>
      </w:del>
      <w:ins w:id="490" w:author="Erico de Souza Loewe" w:date="2020-11-08T21:40:00Z">
        <w:r w:rsidR="00356538">
          <w:t>é salv</w:t>
        </w:r>
        <w:r w:rsidR="00B002DA">
          <w:t>a</w:t>
        </w:r>
        <w:r w:rsidR="00356538">
          <w:t xml:space="preserve"> a informação</w:t>
        </w:r>
      </w:ins>
      <w:r w:rsidR="00356538">
        <w:t xml:space="preserve"> que </w:t>
      </w:r>
      <w:del w:id="491" w:author="Erico de Souza Loewe" w:date="2020-11-08T21:40:00Z">
        <w:r w:rsidR="00596EBC">
          <w:delText xml:space="preserve">a pessoa </w:delText>
        </w:r>
        <w:r w:rsidR="006D2177">
          <w:delText>possuidora do produto</w:delText>
        </w:r>
        <w:r w:rsidR="00A07E46">
          <w:delText>, a que tivesse a conta,</w:delText>
        </w:r>
      </w:del>
      <w:ins w:id="492" w:author="Erico de Souza Loewe" w:date="2020-11-08T21:40:00Z">
        <w:r w:rsidR="00356538">
          <w:t xml:space="preserve">o </w:t>
        </w:r>
        <w:r w:rsidR="002D1363">
          <w:lastRenderedPageBreak/>
          <w:t>usuário</w:t>
        </w:r>
      </w:ins>
      <w:r w:rsidR="00356538">
        <w:t xml:space="preserve"> não </w:t>
      </w:r>
      <w:del w:id="493" w:author="Erico de Souza Loewe" w:date="2020-11-08T21:40:00Z">
        <w:r w:rsidR="00C770B7">
          <w:delText xml:space="preserve">apreciou aquele </w:delText>
        </w:r>
        <w:r w:rsidR="00B12601">
          <w:delText>determinado estilo musical n</w:delText>
        </w:r>
        <w:r w:rsidR="003705F0">
          <w:delText>o contexto em si</w:delText>
        </w:r>
        <w:r w:rsidR="00E335C7">
          <w:delText xml:space="preserve">. </w:delText>
        </w:r>
        <w:r w:rsidR="00264B4E">
          <w:delText>Ele seria</w:delText>
        </w:r>
      </w:del>
      <w:ins w:id="494" w:author="Erico de Souza Loewe" w:date="2020-11-08T21:40:00Z">
        <w:r w:rsidR="00356538">
          <w:t>gostou e é</w:t>
        </w:r>
      </w:ins>
      <w:r w:rsidR="00356538">
        <w:t xml:space="preserve"> levado </w:t>
      </w:r>
      <w:del w:id="495" w:author="Erico de Souza Loewe" w:date="2020-11-08T21:40:00Z">
        <w:r w:rsidR="00E335C7">
          <w:delText>à</w:delText>
        </w:r>
      </w:del>
      <w:ins w:id="496" w:author="Erico de Souza Loewe" w:date="2020-11-08T21:40:00Z">
        <w:r w:rsidR="00B002DA">
          <w:t>a</w:t>
        </w:r>
        <w:r w:rsidR="00356538">
          <w:t xml:space="preserve">o </w:t>
        </w:r>
        <w:r w:rsidR="002D1363">
          <w:t>usuário</w:t>
        </w:r>
        <w:r w:rsidR="00356538">
          <w:t xml:space="preserve"> a</w:t>
        </w:r>
      </w:ins>
      <w:r w:rsidR="00356538">
        <w:t xml:space="preserve"> tela de busca de </w:t>
      </w:r>
      <w:r w:rsidR="002D1363">
        <w:t>música</w:t>
      </w:r>
      <w:del w:id="497" w:author="Erico de Souza Loewe" w:date="2020-11-08T21:40:00Z">
        <w:r w:rsidR="00DF5289">
          <w:delText xml:space="preserve"> </w:delText>
        </w:r>
        <w:r w:rsidR="00264B4E">
          <w:delText>(</w:delText>
        </w:r>
      </w:del>
      <w:ins w:id="498" w:author="Erico de Souza Loewe" w:date="2020-11-08T21:40:00Z">
        <w:r w:rsidR="00B002DA">
          <w:t>, representada na</w:t>
        </w:r>
        <w:r w:rsidR="00DF5289">
          <w:t xml:space="preserve"> </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del w:id="499" w:author="Erico de Souza Loewe" w:date="2020-11-08T21:40:00Z">
        <w:r w:rsidR="00264B4E">
          <w:delText>)</w:delText>
        </w:r>
        <w:r w:rsidR="00356538">
          <w:delText>,</w:delText>
        </w:r>
      </w:del>
      <w:ins w:id="500" w:author="Erico de Souza Loewe" w:date="2020-11-08T21:40:00Z">
        <w:r w:rsidR="00356538">
          <w:t>,</w:t>
        </w:r>
      </w:ins>
      <w:r w:rsidR="00356538">
        <w:t xml:space="preserve"> para </w:t>
      </w:r>
      <w:ins w:id="501" w:author="Erico de Souza Loewe" w:date="2020-11-08T21:40:00Z">
        <w:r w:rsidR="00356538">
          <w:t xml:space="preserve">o </w:t>
        </w:r>
        <w:r w:rsidR="002D1363">
          <w:t>usuário</w:t>
        </w:r>
        <w:r w:rsidR="00356538">
          <w:t xml:space="preserve"> </w:t>
        </w:r>
      </w:ins>
      <w:r w:rsidR="00356538">
        <w:t xml:space="preserve">apresentar uma </w:t>
      </w:r>
      <w:r w:rsidR="003C6841">
        <w:t>música</w:t>
      </w:r>
      <w:r w:rsidR="00356538">
        <w:t xml:space="preserve"> </w:t>
      </w:r>
      <w:r w:rsidR="00B002DA">
        <w:t xml:space="preserve">que </w:t>
      </w:r>
      <w:r w:rsidR="00356538">
        <w:t xml:space="preserve">se identifique melhor </w:t>
      </w:r>
      <w:del w:id="502" w:author="Erico de Souza Loewe" w:date="2020-11-08T21:40:00Z">
        <w:r w:rsidR="007610B2">
          <w:delText>com o</w:delText>
        </w:r>
      </w:del>
      <w:ins w:id="503" w:author="Erico de Souza Loewe" w:date="2020-11-08T21:40:00Z">
        <w:r w:rsidR="00356538">
          <w:t>naquele</w:t>
        </w:r>
      </w:ins>
      <w:r w:rsidR="00356538">
        <w:t xml:space="preserve"> momento.</w:t>
      </w:r>
    </w:p>
    <w:p w14:paraId="66673F2F" w14:textId="77777777" w:rsidR="007610B2" w:rsidRDefault="007610B2" w:rsidP="00182F9A">
      <w:pPr>
        <w:rPr>
          <w:del w:id="504" w:author="Erico de Souza Loewe" w:date="2020-11-08T21:40:00Z"/>
        </w:rPr>
      </w:pPr>
    </w:p>
    <w:p w14:paraId="27C66969" w14:textId="77777777" w:rsidR="0051171F" w:rsidRDefault="006955F2" w:rsidP="00182F9A">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182F9A">
      <w:pPr>
        <w:pStyle w:val="Legenda"/>
      </w:pPr>
      <w:bookmarkStart w:id="505" w:name="_Ref54973458"/>
      <w:bookmarkStart w:id="506" w:name="_Toc55260890"/>
      <w:commentRangeStart w:id="507"/>
      <w:r>
        <w:t xml:space="preserve">Figura </w:t>
      </w:r>
      <w:r w:rsidR="006B25B5">
        <w:fldChar w:fldCharType="begin"/>
      </w:r>
      <w:r w:rsidR="006B25B5">
        <w:instrText xml:space="preserve"> SEQ Figura \* ARABIC </w:instrText>
      </w:r>
      <w:r w:rsidR="006B25B5">
        <w:fldChar w:fldCharType="separate"/>
      </w:r>
      <w:r>
        <w:rPr>
          <w:noProof/>
        </w:rPr>
        <w:t>14</w:t>
      </w:r>
      <w:r w:rsidR="006B25B5">
        <w:rPr>
          <w:noProof/>
        </w:rPr>
        <w:fldChar w:fldCharType="end"/>
      </w:r>
      <w:bookmarkEnd w:id="505"/>
      <w:r>
        <w:t xml:space="preserve"> A esquerda, tela principal, a qual apresenta a música sendo reproduzida ao usuário </w:t>
      </w:r>
      <w:r w:rsidRPr="00A73EA3">
        <w:t>(próprio, 2020)</w:t>
      </w:r>
      <w:bookmarkStart w:id="508" w:name="_Ref54973404"/>
      <w:r>
        <w:t xml:space="preserve"> </w:t>
      </w:r>
      <w:r w:rsidR="006955F2">
        <w:t xml:space="preserve">Figura </w:t>
      </w:r>
      <w:r w:rsidR="006B25B5">
        <w:fldChar w:fldCharType="begin"/>
      </w:r>
      <w:r w:rsidR="006B25B5">
        <w:instrText xml:space="preserve"> SEQ Figura \* ARABIC </w:instrText>
      </w:r>
      <w:r w:rsidR="006B25B5">
        <w:fldChar w:fldCharType="separate"/>
      </w:r>
      <w:r w:rsidR="00772326">
        <w:rPr>
          <w:noProof/>
        </w:rPr>
        <w:t>15</w:t>
      </w:r>
      <w:r w:rsidR="006B25B5">
        <w:rPr>
          <w:noProof/>
        </w:rPr>
        <w:fldChar w:fldCharType="end"/>
      </w:r>
      <w:bookmarkEnd w:id="508"/>
      <w:r w:rsidR="006955F2">
        <w:t xml:space="preserve"> </w:t>
      </w:r>
      <w:r>
        <w:t>A direita, t</w:t>
      </w:r>
      <w:r w:rsidR="006955F2">
        <w:t xml:space="preserve">ela de busca de músicas que encaixem melhor no momento </w:t>
      </w:r>
      <w:r w:rsidR="006955F2" w:rsidRPr="00A73EA3">
        <w:t>(próprio, 2020)</w:t>
      </w:r>
      <w:bookmarkEnd w:id="506"/>
      <w:commentRangeEnd w:id="507"/>
      <w:r w:rsidR="00B002DA">
        <w:rPr>
          <w:rStyle w:val="Refdecomentrio"/>
          <w:b w:val="0"/>
          <w:iCs/>
          <w:color w:val="000000"/>
        </w:rPr>
        <w:commentReference w:id="507"/>
      </w:r>
    </w:p>
    <w:p w14:paraId="27958F37" w14:textId="348BE239" w:rsidR="006A158D" w:rsidRDefault="006A158D" w:rsidP="00182F9A">
      <w:r>
        <w:tab/>
        <w:t xml:space="preserve">A ação de buscar música, </w:t>
      </w:r>
      <w:del w:id="509" w:author="Erico de Souza Loewe" w:date="2020-11-08T21:40:00Z">
        <w:r w:rsidR="001862B8">
          <w:delText>de</w:delText>
        </w:r>
        <w:r w:rsidR="00E2330F">
          <w:delText xml:space="preserve"> ter a opção em relação a um tempo </w:delText>
        </w:r>
        <w:r w:rsidR="003A222A">
          <w:delText>específico,</w:delText>
        </w:r>
        <w:r>
          <w:delText xml:space="preserve"> </w:delText>
        </w:r>
        <w:r w:rsidR="008D5BB8">
          <w:delText>o levaria</w:delText>
        </w:r>
      </w:del>
      <w:ins w:id="510" w:author="Erico de Souza Loewe" w:date="2020-11-08T21:40:00Z">
        <w:r>
          <w:t>irá levar</w:t>
        </w:r>
      </w:ins>
      <w:r>
        <w:t xml:space="preserve"> para a tela apresentada na</w:t>
      </w:r>
      <w:r w:rsidR="00474DE0">
        <w:t xml:space="preserve"> </w:t>
      </w:r>
      <w:del w:id="511" w:author="Erico de Souza Loewe" w:date="2020-11-08T21:40:00Z">
        <w:r w:rsidR="00474DE0">
          <w:fldChar w:fldCharType="begin"/>
        </w:r>
        <w:r w:rsidR="00474DE0">
          <w:delInstrText xml:space="preserve"> REF _Ref54973404 \h </w:delInstrText>
        </w:r>
        <w:r w:rsidR="00474DE0">
          <w:fldChar w:fldCharType="separate"/>
        </w:r>
        <w:r w:rsidR="00474DE0">
          <w:delText xml:space="preserve">Figura </w:delText>
        </w:r>
        <w:r w:rsidR="00474DE0">
          <w:rPr>
            <w:noProof/>
          </w:rPr>
          <w:delText>15</w:delText>
        </w:r>
        <w:r w:rsidR="00474DE0">
          <w:fldChar w:fldCharType="end"/>
        </w:r>
      </w:del>
      <w:ins w:id="512" w:author="Erico de Souza Loewe" w:date="2020-11-08T21:40:00Z">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ins>
      <w:r w:rsidR="00474DE0" w:rsidRPr="00390E18">
        <w:rPr>
          <w:highlight w:val="yellow"/>
        </w:rPr>
      </w:r>
      <w:ins w:id="513" w:author="Erico de Souza Loewe" w:date="2020-11-08T21:40:00Z">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ins>
      <w:r>
        <w:t xml:space="preserve">, </w:t>
      </w:r>
      <w:del w:id="514" w:author="Erico de Souza Loewe" w:date="2020-11-08T21:40:00Z">
        <w:r>
          <w:delText>possibilita</w:delText>
        </w:r>
        <w:r w:rsidR="0089340F">
          <w:delText>ndo</w:delText>
        </w:r>
        <w:r>
          <w:delText xml:space="preserve"> o </w:delText>
        </w:r>
        <w:r w:rsidR="006F04FD">
          <w:delText>cliente a</w:delText>
        </w:r>
      </w:del>
      <w:ins w:id="515" w:author="Erico de Souza Loewe" w:date="2020-11-08T21:40:00Z">
        <w:r>
          <w:t xml:space="preserve">a qual possibilita </w:t>
        </w:r>
        <w:r w:rsidR="00B002DA">
          <w:t>a</w:t>
        </w:r>
        <w:r>
          <w:t>o usuário</w:t>
        </w:r>
      </w:ins>
      <w:r>
        <w:t xml:space="preserve"> apresentar uma </w:t>
      </w:r>
      <w:r w:rsidR="003C6841">
        <w:t>música</w:t>
      </w:r>
      <w:r>
        <w:t xml:space="preserve"> que se enquadre </w:t>
      </w:r>
      <w:del w:id="516" w:author="Erico de Souza Loewe" w:date="2020-11-08T21:40:00Z">
        <w:r w:rsidR="004720C5">
          <w:delText>ao</w:delText>
        </w:r>
        <w:r>
          <w:delText xml:space="preserve"> </w:delText>
        </w:r>
      </w:del>
      <w:r>
        <w:t xml:space="preserve">melhor </w:t>
      </w:r>
      <w:del w:id="517" w:author="Erico de Souza Loewe" w:date="2020-11-08T21:40:00Z">
        <w:r w:rsidR="00304EE4">
          <w:delText>conteúdo musical de acordo</w:delText>
        </w:r>
        <w:r w:rsidR="00AB5FD7">
          <w:delText xml:space="preserve"> com</w:delText>
        </w:r>
        <w:r w:rsidR="00C85060">
          <w:delText xml:space="preserve"> </w:delText>
        </w:r>
        <w:r w:rsidR="00C85060">
          <w:lastRenderedPageBreak/>
          <w:delText>seu</w:delText>
        </w:r>
      </w:del>
      <w:ins w:id="518" w:author="Erico de Souza Loewe" w:date="2020-11-08T21:40:00Z">
        <w:r>
          <w:t>no</w:t>
        </w:r>
      </w:ins>
      <w:r>
        <w:t xml:space="preserve"> contexto</w:t>
      </w:r>
      <w:del w:id="519" w:author="Erico de Souza Loewe" w:date="2020-11-08T21:40:00Z">
        <w:r>
          <w:delText>.</w:delText>
        </w:r>
      </w:del>
      <w:ins w:id="520" w:author="Erico de Souza Loewe" w:date="2020-11-08T21:40:00Z">
        <w:r>
          <w:t xml:space="preserve"> que ele </w:t>
        </w:r>
        <w:r w:rsidR="00EF5E3C">
          <w:t>está</w:t>
        </w:r>
        <w:r>
          <w:t xml:space="preserve"> vivendo.</w:t>
        </w:r>
      </w:ins>
      <w:r>
        <w:t xml:space="preserve"> Ao selecionar as </w:t>
      </w:r>
      <w:del w:id="521" w:author="Erico de Souza Loewe" w:date="2020-11-08T21:40:00Z">
        <w:r w:rsidR="00D00DDF">
          <w:delText>composições</w:delText>
        </w:r>
      </w:del>
      <w:ins w:id="522" w:author="Erico de Souza Loewe" w:date="2020-11-08T21:40:00Z">
        <w:r>
          <w:t>músicas</w:t>
        </w:r>
      </w:ins>
      <w:r w:rsidR="00483170">
        <w:t xml:space="preserve"> e clicar em próximo</w:t>
      </w:r>
      <w:r>
        <w:t xml:space="preserve">, </w:t>
      </w:r>
      <w:del w:id="523" w:author="Erico de Souza Loewe" w:date="2020-11-08T21:40:00Z">
        <w:r>
          <w:delText>é salvo</w:delText>
        </w:r>
      </w:del>
      <w:ins w:id="524" w:author="Erico de Souza Loewe" w:date="2020-11-08T21:40:00Z">
        <w:r w:rsidR="00B002DA">
          <w:t>são salvas</w:t>
        </w:r>
      </w:ins>
      <w:r w:rsidR="00B002DA">
        <w:t xml:space="preserve"> </w:t>
      </w:r>
      <w:r>
        <w:t>as informações</w:t>
      </w:r>
      <w:r w:rsidR="00483170">
        <w:t xml:space="preserve"> de sua relação</w:t>
      </w:r>
      <w:ins w:id="525" w:author="Erico de Souza Loewe" w:date="2020-11-08T21:40:00Z">
        <w:r w:rsidR="00483170">
          <w:t xml:space="preserve"> com o contexto vivido</w:t>
        </w:r>
      </w:ins>
      <w:r w:rsidR="00483170">
        <w:t>.</w:t>
      </w:r>
    </w:p>
    <w:p w14:paraId="69F03113" w14:textId="2F94BF61" w:rsidR="00D631AA" w:rsidRDefault="00D631AA" w:rsidP="00182F9A">
      <w:pPr>
        <w:pStyle w:val="Ttulo3"/>
      </w:pPr>
      <w:bookmarkStart w:id="526" w:name="_Toc55523377"/>
      <w:bookmarkStart w:id="527" w:name="_Toc55260960"/>
      <w:r>
        <w:t>Tecnologias utilizadas no desenvolvimento</w:t>
      </w:r>
      <w:bookmarkEnd w:id="526"/>
      <w:bookmarkEnd w:id="527"/>
    </w:p>
    <w:p w14:paraId="47EF48E6" w14:textId="0A49A387" w:rsidR="00393A4C" w:rsidRDefault="00393A4C" w:rsidP="00182F9A">
      <w:r>
        <w:tab/>
        <w:t xml:space="preserve">Para desenvolver a aplicação web, </w:t>
      </w:r>
      <w:del w:id="528" w:author="Erico de Souza Loewe" w:date="2020-11-08T21:40:00Z">
        <w:r>
          <w:delText>utiliz</w:delText>
        </w:r>
        <w:r w:rsidR="00072811">
          <w:delText>ou-se</w:delText>
        </w:r>
      </w:del>
      <w:ins w:id="529" w:author="Erico de Souza Loewe" w:date="2020-11-08T21:40:00Z">
        <w:r>
          <w:t>foi utilizad</w:t>
        </w:r>
        <w:r w:rsidR="00B002DA">
          <w:t>a</w:t>
        </w:r>
      </w:ins>
      <w:r>
        <w:t xml:space="preserve"> a </w:t>
      </w:r>
      <w:del w:id="530" w:author="Erico de Souza Loewe" w:date="2020-11-08T21:40:00Z">
        <w:r w:rsidR="008B293F">
          <w:delText>biblioteca</w:delText>
        </w:r>
      </w:del>
      <w:proofErr w:type="spellStart"/>
      <w:ins w:id="531" w:author="Erico de Souza Loewe" w:date="2020-11-08T21:40:00Z">
        <w:r w:rsidRPr="00393A4C">
          <w:rPr>
            <w:i/>
          </w:rPr>
          <w:t>library</w:t>
        </w:r>
      </w:ins>
      <w:proofErr w:type="spellEnd"/>
      <w:r w:rsidRPr="00393A4C">
        <w:rPr>
          <w:i/>
        </w:rPr>
        <w:t xml:space="preserve"> </w:t>
      </w:r>
      <w:proofErr w:type="spellStart"/>
      <w:r w:rsidRPr="00393A4C">
        <w:rPr>
          <w:i/>
          <w:rPrChange w:id="532" w:author="Erico de Souza Loewe" w:date="2020-11-08T21:40:00Z">
            <w:rPr/>
          </w:rPrChange>
        </w:rPr>
        <w:t>React</w:t>
      </w:r>
      <w:proofErr w:type="spellEnd"/>
      <w:r>
        <w:t xml:space="preserve"> </w:t>
      </w:r>
      <w:del w:id="533" w:author="Erico de Souza Loewe" w:date="2020-11-08T21:40:00Z">
        <w:r w:rsidR="00072811">
          <w:delText>como</w:delText>
        </w:r>
        <w:r>
          <w:delText xml:space="preserve"> aux</w:delText>
        </w:r>
        <w:r w:rsidR="00072811">
          <w:delText>í</w:delText>
        </w:r>
        <w:r>
          <w:delText>li</w:delText>
        </w:r>
        <w:r w:rsidR="00072811">
          <w:delText>o</w:delText>
        </w:r>
      </w:del>
      <w:ins w:id="534" w:author="Erico de Souza Loewe" w:date="2020-11-08T21:40:00Z">
        <w:r>
          <w:t>que auxilia</w:t>
        </w:r>
      </w:ins>
      <w:r>
        <w:t xml:space="preserve"> na construção de componentes e interfaces.</w:t>
      </w:r>
      <w:r w:rsidR="00666D5A">
        <w:t xml:space="preserve"> </w:t>
      </w:r>
      <w:del w:id="535" w:author="Erico de Souza Loewe" w:date="2020-11-08T21:40:00Z">
        <w:r w:rsidR="00013D43">
          <w:delText>Com o desígnio</w:delText>
        </w:r>
        <w:r w:rsidR="00BE3C56">
          <w:delText xml:space="preserve"> de</w:delText>
        </w:r>
      </w:del>
      <w:ins w:id="536" w:author="Erico de Souza Loewe" w:date="2020-11-08T21:40:00Z">
        <w:r w:rsidR="00666D5A">
          <w:t>Para</w:t>
        </w:r>
      </w:ins>
      <w:r w:rsidR="00666D5A">
        <w:t xml:space="preserve"> estilizar os componentes e </w:t>
      </w:r>
      <w:r w:rsidR="00E16D40">
        <w:t>páginas</w:t>
      </w:r>
      <w:r w:rsidR="00666D5A">
        <w:t xml:space="preserve"> do </w:t>
      </w:r>
      <w:proofErr w:type="spellStart"/>
      <w:r w:rsidR="00666D5A" w:rsidRPr="00390E18">
        <w:rPr>
          <w:i/>
          <w:rPrChange w:id="537" w:author="Erico de Souza Loewe" w:date="2020-11-08T21:40:00Z">
            <w:rPr/>
          </w:rPrChange>
        </w:rPr>
        <w:t>React</w:t>
      </w:r>
      <w:proofErr w:type="spellEnd"/>
      <w:r w:rsidR="00666D5A">
        <w:t xml:space="preserve">, </w:t>
      </w:r>
      <w:del w:id="538" w:author="Erico de Souza Loewe" w:date="2020-11-08T21:40:00Z">
        <w:r w:rsidR="00171D5F">
          <w:delText>houve a necessidade</w:delText>
        </w:r>
        <w:r w:rsidR="00666D5A">
          <w:delText xml:space="preserve"> </w:delText>
        </w:r>
        <w:r w:rsidR="00171D5F">
          <w:delText>d</w:delText>
        </w:r>
        <w:r w:rsidR="00666D5A">
          <w:delText xml:space="preserve">o </w:delText>
        </w:r>
      </w:del>
      <w:ins w:id="539" w:author="Erico de Souza Loewe" w:date="2020-11-08T21:40:00Z">
        <w:r w:rsidR="00666D5A">
          <w:t xml:space="preserve">foi utilizado o </w:t>
        </w:r>
      </w:ins>
      <w:r w:rsidR="00666D5A" w:rsidRPr="00390E18">
        <w:rPr>
          <w:i/>
        </w:rPr>
        <w:t>framework</w:t>
      </w:r>
      <w:r w:rsidR="00666D5A">
        <w:t xml:space="preserve"> Material ui, </w:t>
      </w:r>
      <w:del w:id="540" w:author="Erico de Souza Loewe" w:date="2020-11-08T21:40:00Z">
        <w:r w:rsidR="004A0CBC">
          <w:delText>por</w:delText>
        </w:r>
      </w:del>
      <w:ins w:id="541" w:author="Erico de Souza Loewe" w:date="2020-11-08T21:40:00Z">
        <w:r w:rsidR="00666D5A">
          <w:t>o qual possui</w:t>
        </w:r>
      </w:ins>
      <w:r w:rsidR="00666D5A">
        <w:t xml:space="preserve"> estilos prontos baseados no Material (interface do Android</w:t>
      </w:r>
      <w:del w:id="542" w:author="Erico de Souza Loewe" w:date="2020-11-08T21:40:00Z">
        <w:r w:rsidR="00666D5A">
          <w:delText>)</w:delText>
        </w:r>
        <w:r w:rsidR="004630C1">
          <w:delText xml:space="preserve"> que possuía</w:delText>
        </w:r>
        <w:r w:rsidR="00854E03">
          <w:delText>.</w:delText>
        </w:r>
      </w:del>
      <w:ins w:id="543" w:author="Erico de Souza Loewe" w:date="2020-11-08T21:40:00Z">
        <w:r w:rsidR="00666D5A">
          <w:t>)</w:t>
        </w:r>
        <w:r w:rsidR="00854E03">
          <w:t>.</w:t>
        </w:r>
      </w:ins>
    </w:p>
    <w:p w14:paraId="651F64C8" w14:textId="1D32F314" w:rsidR="00565DA2" w:rsidRDefault="00565DA2" w:rsidP="00182F9A">
      <w:del w:id="544" w:author="Erico de Souza Loewe" w:date="2020-11-08T21:40:00Z">
        <w:r>
          <w:tab/>
        </w:r>
        <w:r w:rsidR="002D4E52">
          <w:delText>O</w:delText>
        </w:r>
      </w:del>
      <w:ins w:id="545" w:author="Erico de Souza Loewe" w:date="2020-11-08T21:40:00Z">
        <w:r>
          <w:tab/>
          <w:t>Inicialmente, para persistir os eventos do usuário, foi utilizado o</w:t>
        </w:r>
      </w:ins>
      <w:r>
        <w:t xml:space="preserve"> </w:t>
      </w:r>
      <w:r w:rsidRPr="00565DA2">
        <w:rPr>
          <w:i/>
          <w:rPrChange w:id="546" w:author="Erico de Souza Loewe" w:date="2020-11-08T21:40:00Z">
            <w:rPr/>
          </w:rPrChange>
        </w:rPr>
        <w:t xml:space="preserve">Google </w:t>
      </w:r>
      <w:proofErr w:type="spellStart"/>
      <w:r w:rsidR="00163AF4" w:rsidRPr="00565DA2">
        <w:rPr>
          <w:i/>
          <w:rPrChange w:id="547" w:author="Erico de Souza Loewe" w:date="2020-11-08T21:40:00Z">
            <w:rPr/>
          </w:rPrChange>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del w:id="548" w:author="Erico de Souza Loewe" w:date="2020-11-08T21:40:00Z">
        <w:r w:rsidR="00ED2866" w:rsidRPr="006B1D33">
          <w:delText>)</w:delText>
        </w:r>
        <w:r w:rsidR="002D4E52">
          <w:delText xml:space="preserve"> servi</w:delText>
        </w:r>
        <w:r w:rsidR="003F42AB">
          <w:delText>ria</w:delText>
        </w:r>
        <w:r w:rsidR="002D4E52">
          <w:delText xml:space="preserve"> </w:delText>
        </w:r>
        <w:r w:rsidR="00453483">
          <w:delText>como mecanismo para persistir os eventos do usuário</w:delText>
        </w:r>
        <w:r w:rsidR="00163AF4">
          <w:delText>.</w:delText>
        </w:r>
        <w:r>
          <w:delText xml:space="preserve"> </w:delText>
        </w:r>
        <w:r w:rsidR="00D71E8A">
          <w:delText>D</w:delText>
        </w:r>
        <w:r>
          <w:delText>evido</w:delText>
        </w:r>
      </w:del>
      <w:ins w:id="549" w:author="Erico de Souza Loewe" w:date="2020-11-08T21:40:00Z">
        <w:r w:rsidR="00ED2866" w:rsidRPr="006B1D33">
          <w:t>)</w:t>
        </w:r>
        <w:r w:rsidR="00163AF4">
          <w:t xml:space="preserve">. </w:t>
        </w:r>
        <w:r w:rsidR="00ED2866">
          <w:t>Porém</w:t>
        </w:r>
        <w:r>
          <w:t>, devido</w:t>
        </w:r>
      </w:ins>
      <w:r>
        <w:t xml:space="preserve"> </w:t>
      </w:r>
      <w:r w:rsidR="00163AF4">
        <w:t>à</w:t>
      </w:r>
      <w:r>
        <w:t xml:space="preserve"> falta de customização </w:t>
      </w:r>
      <w:del w:id="550" w:author="Erico de Souza Loewe" w:date="2020-11-08T21:40:00Z">
        <w:r>
          <w:delText>d</w:delText>
        </w:r>
        <w:r w:rsidR="00A95A04">
          <w:delText>ele</w:delText>
        </w:r>
        <w:r>
          <w:delText xml:space="preserve">, </w:delText>
        </w:r>
        <w:r w:rsidR="001B0E50">
          <w:delText>achou-se plausível</w:delText>
        </w:r>
        <w:r>
          <w:delText xml:space="preserve"> </w:delText>
        </w:r>
        <w:r w:rsidR="00CF2BFE">
          <w:delText>o substituir</w:delText>
        </w:r>
        <w:r>
          <w:delText xml:space="preserve"> </w:delText>
        </w:r>
        <w:r w:rsidR="00CF2BFE">
          <w:delText>pelo</w:delText>
        </w:r>
      </w:del>
      <w:ins w:id="551" w:author="Erico de Souza Loewe" w:date="2020-11-08T21:40:00Z">
        <w:r>
          <w:t>da ferramenta, foi trocado para o</w:t>
        </w:r>
      </w:ins>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del w:id="552" w:author="Erico de Souza Loewe" w:date="2020-11-08T21:40:00Z">
        <w:r w:rsidR="00830B2F">
          <w:delText>tendo a vantagem de</w:delText>
        </w:r>
      </w:del>
      <w:ins w:id="553" w:author="Erico de Souza Loewe" w:date="2020-11-08T21:40:00Z">
        <w:r w:rsidR="00163AF4">
          <w:t>o qua</w:t>
        </w:r>
        <w:r w:rsidR="00BC58FE">
          <w:t>l possui</w:t>
        </w:r>
      </w:ins>
      <w:r w:rsidR="00BC58FE">
        <w:t xml:space="preserve"> uma vasta opção de customização</w:t>
      </w:r>
      <w:r w:rsidR="00B17CC3">
        <w:t xml:space="preserve">, </w:t>
      </w:r>
      <w:del w:id="554" w:author="Erico de Souza Loewe" w:date="2020-11-08T21:40:00Z">
        <w:r w:rsidR="005862A2">
          <w:delText>o que</w:delText>
        </w:r>
        <w:r w:rsidR="00B17CC3">
          <w:delText xml:space="preserve"> tornaria </w:delText>
        </w:r>
      </w:del>
      <w:ins w:id="555" w:author="Erico de Souza Loewe" w:date="2020-11-08T21:40:00Z">
        <w:r w:rsidR="00B17CC3">
          <w:t xml:space="preserve">e </w:t>
        </w:r>
        <w:r w:rsidR="00B002DA">
          <w:t xml:space="preserve">tornou </w:t>
        </w:r>
        <w:r w:rsidR="00B17CC3">
          <w:t xml:space="preserve">possível </w:t>
        </w:r>
      </w:ins>
      <w:r w:rsidR="00B17CC3">
        <w:t xml:space="preserve">a adição do </w:t>
      </w:r>
      <w:proofErr w:type="spellStart"/>
      <w:r w:rsidR="00B17CC3" w:rsidRPr="00AB5A4A">
        <w:rPr>
          <w:i/>
        </w:rPr>
        <w:t>timestamp</w:t>
      </w:r>
      <w:proofErr w:type="spellEnd"/>
      <w:r w:rsidR="00B17CC3">
        <w:t xml:space="preserve"> a cada evento</w:t>
      </w:r>
      <w:del w:id="556" w:author="Erico de Souza Loewe" w:date="2020-11-08T21:40:00Z">
        <w:r w:rsidR="00A37998">
          <w:delText xml:space="preserve"> </w:delText>
        </w:r>
        <w:r w:rsidR="002B61F6">
          <w:delText>uma opção</w:delText>
        </w:r>
      </w:del>
      <w:r w:rsidR="00BC58FE">
        <w:t>.</w:t>
      </w:r>
      <w:r w:rsidR="00AC62AB">
        <w:t xml:space="preserve"> </w:t>
      </w:r>
      <w:r w:rsidR="002B6519">
        <w:t>Com ela foi possível persistir os eventos em um formato NoSQL</w:t>
      </w:r>
      <w:del w:id="557" w:author="Erico de Souza Loewe" w:date="2020-11-08T21:40:00Z">
        <w:r w:rsidR="002B6519">
          <w:delText>.</w:delText>
        </w:r>
      </w:del>
      <w:ins w:id="558" w:author="Erico de Souza Loewe" w:date="2020-11-08T21:40:00Z">
        <w:r w:rsidR="00B002DA">
          <w:t xml:space="preserve"> (</w:t>
        </w:r>
        <w:proofErr w:type="spellStart"/>
        <w:r w:rsidR="00B002DA" w:rsidRPr="00390E18">
          <w:rPr>
            <w:i/>
          </w:rPr>
          <w:t>Not</w:t>
        </w:r>
        <w:proofErr w:type="spellEnd"/>
        <w:r w:rsidR="00B002DA" w:rsidRPr="00390E18">
          <w:rPr>
            <w:i/>
          </w:rPr>
          <w:t xml:space="preserve"> </w:t>
        </w:r>
        <w:proofErr w:type="spellStart"/>
        <w:r w:rsidR="00B002DA" w:rsidRPr="00390E18">
          <w:rPr>
            <w:i/>
          </w:rPr>
          <w:t>Only</w:t>
        </w:r>
        <w:proofErr w:type="spellEnd"/>
        <w:r w:rsidR="00B002DA" w:rsidRPr="00390E18">
          <w:rPr>
            <w:i/>
          </w:rPr>
          <w:t xml:space="preserve"> SQL</w:t>
        </w:r>
        <w:r w:rsidR="00B002DA">
          <w:t>)</w:t>
        </w:r>
        <w:r w:rsidR="002B6519">
          <w:t>.</w:t>
        </w:r>
      </w:ins>
    </w:p>
    <w:p w14:paraId="1A822A87" w14:textId="100CB486" w:rsidR="00A619F7" w:rsidRPr="00393A4C" w:rsidRDefault="006B1D33" w:rsidP="00182F9A">
      <w:r>
        <w:tab/>
      </w:r>
      <w:r w:rsidR="00DA5C86">
        <w:t>No início</w:t>
      </w:r>
      <w:r>
        <w:t xml:space="preserve">, </w:t>
      </w:r>
      <w:del w:id="559" w:author="Erico de Souza Loewe" w:date="2020-11-08T21:40:00Z">
        <w:r w:rsidR="00411DE2">
          <w:delText>a fim de</w:delText>
        </w:r>
      </w:del>
      <w:ins w:id="560" w:author="Erico de Souza Loewe" w:date="2020-11-08T21:40:00Z">
        <w:r w:rsidR="00DA5C86">
          <w:t>p</w:t>
        </w:r>
        <w:r>
          <w:t>ara</w:t>
        </w:r>
      </w:ins>
      <w:r>
        <w:t xml:space="preserve"> enviar o evento </w:t>
      </w:r>
      <w:r w:rsidR="00B002DA">
        <w:t>à</w:t>
      </w:r>
      <w:r>
        <w:t xml:space="preserve"> plataforma, </w:t>
      </w:r>
      <w:del w:id="561" w:author="Erico de Souza Loewe" w:date="2020-11-08T21:40:00Z">
        <w:r w:rsidR="0093428A">
          <w:delText>o programa contou com</w:delText>
        </w:r>
      </w:del>
      <w:ins w:id="562" w:author="Erico de Souza Loewe" w:date="2020-11-08T21:40:00Z">
        <w:r>
          <w:t xml:space="preserve">foi </w:t>
        </w:r>
        <w:r w:rsidR="00DA5C86">
          <w:t>utilizado</w:t>
        </w:r>
      </w:ins>
      <w:r w:rsidR="00DA5C86">
        <w:t xml:space="preserve"> o </w:t>
      </w:r>
      <w:r w:rsidR="004B4B18">
        <w:t>GTM (</w:t>
      </w:r>
      <w:r w:rsidR="00DA5C86" w:rsidRPr="00390E18">
        <w:rPr>
          <w:i/>
          <w:rPrChange w:id="563" w:author="Erico de Souza Loewe" w:date="2020-11-08T21:40:00Z">
            <w:rPr/>
          </w:rPrChange>
        </w:rPr>
        <w:t xml:space="preserve">Google </w:t>
      </w:r>
      <w:proofErr w:type="spellStart"/>
      <w:r w:rsidR="00DA5C86" w:rsidRPr="00390E18">
        <w:rPr>
          <w:i/>
          <w:rPrChange w:id="564" w:author="Erico de Souza Loewe" w:date="2020-11-08T21:40:00Z">
            <w:rPr/>
          </w:rPrChange>
        </w:rPr>
        <w:t>Tag</w:t>
      </w:r>
      <w:proofErr w:type="spellEnd"/>
      <w:r w:rsidR="00DA5C86" w:rsidRPr="00390E18">
        <w:rPr>
          <w:i/>
          <w:rPrChange w:id="565" w:author="Erico de Souza Loewe" w:date="2020-11-08T21:40:00Z">
            <w:rPr/>
          </w:rPrChange>
        </w:rPr>
        <w:t xml:space="preserve"> Manager</w:t>
      </w:r>
      <w:del w:id="566" w:author="Erico de Souza Loewe" w:date="2020-11-08T21:40:00Z">
        <w:r w:rsidR="004B4B18">
          <w:delText>)</w:delText>
        </w:r>
        <w:r w:rsidR="00DA5C86">
          <w:delText xml:space="preserve"> para fazer esse intermédio</w:delText>
        </w:r>
        <w:r w:rsidR="00EC3CA8">
          <w:delText>.</w:delText>
        </w:r>
      </w:del>
      <w:ins w:id="567" w:author="Erico de Souza Loewe" w:date="2020-11-08T21:40:00Z">
        <w:r w:rsidR="004B4B18">
          <w:t>)</w:t>
        </w:r>
        <w:r w:rsidR="00B002DA">
          <w:t>.</w:t>
        </w:r>
      </w:ins>
      <w:r w:rsidR="00DA5C86">
        <w:t xml:space="preserve"> </w:t>
      </w:r>
      <w:r w:rsidR="00140BA4">
        <w:t>P</w:t>
      </w:r>
      <w:r w:rsidR="00DA5C86">
        <w:t xml:space="preserve">orém, </w:t>
      </w:r>
      <w:del w:id="568" w:author="Erico de Souza Loewe" w:date="2020-11-08T21:40:00Z">
        <w:r w:rsidR="00263138">
          <w:delText>por causa</w:delText>
        </w:r>
        <w:r w:rsidR="00DA5C86">
          <w:delText xml:space="preserve"> </w:delText>
        </w:r>
        <w:r w:rsidR="00263138">
          <w:delText>de</w:delText>
        </w:r>
      </w:del>
      <w:ins w:id="569" w:author="Erico de Souza Loewe" w:date="2020-11-08T21:40:00Z">
        <w:r w:rsidR="00DA5C86">
          <w:t>devido a</w:t>
        </w:r>
      </w:ins>
      <w:r w:rsidR="00DA5C86">
        <w:t xml:space="preserve"> algumas limitações da ferramenta</w:t>
      </w:r>
      <w:del w:id="570" w:author="Erico de Souza Loewe" w:date="2020-11-08T21:40:00Z">
        <w:r w:rsidR="00DA5C86">
          <w:delText xml:space="preserve">, </w:delText>
        </w:r>
        <w:r w:rsidR="001152DA">
          <w:delText>deixou-se de ter</w:delText>
        </w:r>
        <w:r w:rsidR="00DA5C86">
          <w:delText xml:space="preserve"> </w:delText>
        </w:r>
        <w:r w:rsidR="001152DA">
          <w:delText>tal</w:delText>
        </w:r>
      </w:del>
      <w:ins w:id="571" w:author="Erico de Souza Loewe" w:date="2020-11-08T21:40:00Z">
        <w:r w:rsidR="00140BA4">
          <w:t xml:space="preserve"> GTM</w:t>
        </w:r>
        <w:r w:rsidR="00DA5C86">
          <w:t>, foi removid</w:t>
        </w:r>
        <w:r w:rsidR="00140BA4">
          <w:t>a</w:t>
        </w:r>
        <w:r w:rsidR="00DA5C86">
          <w:t xml:space="preserve"> essa</w:t>
        </w:r>
      </w:ins>
      <w:r w:rsidR="00DA5C86">
        <w:t xml:space="preserve"> dependência</w:t>
      </w:r>
      <w:del w:id="572" w:author="Erico de Souza Loewe" w:date="2020-11-08T21:40:00Z">
        <w:r w:rsidR="005E0EA3">
          <w:delText>.</w:delText>
        </w:r>
        <w:r w:rsidR="00DA5C86">
          <w:delText xml:space="preserve"> </w:delText>
        </w:r>
        <w:r w:rsidR="005E0EA3">
          <w:delText>Foram enviados</w:delText>
        </w:r>
        <w:r w:rsidR="00DA5C86">
          <w:delText xml:space="preserve"> </w:delText>
        </w:r>
      </w:del>
      <w:ins w:id="573" w:author="Erico de Souza Loewe" w:date="2020-11-08T21:40:00Z">
        <w:r w:rsidR="00DA5C86">
          <w:t xml:space="preserve"> e </w:t>
        </w:r>
      </w:ins>
      <w:r w:rsidR="00DA5C86">
        <w:t xml:space="preserve">os eventos </w:t>
      </w:r>
      <w:ins w:id="574" w:author="Erico de Souza Loewe" w:date="2020-11-08T21:40:00Z">
        <w:r w:rsidR="00140BA4">
          <w:t xml:space="preserve">foram enviados </w:t>
        </w:r>
      </w:ins>
      <w:r w:rsidR="00DA5C86">
        <w:t>diretamente</w:t>
      </w:r>
      <w:r w:rsidR="00140BA4">
        <w:t xml:space="preserve"> </w:t>
      </w:r>
      <w:ins w:id="575" w:author="Erico de Souza Loewe" w:date="2020-11-08T21:40:00Z">
        <w:r w:rsidR="00140BA4">
          <w:t>a partir</w:t>
        </w:r>
        <w:r w:rsidR="00DA5C86">
          <w:t xml:space="preserve"> </w:t>
        </w:r>
      </w:ins>
      <w:r w:rsidR="00DA5C86">
        <w:t xml:space="preserve">do </w:t>
      </w:r>
      <w:proofErr w:type="spellStart"/>
      <w:r w:rsidR="00DA5C86" w:rsidRPr="00DA5C86">
        <w:rPr>
          <w:i/>
          <w:rPrChange w:id="576" w:author="Erico de Souza Loewe" w:date="2020-11-08T21:40:00Z">
            <w:rPr/>
          </w:rPrChange>
        </w:rPr>
        <w:t>Javascript</w:t>
      </w:r>
      <w:proofErr w:type="spellEnd"/>
      <w:r w:rsidR="00DA5C86" w:rsidRPr="00AD472A">
        <w:t>.</w:t>
      </w:r>
    </w:p>
    <w:p w14:paraId="5BB408CD" w14:textId="720C02F3" w:rsidR="00A75870" w:rsidRDefault="00A75870" w:rsidP="00182F9A">
      <w:pPr>
        <w:pStyle w:val="Ttulo2"/>
      </w:pPr>
      <w:bookmarkStart w:id="577" w:name="_Toc55523378"/>
      <w:bookmarkStart w:id="578" w:name="_Toc55260961"/>
      <w:r>
        <w:t>Distribuição d</w:t>
      </w:r>
      <w:r w:rsidR="00A94338">
        <w:t>a aplicação</w:t>
      </w:r>
      <w:r w:rsidR="00251F73">
        <w:t xml:space="preserve"> e coleta de dados</w:t>
      </w:r>
      <w:bookmarkEnd w:id="577"/>
      <w:bookmarkEnd w:id="578"/>
    </w:p>
    <w:p w14:paraId="7E073C0F" w14:textId="471B6C74" w:rsidR="00A75870" w:rsidRDefault="00A94338" w:rsidP="00182F9A">
      <w:r>
        <w:tab/>
      </w:r>
      <w:r w:rsidR="00A75870">
        <w:t xml:space="preserve">A aplicação </w:t>
      </w:r>
      <w:del w:id="579" w:author="Erico de Souza Loewe" w:date="2020-11-08T21:40:00Z">
        <w:r w:rsidR="002A6DB1">
          <w:delText>esteve</w:delText>
        </w:r>
      </w:del>
      <w:ins w:id="580" w:author="Erico de Souza Loewe" w:date="2020-11-08T21:40:00Z">
        <w:r w:rsidR="00A75870">
          <w:t>foi</w:t>
        </w:r>
      </w:ins>
      <w:r w:rsidR="00A75870">
        <w:t xml:space="preserve"> disponibilizada</w:t>
      </w:r>
      <w:del w:id="581" w:author="Erico de Souza Loewe" w:date="2020-11-08T21:40:00Z">
        <w:r w:rsidR="00EC4C81">
          <w:delText>,</w:delText>
        </w:r>
      </w:del>
      <w:ins w:id="582" w:author="Erico de Souza Loewe" w:date="2020-11-08T21:40:00Z">
        <w:r w:rsidR="00A75870">
          <w:t xml:space="preserve"> no período</w:t>
        </w:r>
      </w:ins>
      <w:r w:rsidR="00A75870">
        <w:t xml:space="preserve"> do dia 28/09 até </w:t>
      </w:r>
      <w:ins w:id="583" w:author="Erico de Souza Loewe" w:date="2020-11-08T21:40:00Z">
        <w:r w:rsidR="00A75870">
          <w:t xml:space="preserve">o dia </w:t>
        </w:r>
      </w:ins>
      <w:r w:rsidR="00A75870">
        <w:t>02/10</w:t>
      </w:r>
      <w:del w:id="584" w:author="Erico de Souza Loewe" w:date="2020-11-08T21:40:00Z">
        <w:r w:rsidR="00EC4C81">
          <w:delText>,</w:delText>
        </w:r>
      </w:del>
      <w:r w:rsidR="00A75870">
        <w:t xml:space="preserve"> através de um e-mail</w:t>
      </w:r>
      <w:r w:rsidR="00F544DF">
        <w:t xml:space="preserve"> com instruções de como </w:t>
      </w:r>
      <w:del w:id="585" w:author="Erico de Souza Loewe" w:date="2020-11-08T21:40:00Z">
        <w:r w:rsidR="00F544DF">
          <w:delText xml:space="preserve">utilizar a aplicação, </w:delText>
        </w:r>
        <w:r w:rsidR="00A75870">
          <w:delText>enviado</w:delText>
        </w:r>
      </w:del>
      <w:ins w:id="586" w:author="Erico de Souza Loewe" w:date="2020-11-08T21:40:00Z">
        <w:r w:rsidR="008F7BE4">
          <w:t xml:space="preserve">utilizá-la. Ela </w:t>
        </w:r>
        <w:r w:rsidR="00F544DF">
          <w:t>foi</w:t>
        </w:r>
        <w:r w:rsidR="00A75870">
          <w:t xml:space="preserve"> enviad</w:t>
        </w:r>
        <w:r w:rsidR="008F7BE4">
          <w:t>a</w:t>
        </w:r>
      </w:ins>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del w:id="587" w:author="Erico de Souza Loewe" w:date="2020-11-08T21:40:00Z">
        <w:r w:rsidR="00A75870">
          <w:delText xml:space="preserve"> </w:delText>
        </w:r>
        <w:r w:rsidR="00481C56">
          <w:delText xml:space="preserve">Assim, </w:delText>
        </w:r>
        <w:r w:rsidR="00A75870">
          <w:delText xml:space="preserve">ela </w:delText>
        </w:r>
        <w:r w:rsidR="00481C56">
          <w:delText xml:space="preserve">irá </w:delText>
        </w:r>
        <w:r w:rsidR="00A75870">
          <w:delText>salvar os dados que serão utilizados como teste no modelo de classificação desenvolvido nesse trabalho.</w:delText>
        </w:r>
      </w:del>
    </w:p>
    <w:p w14:paraId="1B1A8FF3" w14:textId="0D1CE097" w:rsidR="00ED623E" w:rsidRDefault="00ED623E" w:rsidP="00182F9A">
      <w:pPr>
        <w:pStyle w:val="Ttulo3"/>
      </w:pPr>
      <w:bookmarkStart w:id="588" w:name="_Toc55523379"/>
      <w:bookmarkStart w:id="589" w:name="_Toc55260962"/>
      <w:r>
        <w:t>Pré-teste</w:t>
      </w:r>
      <w:bookmarkEnd w:id="588"/>
      <w:bookmarkEnd w:id="589"/>
    </w:p>
    <w:p w14:paraId="189A78AB" w14:textId="697E6448" w:rsidR="00ED623E" w:rsidRPr="00ED623E" w:rsidRDefault="00844E77" w:rsidP="00182F9A">
      <w:r>
        <w:tab/>
        <w:t xml:space="preserve">Com a aplicação finalizada e hospedada, </w:t>
      </w:r>
      <w:del w:id="590" w:author="Erico de Souza Loewe" w:date="2020-11-08T21:40:00Z">
        <w:r w:rsidR="00DA5F52">
          <w:delText>o pr</w:delText>
        </w:r>
        <w:r w:rsidR="00295534">
          <w:delText xml:space="preserve">otótipo chegou </w:delText>
        </w:r>
        <w:r w:rsidR="00454839">
          <w:delText>às</w:delText>
        </w:r>
        <w:r w:rsidR="00295534">
          <w:delText xml:space="preserve"> mão</w:delText>
        </w:r>
        <w:r w:rsidR="005A147E">
          <w:delText>s</w:delText>
        </w:r>
        <w:r>
          <w:delText xml:space="preserve"> </w:delText>
        </w:r>
        <w:r w:rsidR="00295534">
          <w:delText>d</w:delText>
        </w:r>
        <w:r>
          <w:delText>o</w:delText>
        </w:r>
      </w:del>
      <w:ins w:id="591" w:author="Erico de Souza Loewe" w:date="2020-11-08T21:40:00Z">
        <w:r w:rsidR="008F7BE4">
          <w:t xml:space="preserve">ela </w:t>
        </w:r>
        <w:r>
          <w:t xml:space="preserve">foi </w:t>
        </w:r>
        <w:r w:rsidR="008F7BE4">
          <w:t xml:space="preserve">enviada </w:t>
        </w:r>
        <w:r>
          <w:t>inicialmente para o</w:t>
        </w:r>
      </w:ins>
      <w:r>
        <w:t xml:space="preserve"> professor orientador para validar o desenvolvimento feito.</w:t>
      </w:r>
      <w:r w:rsidR="004D3E38">
        <w:t xml:space="preserve"> </w:t>
      </w:r>
      <w:del w:id="592" w:author="Erico de Souza Loewe" w:date="2020-11-08T21:40:00Z">
        <w:r w:rsidR="00FA51A4">
          <w:delText>Nos teste</w:delText>
        </w:r>
        <w:r w:rsidR="00181CBF">
          <w:delText>s</w:delText>
        </w:r>
        <w:r w:rsidR="00FA51A4">
          <w:delText xml:space="preserve"> </w:delText>
        </w:r>
        <w:r w:rsidR="007F2F34">
          <w:delText>produzidos,</w:delText>
        </w:r>
      </w:del>
      <w:ins w:id="593" w:author="Erico de Souza Loewe" w:date="2020-11-08T21:40:00Z">
        <w:r w:rsidR="004D3E38">
          <w:t>Com isso, foi encontrado</w:t>
        </w:r>
      </w:ins>
      <w:r w:rsidR="004D3E38">
        <w:t xml:space="preserve"> certos ajustes </w:t>
      </w:r>
      <w:del w:id="594" w:author="Erico de Souza Loewe" w:date="2020-11-08T21:40:00Z">
        <w:r w:rsidR="00127D14">
          <w:delText>precisaram</w:delText>
        </w:r>
        <w:r w:rsidR="004D3E38">
          <w:delText xml:space="preserve"> ser feitos</w:delText>
        </w:r>
      </w:del>
      <w:ins w:id="595" w:author="Erico de Souza Loewe" w:date="2020-11-08T21:40:00Z">
        <w:r w:rsidR="004D3E38">
          <w:t xml:space="preserve">a serem </w:t>
        </w:r>
        <w:r w:rsidR="008F7BE4">
          <w:t>realizados</w:t>
        </w:r>
      </w:ins>
      <w:r w:rsidR="008F7BE4">
        <w:t xml:space="preserve"> </w:t>
      </w:r>
      <w:r w:rsidR="004D3E38">
        <w:lastRenderedPageBreak/>
        <w:t xml:space="preserve">antes de </w:t>
      </w:r>
      <w:del w:id="596" w:author="Erico de Souza Loewe" w:date="2020-11-08T21:40:00Z">
        <w:r w:rsidR="004D3E38">
          <w:delText>divulga</w:delText>
        </w:r>
        <w:r w:rsidR="00186FE2">
          <w:delText>r</w:delText>
        </w:r>
      </w:del>
      <w:ins w:id="597" w:author="Erico de Souza Loewe" w:date="2020-11-08T21:40:00Z">
        <w:r w:rsidR="004D3E38">
          <w:t>ser divulgad</w:t>
        </w:r>
        <w:r w:rsidR="008F7BE4">
          <w:t>a</w:t>
        </w:r>
      </w:ins>
      <w:r w:rsidR="004D3E38">
        <w:t xml:space="preserve"> a aplicação</w:t>
      </w:r>
      <w:r w:rsidR="00212413">
        <w:t xml:space="preserve">. </w:t>
      </w:r>
      <w:del w:id="598" w:author="Erico de Souza Loewe" w:date="2020-11-08T21:40:00Z">
        <w:r w:rsidR="00186FE2">
          <w:delText>C</w:delText>
        </w:r>
        <w:r w:rsidR="00212413">
          <w:delText>orrigido a aplicação</w:delText>
        </w:r>
        <w:r w:rsidR="00A64E1B">
          <w:delText>,</w:delText>
        </w:r>
        <w:r w:rsidR="00212413">
          <w:delText xml:space="preserve"> </w:delText>
        </w:r>
        <w:r w:rsidR="00BB0CCC">
          <w:delText>cinco</w:delText>
        </w:r>
      </w:del>
      <w:ins w:id="599" w:author="Erico de Souza Loewe" w:date="2020-11-08T21:40:00Z">
        <w:r w:rsidR="008F7BE4">
          <w:t>Depois de corrigida</w:t>
        </w:r>
        <w:r w:rsidR="00A64E1B">
          <w:t>,</w:t>
        </w:r>
        <w:r w:rsidR="00212413">
          <w:t xml:space="preserve"> </w:t>
        </w:r>
        <w:r w:rsidR="008F7BE4">
          <w:t xml:space="preserve">ela foi enviada </w:t>
        </w:r>
        <w:r w:rsidR="00212413">
          <w:t>para mais 5</w:t>
        </w:r>
      </w:ins>
      <w:r w:rsidR="00212413">
        <w:t xml:space="preserve"> pessoas </w:t>
      </w:r>
      <w:del w:id="600" w:author="Erico de Souza Loewe" w:date="2020-11-08T21:40:00Z">
        <w:r w:rsidR="00212413">
          <w:delText>testar</w:delText>
        </w:r>
        <w:r w:rsidR="00BB0CCC">
          <w:delText>a</w:delText>
        </w:r>
        <w:r w:rsidR="00212413">
          <w:delText>m</w:delText>
        </w:r>
      </w:del>
      <w:ins w:id="601" w:author="Erico de Souza Loewe" w:date="2020-11-08T21:40:00Z">
        <w:r w:rsidR="00212413">
          <w:t>testarem e</w:t>
        </w:r>
      </w:ins>
      <w:r w:rsidR="00212413">
        <w:t xml:space="preserve"> novamente</w:t>
      </w:r>
      <w:del w:id="602" w:author="Erico de Souza Loewe" w:date="2020-11-08T21:40:00Z">
        <w:r w:rsidR="00DB2407">
          <w:delText>,</w:delText>
        </w:r>
        <w:r w:rsidR="00212413">
          <w:delText xml:space="preserve"> encontra</w:delText>
        </w:r>
        <w:r w:rsidR="00DB2407">
          <w:delText>n</w:delText>
        </w:r>
        <w:r w:rsidR="00212413">
          <w:delText>do</w:delText>
        </w:r>
        <w:r w:rsidR="00DB2407">
          <w:delText xml:space="preserve"> mais</w:delText>
        </w:r>
        <w:r w:rsidR="00212413">
          <w:delText xml:space="preserve"> </w:delText>
        </w:r>
      </w:del>
      <w:ins w:id="603" w:author="Erico de Souza Loewe" w:date="2020-11-08T21:40:00Z">
        <w:r w:rsidR="00212413">
          <w:t xml:space="preserve"> </w:t>
        </w:r>
        <w:r w:rsidR="008F7BE4">
          <w:t xml:space="preserve">foram </w:t>
        </w:r>
        <w:r w:rsidR="00212413">
          <w:t>encontrado</w:t>
        </w:r>
        <w:r w:rsidR="008F7BE4">
          <w:t>s</w:t>
        </w:r>
        <w:r w:rsidR="00212413">
          <w:t xml:space="preserve"> alguns </w:t>
        </w:r>
      </w:ins>
      <w:r w:rsidR="00212413">
        <w:t xml:space="preserve">pontos a </w:t>
      </w:r>
      <w:del w:id="604" w:author="Erico de Souza Loewe" w:date="2020-11-08T21:40:00Z">
        <w:r w:rsidR="00212413">
          <w:delText>corrigi</w:delText>
        </w:r>
        <w:r w:rsidR="00AD07D5">
          <w:delText>r</w:delText>
        </w:r>
        <w:r w:rsidR="00212413">
          <w:delText>.</w:delText>
        </w:r>
        <w:r w:rsidR="00240FAE">
          <w:delText xml:space="preserve"> </w:delText>
        </w:r>
        <w:r w:rsidR="005354AC">
          <w:delText>E</w:delText>
        </w:r>
        <w:r w:rsidR="00240FAE">
          <w:delText>nviado</w:delText>
        </w:r>
      </w:del>
      <w:ins w:id="605" w:author="Erico de Souza Loewe" w:date="2020-11-08T21:40:00Z">
        <w:r w:rsidR="00212413">
          <w:t>serem corrigidos.</w:t>
        </w:r>
        <w:r w:rsidR="00240FAE">
          <w:t xml:space="preserve"> </w:t>
        </w:r>
        <w:r w:rsidR="00693198">
          <w:t>Após, f</w:t>
        </w:r>
        <w:r w:rsidR="00240FAE">
          <w:t>oi enviado</w:t>
        </w:r>
      </w:ins>
      <w:r w:rsidR="00240FAE">
        <w:t xml:space="preserve"> o e-mail </w:t>
      </w:r>
      <w:del w:id="606" w:author="Erico de Souza Loewe" w:date="2020-11-08T21:40:00Z">
        <w:r w:rsidR="00523D6F">
          <w:delText>a</w:delText>
        </w:r>
      </w:del>
      <w:ins w:id="607" w:author="Erico de Souza Loewe" w:date="2020-11-08T21:40:00Z">
        <w:r w:rsidR="00240FAE">
          <w:t>para</w:t>
        </w:r>
      </w:ins>
      <w:r w:rsidR="00240FAE">
        <w:t xml:space="preserve"> um </w:t>
      </w:r>
      <w:commentRangeStart w:id="608"/>
      <w:r w:rsidR="00240FAE">
        <w:t xml:space="preserve">grupo </w:t>
      </w:r>
      <w:r w:rsidR="00D6512A">
        <w:t xml:space="preserve">supervisionado </w:t>
      </w:r>
      <w:r w:rsidR="00240FAE">
        <w:t>de 8 pessoas</w:t>
      </w:r>
      <w:commentRangeEnd w:id="608"/>
      <w:r w:rsidR="008F7BE4">
        <w:rPr>
          <w:rStyle w:val="Refdecomentrio"/>
        </w:rPr>
        <w:commentReference w:id="608"/>
      </w:r>
      <w:r w:rsidR="00AB7DD7">
        <w:t>,</w:t>
      </w:r>
      <w:r w:rsidR="00240FAE">
        <w:t xml:space="preserve"> para validar</w:t>
      </w:r>
      <w:r w:rsidR="00463F8D">
        <w:t xml:space="preserve"> sua aceitação e entendimento do </w:t>
      </w:r>
      <w:r w:rsidR="00D6512A">
        <w:t>funcionamento da aplicação</w:t>
      </w:r>
      <w:del w:id="609" w:author="Erico de Souza Loewe" w:date="2020-11-08T21:40:00Z">
        <w:r w:rsidR="002C4137">
          <w:delText>, pôde-se ter uma</w:delText>
        </w:r>
      </w:del>
      <w:ins w:id="610" w:author="Erico de Souza Loewe" w:date="2020-11-08T21:40:00Z">
        <w:r w:rsidR="00463F8D">
          <w:t>.</w:t>
        </w:r>
        <w:r w:rsidR="00E713B0">
          <w:t xml:space="preserve"> Por fim, o </w:t>
        </w:r>
        <w:r w:rsidR="009C15ED">
          <w:t>e-mail</w:t>
        </w:r>
        <w:r w:rsidR="00E713B0">
          <w:t xml:space="preserve"> foi enviado para a base</w:t>
        </w:r>
      </w:ins>
      <w:r w:rsidR="00E713B0">
        <w:t xml:space="preserve"> completa </w:t>
      </w:r>
      <w:del w:id="611" w:author="Erico de Souza Loewe" w:date="2020-11-08T21:40:00Z">
        <w:r w:rsidR="001D5E63">
          <w:delText xml:space="preserve">verificação </w:delText>
        </w:r>
        <w:r w:rsidR="00FF3A77">
          <w:delText xml:space="preserve">do que era </w:delText>
        </w:r>
        <w:r w:rsidR="00376619">
          <w:delText xml:space="preserve">e do que poderia ser o </w:delText>
        </w:r>
        <w:r w:rsidR="000F593A" w:rsidRPr="000F593A">
          <w:rPr>
            <w:i/>
          </w:rPr>
          <w:delText>plugin</w:delText>
        </w:r>
      </w:del>
      <w:ins w:id="612" w:author="Erico de Souza Loewe" w:date="2020-11-08T21:40:00Z">
        <w:r w:rsidR="00E713B0">
          <w:t>de usuários optantes por participar do teste</w:t>
        </w:r>
      </w:ins>
      <w:r w:rsidR="00E713B0">
        <w:t>.</w:t>
      </w:r>
    </w:p>
    <w:p w14:paraId="2E8CA26A" w14:textId="6CD434A6" w:rsidR="00AD7C18" w:rsidRDefault="00AD7C18" w:rsidP="00182F9A">
      <w:pPr>
        <w:pStyle w:val="Ttulo3"/>
      </w:pPr>
      <w:bookmarkStart w:id="613" w:name="_Toc55523380"/>
      <w:bookmarkStart w:id="614" w:name="_Toc55260963"/>
      <w:r>
        <w:t>Hospedagem</w:t>
      </w:r>
      <w:bookmarkEnd w:id="613"/>
      <w:bookmarkEnd w:id="614"/>
    </w:p>
    <w:p w14:paraId="37DE1F44" w14:textId="54A258A2" w:rsidR="000E20F6" w:rsidRDefault="000E20F6" w:rsidP="00182F9A">
      <w:r>
        <w:tab/>
        <w:t xml:space="preserve">A aplicação </w:t>
      </w:r>
      <w:del w:id="615" w:author="Erico de Souza Loewe" w:date="2020-11-08T21:40:00Z">
        <w:r w:rsidR="00DC047C">
          <w:delText>-</w:delText>
        </w:r>
      </w:del>
      <w:ins w:id="616" w:author="Erico de Souza Loewe" w:date="2020-11-08T21:40:00Z">
        <w:r>
          <w:t>foi</w:t>
        </w:r>
      </w:ins>
      <w:r>
        <w:t xml:space="preserve"> publicada na ferramenta</w:t>
      </w:r>
      <w:ins w:id="617" w:author="Erico de Souza Loewe" w:date="2020-11-08T21:40:00Z">
        <w:r w:rsidR="008F7BE4">
          <w:t>,</w:t>
        </w:r>
      </w:ins>
      <w:r>
        <w:t xml:space="preserve"> disponível no </w:t>
      </w:r>
      <w:proofErr w:type="spellStart"/>
      <w:r>
        <w:t>Github</w:t>
      </w:r>
      <w:proofErr w:type="spellEnd"/>
      <w:ins w:id="618" w:author="Erico de Souza Loewe" w:date="2020-11-08T21:40:00Z">
        <w:r w:rsidR="008F7BE4">
          <w:t>,</w:t>
        </w:r>
      </w:ins>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del w:id="619" w:author="Erico de Souza Loewe" w:date="2020-11-08T21:40:00Z">
        <w:r w:rsidR="00872CF4">
          <w:delText xml:space="preserve"> -</w:delText>
        </w:r>
      </w:del>
      <w:ins w:id="620" w:author="Erico de Souza Loewe" w:date="2020-11-08T21:40:00Z">
        <w:r>
          <w:t>. Essa</w:t>
        </w:r>
      </w:ins>
      <w:r>
        <w:t xml:space="preserve"> é </w:t>
      </w:r>
      <w:ins w:id="621" w:author="Erico de Souza Loewe" w:date="2020-11-08T21:40:00Z">
        <w:r>
          <w:t xml:space="preserve">uma ferramenta </w:t>
        </w:r>
      </w:ins>
      <w:r>
        <w:t xml:space="preserve">gratuita, </w:t>
      </w:r>
      <w:del w:id="622" w:author="Erico de Souza Loewe" w:date="2020-11-08T21:40:00Z">
        <w:r w:rsidR="008272ED">
          <w:delText>e</w:delText>
        </w:r>
      </w:del>
      <w:ins w:id="623" w:author="Erico de Souza Loewe" w:date="2020-11-08T21:40:00Z">
        <w:r>
          <w:t>que</w:t>
        </w:r>
      </w:ins>
      <w:r>
        <w:t xml:space="preserve"> possibilita a </w:t>
      </w:r>
      <w:del w:id="624" w:author="Erico de Souza Loewe" w:date="2020-11-08T21:40:00Z">
        <w:r w:rsidR="006F3284">
          <w:delText>divulgação</w:delText>
        </w:r>
      </w:del>
      <w:ins w:id="625" w:author="Erico de Souza Loewe" w:date="2020-11-08T21:40:00Z">
        <w:r>
          <w:t>publicação</w:t>
        </w:r>
      </w:ins>
      <w:r>
        <w:t xml:space="preserve"> de </w:t>
      </w:r>
      <w:r w:rsidR="00503984">
        <w:t>páginas</w:t>
      </w:r>
      <w:r>
        <w:t xml:space="preserve"> estáticas.</w:t>
      </w:r>
      <w:r w:rsidR="00503984">
        <w:t xml:space="preserve"> O link final de acesso</w:t>
      </w:r>
      <w:ins w:id="626" w:author="Erico de Souza Loewe" w:date="2020-11-08T21:40:00Z">
        <w:r w:rsidR="00503984">
          <w:t xml:space="preserve"> </w:t>
        </w:r>
        <w:r w:rsidR="008F7BE4">
          <w:t>para</w:t>
        </w:r>
      </w:ins>
      <w:r w:rsidR="008F7BE4">
        <w:t xml:space="preserve"> </w:t>
      </w:r>
      <w:r w:rsidR="00503984">
        <w:t xml:space="preserve">a aplicação ficou: </w:t>
      </w:r>
      <w:hyperlink r:id="rId57" w:history="1">
        <w:r w:rsidR="00503984" w:rsidRPr="005568B5">
          <w:rPr>
            <w:rStyle w:val="Hyperlink"/>
          </w:rPr>
          <w:t>https://ericoloewe.github.io/computer-science-tcc/</w:t>
        </w:r>
      </w:hyperlink>
      <w:r w:rsidR="00503984">
        <w:t xml:space="preserve"> </w:t>
      </w:r>
    </w:p>
    <w:p w14:paraId="4F44E766" w14:textId="6123A4EB" w:rsidR="009D5C44" w:rsidRPr="000E20F6" w:rsidRDefault="00503984" w:rsidP="00182F9A">
      <w:r>
        <w:tab/>
        <w:t>Os eventos</w:t>
      </w:r>
      <w:r w:rsidR="00F72843">
        <w:t xml:space="preserve"> das </w:t>
      </w:r>
      <w:r w:rsidR="00E16D40">
        <w:t>músicas</w:t>
      </w:r>
      <w:r>
        <w:t xml:space="preserve"> foram salvos em outra plataforma chamada </w:t>
      </w:r>
      <w:proofErr w:type="spellStart"/>
      <w:r>
        <w:t>Firebase</w:t>
      </w:r>
      <w:proofErr w:type="spellEnd"/>
      <w:del w:id="627" w:author="Erico de Souza Loewe" w:date="2020-11-08T21:40:00Z">
        <w:r w:rsidR="00E10579">
          <w:delText>, que</w:delText>
        </w:r>
      </w:del>
      <w:ins w:id="628" w:author="Erico de Souza Loewe" w:date="2020-11-08T21:40:00Z">
        <w:r>
          <w:t xml:space="preserve">. </w:t>
        </w:r>
        <w:r w:rsidR="00441FD9">
          <w:t>Ela</w:t>
        </w:r>
      </w:ins>
      <w:r>
        <w:t xml:space="preserve"> é </w:t>
      </w:r>
      <w:del w:id="629" w:author="Erico de Souza Loewe" w:date="2020-11-08T21:40:00Z">
        <w:r w:rsidR="00E10579">
          <w:delText>pag</w:delText>
        </w:r>
        <w:r w:rsidR="004C7F1C">
          <w:delText>o;</w:delText>
        </w:r>
        <w:r w:rsidR="00E10579">
          <w:delText xml:space="preserve"> </w:delText>
        </w:r>
        <w:r w:rsidR="00CF774C">
          <w:delText>n</w:delText>
        </w:r>
        <w:r w:rsidR="00E10579">
          <w:delText xml:space="preserve">esse </w:delText>
        </w:r>
      </w:del>
      <w:ins w:id="630" w:author="Erico de Souza Loewe" w:date="2020-11-08T21:40:00Z">
        <w:r>
          <w:t xml:space="preserve">uma ferramenta paga, </w:t>
        </w:r>
        <w:r w:rsidR="002D7D4B">
          <w:t>porém</w:t>
        </w:r>
        <w:r>
          <w:t xml:space="preserve">, para o </w:t>
        </w:r>
      </w:ins>
      <w:r>
        <w:t>trabalho</w:t>
      </w:r>
      <w:del w:id="631" w:author="Erico de Souza Loewe" w:date="2020-11-08T21:40:00Z">
        <w:r>
          <w:delText xml:space="preserve">, </w:delText>
        </w:r>
        <w:r w:rsidR="00CF774C">
          <w:delText>está</w:delText>
        </w:r>
        <w:r>
          <w:delText xml:space="preserve"> </w:delText>
        </w:r>
        <w:r w:rsidR="00CF774C">
          <w:delText>n</w:delText>
        </w:r>
        <w:r>
          <w:delText>a</w:delText>
        </w:r>
      </w:del>
      <w:ins w:id="632" w:author="Erico de Souza Loewe" w:date="2020-11-08T21:40:00Z">
        <w:r>
          <w:t xml:space="preserve"> foi utilizad</w:t>
        </w:r>
        <w:r w:rsidR="008F7BE4">
          <w:t>a</w:t>
        </w:r>
        <w:r>
          <w:t xml:space="preserve"> a</w:t>
        </w:r>
      </w:ins>
      <w:r>
        <w:t xml:space="preserve"> versão gratuita, que suporta o acesso de até 100 </w:t>
      </w:r>
      <w:r w:rsidR="002D7D4B">
        <w:t>usuários</w:t>
      </w:r>
      <w:r>
        <w:t xml:space="preserve"> simultâneos.</w:t>
      </w:r>
      <w:r w:rsidR="009724AA">
        <w:t xml:space="preserve"> </w:t>
      </w:r>
      <w:del w:id="633" w:author="Erico de Souza Loewe" w:date="2020-11-08T21:40:00Z">
        <w:r w:rsidR="005A5580">
          <w:delText>Ad</w:delText>
        </w:r>
        <w:r w:rsidR="009724AA">
          <w:delText>emais</w:delText>
        </w:r>
        <w:r w:rsidR="00961401">
          <w:delText>,</w:delText>
        </w:r>
      </w:del>
      <w:ins w:id="634" w:author="Erico de Souza Loewe" w:date="2020-11-08T21:40:00Z">
        <w:r w:rsidR="009724AA">
          <w:t>Demais</w:t>
        </w:r>
      </w:ins>
      <w:r w:rsidR="009724AA">
        <w:t xml:space="preserve"> eventos como </w:t>
      </w:r>
      <w:r w:rsidR="009724AA">
        <w:lastRenderedPageBreak/>
        <w:t xml:space="preserve">“quantidade de </w:t>
      </w:r>
      <w:r w:rsidR="008405E6">
        <w:t>usuários</w:t>
      </w:r>
      <w:r w:rsidR="009724AA">
        <w:t xml:space="preserve"> acessando o </w:t>
      </w:r>
      <w:proofErr w:type="spellStart"/>
      <w:r w:rsidR="00D710C7" w:rsidRPr="00F56039">
        <w:rPr>
          <w:i/>
        </w:rPr>
        <w:t>web</w:t>
      </w:r>
      <w:commentRangeStart w:id="635"/>
      <w:r w:rsidR="00D710C7" w:rsidRPr="00F56039">
        <w:rPr>
          <w:i/>
        </w:rPr>
        <w:t>app</w:t>
      </w:r>
      <w:commentRangeEnd w:id="635"/>
      <w:proofErr w:type="spellEnd"/>
      <w:r w:rsidR="00D710C7" w:rsidRPr="00F56039">
        <w:rPr>
          <w:rStyle w:val="Refdecomentrio"/>
          <w:i/>
          <w:iCs w:val="0"/>
        </w:rPr>
        <w:commentReference w:id="635"/>
      </w:r>
      <w:r w:rsidR="009724AA">
        <w:t xml:space="preserve">” foram salvos utilizando as aplicações GTM e Google </w:t>
      </w:r>
      <w:proofErr w:type="spellStart"/>
      <w:r w:rsidR="009724AA">
        <w:t>Analytics</w:t>
      </w:r>
      <w:proofErr w:type="spellEnd"/>
      <w:r w:rsidR="009724AA">
        <w:t>.</w:t>
      </w:r>
    </w:p>
    <w:p w14:paraId="2F7AB2A0" w14:textId="77777777" w:rsidR="009D5C44" w:rsidRPr="000E20F6" w:rsidRDefault="009D5C44" w:rsidP="00182F9A">
      <w:pPr>
        <w:rPr>
          <w:del w:id="636" w:author="Erico de Souza Loewe" w:date="2020-11-08T21:40:00Z"/>
        </w:rPr>
      </w:pPr>
    </w:p>
    <w:p w14:paraId="66BD8074" w14:textId="15BFF6A5" w:rsidR="00360E5F" w:rsidRDefault="00360E5F" w:rsidP="00182F9A">
      <w:pPr>
        <w:pStyle w:val="Ttulo3"/>
      </w:pPr>
      <w:bookmarkStart w:id="637" w:name="_Toc55523381"/>
      <w:bookmarkStart w:id="638" w:name="_Toc55260964"/>
      <w:r>
        <w:t xml:space="preserve">Coleta do </w:t>
      </w:r>
      <w:proofErr w:type="spellStart"/>
      <w:r w:rsidR="000C1A86">
        <w:t>F</w:t>
      </w:r>
      <w:r>
        <w:t>irebase</w:t>
      </w:r>
      <w:bookmarkEnd w:id="637"/>
      <w:bookmarkEnd w:id="638"/>
      <w:proofErr w:type="spellEnd"/>
    </w:p>
    <w:p w14:paraId="6733EB29" w14:textId="159F2CB4" w:rsidR="009D5C44" w:rsidRDefault="007C31E3" w:rsidP="00182F9A">
      <w:r>
        <w:tab/>
        <w:t xml:space="preserve">Ao final do experimento, </w:t>
      </w:r>
      <w:del w:id="639" w:author="Erico de Souza Loewe" w:date="2020-11-08T21:40:00Z">
        <w:r>
          <w:delText>fo</w:delText>
        </w:r>
        <w:r w:rsidR="00421C9C">
          <w:delText>ram</w:delText>
        </w:r>
        <w:r>
          <w:delText xml:space="preserve"> exportado</w:delText>
        </w:r>
        <w:r w:rsidR="00421C9C">
          <w:delText>s</w:delText>
        </w:r>
        <w:r>
          <w:delText xml:space="preserve"> </w:delText>
        </w:r>
      </w:del>
      <w:r>
        <w:t xml:space="preserve">os eventos dos usuários </w:t>
      </w:r>
      <w:ins w:id="640" w:author="Erico de Souza Loewe" w:date="2020-11-08T21:40:00Z">
        <w:r w:rsidR="008F7BE4">
          <w:t xml:space="preserve">foram exportados </w:t>
        </w:r>
      </w:ins>
      <w:r>
        <w:t xml:space="preserve">em um </w:t>
      </w:r>
      <w:ins w:id="641" w:author="Erico de Souza Loewe" w:date="2020-11-08T21:40:00Z">
        <w:r w:rsidR="008F7BE4">
          <w:t xml:space="preserve">formato </w:t>
        </w:r>
      </w:ins>
      <w:r>
        <w:t>JSON</w:t>
      </w:r>
      <w:del w:id="642" w:author="Erico de Souza Loewe" w:date="2020-11-08T21:40:00Z">
        <w:r>
          <w:delText xml:space="preserve"> através</w:delText>
        </w:r>
      </w:del>
      <w:ins w:id="643" w:author="Erico de Souza Loewe" w:date="2020-11-08T21:40:00Z">
        <w:r w:rsidR="008F7BE4">
          <w:t>, por meio</w:t>
        </w:r>
      </w:ins>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182F9A">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21305"/>
                    </a:xfrm>
                    <a:prstGeom prst="rect">
                      <a:avLst/>
                    </a:prstGeom>
                  </pic:spPr>
                </pic:pic>
              </a:graphicData>
            </a:graphic>
          </wp:inline>
        </w:drawing>
      </w:r>
    </w:p>
    <w:p w14:paraId="4C696C57" w14:textId="5AFD617E" w:rsidR="00360E5F" w:rsidRDefault="009D5C44" w:rsidP="00182F9A">
      <w:pPr>
        <w:pStyle w:val="Legenda"/>
      </w:pPr>
      <w:bookmarkStart w:id="644" w:name="_Ref53931970"/>
      <w:bookmarkStart w:id="645" w:name="_Toc55260891"/>
      <w:r w:rsidRPr="00390E18">
        <w:rPr>
          <w:highlight w:val="yellow"/>
          <w:rPrChange w:id="646" w:author="Erico de Souza Loewe" w:date="2020-11-08T21:40:00Z">
            <w:rPr/>
          </w:rPrChange>
        </w:rPr>
        <w:t xml:space="preserve">Figura </w:t>
      </w:r>
      <w:r w:rsidR="00463D35" w:rsidRPr="00390E18">
        <w:rPr>
          <w:highlight w:val="yellow"/>
          <w:rPrChange w:id="647" w:author="Erico de Souza Loewe" w:date="2020-11-08T21:40:00Z">
            <w:rPr/>
          </w:rPrChange>
        </w:rPr>
        <w:fldChar w:fldCharType="begin"/>
      </w:r>
      <w:r w:rsidR="00463D35" w:rsidRPr="00390E18">
        <w:rPr>
          <w:highlight w:val="yellow"/>
          <w:rPrChange w:id="648" w:author="Erico de Souza Loewe" w:date="2020-11-08T21:40:00Z">
            <w:rPr/>
          </w:rPrChange>
        </w:rPr>
        <w:instrText xml:space="preserve"> SEQ Figura \* ARABIC </w:instrText>
      </w:r>
      <w:r w:rsidR="00463D35" w:rsidRPr="00390E18">
        <w:rPr>
          <w:highlight w:val="yellow"/>
          <w:rPrChange w:id="649" w:author="Erico de Souza Loewe" w:date="2020-11-08T21:40:00Z">
            <w:rPr/>
          </w:rPrChange>
        </w:rPr>
        <w:fldChar w:fldCharType="separate"/>
      </w:r>
      <w:r w:rsidR="00772326" w:rsidRPr="00390E18">
        <w:rPr>
          <w:highlight w:val="yellow"/>
          <w:rPrChange w:id="650" w:author="Erico de Souza Loewe" w:date="2020-11-08T21:40:00Z">
            <w:rPr/>
          </w:rPrChange>
        </w:rPr>
        <w:t>16</w:t>
      </w:r>
      <w:r w:rsidR="00463D35" w:rsidRPr="00390E18">
        <w:rPr>
          <w:highlight w:val="yellow"/>
          <w:rPrChange w:id="651" w:author="Erico de Souza Loewe" w:date="2020-11-08T21:40:00Z">
            <w:rPr/>
          </w:rPrChange>
        </w:rPr>
        <w:fldChar w:fldCharType="end"/>
      </w:r>
      <w:bookmarkEnd w:id="644"/>
      <w:r w:rsidRPr="00390E18">
        <w:rPr>
          <w:highlight w:val="yellow"/>
          <w:rPrChange w:id="652" w:author="Erico de Souza Loewe" w:date="2020-11-08T21:40:00Z">
            <w:rPr/>
          </w:rPrChange>
        </w:rPr>
        <w:t xml:space="preserve"> Console do </w:t>
      </w:r>
      <w:proofErr w:type="spellStart"/>
      <w:r w:rsidRPr="00390E18">
        <w:rPr>
          <w:i/>
          <w:highlight w:val="yellow"/>
          <w:rPrChange w:id="653" w:author="Erico de Souza Loewe" w:date="2020-11-08T21:40:00Z">
            <w:rPr>
              <w:i/>
            </w:rPr>
          </w:rPrChange>
        </w:rPr>
        <w:t>Realtime</w:t>
      </w:r>
      <w:proofErr w:type="spellEnd"/>
      <w:r w:rsidRPr="00390E18">
        <w:rPr>
          <w:i/>
          <w:highlight w:val="yellow"/>
          <w:rPrChange w:id="654" w:author="Erico de Souza Loewe" w:date="2020-11-08T21:40:00Z">
            <w:rPr>
              <w:i/>
            </w:rPr>
          </w:rPrChange>
        </w:rPr>
        <w:t xml:space="preserve"> </w:t>
      </w:r>
      <w:proofErr w:type="spellStart"/>
      <w:r w:rsidRPr="00390E18">
        <w:rPr>
          <w:i/>
          <w:highlight w:val="yellow"/>
          <w:rPrChange w:id="655" w:author="Erico de Souza Loewe" w:date="2020-11-08T21:40:00Z">
            <w:rPr>
              <w:i/>
            </w:rPr>
          </w:rPrChange>
        </w:rPr>
        <w:t>Database</w:t>
      </w:r>
      <w:proofErr w:type="spellEnd"/>
      <w:r w:rsidRPr="00390E18">
        <w:rPr>
          <w:highlight w:val="yellow"/>
          <w:rPrChange w:id="656" w:author="Erico de Souza Loewe" w:date="2020-11-08T21:40:00Z">
            <w:rPr/>
          </w:rPrChange>
        </w:rPr>
        <w:t xml:space="preserve"> do </w:t>
      </w:r>
      <w:proofErr w:type="spellStart"/>
      <w:r w:rsidRPr="00390E18">
        <w:rPr>
          <w:highlight w:val="yellow"/>
          <w:rPrChange w:id="657" w:author="Erico de Souza Loewe" w:date="2020-11-08T21:40:00Z">
            <w:rPr/>
          </w:rPrChange>
        </w:rPr>
        <w:t>Firebase</w:t>
      </w:r>
      <w:proofErr w:type="spellEnd"/>
      <w:r w:rsidRPr="00390E18">
        <w:rPr>
          <w:highlight w:val="yellow"/>
          <w:rPrChange w:id="658" w:author="Erico de Souza Loewe" w:date="2020-11-08T21:40:00Z">
            <w:rPr/>
          </w:rPrChange>
        </w:rPr>
        <w:t xml:space="preserve"> (próprio, 2020)</w:t>
      </w:r>
      <w:bookmarkEnd w:id="645"/>
    </w:p>
    <w:p w14:paraId="7FB894DE" w14:textId="1E9CF1F3" w:rsidR="009D5C44" w:rsidRDefault="001C6C85" w:rsidP="00182F9A">
      <w:r>
        <w:tab/>
        <w:t xml:space="preserve">Com o JSON e a estrutura de dados pronta, </w:t>
      </w:r>
      <w:del w:id="659" w:author="Erico de Souza Loewe" w:date="2020-11-08T21:40:00Z">
        <w:r w:rsidR="00186AB8">
          <w:delText>datou-se o in</w:delText>
        </w:r>
        <w:r w:rsidR="009A5089">
          <w:delText>ício de</w:delText>
        </w:r>
        <w:r>
          <w:delText xml:space="preserve"> </w:delText>
        </w:r>
      </w:del>
      <w:ins w:id="660" w:author="Erico de Souza Loewe" w:date="2020-11-08T21:40:00Z">
        <w:r w:rsidR="008F7BE4">
          <w:t xml:space="preserve">foram </w:t>
        </w:r>
        <w:r>
          <w:t>realizado</w:t>
        </w:r>
        <w:r w:rsidR="008F7BE4">
          <w:t>s</w:t>
        </w:r>
        <w:r>
          <w:t xml:space="preserve"> </w:t>
        </w:r>
      </w:ins>
      <w:r>
        <w:t xml:space="preserve">alguns estudos em </w:t>
      </w:r>
      <w:proofErr w:type="spellStart"/>
      <w:r w:rsidRPr="001C6C85">
        <w:rPr>
          <w:i/>
        </w:rPr>
        <w:t>python</w:t>
      </w:r>
      <w:proofErr w:type="spellEnd"/>
      <w:r>
        <w:t xml:space="preserve"> </w:t>
      </w:r>
      <w:r w:rsidR="003514F9">
        <w:t xml:space="preserve">para adquirir </w:t>
      </w:r>
      <w:del w:id="661" w:author="Erico de Souza Loewe" w:date="2020-11-08T21:40:00Z">
        <w:r w:rsidR="003514F9">
          <w:delText xml:space="preserve">o </w:delText>
        </w:r>
      </w:del>
      <w:r w:rsidR="003514F9">
        <w:t xml:space="preserve">conhecimento </w:t>
      </w:r>
      <w:del w:id="662" w:author="Erico de Souza Loewe" w:date="2020-11-08T21:40:00Z">
        <w:r w:rsidR="003514F9">
          <w:delText xml:space="preserve">necessário </w:delText>
        </w:r>
      </w:del>
      <w:r w:rsidR="008F7BE4">
        <w:t xml:space="preserve">e </w:t>
      </w:r>
      <w:r w:rsidR="003514F9">
        <w:t>obter os dados necessários do Spotify</w:t>
      </w:r>
      <w:r w:rsidR="008F7BE4">
        <w:t xml:space="preserve">, </w:t>
      </w:r>
      <w:del w:id="663" w:author="Erico de Souza Loewe" w:date="2020-11-08T21:40:00Z">
        <w:r w:rsidR="003514F9">
          <w:delText>roda</w:delText>
        </w:r>
        <w:r w:rsidR="0084519B">
          <w:delText>ndo assim,</w:delText>
        </w:r>
      </w:del>
      <w:ins w:id="664" w:author="Erico de Souza Loewe" w:date="2020-11-08T21:40:00Z">
        <w:r w:rsidR="008F7BE4">
          <w:t xml:space="preserve">a fim </w:t>
        </w:r>
        <w:r w:rsidR="003514F9">
          <w:t xml:space="preserve"> </w:t>
        </w:r>
        <w:r w:rsidR="008F7BE4">
          <w:t>d</w:t>
        </w:r>
        <w:r w:rsidR="003514F9">
          <w:t>e rodar</w:t>
        </w:r>
      </w:ins>
      <w:r w:rsidR="003514F9">
        <w:t xml:space="preserve"> o algoritmo KNN nos dados obtidos.</w:t>
      </w:r>
      <w:r w:rsidR="00E36D2A">
        <w:t xml:space="preserve"> O</w:t>
      </w:r>
      <w:r w:rsidR="00C5547D">
        <w:t>s primeiros testes</w:t>
      </w:r>
      <w:r w:rsidR="00E36D2A">
        <w:t xml:space="preserve"> </w:t>
      </w:r>
      <w:ins w:id="665" w:author="Erico de Souza Loewe" w:date="2020-11-08T21:40:00Z">
        <w:r w:rsidR="008F7BE4">
          <w:t xml:space="preserve">para compreensão </w:t>
        </w:r>
      </w:ins>
      <w:r w:rsidR="008F7BE4">
        <w:t xml:space="preserve">do </w:t>
      </w:r>
      <w:r w:rsidR="00E36D2A">
        <w:t>algoritmo</w:t>
      </w:r>
      <w:r w:rsidR="008F7BE4">
        <w:t xml:space="preserve"> </w:t>
      </w:r>
      <w:del w:id="666" w:author="Erico de Souza Loewe" w:date="2020-11-08T21:40:00Z">
        <w:r w:rsidR="00E36D2A">
          <w:delText>utiliza</w:delText>
        </w:r>
        <w:r w:rsidR="00495B67">
          <w:delText>ram</w:delText>
        </w:r>
      </w:del>
      <w:ins w:id="667" w:author="Erico de Souza Loewe" w:date="2020-11-08T21:40:00Z">
        <w:r w:rsidR="008F7BE4">
          <w:t>KNN</w:t>
        </w:r>
        <w:r w:rsidR="00E36D2A">
          <w:t xml:space="preserve"> fo</w:t>
        </w:r>
        <w:r w:rsidR="00C5547D">
          <w:t>ram</w:t>
        </w:r>
        <w:r w:rsidR="00E36D2A">
          <w:t xml:space="preserve"> realizado</w:t>
        </w:r>
        <w:r w:rsidR="00C5547D">
          <w:t>s</w:t>
        </w:r>
        <w:r w:rsidR="00E36D2A">
          <w:t xml:space="preserve"> utilizando</w:t>
        </w:r>
      </w:ins>
      <w:r w:rsidR="00E36D2A">
        <w:t xml:space="preserve"> a base </w:t>
      </w:r>
      <w:del w:id="668" w:author="Erico de Souza Loewe" w:date="2020-11-08T21:40:00Z">
        <w:r w:rsidR="00E36D2A">
          <w:delText xml:space="preserve">de </w:delText>
        </w:r>
      </w:del>
      <w:r w:rsidR="00E36D2A" w:rsidRPr="00390E18">
        <w:rPr>
          <w:i/>
          <w:rPrChange w:id="669" w:author="Erico de Souza Loewe" w:date="2020-11-08T21:40:00Z">
            <w:rPr/>
          </w:rPrChange>
        </w:rPr>
        <w:t>íris</w:t>
      </w:r>
      <w:ins w:id="670" w:author="Erico de Souza Loewe" w:date="2020-11-08T21:40:00Z">
        <w:r w:rsidR="008F7BE4">
          <w:rPr>
            <w:i/>
          </w:rPr>
          <w:t>,</w:t>
        </w:r>
      </w:ins>
      <w:r w:rsidR="00E36D2A">
        <w:t xml:space="preserve"> disponível no </w:t>
      </w:r>
      <w:r w:rsidR="00E36D2A" w:rsidRPr="00E36D2A">
        <w:rPr>
          <w:i/>
        </w:rPr>
        <w:t>sklearn</w:t>
      </w:r>
      <w:del w:id="671" w:author="Erico de Souza Loewe" w:date="2020-11-08T21:40:00Z">
        <w:r w:rsidR="00D06F8B">
          <w:delText>.</w:delText>
        </w:r>
        <w:r w:rsidR="00C5547D">
          <w:delText xml:space="preserve"> </w:delText>
        </w:r>
        <w:r w:rsidR="006D228F">
          <w:delText>A</w:delText>
        </w:r>
        <w:r w:rsidR="00C5547D">
          <w:delText>pós</w:delText>
        </w:r>
      </w:del>
      <w:ins w:id="672" w:author="Erico de Souza Loewe" w:date="2020-11-08T21:40:00Z">
        <w:r w:rsidR="00C5547D">
          <w:t>, e então, após</w:t>
        </w:r>
      </w:ins>
      <w:r w:rsidR="00C5547D">
        <w:t xml:space="preserve"> obter o conhecimento do funcionamento do algoritmo no </w:t>
      </w:r>
      <w:proofErr w:type="spellStart"/>
      <w:r w:rsidR="00C5547D" w:rsidRPr="005338D4">
        <w:rPr>
          <w:i/>
        </w:rPr>
        <w:t>python</w:t>
      </w:r>
      <w:proofErr w:type="spellEnd"/>
      <w:r w:rsidR="00C5547D">
        <w:t xml:space="preserve">, </w:t>
      </w:r>
      <w:ins w:id="673" w:author="Erico de Souza Loewe" w:date="2020-11-08T21:40:00Z">
        <w:r w:rsidR="008F7BE4">
          <w:t xml:space="preserve">ele posteriormente </w:t>
        </w:r>
      </w:ins>
      <w:r w:rsidR="008F7BE4">
        <w:t>f</w:t>
      </w:r>
      <w:r w:rsidR="00C5547D">
        <w:t xml:space="preserve">oi aplicado </w:t>
      </w:r>
      <w:del w:id="674" w:author="Erico de Souza Loewe" w:date="2020-11-08T21:40:00Z">
        <w:r w:rsidR="00C5547D">
          <w:delText xml:space="preserve">o mesmo sobre </w:delText>
        </w:r>
      </w:del>
      <w:r w:rsidR="00C5547D">
        <w:t xml:space="preserve">a base </w:t>
      </w:r>
      <w:r w:rsidR="00DB58FF">
        <w:t>extraída</w:t>
      </w:r>
      <w:r w:rsidR="00C5547D">
        <w:t xml:space="preserve"> e preparada</w:t>
      </w:r>
      <w:del w:id="675" w:author="Erico de Souza Loewe" w:date="2020-11-08T21:40:00Z">
        <w:r w:rsidR="00C5547D">
          <w:delText xml:space="preserve"> do</w:delText>
        </w:r>
      </w:del>
      <w:ins w:id="676" w:author="Erico de Souza Loewe" w:date="2020-11-08T21:40:00Z">
        <w:r w:rsidR="008F7BE4">
          <w:t>, em formato</w:t>
        </w:r>
      </w:ins>
      <w:r w:rsidR="008F7BE4">
        <w:t xml:space="preserve"> JSON</w:t>
      </w:r>
      <w:r w:rsidR="00C5547D">
        <w:t>.</w:t>
      </w:r>
    </w:p>
    <w:p w14:paraId="599D52D2" w14:textId="2B72C921" w:rsidR="00DC433D" w:rsidRDefault="00DC433D" w:rsidP="00182F9A">
      <w:pPr>
        <w:pStyle w:val="Ttulo1"/>
      </w:pPr>
      <w:bookmarkStart w:id="677" w:name="_Toc55523382"/>
      <w:bookmarkStart w:id="678" w:name="_Toc55260965"/>
      <w:r w:rsidRPr="00DC433D">
        <w:lastRenderedPageBreak/>
        <w:t>SISTEMA LORS</w:t>
      </w:r>
      <w:bookmarkEnd w:id="677"/>
      <w:bookmarkEnd w:id="678"/>
    </w:p>
    <w:p w14:paraId="0183C3E9" w14:textId="7D1F254C" w:rsidR="00825ED7" w:rsidRDefault="006161E8" w:rsidP="00182F9A">
      <w:r>
        <w:tab/>
      </w:r>
      <w:r w:rsidR="00825ED7">
        <w:t xml:space="preserve">Com a estrutura dos </w:t>
      </w:r>
      <w:r w:rsidR="00240D3E">
        <w:t>dados</w:t>
      </w:r>
      <w:r w:rsidR="00825ED7">
        <w:t xml:space="preserve"> pronta e </w:t>
      </w:r>
      <w:del w:id="679" w:author="Erico de Souza Loewe" w:date="2020-11-08T21:40:00Z">
        <w:r w:rsidR="0083049C">
          <w:delText>a pesquisa</w:delText>
        </w:r>
      </w:del>
      <w:ins w:id="680" w:author="Erico de Souza Loewe" w:date="2020-11-08T21:40:00Z">
        <w:r w:rsidR="00825ED7">
          <w:t>o levantamento</w:t>
        </w:r>
      </w:ins>
      <w:r w:rsidR="00825ED7">
        <w:t xml:space="preserve"> dos dados dos usuários, </w:t>
      </w:r>
      <w:del w:id="681" w:author="Erico de Souza Loewe" w:date="2020-11-08T21:40:00Z">
        <w:r w:rsidR="000F2047">
          <w:delText>levantou-se</w:delText>
        </w:r>
      </w:del>
      <w:ins w:id="682" w:author="Erico de Souza Loewe" w:date="2020-11-08T21:40:00Z">
        <w:r w:rsidR="00825ED7">
          <w:t xml:space="preserve">foi </w:t>
        </w:r>
        <w:r w:rsidR="00850509">
          <w:t>feito</w:t>
        </w:r>
      </w:ins>
      <w:r w:rsidR="00850509">
        <w:t xml:space="preserve"> </w:t>
      </w:r>
      <w:r w:rsidR="001E46D5">
        <w:t xml:space="preserve">um tratamento </w:t>
      </w:r>
      <w:del w:id="683" w:author="Erico de Souza Loewe" w:date="2020-11-08T21:40:00Z">
        <w:r w:rsidR="00E32C2A">
          <w:delText>específico para cada informação</w:delText>
        </w:r>
        <w:r w:rsidR="0094587C">
          <w:delText>,</w:delText>
        </w:r>
        <w:r w:rsidR="00B7349A">
          <w:delText xml:space="preserve"> realiza</w:delText>
        </w:r>
        <w:r w:rsidR="00E32C2A">
          <w:delText>n</w:delText>
        </w:r>
        <w:r w:rsidR="00B7349A">
          <w:delText>do</w:delText>
        </w:r>
        <w:r w:rsidR="0094587C">
          <w:delText>, dessa forma,</w:delText>
        </w:r>
      </w:del>
      <w:ins w:id="684" w:author="Erico de Souza Loewe" w:date="2020-11-08T21:40:00Z">
        <w:r w:rsidR="001E46D5">
          <w:t xml:space="preserve">dos dados </w:t>
        </w:r>
        <w:r w:rsidR="00B7349A">
          <w:t>e realizado</w:t>
        </w:r>
      </w:ins>
      <w:r w:rsidR="00B7349A">
        <w:t xml:space="preserve"> um</w:t>
      </w:r>
      <w:r w:rsidR="00BE0D3F">
        <w:t xml:space="preserve"> estudo das técnicas de recomendação </w:t>
      </w:r>
      <w:del w:id="685" w:author="Erico de Souza Loewe" w:date="2020-11-08T21:40:00Z">
        <w:r w:rsidR="00E32C2A">
          <w:delText>postas</w:delText>
        </w:r>
      </w:del>
      <w:ins w:id="686" w:author="Erico de Souza Loewe" w:date="2020-11-08T21:40:00Z">
        <w:r w:rsidR="00BE0D3F">
          <w:t>levantadas</w:t>
        </w:r>
      </w:ins>
      <w:r w:rsidR="00BE0D3F">
        <w:t xml:space="preserve"> nos trabalhos anteriores. </w:t>
      </w:r>
      <w:r w:rsidR="00C01DFA">
        <w:t xml:space="preserve">Com isso, </w:t>
      </w:r>
      <w:del w:id="687" w:author="Erico de Souza Loewe" w:date="2020-11-08T21:40:00Z">
        <w:r w:rsidR="009D3BA4">
          <w:delText>surgiu</w:delText>
        </w:r>
      </w:del>
      <w:ins w:id="688" w:author="Erico de Souza Loewe" w:date="2020-11-08T21:40:00Z">
        <w:r w:rsidR="00C01DFA">
          <w:t>foi modelado</w:t>
        </w:r>
      </w:ins>
      <w:r w:rsidR="00C01DFA">
        <w:t xml:space="preserve"> o</w:t>
      </w:r>
      <w:del w:id="689" w:author="Erico de Souza Loewe" w:date="2020-11-08T21:40:00Z">
        <w:r w:rsidR="00C01DFA">
          <w:delText xml:space="preserve"> mode</w:delText>
        </w:r>
        <w:r w:rsidR="009D3BA4">
          <w:delText>lo</w:delText>
        </w:r>
        <w:r w:rsidR="00C01DFA">
          <w:delText xml:space="preserve"> </w:delText>
        </w:r>
        <w:r w:rsidR="009D3BA4">
          <w:delText>d</w:delText>
        </w:r>
        <w:r w:rsidR="00C01DFA">
          <w:delText>o</w:delText>
        </w:r>
      </w:del>
      <w:r w:rsidR="00C01DFA">
        <w:t xml:space="preserve">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182F9A">
      <w:pPr>
        <w:pStyle w:val="Ttulo2"/>
      </w:pPr>
      <w:bookmarkStart w:id="690" w:name="_Toc55523383"/>
      <w:bookmarkStart w:id="691" w:name="_Toc55260966"/>
      <w:r>
        <w:t>O Algoritmo KNN</w:t>
      </w:r>
      <w:bookmarkEnd w:id="690"/>
      <w:bookmarkEnd w:id="691"/>
    </w:p>
    <w:p w14:paraId="4578993F" w14:textId="6973563D" w:rsidR="00B55A9C" w:rsidRDefault="00B55A9C" w:rsidP="00182F9A">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w:t>
      </w:r>
      <w:del w:id="692" w:author="Erico de Souza Loewe" w:date="2020-11-08T21:40:00Z">
        <w:r w:rsidR="00E443CD">
          <w:delText>item</w:delText>
        </w:r>
      </w:del>
      <w:ins w:id="693" w:author="Erico de Souza Loewe" w:date="2020-11-08T21:40:00Z">
        <w:r>
          <w:t>ponto</w:t>
        </w:r>
      </w:ins>
      <w:r>
        <w:t xml:space="preserve"> de teste</w:t>
      </w:r>
      <w:del w:id="694" w:author="Erico de Souza Loewe" w:date="2020-11-08T21:40:00Z">
        <w:r w:rsidR="00914444">
          <w:delText>.</w:delText>
        </w:r>
        <w:r>
          <w:delText xml:space="preserve"> </w:delText>
        </w:r>
        <w:r w:rsidR="00914444">
          <w:delText>U</w:delText>
        </w:r>
        <w:r>
          <w:delText>ma</w:delText>
        </w:r>
      </w:del>
      <w:ins w:id="695" w:author="Erico de Souza Loewe" w:date="2020-11-08T21:40:00Z">
        <w:r>
          <w:t>, e então, uma</w:t>
        </w:r>
      </w:ins>
      <w:r>
        <w:t xml:space="preserve">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182F9A">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182F9A">
      <w:pPr>
        <w:pStyle w:val="Legenda"/>
        <w:rPr>
          <w:bCs/>
          <w:iCs/>
          <w:caps/>
          <w:snapToGrid w:val="0"/>
          <w:color w:val="000000"/>
          <w:spacing w:val="10"/>
          <w:kern w:val="28"/>
          <w:szCs w:val="20"/>
        </w:rPr>
      </w:pPr>
      <w:bookmarkStart w:id="696" w:name="_Ref52742150"/>
      <w:bookmarkStart w:id="697" w:name="_Toc55260892"/>
      <w:bookmarkStart w:id="698" w:name="_Ref52742133"/>
      <w:r>
        <w:t xml:space="preserve">Figura </w:t>
      </w:r>
      <w:r w:rsidR="006B25B5">
        <w:fldChar w:fldCharType="begin"/>
      </w:r>
      <w:r w:rsidR="006B25B5">
        <w:instrText xml:space="preserve"> SEQ Figura \* ARABIC </w:instrText>
      </w:r>
      <w:r w:rsidR="006B25B5">
        <w:fldChar w:fldCharType="separate"/>
      </w:r>
      <w:r w:rsidR="00772326">
        <w:rPr>
          <w:noProof/>
        </w:rPr>
        <w:t>17</w:t>
      </w:r>
      <w:r w:rsidR="006B25B5">
        <w:rPr>
          <w:noProof/>
        </w:rPr>
        <w:fldChar w:fldCharType="end"/>
      </w:r>
      <w:bookmarkEnd w:id="69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697"/>
      <w:r w:rsidRPr="00DE3DAA">
        <w:rPr>
          <w:bCs/>
          <w:iCs/>
          <w:caps/>
          <w:snapToGrid w:val="0"/>
          <w:color w:val="000000"/>
          <w:spacing w:val="10"/>
          <w:kern w:val="28"/>
          <w:szCs w:val="20"/>
        </w:rPr>
        <w:fldChar w:fldCharType="end"/>
      </w:r>
      <w:bookmarkEnd w:id="698"/>
    </w:p>
    <w:p w14:paraId="395F912C" w14:textId="7B3A9DC2" w:rsidR="00B55A9C" w:rsidRDefault="00B55A9C" w:rsidP="00182F9A">
      <w:r>
        <w:tab/>
        <w:t xml:space="preserve">Como </w:t>
      </w:r>
      <w:ins w:id="699" w:author="Erico de Souza Loewe" w:date="2020-11-08T21:40:00Z">
        <w:r>
          <w:t xml:space="preserve">é </w:t>
        </w:r>
      </w:ins>
      <w:r>
        <w:t xml:space="preserve">apresentado </w:t>
      </w:r>
      <w:del w:id="700" w:author="Erico de Souza Loewe" w:date="2020-11-08T21:40:00Z">
        <w:r w:rsidR="00810223">
          <w:delText>(</w:delText>
        </w:r>
      </w:del>
      <w:ins w:id="701" w:author="Erico de Souza Loewe" w:date="2020-11-08T21:40:00Z">
        <w:r>
          <w:t xml:space="preserve">na </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del w:id="702" w:author="Erico de Souza Loewe" w:date="2020-11-08T21:40:00Z">
        <w:r w:rsidR="00810223">
          <w:delText>)</w:delText>
        </w:r>
        <w:r w:rsidR="00695E37">
          <w:delText>,</w:delText>
        </w:r>
      </w:del>
      <w:r>
        <w:t xml:space="preserve"> o algoritmo funciona </w:t>
      </w:r>
      <w:del w:id="703" w:author="Erico de Souza Loewe" w:date="2020-11-08T21:40:00Z">
        <w:r w:rsidR="00131A07">
          <w:delText>mediante</w:delText>
        </w:r>
        <w:r>
          <w:delText xml:space="preserve"> a</w:delText>
        </w:r>
      </w:del>
      <w:ins w:id="704" w:author="Erico de Souza Loewe" w:date="2020-11-08T21:40:00Z">
        <w:r>
          <w:t>através da</w:t>
        </w:r>
      </w:ins>
      <w:r>
        <w:t xml:space="preserve"> disposição das características x1 e x2 sobre um plano, </w:t>
      </w:r>
      <w:ins w:id="705" w:author="Erico de Souza Loewe" w:date="2020-11-08T21:40:00Z">
        <w:r>
          <w:t xml:space="preserve">e </w:t>
        </w:r>
      </w:ins>
      <w:r>
        <w:t xml:space="preserve">atribuindo classes a eles (no caso: classe </w:t>
      </w:r>
      <w:r>
        <w:lastRenderedPageBreak/>
        <w:t>A e classe B</w:t>
      </w:r>
      <w:del w:id="706" w:author="Erico de Souza Loewe" w:date="2020-11-08T21:40:00Z">
        <w:r>
          <w:delText>)</w:delText>
        </w:r>
        <w:r w:rsidR="003C3F8A">
          <w:delText>.</w:delText>
        </w:r>
        <w:r>
          <w:delText xml:space="preserve"> </w:delText>
        </w:r>
        <w:r w:rsidR="003C3F8A">
          <w:delText>E</w:delText>
        </w:r>
        <w:r>
          <w:delText>ntão</w:delText>
        </w:r>
      </w:del>
      <w:ins w:id="707" w:author="Erico de Souza Loewe" w:date="2020-11-08T21:40:00Z">
        <w:r>
          <w:t>), então</w:t>
        </w:r>
      </w:ins>
      <w:r>
        <w:t>, a partir da predição do ponto de teste</w:t>
      </w:r>
      <w:del w:id="708" w:author="Erico de Souza Loewe" w:date="2020-11-08T21:40:00Z">
        <w:r w:rsidR="000E6B26">
          <w:delText>,</w:delText>
        </w:r>
      </w:del>
      <w:r>
        <w:t xml:space="preserve"> é encontrado a classe que o representa. (TODO_REF)</w:t>
      </w:r>
    </w:p>
    <w:p w14:paraId="2251147C" w14:textId="6234D217" w:rsidR="00B55A9C" w:rsidRPr="00AF3C8D" w:rsidRDefault="00B55A9C" w:rsidP="00182F9A">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del w:id="709" w:author="Erico de Souza Loewe" w:date="2020-11-08T21:40:00Z">
        <w:r>
          <w:delText xml:space="preserve"> encontra</w:delText>
        </w:r>
        <w:r w:rsidR="00806AE4">
          <w:delText>da</w:delText>
        </w:r>
      </w:del>
      <w:ins w:id="710" w:author="Erico de Souza Loewe" w:date="2020-11-08T21:40:00Z">
        <w:r>
          <w:rPr>
            <w:i/>
          </w:rPr>
          <w:t>.</w:t>
        </w:r>
        <w:r>
          <w:t xml:space="preserve"> A qual se encontra</w:t>
        </w:r>
      </w:ins>
      <w:r>
        <w:t xml:space="preserve"> na classe </w:t>
      </w:r>
      <w:proofErr w:type="spellStart"/>
      <w:r w:rsidRPr="000F2C68">
        <w:rPr>
          <w:i/>
        </w:rPr>
        <w:t>KNeighborsClassifier</w:t>
      </w:r>
      <w:proofErr w:type="spellEnd"/>
      <w:r>
        <w:t xml:space="preserve"> do </w:t>
      </w:r>
      <w:del w:id="711" w:author="Erico de Souza Loewe" w:date="2020-11-08T21:40:00Z">
        <w:r>
          <w:delText>m</w:delText>
        </w:r>
        <w:r w:rsidR="002831D7">
          <w:delText>ó</w:delText>
        </w:r>
        <w:r>
          <w:delText>dulo</w:delText>
        </w:r>
      </w:del>
      <w:ins w:id="712" w:author="Erico de Souza Loewe" w:date="2020-11-08T21:40:00Z">
        <w:r>
          <w:t>modulo</w:t>
        </w:r>
      </w:ins>
      <w:r>
        <w:t xml:space="preserve">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182F9A">
      <w:pPr>
        <w:pStyle w:val="Ttulo3"/>
      </w:pPr>
      <w:bookmarkStart w:id="713" w:name="_Ref54920131"/>
      <w:bookmarkStart w:id="714" w:name="_Toc55523384"/>
      <w:bookmarkStart w:id="715" w:name="_Toc55260967"/>
      <w:r>
        <w:t>Preparação dos dados para o KNN</w:t>
      </w:r>
      <w:bookmarkEnd w:id="713"/>
      <w:bookmarkEnd w:id="714"/>
      <w:bookmarkEnd w:id="715"/>
    </w:p>
    <w:p w14:paraId="602EF07C" w14:textId="4DD3F76D" w:rsidR="00044C36" w:rsidRDefault="00CC3D32" w:rsidP="00182F9A">
      <w:r>
        <w:tab/>
      </w:r>
      <w:del w:id="716" w:author="Erico de Souza Loewe" w:date="2020-11-08T21:40:00Z">
        <w:r w:rsidR="001D53C0">
          <w:delText>P</w:delText>
        </w:r>
        <w:r w:rsidR="006D5A3E">
          <w:delText>lanejando</w:delText>
        </w:r>
      </w:del>
      <w:ins w:id="717" w:author="Erico de Souza Loewe" w:date="2020-11-08T21:40:00Z">
        <w:r>
          <w:t>Para</w:t>
        </w:r>
      </w:ins>
      <w:r>
        <w:t xml:space="preserve"> salvar os eventos da aplicação, </w:t>
      </w:r>
      <w:ins w:id="718" w:author="Erico de Souza Loewe" w:date="2020-11-08T21:40:00Z">
        <w:r>
          <w:t xml:space="preserve">foi criado </w:t>
        </w:r>
      </w:ins>
      <w:r>
        <w:t xml:space="preserve">uma lista chamada </w:t>
      </w:r>
      <w:proofErr w:type="spellStart"/>
      <w:r w:rsidRPr="00CC3D32">
        <w:rPr>
          <w:i/>
        </w:rPr>
        <w:t>events</w:t>
      </w:r>
      <w:proofErr w:type="spellEnd"/>
      <w:r>
        <w:t xml:space="preserve">, </w:t>
      </w:r>
      <w:ins w:id="719" w:author="Erico de Souza Loewe" w:date="2020-11-08T21:40:00Z">
        <w:r>
          <w:t xml:space="preserve">essa lista é </w:t>
        </w:r>
      </w:ins>
      <w:r w:rsidR="00AD3436">
        <w:t>composta</w:t>
      </w:r>
      <w:r>
        <w:t xml:space="preserve"> </w:t>
      </w:r>
      <w:del w:id="720" w:author="Erico de Souza Loewe" w:date="2020-11-08T21:40:00Z">
        <w:r>
          <w:delText>pel</w:delText>
        </w:r>
        <w:r w:rsidR="00616056">
          <w:delText>o</w:delText>
        </w:r>
        <w:r>
          <w:delText xml:space="preserve"> </w:delText>
        </w:r>
        <w:r w:rsidR="00616056">
          <w:delText>catálogo</w:delText>
        </w:r>
      </w:del>
      <w:ins w:id="721" w:author="Erico de Souza Loewe" w:date="2020-11-08T21:40:00Z">
        <w:r>
          <w:t>pela lista</w:t>
        </w:r>
      </w:ins>
      <w:r>
        <w:t xml:space="preserve"> de usuários, onde cada usuário possui a lista de eventos dentro</w:t>
      </w:r>
      <w:del w:id="722" w:author="Erico de Souza Loewe" w:date="2020-11-08T21:40:00Z">
        <w:r w:rsidR="0034082C">
          <w:delText xml:space="preserve">, </w:delText>
        </w:r>
        <w:r w:rsidR="00B17B05">
          <w:delText>teve sua concepção</w:delText>
        </w:r>
        <w:r>
          <w:delText>.</w:delText>
        </w:r>
      </w:del>
      <w:ins w:id="723" w:author="Erico de Souza Loewe" w:date="2020-11-08T21:40:00Z">
        <w:r>
          <w:t>.</w:t>
        </w:r>
      </w:ins>
      <w:r w:rsidR="00074D32">
        <w:t xml:space="preserve"> Cada </w:t>
      </w:r>
      <w:del w:id="724" w:author="Erico de Souza Loewe" w:date="2020-11-08T21:40:00Z">
        <w:r w:rsidR="00074D32">
          <w:delText>evento</w:delText>
        </w:r>
      </w:del>
      <w:ins w:id="725" w:author="Erico de Souza Loewe" w:date="2020-11-08T21:40:00Z">
        <w:r w:rsidR="00074D32">
          <w:t>eventos</w:t>
        </w:r>
      </w:ins>
      <w:r w:rsidR="00074D32">
        <w:t xml:space="preserve">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1C8EEBE" w:rsidR="002A41B9" w:rsidRPr="00334FD9" w:rsidRDefault="002A41B9" w:rsidP="00182F9A">
      <w:r>
        <w:tab/>
      </w:r>
      <w:r w:rsidRPr="002A41B9">
        <w:t>A ação LOAD_LOCATION foi ignorada</w:t>
      </w:r>
      <w:r>
        <w:t xml:space="preserve"> nesse momento no sistema e </w:t>
      </w:r>
      <w:del w:id="726" w:author="Erico de Souza Loewe" w:date="2020-11-08T21:40:00Z">
        <w:r w:rsidR="00405B86">
          <w:delText>se tornará</w:delText>
        </w:r>
      </w:del>
      <w:ins w:id="727" w:author="Erico de Souza Loewe" w:date="2020-11-08T21:40:00Z">
        <w:r w:rsidR="00EB3737">
          <w:t>irá</w:t>
        </w:r>
        <w:r>
          <w:t xml:space="preserve"> ficar como</w:t>
        </w:r>
      </w:ins>
      <w:r>
        <w:t xml:space="preserve"> um trabalho futuro.</w:t>
      </w:r>
      <w:r w:rsidR="00617EDC">
        <w:t xml:space="preserve"> </w:t>
      </w:r>
      <w:del w:id="728" w:author="Erico de Souza Loewe" w:date="2020-11-08T21:40:00Z">
        <w:r w:rsidR="009303CF">
          <w:delText xml:space="preserve">Já </w:delText>
        </w:r>
        <w:r w:rsidR="002A32D6">
          <w:delText>as</w:delText>
        </w:r>
        <w:r w:rsidR="00635103">
          <w:delText xml:space="preserve"> de</w:delText>
        </w:r>
      </w:del>
      <w:ins w:id="729" w:author="Erico de Souza Loewe" w:date="2020-11-08T21:40:00Z">
        <w:r w:rsidR="00617EDC" w:rsidRPr="00EB3737">
          <w:t>As ações</w:t>
        </w:r>
      </w:ins>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del w:id="730" w:author="Erico de Souza Loewe" w:date="2020-11-08T21:40:00Z">
        <w:r w:rsidR="00B57FE6">
          <w:delText>mesmo que</w:delText>
        </w:r>
      </w:del>
      <w:ins w:id="731" w:author="Erico de Souza Loewe" w:date="2020-11-08T21:40:00Z">
        <w:r w:rsidR="00EB3737" w:rsidRPr="00EB3737">
          <w:t>mas</w:t>
        </w:r>
      </w:ins>
      <w:r w:rsidR="00EB3737" w:rsidRPr="00EB3737">
        <w:t xml:space="preserve"> não </w:t>
      </w:r>
      <w:del w:id="732" w:author="Erico de Souza Loewe" w:date="2020-11-08T21:40:00Z">
        <w:r w:rsidR="00EB3737" w:rsidRPr="00EB3737">
          <w:delText>se</w:delText>
        </w:r>
        <w:r w:rsidR="00B57FE6">
          <w:delText>jam</w:delText>
        </w:r>
      </w:del>
      <w:ins w:id="733" w:author="Erico de Souza Loewe" w:date="2020-11-08T21:40:00Z">
        <w:r w:rsidR="00EB3737" w:rsidRPr="00EB3737">
          <w:t>serão</w:t>
        </w:r>
      </w:ins>
      <w:r w:rsidR="00EB3737" w:rsidRPr="00EB3737">
        <w:t xml:space="preserve"> u</w:t>
      </w:r>
      <w:r w:rsidR="00EB3737">
        <w:t>tilizadas</w:t>
      </w:r>
      <w:r w:rsidR="00146EE1">
        <w:t xml:space="preserve"> devido </w:t>
      </w:r>
      <w:del w:id="734" w:author="Erico de Souza Loewe" w:date="2020-11-08T21:40:00Z">
        <w:r w:rsidR="00146EE1">
          <w:delText>a</w:delText>
        </w:r>
        <w:r w:rsidR="009949FA">
          <w:delText>o</w:delText>
        </w:r>
      </w:del>
      <w:ins w:id="735" w:author="Erico de Souza Loewe" w:date="2020-11-08T21:40:00Z">
        <w:r w:rsidR="00146EE1">
          <w:t>a uma limitação no</w:t>
        </w:r>
      </w:ins>
      <w:r w:rsidR="00146EE1">
        <w:t xml:space="preserve"> tempo </w:t>
      </w:r>
      <w:del w:id="736" w:author="Erico de Souza Loewe" w:date="2020-11-08T21:40:00Z">
        <w:r w:rsidR="009949FA">
          <w:delText>limitado</w:delText>
        </w:r>
        <w:r w:rsidR="00146EE1">
          <w:delText xml:space="preserve"> </w:delText>
        </w:r>
      </w:del>
      <w:r w:rsidR="00146EE1">
        <w:t>de desenvolvimento</w:t>
      </w:r>
      <w:r w:rsidR="00EB3737">
        <w:t>.</w:t>
      </w:r>
      <w:r w:rsidR="00334FD9">
        <w:t xml:space="preserve"> </w:t>
      </w:r>
      <w:r w:rsidR="00334FD9" w:rsidRPr="00334FD9">
        <w:t xml:space="preserve">As </w:t>
      </w:r>
      <w:del w:id="737" w:author="Erico de Souza Loewe" w:date="2020-11-08T21:40:00Z">
        <w:r w:rsidR="00F05E6D">
          <w:delText>operações</w:delText>
        </w:r>
      </w:del>
      <w:ins w:id="738" w:author="Erico de Souza Loewe" w:date="2020-11-08T21:40:00Z">
        <w:r w:rsidR="00334FD9" w:rsidRPr="00334FD9">
          <w:t>ações</w:t>
        </w:r>
      </w:ins>
      <w:r w:rsidR="00334FD9" w:rsidRPr="00334FD9">
        <w:t xml:space="preserve"> HIDE_DETAILS, PAUSE_MUSIC, PLAY_MUSIC, SHOW_DETAILS são contabilizadas como registro do </w:t>
      </w:r>
      <w:r w:rsidR="00334FD9">
        <w:t>contexto musical</w:t>
      </w:r>
      <w:r w:rsidR="00A2097F">
        <w:t xml:space="preserve">, </w:t>
      </w:r>
      <w:del w:id="739" w:author="Erico de Souza Loewe" w:date="2020-11-08T21:40:00Z">
        <w:r w:rsidR="003E1C2E">
          <w:lastRenderedPageBreak/>
          <w:delText>contudo</w:delText>
        </w:r>
      </w:del>
      <w:ins w:id="740" w:author="Erico de Souza Loewe" w:date="2020-11-08T21:40:00Z">
        <w:r w:rsidR="00A05FB5">
          <w:t>porém</w:t>
        </w:r>
      </w:ins>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182F9A">
      <w:pPr>
        <w:pStyle w:val="Legenda"/>
      </w:pPr>
      <w:bookmarkStart w:id="741" w:name="_Ref55256921"/>
      <w:bookmarkStart w:id="742" w:name="_Toc55524308"/>
      <w:bookmarkStart w:id="743" w:name="_Toc55260910"/>
      <w:r>
        <w:t xml:space="preserve">Quadro </w:t>
      </w:r>
      <w:r w:rsidR="006B25B5">
        <w:fldChar w:fldCharType="begin"/>
      </w:r>
      <w:r w:rsidR="006B25B5">
        <w:instrText xml:space="preserve"> SEQ Quadro \* ARABIC </w:instrText>
      </w:r>
      <w:r w:rsidR="006B25B5">
        <w:fldChar w:fldCharType="separate"/>
      </w:r>
      <w:r w:rsidR="00496F40">
        <w:rPr>
          <w:noProof/>
        </w:rPr>
        <w:t>3</w:t>
      </w:r>
      <w:r w:rsidR="006B25B5">
        <w:rPr>
          <w:noProof/>
        </w:rPr>
        <w:fldChar w:fldCharType="end"/>
      </w:r>
      <w:bookmarkEnd w:id="741"/>
      <w:r>
        <w:t xml:space="preserve"> Lista de ações possíveis nos eventos </w:t>
      </w:r>
      <w:r w:rsidRPr="00A73EA3">
        <w:t>(próprio, 2020)</w:t>
      </w:r>
      <w:bookmarkEnd w:id="742"/>
      <w:bookmarkEnd w:id="74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182F9A">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182F9A">
            <w:r w:rsidRPr="00317470">
              <w:t>Descrição</w:t>
            </w:r>
          </w:p>
        </w:tc>
      </w:tr>
      <w:tr w:rsidR="00044C36" w:rsidRPr="00E35470" w14:paraId="45E38C5B" w14:textId="77777777" w:rsidTr="00811B26">
        <w:tc>
          <w:tcPr>
            <w:tcW w:w="2500" w:type="pct"/>
          </w:tcPr>
          <w:p w14:paraId="2F36AC35" w14:textId="0E24C3E7" w:rsidR="00044C36" w:rsidRDefault="00044C36" w:rsidP="00182F9A">
            <w:pPr>
              <w:rPr>
                <w:lang w:val="en-US"/>
              </w:rPr>
            </w:pPr>
            <w:r w:rsidRPr="00044C36">
              <w:rPr>
                <w:lang w:val="en-US"/>
              </w:rPr>
              <w:t>CHANGE_MUSIC_TIME</w:t>
            </w:r>
          </w:p>
        </w:tc>
        <w:tc>
          <w:tcPr>
            <w:tcW w:w="2500" w:type="pct"/>
          </w:tcPr>
          <w:p w14:paraId="5F79273F" w14:textId="27DAE650" w:rsidR="00044C36" w:rsidRPr="00317470" w:rsidRDefault="00156029" w:rsidP="00182F9A">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182F9A">
            <w:pPr>
              <w:rPr>
                <w:lang w:val="en-US"/>
              </w:rPr>
            </w:pPr>
            <w:r w:rsidRPr="00044C36">
              <w:rPr>
                <w:lang w:val="en-US"/>
              </w:rPr>
              <w:t>CHANGE_TO_NEXT_MUSIC</w:t>
            </w:r>
          </w:p>
        </w:tc>
        <w:tc>
          <w:tcPr>
            <w:tcW w:w="2500" w:type="pct"/>
          </w:tcPr>
          <w:p w14:paraId="322D38E5" w14:textId="47E4D522" w:rsidR="00044C36" w:rsidRPr="00317470" w:rsidRDefault="00714BDB" w:rsidP="00182F9A">
            <w:r w:rsidRPr="00317470">
              <w:t>Passa para próxima música da lista</w:t>
            </w:r>
          </w:p>
        </w:tc>
      </w:tr>
      <w:tr w:rsidR="00044C36" w14:paraId="62CD560E" w14:textId="77777777" w:rsidTr="00811B26">
        <w:tc>
          <w:tcPr>
            <w:tcW w:w="2500" w:type="pct"/>
          </w:tcPr>
          <w:p w14:paraId="096352FD" w14:textId="767F98EC" w:rsidR="00044C36" w:rsidRDefault="00044C36" w:rsidP="00182F9A">
            <w:pPr>
              <w:rPr>
                <w:lang w:val="en-US"/>
              </w:rPr>
            </w:pPr>
            <w:r w:rsidRPr="00044C36">
              <w:rPr>
                <w:lang w:val="en-US"/>
              </w:rPr>
              <w:t>CHANGE_TO_PREVIOUS_MUSIC</w:t>
            </w:r>
          </w:p>
        </w:tc>
        <w:tc>
          <w:tcPr>
            <w:tcW w:w="2500" w:type="pct"/>
          </w:tcPr>
          <w:p w14:paraId="427377F2" w14:textId="096C68C1" w:rsidR="00044C36" w:rsidRPr="00317470" w:rsidRDefault="005431CB" w:rsidP="00182F9A">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182F9A">
            <w:pPr>
              <w:rPr>
                <w:lang w:val="en-US"/>
              </w:rPr>
            </w:pPr>
            <w:r w:rsidRPr="00044C36">
              <w:rPr>
                <w:lang w:val="en-US"/>
              </w:rPr>
              <w:t>CHOOSE_ACTIVITY</w:t>
            </w:r>
          </w:p>
        </w:tc>
        <w:tc>
          <w:tcPr>
            <w:tcW w:w="2500" w:type="pct"/>
          </w:tcPr>
          <w:p w14:paraId="7EADD557" w14:textId="03C92F53" w:rsidR="00044C36" w:rsidRPr="00317470" w:rsidRDefault="00317470" w:rsidP="00182F9A">
            <w:r w:rsidRPr="00317470">
              <w:t>Registro da atividade</w:t>
            </w:r>
          </w:p>
        </w:tc>
      </w:tr>
      <w:tr w:rsidR="00044C36" w14:paraId="34ED177F" w14:textId="77777777" w:rsidTr="00811B26">
        <w:tc>
          <w:tcPr>
            <w:tcW w:w="2500" w:type="pct"/>
          </w:tcPr>
          <w:p w14:paraId="0AB401EE" w14:textId="0286DD61" w:rsidR="00044C36" w:rsidRDefault="00044C36" w:rsidP="00182F9A">
            <w:pPr>
              <w:rPr>
                <w:lang w:val="en-US"/>
              </w:rPr>
            </w:pPr>
            <w:r w:rsidRPr="00044C36">
              <w:rPr>
                <w:lang w:val="en-US"/>
              </w:rPr>
              <w:t>CHOOSE_FEELING</w:t>
            </w:r>
          </w:p>
        </w:tc>
        <w:tc>
          <w:tcPr>
            <w:tcW w:w="2500" w:type="pct"/>
          </w:tcPr>
          <w:p w14:paraId="36BABCE3" w14:textId="123E4D20" w:rsidR="00044C36" w:rsidRPr="00317470" w:rsidRDefault="00317470" w:rsidP="00182F9A">
            <w:r w:rsidRPr="00317470">
              <w:t>Registro do humor atual</w:t>
            </w:r>
          </w:p>
        </w:tc>
      </w:tr>
      <w:tr w:rsidR="00044C36" w:rsidRPr="00317470" w14:paraId="72535C3A" w14:textId="77777777" w:rsidTr="00811B26">
        <w:tc>
          <w:tcPr>
            <w:tcW w:w="2500" w:type="pct"/>
          </w:tcPr>
          <w:p w14:paraId="06AB4479" w14:textId="72B5DFCB" w:rsidR="00044C36" w:rsidRDefault="00044C36" w:rsidP="00182F9A">
            <w:pPr>
              <w:rPr>
                <w:lang w:val="en-US"/>
              </w:rPr>
            </w:pPr>
            <w:r w:rsidRPr="00044C36">
              <w:rPr>
                <w:lang w:val="en-US"/>
              </w:rPr>
              <w:t>CHOOSE_FEELING_TO_BE_LIKE</w:t>
            </w:r>
          </w:p>
        </w:tc>
        <w:tc>
          <w:tcPr>
            <w:tcW w:w="2500" w:type="pct"/>
          </w:tcPr>
          <w:p w14:paraId="736E878F" w14:textId="22210836" w:rsidR="00044C36" w:rsidRPr="00317470" w:rsidRDefault="00317470" w:rsidP="00182F9A">
            <w:r w:rsidRPr="00317470">
              <w:t>Registro do humor que gostaria de estar</w:t>
            </w:r>
          </w:p>
        </w:tc>
      </w:tr>
      <w:tr w:rsidR="00044C36" w14:paraId="6CD26CDB" w14:textId="77777777" w:rsidTr="00811B26">
        <w:tc>
          <w:tcPr>
            <w:tcW w:w="2500" w:type="pct"/>
          </w:tcPr>
          <w:p w14:paraId="030610D7" w14:textId="7CBDD3FD" w:rsidR="00044C36" w:rsidRDefault="00044C36" w:rsidP="00182F9A">
            <w:pPr>
              <w:rPr>
                <w:lang w:val="en-US"/>
              </w:rPr>
            </w:pPr>
            <w:r w:rsidRPr="00044C36">
              <w:rPr>
                <w:lang w:val="en-US"/>
              </w:rPr>
              <w:t>CHOOSE_LOCATION</w:t>
            </w:r>
          </w:p>
        </w:tc>
        <w:tc>
          <w:tcPr>
            <w:tcW w:w="2500" w:type="pct"/>
          </w:tcPr>
          <w:p w14:paraId="1AC0ADA6" w14:textId="23041B11" w:rsidR="00044C36" w:rsidRPr="00317470" w:rsidRDefault="009743AC" w:rsidP="00182F9A">
            <w:r>
              <w:t>Registro da localização</w:t>
            </w:r>
          </w:p>
        </w:tc>
      </w:tr>
      <w:tr w:rsidR="00044C36" w14:paraId="3A112DB3" w14:textId="77777777" w:rsidTr="00811B26">
        <w:tc>
          <w:tcPr>
            <w:tcW w:w="2500" w:type="pct"/>
          </w:tcPr>
          <w:p w14:paraId="6449991D" w14:textId="3971571F" w:rsidR="00044C36" w:rsidRPr="00044C36" w:rsidRDefault="00044C36" w:rsidP="00182F9A">
            <w:pPr>
              <w:rPr>
                <w:lang w:val="en-US"/>
              </w:rPr>
            </w:pPr>
            <w:r w:rsidRPr="00044C36">
              <w:rPr>
                <w:lang w:val="en-US"/>
              </w:rPr>
              <w:t>HATED_MUSIC</w:t>
            </w:r>
          </w:p>
        </w:tc>
        <w:tc>
          <w:tcPr>
            <w:tcW w:w="2500" w:type="pct"/>
          </w:tcPr>
          <w:p w14:paraId="7683D1B6" w14:textId="60173054" w:rsidR="00044C36" w:rsidRPr="00317470" w:rsidRDefault="00F21F5D" w:rsidP="00182F9A">
            <w:r>
              <w:t>Não gostou da música que está tocando</w:t>
            </w:r>
          </w:p>
        </w:tc>
      </w:tr>
      <w:tr w:rsidR="00044C36" w14:paraId="3EBF15F0" w14:textId="77777777" w:rsidTr="00811B26">
        <w:tc>
          <w:tcPr>
            <w:tcW w:w="2500" w:type="pct"/>
          </w:tcPr>
          <w:p w14:paraId="15D5CCFF" w14:textId="14DA572F" w:rsidR="00044C36" w:rsidRPr="00044C36" w:rsidRDefault="00044C36" w:rsidP="00182F9A">
            <w:pPr>
              <w:rPr>
                <w:lang w:val="en-US"/>
              </w:rPr>
            </w:pPr>
            <w:r w:rsidRPr="00044C36">
              <w:rPr>
                <w:lang w:val="en-US"/>
              </w:rPr>
              <w:t>HIDE_DETAILS</w:t>
            </w:r>
          </w:p>
        </w:tc>
        <w:tc>
          <w:tcPr>
            <w:tcW w:w="2500" w:type="pct"/>
          </w:tcPr>
          <w:p w14:paraId="462619F8" w14:textId="5ACA93F5" w:rsidR="00044C36" w:rsidRPr="00317470" w:rsidRDefault="00F21F5D" w:rsidP="00182F9A">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182F9A">
            <w:pPr>
              <w:rPr>
                <w:lang w:val="en-US"/>
              </w:rPr>
            </w:pPr>
            <w:r w:rsidRPr="00044C36">
              <w:rPr>
                <w:lang w:val="en-US"/>
              </w:rPr>
              <w:t>LIKED_ARTIST</w:t>
            </w:r>
          </w:p>
        </w:tc>
        <w:tc>
          <w:tcPr>
            <w:tcW w:w="2500" w:type="pct"/>
          </w:tcPr>
          <w:p w14:paraId="319E2C0F" w14:textId="71A5D4C6" w:rsidR="00044C36" w:rsidRPr="00317470" w:rsidRDefault="00746F06" w:rsidP="00182F9A">
            <w:r>
              <w:t>Gostou do artista</w:t>
            </w:r>
          </w:p>
        </w:tc>
      </w:tr>
      <w:tr w:rsidR="00044C36" w14:paraId="6D7C2C57" w14:textId="77777777" w:rsidTr="00811B26">
        <w:tc>
          <w:tcPr>
            <w:tcW w:w="2500" w:type="pct"/>
          </w:tcPr>
          <w:p w14:paraId="7898E86B" w14:textId="37CD8DF7" w:rsidR="00044C36" w:rsidRPr="00044C36" w:rsidRDefault="00044C36" w:rsidP="00182F9A">
            <w:pPr>
              <w:rPr>
                <w:lang w:val="en-US"/>
              </w:rPr>
            </w:pPr>
            <w:r w:rsidRPr="00044C36">
              <w:rPr>
                <w:lang w:val="en-US"/>
              </w:rPr>
              <w:t>LIKED_GENRE</w:t>
            </w:r>
          </w:p>
        </w:tc>
        <w:tc>
          <w:tcPr>
            <w:tcW w:w="2500" w:type="pct"/>
          </w:tcPr>
          <w:p w14:paraId="1D194516" w14:textId="330EAE6A" w:rsidR="00044C36" w:rsidRPr="00317470" w:rsidRDefault="002A5D88" w:rsidP="00182F9A">
            <w:r>
              <w:t>Gostou do gênero</w:t>
            </w:r>
          </w:p>
        </w:tc>
      </w:tr>
      <w:tr w:rsidR="00044C36" w14:paraId="072523A9" w14:textId="77777777" w:rsidTr="00811B26">
        <w:tc>
          <w:tcPr>
            <w:tcW w:w="2500" w:type="pct"/>
          </w:tcPr>
          <w:p w14:paraId="0D2082C4" w14:textId="1F77847F" w:rsidR="00044C36" w:rsidRPr="00044C36" w:rsidRDefault="00044C36" w:rsidP="00182F9A">
            <w:pPr>
              <w:rPr>
                <w:lang w:val="en-US"/>
              </w:rPr>
            </w:pPr>
            <w:r w:rsidRPr="00044C36">
              <w:rPr>
                <w:lang w:val="en-US"/>
              </w:rPr>
              <w:t>LIKED_MUSIC</w:t>
            </w:r>
          </w:p>
        </w:tc>
        <w:tc>
          <w:tcPr>
            <w:tcW w:w="2500" w:type="pct"/>
          </w:tcPr>
          <w:p w14:paraId="33455D9D" w14:textId="1B2942E0" w:rsidR="00044C36" w:rsidRPr="00317470" w:rsidRDefault="002A5D88" w:rsidP="00182F9A">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182F9A">
            <w:pPr>
              <w:rPr>
                <w:lang w:val="en-US"/>
              </w:rPr>
            </w:pPr>
            <w:r w:rsidRPr="00044C36">
              <w:rPr>
                <w:lang w:val="en-US"/>
              </w:rPr>
              <w:t>LOAD_LOCATION</w:t>
            </w:r>
          </w:p>
        </w:tc>
        <w:tc>
          <w:tcPr>
            <w:tcW w:w="2500" w:type="pct"/>
          </w:tcPr>
          <w:p w14:paraId="6F5ECAF2" w14:textId="7FA9AEFE" w:rsidR="00044C36" w:rsidRPr="00317470" w:rsidRDefault="00DA0D9A" w:rsidP="00182F9A">
            <w:r>
              <w:t>Carregou a localização (latitude, longitude)</w:t>
            </w:r>
          </w:p>
        </w:tc>
      </w:tr>
      <w:tr w:rsidR="00044C36" w14:paraId="5F9C1392" w14:textId="77777777" w:rsidTr="00811B26">
        <w:tc>
          <w:tcPr>
            <w:tcW w:w="2500" w:type="pct"/>
          </w:tcPr>
          <w:p w14:paraId="7EC702F7" w14:textId="5740F66F" w:rsidR="00044C36" w:rsidRPr="00044C36" w:rsidRDefault="00044C36" w:rsidP="00182F9A">
            <w:pPr>
              <w:rPr>
                <w:lang w:val="en-US"/>
              </w:rPr>
            </w:pPr>
            <w:r w:rsidRPr="00044C36">
              <w:rPr>
                <w:lang w:val="en-US"/>
              </w:rPr>
              <w:t>PAUSE_MUSIC</w:t>
            </w:r>
          </w:p>
        </w:tc>
        <w:tc>
          <w:tcPr>
            <w:tcW w:w="2500" w:type="pct"/>
          </w:tcPr>
          <w:p w14:paraId="33C9CBCC" w14:textId="1AB1399F" w:rsidR="00044C36" w:rsidRPr="00317470" w:rsidRDefault="00D11942" w:rsidP="00182F9A">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182F9A">
            <w:pPr>
              <w:rPr>
                <w:lang w:val="en-US"/>
              </w:rPr>
            </w:pPr>
            <w:r w:rsidRPr="00044C36">
              <w:rPr>
                <w:lang w:val="en-US"/>
              </w:rPr>
              <w:t>PLAY_MUSIC</w:t>
            </w:r>
          </w:p>
        </w:tc>
        <w:tc>
          <w:tcPr>
            <w:tcW w:w="2500" w:type="pct"/>
          </w:tcPr>
          <w:p w14:paraId="2A1873E9" w14:textId="35F62977" w:rsidR="00044C36" w:rsidRPr="00317470" w:rsidRDefault="00D11942" w:rsidP="00182F9A">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182F9A">
            <w:pPr>
              <w:rPr>
                <w:lang w:val="en-US"/>
              </w:rPr>
            </w:pPr>
            <w:r w:rsidRPr="00044C36">
              <w:rPr>
                <w:lang w:val="en-US"/>
              </w:rPr>
              <w:t>RESTART_MUSIC</w:t>
            </w:r>
          </w:p>
        </w:tc>
        <w:tc>
          <w:tcPr>
            <w:tcW w:w="2500" w:type="pct"/>
          </w:tcPr>
          <w:p w14:paraId="7CB7A548" w14:textId="4C8C64BA" w:rsidR="00044C36" w:rsidRPr="00317470" w:rsidRDefault="007E3E61" w:rsidP="00182F9A">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182F9A">
            <w:pPr>
              <w:rPr>
                <w:lang w:val="en-US"/>
              </w:rPr>
            </w:pPr>
            <w:r w:rsidRPr="00044C36">
              <w:rPr>
                <w:lang w:val="en-US"/>
              </w:rPr>
              <w:t>SHOW_DETAILS</w:t>
            </w:r>
          </w:p>
        </w:tc>
        <w:tc>
          <w:tcPr>
            <w:tcW w:w="2500" w:type="pct"/>
          </w:tcPr>
          <w:p w14:paraId="704E0DA6" w14:textId="624F3116" w:rsidR="00044C36" w:rsidRPr="00317470" w:rsidRDefault="0083375E" w:rsidP="00182F9A">
            <w:r>
              <w:t xml:space="preserve">Abriu os detalhes da </w:t>
            </w:r>
            <w:r w:rsidR="002F5E2D">
              <w:t>música</w:t>
            </w:r>
          </w:p>
        </w:tc>
      </w:tr>
    </w:tbl>
    <w:p w14:paraId="39E66820" w14:textId="32AEC340" w:rsidR="00074D32" w:rsidRPr="0083375E" w:rsidRDefault="00074D32" w:rsidP="00182F9A">
      <w:r w:rsidRPr="0083375E">
        <w:t xml:space="preserve"> </w:t>
      </w:r>
    </w:p>
    <w:p w14:paraId="7173B321" w14:textId="1CB4C066" w:rsidR="002A1DBB" w:rsidRPr="008B3A75" w:rsidRDefault="008B3A75" w:rsidP="00182F9A">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del w:id="744" w:author="Erico de Souza Loewe" w:date="2020-11-08T21:40:00Z">
        <w:r w:rsidR="0057502A">
          <w:delText>,</w:delText>
        </w:r>
      </w:del>
      <w:r w:rsidR="00360703">
        <w:t xml:space="preserve"> desde o carregamento </w:t>
      </w:r>
      <w:ins w:id="745" w:author="Erico de Souza Loewe" w:date="2020-11-08T21:40:00Z">
        <w:r w:rsidR="00360703">
          <w:t>do</w:t>
        </w:r>
        <w:r w:rsidR="00FF46CE">
          <w:t xml:space="preserve">s dados </w:t>
        </w:r>
      </w:ins>
      <w:r w:rsidR="00FF46CE">
        <w:t>do</w:t>
      </w:r>
      <w:r w:rsidR="00360703">
        <w:t xml:space="preserve"> arquivo</w:t>
      </w:r>
      <w:del w:id="746" w:author="Erico de Souza Loewe" w:date="2020-11-08T21:40:00Z">
        <w:r w:rsidR="0057502A">
          <w:delText xml:space="preserve"> até </w:delText>
        </w:r>
        <w:r w:rsidR="00A92F51">
          <w:delText xml:space="preserve">a execução do </w:delText>
        </w:r>
        <w:r w:rsidR="006419C6">
          <w:delText xml:space="preserve">algoritmo </w:delText>
        </w:r>
        <w:r w:rsidR="00A92F51">
          <w:delText>KNN</w:delText>
        </w:r>
        <w:r w:rsidR="00360703">
          <w:delText>.</w:delText>
        </w:r>
        <w:r w:rsidR="00ED59C9">
          <w:delText xml:space="preserve"> </w:delText>
        </w:r>
        <w:r w:rsidR="00AA5E6A">
          <w:delText>É</w:delText>
        </w:r>
        <w:r w:rsidR="00360703">
          <w:delText xml:space="preserve"> </w:delText>
        </w:r>
        <w:r w:rsidR="00AA5E6A">
          <w:delText>n</w:delText>
        </w:r>
        <w:r w:rsidR="00360703">
          <w:delText>a</w:delText>
        </w:r>
      </w:del>
      <w:ins w:id="747" w:author="Erico de Souza Loewe" w:date="2020-11-08T21:40:00Z">
        <w:r w:rsidR="00360703">
          <w:t>. Na</w:t>
        </w:r>
      </w:ins>
      <w:r w:rsidR="00360703">
        <w:t xml:space="preserve"> etapa</w:t>
      </w:r>
      <w:r w:rsidRPr="008B3A75">
        <w:t xml:space="preserve"> </w:t>
      </w:r>
      <w:r w:rsidR="00360703">
        <w:t>“Carrega JSON</w:t>
      </w:r>
      <w:del w:id="748" w:author="Erico de Souza Loewe" w:date="2020-11-08T21:40:00Z">
        <w:r w:rsidR="00360703">
          <w:delText>”</w:delText>
        </w:r>
        <w:r w:rsidR="00ED59C9">
          <w:delText>,</w:delText>
        </w:r>
        <w:r>
          <w:delText xml:space="preserve"> </w:delText>
        </w:r>
        <w:r w:rsidR="005D308F">
          <w:delText>que se tem</w:delText>
        </w:r>
      </w:del>
      <w:ins w:id="749" w:author="Erico de Souza Loewe" w:date="2020-11-08T21:40:00Z">
        <w:r w:rsidR="00360703">
          <w:t>”</w:t>
        </w:r>
        <w:r>
          <w:t xml:space="preserve"> foi realizado</w:t>
        </w:r>
      </w:ins>
      <w:r>
        <w:t xml:space="preserve"> </w:t>
      </w:r>
      <w:r w:rsidR="00360703">
        <w:t xml:space="preserve">o </w:t>
      </w:r>
      <w:del w:id="750" w:author="Erico de Souza Loewe" w:date="2020-11-08T21:40:00Z">
        <w:r w:rsidR="00C62A8A">
          <w:delText>upload dos dados</w:delText>
        </w:r>
        <w:r w:rsidR="00360703">
          <w:delText xml:space="preserve"> </w:delText>
        </w:r>
      </w:del>
      <w:ins w:id="751" w:author="Erico de Souza Loewe" w:date="2020-11-08T21:40:00Z">
        <w:r w:rsidR="00360703">
          <w:t xml:space="preserve">carregamento do arquivo </w:t>
        </w:r>
      </w:ins>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w:t>
      </w:r>
      <w:del w:id="752" w:author="Erico de Souza Loewe" w:date="2020-11-08T21:40:00Z">
        <w:r w:rsidR="00217269">
          <w:delText>existe</w:delText>
        </w:r>
      </w:del>
      <w:ins w:id="753" w:author="Erico de Souza Loewe" w:date="2020-11-08T21:40:00Z">
        <w:r>
          <w:t>foi utilizado</w:t>
        </w:r>
      </w:ins>
      <w:r>
        <w:t xml:space="preserve"> a biblioteca </w:t>
      </w:r>
      <w:proofErr w:type="spellStart"/>
      <w:r w:rsidRPr="00A27BAF">
        <w:rPr>
          <w:i/>
        </w:rPr>
        <w:t>json</w:t>
      </w:r>
      <w:proofErr w:type="spellEnd"/>
      <w:r w:rsidR="003A34EC">
        <w:t xml:space="preserve">, </w:t>
      </w:r>
      <w:del w:id="754" w:author="Erico de Souza Loewe" w:date="2020-11-08T21:40:00Z">
        <w:r w:rsidR="003A34EC">
          <w:delText>possibilita</w:delText>
        </w:r>
        <w:r w:rsidR="00217269">
          <w:delText>ndo</w:delText>
        </w:r>
      </w:del>
      <w:ins w:id="755" w:author="Erico de Souza Loewe" w:date="2020-11-08T21:40:00Z">
        <w:r w:rsidR="003A34EC">
          <w:t>que possibilita</w:t>
        </w:r>
      </w:ins>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del w:id="756" w:author="Erico de Souza Loewe" w:date="2020-11-08T21:40:00Z">
        <w:r w:rsidR="00AB4434">
          <w:delText xml:space="preserve">, </w:delText>
        </w:r>
        <w:r w:rsidR="00353B67">
          <w:delText xml:space="preserve">do qual </w:delText>
        </w:r>
        <w:r w:rsidR="00A43661">
          <w:delText>obtém</w:delText>
        </w:r>
      </w:del>
      <w:ins w:id="757" w:author="Erico de Souza Loewe" w:date="2020-11-08T21:40:00Z">
        <w:r>
          <w:t>.</w:t>
        </w:r>
        <w:r w:rsidR="00532B9F">
          <w:t xml:space="preserve"> Do dicionário, foi </w:t>
        </w:r>
        <w:r w:rsidR="00532B9F">
          <w:lastRenderedPageBreak/>
          <w:t>obtido</w:t>
        </w:r>
      </w:ins>
      <w:r w:rsidR="00532B9F">
        <w:t xml:space="preserve"> os usuários e seus eventos e </w:t>
      </w:r>
      <w:del w:id="758" w:author="Erico de Souza Loewe" w:date="2020-11-08T21:40:00Z">
        <w:r w:rsidR="00B20A5B">
          <w:delText>os</w:delText>
        </w:r>
        <w:r w:rsidR="00532B9F">
          <w:delText xml:space="preserve"> transfo</w:delText>
        </w:r>
        <w:r w:rsidR="00AE711C">
          <w:delText>r</w:delText>
        </w:r>
        <w:r w:rsidR="00B20A5B">
          <w:delText>ma</w:delText>
        </w:r>
      </w:del>
      <w:ins w:id="759" w:author="Erico de Souza Loewe" w:date="2020-11-08T21:40:00Z">
        <w:r w:rsidR="00532B9F">
          <w:t>transformado</w:t>
        </w:r>
      </w:ins>
      <w:r w:rsidR="00532B9F">
        <w:t xml:space="preserve"> em outro dicionário </w:t>
      </w:r>
      <w:proofErr w:type="spellStart"/>
      <w:r w:rsidR="00532B9F" w:rsidRPr="00532B9F">
        <w:rPr>
          <w:i/>
        </w:rPr>
        <w:t>users</w:t>
      </w:r>
      <w:proofErr w:type="spellEnd"/>
      <w:r w:rsidR="00532B9F">
        <w:t xml:space="preserve">, </w:t>
      </w:r>
      <w:del w:id="760" w:author="Erico de Souza Loewe" w:date="2020-11-08T21:40:00Z">
        <w:r w:rsidR="00532B9F">
          <w:delText>cuj</w:delText>
        </w:r>
        <w:r w:rsidR="00C061A1">
          <w:delText>a</w:delText>
        </w:r>
      </w:del>
      <w:ins w:id="761" w:author="Erico de Souza Loewe" w:date="2020-11-08T21:40:00Z">
        <w:r w:rsidR="00532B9F">
          <w:t>cujo a</w:t>
        </w:r>
      </w:ins>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182F9A">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182F9A">
      <w:pPr>
        <w:pStyle w:val="Legenda"/>
        <w:rPr>
          <w:noProof/>
        </w:rPr>
      </w:pPr>
      <w:bookmarkStart w:id="762" w:name="_Ref54973329"/>
      <w:bookmarkStart w:id="763" w:name="_Toc55260893"/>
      <w:r>
        <w:t xml:space="preserve">Figura </w:t>
      </w:r>
      <w:r w:rsidR="006B25B5">
        <w:fldChar w:fldCharType="begin"/>
      </w:r>
      <w:r w:rsidR="006B25B5">
        <w:instrText xml:space="preserve"> SEQ Figura \* ARABIC </w:instrText>
      </w:r>
      <w:r w:rsidR="006B25B5">
        <w:fldChar w:fldCharType="separate"/>
      </w:r>
      <w:r w:rsidR="00772326">
        <w:rPr>
          <w:noProof/>
        </w:rPr>
        <w:t>18</w:t>
      </w:r>
      <w:r w:rsidR="006B25B5">
        <w:rPr>
          <w:noProof/>
        </w:rPr>
        <w:fldChar w:fldCharType="end"/>
      </w:r>
      <w:bookmarkEnd w:id="762"/>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763"/>
    </w:p>
    <w:p w14:paraId="24982577" w14:textId="20508ACC" w:rsidR="00277DEC" w:rsidRDefault="0019064E" w:rsidP="00182F9A">
      <w:r>
        <w:tab/>
      </w:r>
      <w:r w:rsidR="00EF23AA">
        <w:t>Na</w:t>
      </w:r>
      <w:r>
        <w:t xml:space="preserve"> segunda etapa “Separa Contexto”, representada </w:t>
      </w:r>
      <w:del w:id="764" w:author="Erico de Souza Loewe" w:date="2020-11-08T21:40:00Z">
        <w:r w:rsidR="00F465AD">
          <w:delText>pela</w:delText>
        </w:r>
      </w:del>
      <w:ins w:id="765" w:author="Erico de Souza Loewe" w:date="2020-11-08T21:40:00Z">
        <w:r>
          <w:t>na</w:t>
        </w:r>
      </w:ins>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del w:id="766" w:author="Erico de Souza Loewe" w:date="2020-11-08T21:40:00Z">
        <w:r w:rsidR="00843A71">
          <w:delText>,</w:delText>
        </w:r>
        <w:r w:rsidR="001E07DF">
          <w:delText xml:space="preserve"> </w:delText>
        </w:r>
        <w:r w:rsidR="00843A71">
          <w:delText>c</w:delText>
        </w:r>
        <w:r w:rsidR="001E07DF">
          <w:delText>riando</w:delText>
        </w:r>
      </w:del>
      <w:ins w:id="767" w:author="Erico de Souza Loewe" w:date="2020-11-08T21:40:00Z">
        <w:r w:rsidR="00AF1E23">
          <w:t>.</w:t>
        </w:r>
        <w:r w:rsidR="001E07DF">
          <w:t xml:space="preserve"> Criando</w:t>
        </w:r>
      </w:ins>
      <w:r w:rsidR="001E07DF">
        <w:t xml:space="preserve"> assim, uma relação </w:t>
      </w:r>
      <w:ins w:id="768" w:author="Erico de Souza Loewe" w:date="2020-11-08T21:40:00Z">
        <w:r w:rsidR="001E07DF">
          <w:t xml:space="preserve">de cada contexto, </w:t>
        </w:r>
      </w:ins>
      <w:r w:rsidR="001E07DF">
        <w:t xml:space="preserve">com as </w:t>
      </w:r>
      <w:r w:rsidR="006762C6">
        <w:t>músicas</w:t>
      </w:r>
      <w:r w:rsidR="001E07DF">
        <w:t xml:space="preserve"> </w:t>
      </w:r>
      <w:r w:rsidR="0046487C">
        <w:t>reproduzidas</w:t>
      </w:r>
      <w:del w:id="769" w:author="Erico de Souza Loewe" w:date="2020-11-08T21:40:00Z">
        <w:r w:rsidR="00DF1C83">
          <w:delText>.</w:delText>
        </w:r>
        <w:r w:rsidR="008A158F">
          <w:delText xml:space="preserve"> </w:delText>
        </w:r>
        <w:r w:rsidR="00C55A05">
          <w:delText>Isso está</w:delText>
        </w:r>
      </w:del>
      <w:ins w:id="770" w:author="Erico de Souza Loewe" w:date="2020-11-08T21:40:00Z">
        <w:r w:rsidR="00432FE5">
          <w:t>, que é</w:t>
        </w:r>
      </w:ins>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182F9A">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182F9A">
      <w:pPr>
        <w:pStyle w:val="Legenda"/>
      </w:pPr>
      <w:bookmarkStart w:id="771" w:name="_Ref54973321"/>
      <w:bookmarkStart w:id="772" w:name="_Toc55260894"/>
      <w:r>
        <w:t xml:space="preserve">Figura </w:t>
      </w:r>
      <w:r w:rsidR="006B25B5">
        <w:fldChar w:fldCharType="begin"/>
      </w:r>
      <w:r w:rsidR="006B25B5">
        <w:instrText xml:space="preserve"> SEQ Figura \* ARABIC </w:instrText>
      </w:r>
      <w:r w:rsidR="006B25B5">
        <w:fldChar w:fldCharType="separate"/>
      </w:r>
      <w:r w:rsidR="00772326">
        <w:rPr>
          <w:noProof/>
        </w:rPr>
        <w:t>19</w:t>
      </w:r>
      <w:r w:rsidR="006B25B5">
        <w:rPr>
          <w:noProof/>
        </w:rPr>
        <w:fldChar w:fldCharType="end"/>
      </w:r>
      <w:bookmarkEnd w:id="771"/>
      <w:r>
        <w:t xml:space="preserve"> Representação dos eventos salvos no </w:t>
      </w:r>
      <w:proofErr w:type="spellStart"/>
      <w:r>
        <w:t>Firebase</w:t>
      </w:r>
      <w:proofErr w:type="spellEnd"/>
      <w:r w:rsidR="00180781">
        <w:t xml:space="preserve"> </w:t>
      </w:r>
      <w:r w:rsidR="00180781" w:rsidRPr="00A73EA3">
        <w:t>(próprio, 2020)</w:t>
      </w:r>
      <w:bookmarkEnd w:id="772"/>
    </w:p>
    <w:p w14:paraId="5D69FFD5" w14:textId="539998BD" w:rsidR="00277DEC" w:rsidRDefault="00B334B7" w:rsidP="00182F9A">
      <w:del w:id="773" w:author="Erico de Souza Loewe" w:date="2020-11-08T21:40:00Z">
        <w:r>
          <w:delText>A</w:delText>
        </w:r>
      </w:del>
      <w:ins w:id="774" w:author="Erico de Souza Loewe" w:date="2020-11-08T21:40:00Z">
        <w:r w:rsidR="00EA3E37">
          <w:t>Na</w:t>
        </w:r>
      </w:ins>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del w:id="775" w:author="Erico de Souza Loewe" w:date="2020-11-08T21:40:00Z">
        <w:r>
          <w:delText>traz</w:delText>
        </w:r>
      </w:del>
      <w:ins w:id="776" w:author="Erico de Souza Loewe" w:date="2020-11-08T21:40:00Z">
        <w:r w:rsidR="00EA3E37">
          <w:t>é representada</w:t>
        </w:r>
      </w:ins>
      <w:r w:rsidR="00EA3E37">
        <w:t xml:space="preserve"> a etapa “Separa contexto das </w:t>
      </w:r>
      <w:r w:rsidR="00EE0349">
        <w:t>músicas</w:t>
      </w:r>
      <w:del w:id="777" w:author="Erico de Souza Loewe" w:date="2020-11-08T21:40:00Z">
        <w:r w:rsidR="00EE0349">
          <w:delText>”</w:delText>
        </w:r>
        <w:r>
          <w:delText>.</w:delText>
        </w:r>
        <w:r w:rsidR="00EE0349">
          <w:delText xml:space="preserve"> </w:delText>
        </w:r>
        <w:r>
          <w:delText>N</w:delText>
        </w:r>
        <w:r w:rsidR="00EE0349">
          <w:delText>a</w:delText>
        </w:r>
      </w:del>
      <w:ins w:id="778" w:author="Erico de Souza Loewe" w:date="2020-11-08T21:40:00Z">
        <w:r w:rsidR="00EE0349">
          <w:t>”, pois na</w:t>
        </w:r>
      </w:ins>
      <w:r w:rsidR="00EE0349">
        <w:t xml:space="preserve"> reprodução das músicas, é gerado</w:t>
      </w:r>
      <w:del w:id="779" w:author="Erico de Souza Loewe" w:date="2020-11-08T21:40:00Z">
        <w:r w:rsidR="002247E8">
          <w:delText>, tanto</w:delText>
        </w:r>
      </w:del>
      <w:r w:rsidR="00EE0349">
        <w:t xml:space="preserve"> os eventos separadamente</w:t>
      </w:r>
      <w:r w:rsidR="001A128B">
        <w:t xml:space="preserve">, </w:t>
      </w:r>
      <w:del w:id="780" w:author="Erico de Souza Loewe" w:date="2020-11-08T21:40:00Z">
        <w:r w:rsidR="00A926EA">
          <w:delText>quanto</w:delText>
        </w:r>
      </w:del>
      <w:ins w:id="781" w:author="Erico de Souza Loewe" w:date="2020-11-08T21:40:00Z">
        <w:r w:rsidR="001A128B">
          <w:t xml:space="preserve">e nessa etapa, é </w:t>
        </w:r>
        <w:r w:rsidR="001A128B">
          <w:lastRenderedPageBreak/>
          <w:t>criado</w:t>
        </w:r>
      </w:ins>
      <w:r w:rsidR="001A128B">
        <w:t xml:space="preserve"> uma relação da música escutada, com os eventos registrados</w:t>
      </w:r>
      <w:del w:id="782" w:author="Erico de Souza Loewe" w:date="2020-11-08T21:40:00Z">
        <w:r w:rsidR="000B7E73">
          <w:delText xml:space="preserve"> -</w:delText>
        </w:r>
      </w:del>
      <w:ins w:id="783" w:author="Erico de Souza Loewe" w:date="2020-11-08T21:40:00Z">
        <w:r w:rsidR="00A65F9D">
          <w:t>,</w:t>
        </w:r>
      </w:ins>
      <w:r w:rsidR="00A65F9D">
        <w:t xml:space="preserve"> gerando</w:t>
      </w:r>
      <w:del w:id="784" w:author="Erico de Souza Loewe" w:date="2020-11-08T21:40:00Z">
        <w:r w:rsidR="000B7E73">
          <w:delText>,</w:delText>
        </w:r>
      </w:del>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182F9A">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182F9A">
      <w:pPr>
        <w:pStyle w:val="Legenda"/>
      </w:pPr>
      <w:bookmarkStart w:id="785" w:name="_Ref54973316"/>
      <w:bookmarkStart w:id="786" w:name="_Toc55260895"/>
      <w:r>
        <w:t xml:space="preserve">Figura </w:t>
      </w:r>
      <w:r w:rsidR="006B25B5">
        <w:fldChar w:fldCharType="begin"/>
      </w:r>
      <w:r w:rsidR="006B25B5">
        <w:instrText xml:space="preserve"> SEQ Figura \* ARABIC </w:instrText>
      </w:r>
      <w:r w:rsidR="006B25B5">
        <w:fldChar w:fldCharType="separate"/>
      </w:r>
      <w:r w:rsidR="00772326">
        <w:rPr>
          <w:noProof/>
        </w:rPr>
        <w:t>20</w:t>
      </w:r>
      <w:r w:rsidR="006B25B5">
        <w:rPr>
          <w:noProof/>
        </w:rPr>
        <w:fldChar w:fldCharType="end"/>
      </w:r>
      <w:bookmarkEnd w:id="785"/>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786"/>
    </w:p>
    <w:p w14:paraId="38B4F8EF" w14:textId="291AC29B" w:rsidR="00277DEC" w:rsidRPr="00860C67" w:rsidRDefault="00324F5C" w:rsidP="00182F9A">
      <w:pPr>
        <w:rPr>
          <w:b/>
          <w:bCs/>
        </w:rPr>
      </w:pPr>
      <w:r>
        <w:tab/>
      </w:r>
      <w:del w:id="787" w:author="Erico de Souza Loewe" w:date="2020-11-08T21:40:00Z">
        <w:r w:rsidR="0049713B">
          <w:delText>Visando uma</w:delText>
        </w:r>
      </w:del>
      <w:ins w:id="788" w:author="Erico de Souza Loewe" w:date="2020-11-08T21:40:00Z">
        <w:r>
          <w:t>Para criar essa</w:t>
        </w:r>
      </w:ins>
      <w:r>
        <w:t xml:space="preserve"> relação</w:t>
      </w:r>
      <w:del w:id="789" w:author="Erico de Souza Loewe" w:date="2020-11-08T21:40:00Z">
        <w:r w:rsidR="00093383">
          <w:delText>,</w:delText>
        </w:r>
      </w:del>
      <w:r>
        <w:t xml:space="preserve"> é realizado um loop em cima dos eventos de cada contexto, </w:t>
      </w:r>
      <w:del w:id="790" w:author="Erico de Souza Loewe" w:date="2020-11-08T21:40:00Z">
        <w:r>
          <w:delText>cria</w:delText>
        </w:r>
        <w:r w:rsidR="00F1577E">
          <w:delText>n</w:delText>
        </w:r>
        <w:r>
          <w:delText>do</w:delText>
        </w:r>
      </w:del>
      <w:ins w:id="791" w:author="Erico de Souza Loewe" w:date="2020-11-08T21:40:00Z">
        <w:r>
          <w:t>e criado</w:t>
        </w:r>
      </w:ins>
      <w:r>
        <w:t xml:space="preserve"> uma lista chamada </w:t>
      </w:r>
      <w:proofErr w:type="spellStart"/>
      <w:r w:rsidRPr="00324F5C">
        <w:rPr>
          <w:i/>
        </w:rPr>
        <w:t>musicTable</w:t>
      </w:r>
      <w:proofErr w:type="spellEnd"/>
      <w:del w:id="792" w:author="Erico de Souza Loewe" w:date="2020-11-08T21:40:00Z">
        <w:r w:rsidR="00A277E4">
          <w:delText>.</w:delText>
        </w:r>
        <w:r w:rsidR="00655771">
          <w:delText xml:space="preserve"> Tal,</w:delText>
        </w:r>
      </w:del>
      <w:ins w:id="793" w:author="Erico de Souza Loewe" w:date="2020-11-08T21:40:00Z">
        <w:r>
          <w:t>,</w:t>
        </w:r>
        <w:r w:rsidR="00E77555">
          <w:t xml:space="preserve"> a qual</w:t>
        </w:r>
      </w:ins>
      <w:r w:rsidR="00E77555">
        <w:t xml:space="preserve"> é preenchida </w:t>
      </w:r>
      <w:del w:id="794" w:author="Erico de Souza Loewe" w:date="2020-11-08T21:40:00Z">
        <w:r w:rsidR="00A277E4">
          <w:delText>dos</w:delText>
        </w:r>
      </w:del>
      <w:ins w:id="795" w:author="Erico de Souza Loewe" w:date="2020-11-08T21:40:00Z">
        <w:r w:rsidR="00E77555">
          <w:t>com os</w:t>
        </w:r>
      </w:ins>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del w:id="796" w:author="Erico de Souza Loewe" w:date="2020-11-08T21:40:00Z">
        <w:r w:rsidR="00655771">
          <w:rPr>
            <w:i/>
          </w:rPr>
          <w:delText>,</w:delText>
        </w:r>
      </w:del>
      <w:r w:rsidR="003358E0">
        <w:t xml:space="preserve"> relacionados ao contexto da </w:t>
      </w:r>
      <w:r w:rsidR="008B0BD7">
        <w:t>música</w:t>
      </w:r>
      <w:del w:id="797" w:author="Erico de Souza Loewe" w:date="2020-11-08T21:40:00Z">
        <w:r w:rsidR="00655771">
          <w:delText>,</w:delText>
        </w:r>
      </w:del>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del w:id="798" w:author="Erico de Souza Loewe" w:date="2020-11-08T21:40:00Z">
        <w:r w:rsidR="00655771">
          <w:rPr>
            <w:i/>
          </w:rPr>
          <w:delText>,</w:delText>
        </w:r>
        <w:r w:rsidR="003358E0">
          <w:delText xml:space="preserve"> </w:delText>
        </w:r>
        <w:r w:rsidR="00E35A84">
          <w:delText>e</w:delText>
        </w:r>
      </w:del>
      <w:r w:rsidR="003358E0">
        <w:t xml:space="preserve"> relacionados ao contexto do usuário.</w:t>
      </w:r>
      <w:r w:rsidR="00860C67">
        <w:t xml:space="preserve"> </w:t>
      </w:r>
      <w:del w:id="799" w:author="Erico de Souza Loewe" w:date="2020-11-08T21:40:00Z">
        <w:r w:rsidR="00244DFE">
          <w:delText>Ademais, o</w:delText>
        </w:r>
        <w:r w:rsidR="00860C67">
          <w:delText xml:space="preserve">s </w:delText>
        </w:r>
        <w:r w:rsidR="00F75E5F">
          <w:delText>termos</w:delText>
        </w:r>
      </w:del>
      <w:ins w:id="800" w:author="Erico de Souza Loewe" w:date="2020-11-08T21:40:00Z">
        <w:r w:rsidR="00860C67">
          <w:t>Os contextos</w:t>
        </w:r>
      </w:ins>
      <w:r w:rsidR="00860C67">
        <w:t xml:space="preserve">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182F9A">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182F9A">
      <w:pPr>
        <w:pStyle w:val="Legenda"/>
      </w:pPr>
      <w:bookmarkStart w:id="801" w:name="_Ref54973306"/>
      <w:bookmarkStart w:id="802" w:name="_Toc55260896"/>
      <w:r>
        <w:t xml:space="preserve">Figura </w:t>
      </w:r>
      <w:r w:rsidR="006B25B5">
        <w:fldChar w:fldCharType="begin"/>
      </w:r>
      <w:r w:rsidR="006B25B5">
        <w:instrText xml:space="preserve"> SEQ Figura \* ARABIC </w:instrText>
      </w:r>
      <w:r w:rsidR="006B25B5">
        <w:fldChar w:fldCharType="separate"/>
      </w:r>
      <w:r w:rsidR="00772326">
        <w:rPr>
          <w:noProof/>
        </w:rPr>
        <w:t>21</w:t>
      </w:r>
      <w:r w:rsidR="006B25B5">
        <w:rPr>
          <w:noProof/>
        </w:rPr>
        <w:fldChar w:fldCharType="end"/>
      </w:r>
      <w:bookmarkEnd w:id="801"/>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02"/>
    </w:p>
    <w:p w14:paraId="4974A4D1" w14:textId="67FE087A" w:rsidR="00B548EC" w:rsidRDefault="001110DF" w:rsidP="00182F9A">
      <w:r>
        <w:tab/>
        <w:t>Nas</w:t>
      </w:r>
      <w:r w:rsidR="00705AD1">
        <w:t xml:space="preserve"> </w:t>
      </w:r>
      <w:ins w:id="803" w:author="Erico de Souza Loewe" w:date="2020-11-08T21:40:00Z">
        <w:r w:rsidR="00705AD1">
          <w:t xml:space="preserve">próximas </w:t>
        </w:r>
      </w:ins>
      <w:r w:rsidR="00705AD1">
        <w:t xml:space="preserve">duas etapas </w:t>
      </w:r>
      <w:del w:id="804" w:author="Erico de Souza Loewe" w:date="2020-11-08T21:40:00Z">
        <w:r w:rsidR="00E4388E">
          <w:delText>seguintes</w:delText>
        </w:r>
        <w:r w:rsidR="00705AD1">
          <w:delText xml:space="preserve"> </w:delText>
        </w:r>
        <w:r w:rsidR="008E1C55">
          <w:delText>(</w:delText>
        </w:r>
        <w:r w:rsidR="00705AD1">
          <w:delText>“</w:delText>
        </w:r>
      </w:del>
      <w:ins w:id="805" w:author="Erico de Souza Loewe" w:date="2020-11-08T21:40:00Z">
        <w:r w:rsidR="00705AD1">
          <w:t>“</w:t>
        </w:r>
      </w:ins>
      <w:r w:rsidR="00705AD1" w:rsidRPr="00705AD1">
        <w:t>busca informações das músicas</w:t>
      </w:r>
      <w:r w:rsidR="00705AD1">
        <w:t>” e “</w:t>
      </w:r>
      <w:r w:rsidR="00705AD1" w:rsidRPr="00705AD1">
        <w:t>busca informações dos artistas (gênero</w:t>
      </w:r>
      <w:del w:id="806" w:author="Erico de Souza Loewe" w:date="2020-11-08T21:40:00Z">
        <w:r w:rsidR="00705AD1" w:rsidRPr="00705AD1">
          <w:delText>)</w:delText>
        </w:r>
        <w:r w:rsidR="00705AD1">
          <w:delText>”</w:delText>
        </w:r>
        <w:r w:rsidR="008E1C55">
          <w:delText>)</w:delText>
        </w:r>
        <w:r>
          <w:delText xml:space="preserve">, </w:delText>
        </w:r>
        <w:r w:rsidR="00B63D74">
          <w:delText>direcion</w:delText>
        </w:r>
        <w:r w:rsidR="007B469C">
          <w:delText>á-lo-ia</w:delText>
        </w:r>
        <w:r w:rsidR="00842F8E">
          <w:delText>, o cliente,</w:delText>
        </w:r>
        <w:r w:rsidR="007B469C">
          <w:delText xml:space="preserve"> a</w:delText>
        </w:r>
      </w:del>
      <w:ins w:id="807" w:author="Erico de Souza Loewe" w:date="2020-11-08T21:40:00Z">
        <w:r w:rsidR="00705AD1" w:rsidRPr="00705AD1">
          <w:t>)</w:t>
        </w:r>
        <w:r w:rsidR="00705AD1">
          <w:t>”</w:t>
        </w:r>
        <w:r>
          <w:t>, é realizado</w:t>
        </w:r>
      </w:ins>
      <w:r>
        <w:t xml:space="preserve"> uma busca nas API’s do Spotify, utilizando os </w:t>
      </w:r>
      <w:r>
        <w:rPr>
          <w:rPrChange w:id="808" w:author="Erico de Souza Loewe" w:date="2020-11-08T21:40:00Z">
            <w:rPr>
              <w:i/>
            </w:rPr>
          </w:rPrChange>
        </w:rPr>
        <w:t>uris</w:t>
      </w:r>
      <w:r>
        <w:t xml:space="preserve"> da </w:t>
      </w:r>
      <w:r w:rsidR="00E81433">
        <w:t>música</w:t>
      </w:r>
      <w:r>
        <w:t xml:space="preserve"> e artistas,</w:t>
      </w:r>
      <w:r w:rsidR="002C09E3">
        <w:t xml:space="preserve"> </w:t>
      </w:r>
      <w:del w:id="809" w:author="Erico de Souza Loewe" w:date="2020-11-08T21:40:00Z">
        <w:r w:rsidR="00DA3584">
          <w:delText>a</w:delText>
        </w:r>
      </w:del>
      <w:ins w:id="810" w:author="Erico de Souza Loewe" w:date="2020-11-08T21:40:00Z">
        <w:r w:rsidR="002C09E3">
          <w:t>para no</w:t>
        </w:r>
      </w:ins>
      <w:r w:rsidR="002C09E3">
        <w:t xml:space="preserve"> fim </w:t>
      </w:r>
      <w:del w:id="811" w:author="Erico de Souza Loewe" w:date="2020-11-08T21:40:00Z">
        <w:r w:rsidR="006174C8">
          <w:delText>de</w:delText>
        </w:r>
        <w:r w:rsidR="002C09E3">
          <w:delText xml:space="preserve"> </w:delText>
        </w:r>
      </w:del>
      <w:r w:rsidR="002C09E3">
        <w:t>obter os gêneros musicais.</w:t>
      </w:r>
      <w:r w:rsidR="00BF6DD4">
        <w:t xml:space="preserve"> </w:t>
      </w:r>
      <w:ins w:id="812" w:author="Erico de Souza Loewe" w:date="2020-11-08T21:40:00Z">
        <w:r w:rsidR="00BF6DD4">
          <w:t>Devido a uma limitação do Spotify, essa busca é realizada de 50 em 50 uris</w:t>
        </w:r>
        <w:r w:rsidR="002B331B">
          <w:t>.</w:t>
        </w:r>
        <w:r w:rsidR="00007C83">
          <w:t xml:space="preserve"> </w:t>
        </w:r>
      </w:ins>
      <w:r w:rsidR="00007C83">
        <w:t xml:space="preserve">O resultado </w:t>
      </w:r>
      <w:del w:id="813" w:author="Erico de Souza Loewe" w:date="2020-11-08T21:40:00Z">
        <w:r w:rsidR="00454001">
          <w:delText>dela</w:delText>
        </w:r>
      </w:del>
      <w:ins w:id="814" w:author="Erico de Souza Loewe" w:date="2020-11-08T21:40:00Z">
        <w:r w:rsidR="00007C83">
          <w:t>dessas buscas</w:t>
        </w:r>
      </w:ins>
      <w:r w:rsidR="00007C83">
        <w:t xml:space="preserve"> é um dicionário chamado </w:t>
      </w:r>
      <w:proofErr w:type="spellStart"/>
      <w:r w:rsidR="00007C83" w:rsidRPr="00973CBA">
        <w:rPr>
          <w:i/>
        </w:rPr>
        <w:t>artistsMap</w:t>
      </w:r>
      <w:proofErr w:type="spellEnd"/>
      <w:r w:rsidR="00007C83">
        <w:t xml:space="preserve"> </w:t>
      </w:r>
      <w:del w:id="815" w:author="Erico de Souza Loewe" w:date="2020-11-08T21:40:00Z">
        <w:r w:rsidR="00454001">
          <w:delText>rela</w:delText>
        </w:r>
        <w:r w:rsidR="00725795">
          <w:delText>ciona</w:delText>
        </w:r>
        <w:r w:rsidR="000C4BF5">
          <w:delText>n</w:delText>
        </w:r>
        <w:r w:rsidR="00725795">
          <w:delText>do</w:delText>
        </w:r>
        <w:r w:rsidR="00454001">
          <w:delText xml:space="preserve"> os</w:delText>
        </w:r>
      </w:del>
      <w:ins w:id="816" w:author="Erico de Souza Loewe" w:date="2020-11-08T21:40:00Z">
        <w:r w:rsidR="00007C83">
          <w:t xml:space="preserve">que possui a </w:t>
        </w:r>
        <w:r w:rsidR="00007C83">
          <w:lastRenderedPageBreak/>
          <w:t>relação dos</w:t>
        </w:r>
      </w:ins>
      <w:r w:rsidR="00007C83">
        <w:t xml:space="preserve"> </w:t>
      </w:r>
      <w:r w:rsidR="00007C83">
        <w:rPr>
          <w:rPrChange w:id="817" w:author="Erico de Souza Loewe" w:date="2020-11-08T21:40:00Z">
            <w:rPr>
              <w:i/>
            </w:rPr>
          </w:rPrChange>
        </w:rPr>
        <w:t>uris</w:t>
      </w:r>
      <w:r w:rsidR="00007C83">
        <w:t xml:space="preserve"> com os dados de cada artista.</w:t>
      </w:r>
      <w:del w:id="818" w:author="Erico de Souza Loewe" w:date="2020-11-08T21:40:00Z">
        <w:r w:rsidR="00BF6DD4">
          <w:delText xml:space="preserve"> Devido a uma limitação do Spotify, </w:delText>
        </w:r>
        <w:r w:rsidR="000C4BF5">
          <w:delText>a</w:delText>
        </w:r>
        <w:r w:rsidR="00BF6DD4">
          <w:delText xml:space="preserve"> busca </w:delText>
        </w:r>
        <w:r w:rsidR="00AC5B97">
          <w:delText>se fará</w:delText>
        </w:r>
        <w:r w:rsidR="00BF6DD4">
          <w:delText xml:space="preserve"> de 50 em 50 uris</w:delText>
        </w:r>
        <w:r w:rsidR="002B331B">
          <w:delText>.</w:delText>
        </w:r>
        <w:r w:rsidR="00007C83">
          <w:delText xml:space="preserve"> </w:delText>
        </w:r>
      </w:del>
    </w:p>
    <w:p w14:paraId="7874ED37" w14:textId="77777777" w:rsidR="004415D8" w:rsidRDefault="005829DE" w:rsidP="00182F9A">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182F9A">
      <w:pPr>
        <w:pStyle w:val="Legenda"/>
      </w:pPr>
      <w:bookmarkStart w:id="819" w:name="_Ref54973298"/>
      <w:bookmarkStart w:id="820" w:name="_Toc55260897"/>
      <w:r>
        <w:t xml:space="preserve">Figura </w:t>
      </w:r>
      <w:r w:rsidR="006B25B5">
        <w:fldChar w:fldCharType="begin"/>
      </w:r>
      <w:r w:rsidR="006B25B5">
        <w:instrText xml:space="preserve"> SEQ Figura \* ARABIC </w:instrText>
      </w:r>
      <w:r w:rsidR="006B25B5">
        <w:fldChar w:fldCharType="separate"/>
      </w:r>
      <w:r w:rsidR="00772326">
        <w:rPr>
          <w:noProof/>
        </w:rPr>
        <w:t>22</w:t>
      </w:r>
      <w:r w:rsidR="006B25B5">
        <w:rPr>
          <w:noProof/>
        </w:rPr>
        <w:fldChar w:fldCharType="end"/>
      </w:r>
      <w:bookmarkEnd w:id="819"/>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20"/>
    </w:p>
    <w:p w14:paraId="4C3E69BF" w14:textId="20C287B0" w:rsidR="007258A1" w:rsidRDefault="00AA35A0" w:rsidP="00182F9A">
      <w:r w:rsidRPr="00B4632C">
        <w:tab/>
      </w:r>
      <w:del w:id="821" w:author="Erico de Souza Loewe" w:date="2020-11-08T21:40:00Z">
        <w:r w:rsidR="00844EF2">
          <w:delText>O</w:delText>
        </w:r>
        <w:r>
          <w:delText xml:space="preserve">s </w:delText>
        </w:r>
      </w:del>
      <w:ins w:id="822" w:author="Erico de Souza Loewe" w:date="2020-11-08T21:40:00Z">
        <w:r>
          <w:t xml:space="preserve">Após a busca dos </w:t>
        </w:r>
      </w:ins>
      <w:r>
        <w:t xml:space="preserve">dados </w:t>
      </w:r>
      <w:del w:id="823" w:author="Erico de Souza Loewe" w:date="2020-11-08T21:40:00Z">
        <w:r w:rsidR="00B61A86">
          <w:delText>n</w:delText>
        </w:r>
        <w:r>
          <w:delText>o</w:delText>
        </w:r>
      </w:del>
      <w:ins w:id="824" w:author="Erico de Souza Loewe" w:date="2020-11-08T21:40:00Z">
        <w:r>
          <w:t>ao</w:t>
        </w:r>
      </w:ins>
      <w:r>
        <w:t xml:space="preserve"> Spotify, </w:t>
      </w:r>
      <w:del w:id="825" w:author="Erico de Souza Loewe" w:date="2020-11-08T21:40:00Z">
        <w:r w:rsidR="001238DD">
          <w:delText>nos seus devidos processos</w:delText>
        </w:r>
        <w:r>
          <w:delText xml:space="preserve">, </w:delText>
        </w:r>
        <w:r w:rsidR="00FC6F79">
          <w:delText>obtiveram</w:delText>
        </w:r>
      </w:del>
      <w:ins w:id="826" w:author="Erico de Souza Loewe" w:date="2020-11-08T21:40:00Z">
        <w:r>
          <w:t>foi obtido</w:t>
        </w:r>
      </w:ins>
      <w:r>
        <w:t xml:space="preserve"> </w:t>
      </w:r>
      <w:r w:rsidR="00612211">
        <w:t>a lista dos</w:t>
      </w:r>
      <w:r>
        <w:t xml:space="preserve"> gênero</w:t>
      </w:r>
      <w:r w:rsidR="00612211">
        <w:t>s</w:t>
      </w:r>
      <w:r>
        <w:t xml:space="preserve"> das músicas através dos artistas</w:t>
      </w:r>
      <w:del w:id="827" w:author="Erico de Souza Loewe" w:date="2020-11-08T21:40:00Z">
        <w:r w:rsidR="003016B2">
          <w:delText>.</w:delText>
        </w:r>
        <w:r w:rsidR="00B07FD4">
          <w:delText xml:space="preserve"> </w:delText>
        </w:r>
        <w:r w:rsidR="003016B2">
          <w:delText>A</w:delText>
        </w:r>
        <w:r w:rsidR="00B07FD4">
          <w:delText xml:space="preserve"> pos</w:delText>
        </w:r>
        <w:r w:rsidR="003016B2">
          <w:delText>teriori,</w:delText>
        </w:r>
        <w:r w:rsidR="00122BC0">
          <w:delText xml:space="preserve"> adi</w:delText>
        </w:r>
        <w:r w:rsidR="00A50059">
          <w:delText>ciona</w:delText>
        </w:r>
        <w:r w:rsidR="00EE222E">
          <w:delText>-o</w:delText>
        </w:r>
      </w:del>
      <w:ins w:id="828" w:author="Erico de Souza Loewe" w:date="2020-11-08T21:40:00Z">
        <w:r>
          <w:t xml:space="preserve">, </w:t>
        </w:r>
        <w:r w:rsidR="00122BC0">
          <w:t>e então adicionado</w:t>
        </w:r>
        <w:r w:rsidR="00612211">
          <w:t>s</w:t>
        </w:r>
      </w:ins>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w:t>
      </w:r>
      <w:del w:id="829" w:author="Erico de Souza Loewe" w:date="2020-11-08T21:40:00Z">
        <w:r w:rsidR="009A6018">
          <w:delText>,</w:delText>
        </w:r>
      </w:del>
      <w:r w:rsidR="00612211">
        <w:t xml:space="preserve"> um por linha</w:t>
      </w:r>
      <w:r w:rsidR="007F64D4">
        <w:t xml:space="preserve"> e</w:t>
      </w:r>
      <w:del w:id="830" w:author="Erico de Souza Loewe" w:date="2020-11-08T21:40:00Z">
        <w:r w:rsidR="008105AB">
          <w:delText>,</w:delText>
        </w:r>
      </w:del>
      <w:r w:rsidR="007F64D4">
        <w:t xml:space="preserve"> no fim, removido a música, pois ela iria atrapalhar o resultado do algoritmo</w:t>
      </w:r>
      <w:r w:rsidR="008C2AAB">
        <w:t xml:space="preserve">. Com isso, </w:t>
      </w:r>
      <w:del w:id="831" w:author="Erico de Souza Loewe" w:date="2020-11-08T21:40:00Z">
        <w:r w:rsidR="00E971A4">
          <w:delText>surgiu, propositalmente,</w:delText>
        </w:r>
      </w:del>
      <w:ins w:id="832" w:author="Erico de Souza Loewe" w:date="2020-11-08T21:40:00Z">
        <w:r w:rsidR="008C2AAB">
          <w:t>foi criado</w:t>
        </w:r>
      </w:ins>
      <w:r w:rsidR="008C2AAB">
        <w:t xml:space="preserve"> a lista </w:t>
      </w:r>
      <w:proofErr w:type="spellStart"/>
      <w:r w:rsidR="008C2AAB" w:rsidRPr="00A00B4A">
        <w:rPr>
          <w:i/>
        </w:rPr>
        <w:t>genreTable</w:t>
      </w:r>
      <w:proofErr w:type="spellEnd"/>
      <w:del w:id="833" w:author="Erico de Souza Loewe" w:date="2020-11-08T21:40:00Z">
        <w:r w:rsidR="00B5076D">
          <w:delText>, deixando, assim,</w:delText>
        </w:r>
      </w:del>
      <w:ins w:id="834" w:author="Erico de Souza Loewe" w:date="2020-11-08T21:40:00Z">
        <w:r w:rsidR="00A00B4A">
          <w:t xml:space="preserve"> e deixado de usar</w:t>
        </w:r>
      </w:ins>
      <w:r w:rsidR="00A00B4A">
        <w:t xml:space="preserve"> o </w:t>
      </w:r>
      <w:proofErr w:type="spellStart"/>
      <w:r w:rsidR="00A00B4A" w:rsidRPr="00122BC0">
        <w:rPr>
          <w:i/>
        </w:rPr>
        <w:t>musicTable</w:t>
      </w:r>
      <w:proofErr w:type="spellEnd"/>
      <w:del w:id="835" w:author="Erico de Souza Loewe" w:date="2020-11-08T21:40:00Z">
        <w:r w:rsidR="00B5076D">
          <w:rPr>
            <w:i/>
          </w:rPr>
          <w:delText xml:space="preserve"> </w:delText>
        </w:r>
        <w:r w:rsidR="00B5076D" w:rsidRPr="00017ED1">
          <w:delText>em desuso</w:delText>
        </w:r>
      </w:del>
      <w:r w:rsidR="008C2AAB">
        <w:t>.</w:t>
      </w:r>
    </w:p>
    <w:p w14:paraId="5176B2B5" w14:textId="0443DB32" w:rsidR="009E4CB2" w:rsidRDefault="009E4CB2" w:rsidP="00182F9A">
      <w:del w:id="836" w:author="Erico de Souza Loewe" w:date="2020-11-08T21:40:00Z">
        <w:r>
          <w:tab/>
        </w:r>
        <w:r w:rsidR="004B35EA">
          <w:delText>Gozando d</w:delText>
        </w:r>
        <w:r>
          <w:delText>a</w:delText>
        </w:r>
        <w:r w:rsidR="004B35EA">
          <w:delText xml:space="preserve"> completude da</w:delText>
        </w:r>
      </w:del>
      <w:ins w:id="837" w:author="Erico de Souza Loewe" w:date="2020-11-08T21:40:00Z">
        <w:r>
          <w:tab/>
          <w:t>Com a</w:t>
        </w:r>
      </w:ins>
      <w:r>
        <w:t xml:space="preserve"> tabela</w:t>
      </w:r>
      <w:del w:id="838" w:author="Erico de Souza Loewe" w:date="2020-11-08T21:40:00Z">
        <w:r>
          <w:delText>,</w:delText>
        </w:r>
        <w:r w:rsidR="001C524D">
          <w:delText xml:space="preserve"> principiou</w:delText>
        </w:r>
      </w:del>
      <w:ins w:id="839" w:author="Erico de Souza Loewe" w:date="2020-11-08T21:40:00Z">
        <w:r>
          <w:t xml:space="preserve"> completa, foi realizado</w:t>
        </w:r>
      </w:ins>
      <w:r>
        <w:t xml:space="preserve"> um tratamento dos valores dos eventos que eram múltiplos</w:t>
      </w:r>
      <w:del w:id="840" w:author="Erico de Souza Loewe" w:date="2020-11-08T21:40:00Z">
        <w:r w:rsidR="00D82A5A">
          <w:delText>. Tais</w:delText>
        </w:r>
      </w:del>
      <w:ins w:id="841" w:author="Erico de Souza Loewe" w:date="2020-11-08T21:40:00Z">
        <w:r w:rsidR="00CF411F">
          <w:t>, isso é,</w:t>
        </w:r>
      </w:ins>
      <w:r w:rsidR="00CF411F">
        <w:t xml:space="preserve"> continham mais de uma informação </w:t>
      </w:r>
      <w:r w:rsidR="002B6379">
        <w:t>nos mesmos eventos</w:t>
      </w:r>
      <w:del w:id="842" w:author="Erico de Souza Loewe" w:date="2020-11-08T21:40:00Z">
        <w:r w:rsidR="005F2475">
          <w:delText>,</w:delText>
        </w:r>
      </w:del>
      <w:r w:rsidR="00CF411F">
        <w:t xml:space="preserve"> através do “;”</w:t>
      </w:r>
      <w:r w:rsidR="00323534">
        <w:t xml:space="preserve"> ou </w:t>
      </w:r>
      <w:del w:id="843" w:author="Erico de Souza Loewe" w:date="2020-11-08T21:40:00Z">
        <w:r w:rsidR="00B51798">
          <w:delText>possuíam</w:delText>
        </w:r>
      </w:del>
      <w:ins w:id="844" w:author="Erico de Souza Loewe" w:date="2020-11-08T21:40:00Z">
        <w:r w:rsidR="00323534">
          <w:t>possui</w:t>
        </w:r>
      </w:ins>
      <w:r w:rsidR="00323534">
        <w:t xml:space="preserve"> uma quantidade maior </w:t>
      </w:r>
      <w:del w:id="845" w:author="Erico de Souza Loewe" w:date="2020-11-08T21:40:00Z">
        <w:r w:rsidR="000E3DC8">
          <w:delText>do</w:delText>
        </w:r>
        <w:r w:rsidR="00323534">
          <w:delText xml:space="preserve"> </w:delText>
        </w:r>
      </w:del>
      <w:r w:rsidR="00323534">
        <w:lastRenderedPageBreak/>
        <w:t>que 1 nos campos</w:t>
      </w:r>
      <w:del w:id="846" w:author="Erico de Souza Loewe" w:date="2020-11-08T21:40:00Z">
        <w:r w:rsidR="000E3DC8">
          <w:delText xml:space="preserve"> de</w:delText>
        </w:r>
      </w:del>
      <w:r w:rsidR="00323534">
        <w:t xml:space="preserve">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p>
    <w:p w14:paraId="480DEE20" w14:textId="77777777" w:rsidR="007358DD" w:rsidRDefault="007358DD" w:rsidP="00182F9A">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182F9A">
      <w:pPr>
        <w:pStyle w:val="Legenda"/>
      </w:pPr>
      <w:bookmarkStart w:id="847" w:name="_Ref53955795"/>
      <w:bookmarkStart w:id="848" w:name="_Toc55260898"/>
      <w:r>
        <w:t xml:space="preserve">Figura </w:t>
      </w:r>
      <w:r w:rsidR="006B25B5">
        <w:fldChar w:fldCharType="begin"/>
      </w:r>
      <w:r w:rsidR="006B25B5">
        <w:instrText xml:space="preserve"> SEQ Figura \* ARABIC </w:instrText>
      </w:r>
      <w:r w:rsidR="006B25B5">
        <w:fldChar w:fldCharType="separate"/>
      </w:r>
      <w:r w:rsidR="00772326">
        <w:rPr>
          <w:noProof/>
        </w:rPr>
        <w:t>23</w:t>
      </w:r>
      <w:r w:rsidR="006B25B5">
        <w:rPr>
          <w:noProof/>
        </w:rPr>
        <w:fldChar w:fldCharType="end"/>
      </w:r>
      <w:bookmarkEnd w:id="847"/>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848"/>
    </w:p>
    <w:p w14:paraId="57E252FA" w14:textId="79A929CB" w:rsidR="005A7271" w:rsidRDefault="005A7271" w:rsidP="00182F9A">
      <w:r>
        <w:tab/>
        <w:t xml:space="preserve">No fim, </w:t>
      </w:r>
      <w:del w:id="849" w:author="Erico de Souza Loewe" w:date="2020-11-08T21:40:00Z">
        <w:r w:rsidR="008928BD">
          <w:delText>era necessário</w:delText>
        </w:r>
      </w:del>
      <w:ins w:id="850" w:author="Erico de Souza Loewe" w:date="2020-11-08T21:40:00Z">
        <w:r>
          <w:t>foi utilizado</w:t>
        </w:r>
      </w:ins>
      <w:r>
        <w:t xml:space="preserve">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del w:id="851" w:author="Erico de Souza Loewe" w:date="2020-11-08T21:40:00Z">
        <w:r w:rsidR="00F5761B">
          <w:delText>, caso quisesse</w:delText>
        </w:r>
      </w:del>
      <w:ins w:id="852" w:author="Erico de Souza Loewe" w:date="2020-11-08T21:40:00Z">
        <w:r>
          <w:t xml:space="preserve"> para</w:t>
        </w:r>
      </w:ins>
      <w:r>
        <w:t xml:space="preserve"> transformar as características e classes de cada evento da tabela em números inteiros</w:t>
      </w:r>
      <w:del w:id="853" w:author="Erico de Souza Loewe" w:date="2020-11-08T21:40:00Z">
        <w:r w:rsidR="00AD793C">
          <w:delText>;</w:delText>
        </w:r>
      </w:del>
      <w:ins w:id="854" w:author="Erico de Souza Loewe" w:date="2020-11-08T21:40:00Z">
        <w:r w:rsidR="004F768B">
          <w:t>,</w:t>
        </w:r>
      </w:ins>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182F9A">
      <w:pPr>
        <w:pStyle w:val="Ttulo3"/>
      </w:pPr>
      <w:bookmarkStart w:id="855" w:name="_Ref54908939"/>
      <w:bookmarkStart w:id="856" w:name="_Toc55523385"/>
      <w:bookmarkStart w:id="857" w:name="_Toc55260968"/>
      <w:r>
        <w:t>Testes com KNN</w:t>
      </w:r>
      <w:bookmarkEnd w:id="855"/>
      <w:bookmarkEnd w:id="856"/>
      <w:bookmarkEnd w:id="857"/>
    </w:p>
    <w:p w14:paraId="5DE02447" w14:textId="51F34CC4" w:rsidR="00BD4BAC" w:rsidRDefault="00691D99" w:rsidP="00182F9A">
      <w:r w:rsidRPr="00A02EEA">
        <w:tab/>
      </w:r>
      <w:r w:rsidRPr="00691D99">
        <w:t>No final</w:t>
      </w:r>
      <w:r>
        <w:t xml:space="preserve">, o </w:t>
      </w:r>
      <w:proofErr w:type="spellStart"/>
      <w:r w:rsidRPr="00A00B4A">
        <w:rPr>
          <w:i/>
        </w:rPr>
        <w:t>genreTable</w:t>
      </w:r>
      <w:proofErr w:type="spellEnd"/>
      <w:del w:id="858" w:author="Erico de Souza Loewe" w:date="2020-11-08T21:40:00Z">
        <w:r w:rsidR="004951D0">
          <w:rPr>
            <w:i/>
          </w:rPr>
          <w:delText>,</w:delText>
        </w:r>
        <w:r>
          <w:delText xml:space="preserve"> </w:delText>
        </w:r>
        <w:r w:rsidR="004951D0">
          <w:delText>convertido</w:delText>
        </w:r>
      </w:del>
      <w:ins w:id="859" w:author="Erico de Souza Loewe" w:date="2020-11-08T21:40:00Z">
        <w:r>
          <w:t xml:space="preserve"> </w:t>
        </w:r>
        <w:r w:rsidR="006F44DD">
          <w:t xml:space="preserve">foi </w:t>
        </w:r>
        <w:r w:rsidR="00A43265">
          <w:t>transformado</w:t>
        </w:r>
      </w:ins>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del w:id="860" w:author="Erico de Souza Loewe" w:date="2020-11-08T21:40:00Z">
        <w:r w:rsidR="004F2FB8">
          <w:delText>, sofreu</w:delText>
        </w:r>
        <w:r>
          <w:delText xml:space="preserve"> </w:delText>
        </w:r>
        <w:r w:rsidR="00F233C9">
          <w:delText>certa</w:delText>
        </w:r>
      </w:del>
      <w:ins w:id="861" w:author="Erico de Souza Loewe" w:date="2020-11-08T21:40:00Z">
        <w:r w:rsidR="00250CE2">
          <w:t>. Então</w:t>
        </w:r>
        <w:r w:rsidRPr="00691D99">
          <w:t xml:space="preserve"> </w:t>
        </w:r>
        <w:r>
          <w:t>foi realizado a</w:t>
        </w:r>
      </w:ins>
      <w:r>
        <w:t xml:space="preserve"> separação da coluna gênero da tabela,</w:t>
      </w:r>
      <w:r w:rsidR="00AA76C4">
        <w:t xml:space="preserve"> </w:t>
      </w:r>
      <w:del w:id="862" w:author="Erico de Souza Loewe" w:date="2020-11-08T21:40:00Z">
        <w:r w:rsidR="00AA76C4">
          <w:delText>obt</w:delText>
        </w:r>
        <w:r w:rsidR="007C1D5C">
          <w:delText>endo</w:delText>
        </w:r>
      </w:del>
      <w:ins w:id="863" w:author="Erico de Souza Loewe" w:date="2020-11-08T21:40:00Z">
        <w:r w:rsidR="00AA76C4">
          <w:t>com isso, obtido as</w:t>
        </w:r>
      </w:ins>
      <w:r w:rsidR="00AA76C4">
        <w:t xml:space="preserve"> variáveis </w:t>
      </w:r>
      <w:del w:id="864" w:author="Erico de Souza Loewe" w:date="2020-11-08T21:40:00Z">
        <w:r w:rsidR="007C1D5C">
          <w:delText>de</w:delText>
        </w:r>
        <w:r w:rsidR="00AA76C4">
          <w:delText xml:space="preserve"> </w:delText>
        </w:r>
      </w:del>
      <w:r w:rsidR="00AA76C4">
        <w:t xml:space="preserve">X (características) e </w:t>
      </w:r>
      <w:del w:id="865" w:author="Erico de Souza Loewe" w:date="2020-11-08T21:40:00Z">
        <w:r w:rsidR="007C1D5C">
          <w:delText xml:space="preserve"> </w:delText>
        </w:r>
      </w:del>
      <w:r w:rsidR="00AA76C4">
        <w:t>y (classes).</w:t>
      </w:r>
      <w:r w:rsidR="00634F71">
        <w:t xml:space="preserve"> As duas são utilizadas na função </w:t>
      </w:r>
      <w:proofErr w:type="spellStart"/>
      <w:r w:rsidR="00634F71" w:rsidRPr="00634F71">
        <w:rPr>
          <w:i/>
        </w:rPr>
        <w:t>train_test_split</w:t>
      </w:r>
      <w:proofErr w:type="spellEnd"/>
      <w:del w:id="866" w:author="Erico de Souza Loewe" w:date="2020-11-08T21:40:00Z">
        <w:r w:rsidR="00C75330">
          <w:rPr>
            <w:i/>
          </w:rPr>
          <w:delText>,</w:delText>
        </w:r>
        <w:r w:rsidR="00634F71">
          <w:delText xml:space="preserve"> </w:delText>
        </w:r>
        <w:r w:rsidR="00152445">
          <w:delText>ad</w:delText>
        </w:r>
        <w:r w:rsidR="00C75330">
          <w:delText>quirindo</w:delText>
        </w:r>
        <w:r w:rsidR="00971447">
          <w:delText>, tanto</w:delText>
        </w:r>
      </w:del>
      <w:ins w:id="867" w:author="Erico de Souza Loewe" w:date="2020-11-08T21:40:00Z">
        <w:r w:rsidR="00634F71">
          <w:t xml:space="preserve"> para obter </w:t>
        </w:r>
        <w:r w:rsidR="000E1AFB">
          <w:t>as</w:t>
        </w:r>
      </w:ins>
      <w:r w:rsidR="000E1AFB">
        <w:t xml:space="preserve"> características de treino (</w:t>
      </w:r>
      <w:proofErr w:type="spellStart"/>
      <w:r w:rsidR="000E1AFB" w:rsidRPr="000E1AFB">
        <w:rPr>
          <w:i/>
        </w:rPr>
        <w:t>X_train</w:t>
      </w:r>
      <w:proofErr w:type="spellEnd"/>
      <w:del w:id="868" w:author="Erico de Souza Loewe" w:date="2020-11-08T21:40:00Z">
        <w:r w:rsidR="000E1AFB">
          <w:delText>)</w:delText>
        </w:r>
        <w:r w:rsidR="00C75330">
          <w:delText xml:space="preserve"> e</w:delText>
        </w:r>
      </w:del>
      <w:ins w:id="869" w:author="Erico de Souza Loewe" w:date="2020-11-08T21:40:00Z">
        <w:r w:rsidR="000E1AFB">
          <w:t>), características</w:t>
        </w:r>
      </w:ins>
      <w:r w:rsidR="000E1AFB">
        <w:t xml:space="preserve"> de teste (</w:t>
      </w:r>
      <w:proofErr w:type="spellStart"/>
      <w:r w:rsidR="000E1AFB" w:rsidRPr="000E1AFB">
        <w:rPr>
          <w:i/>
        </w:rPr>
        <w:t>X_test</w:t>
      </w:r>
      <w:proofErr w:type="spellEnd"/>
      <w:r w:rsidR="000E1AFB">
        <w:t xml:space="preserve">), </w:t>
      </w:r>
      <w:del w:id="870" w:author="Erico de Souza Loewe" w:date="2020-11-08T21:40:00Z">
        <w:r w:rsidR="00E219B3">
          <w:delText>quanto</w:delText>
        </w:r>
        <w:r w:rsidR="000E1AFB">
          <w:delText xml:space="preserve"> </w:delText>
        </w:r>
      </w:del>
      <w:r w:rsidR="000E1AFB">
        <w:t xml:space="preserve">classes de treino </w:t>
      </w:r>
      <w:del w:id="871" w:author="Erico de Souza Loewe" w:date="2020-11-08T21:40:00Z">
        <w:r w:rsidR="008F0597">
          <w:delText xml:space="preserve">e </w:delText>
        </w:r>
      </w:del>
      <w:ins w:id="872" w:author="Erico de Souza Loewe" w:date="2020-11-08T21:40:00Z">
        <w:r w:rsidR="000E1AFB">
          <w:t>(</w:t>
        </w:r>
        <w:proofErr w:type="spellStart"/>
        <w:r w:rsidR="000E1AFB" w:rsidRPr="000E1AFB">
          <w:rPr>
            <w:i/>
          </w:rPr>
          <w:t>y_train</w:t>
        </w:r>
        <w:proofErr w:type="spellEnd"/>
        <w:r w:rsidR="000E1AFB">
          <w:t xml:space="preserve">) e classes de </w:t>
        </w:r>
      </w:ins>
      <w:r w:rsidR="000E1AFB">
        <w:t>teste (</w:t>
      </w:r>
      <w:proofErr w:type="spellStart"/>
      <w:r w:rsidR="000E1AFB" w:rsidRPr="000E1AFB">
        <w:rPr>
          <w:i/>
        </w:rPr>
        <w:t>y_</w:t>
      </w:r>
      <w:del w:id="873" w:author="Erico de Souza Loewe" w:date="2020-11-08T21:40:00Z">
        <w:r w:rsidR="000E1AFB" w:rsidRPr="000E1AFB">
          <w:rPr>
            <w:i/>
          </w:rPr>
          <w:delText>train</w:delText>
        </w:r>
        <w:r w:rsidR="008F0597">
          <w:delText>,</w:delText>
        </w:r>
        <w:r w:rsidR="000E1AFB">
          <w:delText xml:space="preserve"> </w:delText>
        </w:r>
        <w:r w:rsidR="000E1AFB" w:rsidRPr="000E1AFB">
          <w:rPr>
            <w:i/>
          </w:rPr>
          <w:delText>y_</w:delText>
        </w:r>
      </w:del>
      <w:r w:rsidR="000E1AFB" w:rsidRPr="000E1AFB">
        <w:rPr>
          <w:i/>
        </w:rPr>
        <w:t>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ins w:id="874" w:author="Erico de Souza Loewe" w:date="2020-11-08T21:40:00Z">
        <w:r w:rsidR="00FF2EA5">
          <w:t>,</w:t>
        </w:r>
      </w:ins>
      <w:r w:rsidR="00FF2EA5">
        <w:t xml:space="preserve"> </w:t>
      </w:r>
      <w:r w:rsidR="002B2B77">
        <w:t>que</w:t>
      </w:r>
      <w:del w:id="875" w:author="Erico de Souza Loewe" w:date="2020-11-08T21:40:00Z">
        <w:r w:rsidR="008B6037">
          <w:delText>,</w:delText>
        </w:r>
      </w:del>
      <w:r w:rsidR="002B2B77">
        <w:t xml:space="preserve"> </w:t>
      </w:r>
      <w:r w:rsidR="00A61A0A">
        <w:t>nesse caso</w:t>
      </w:r>
      <w:del w:id="876" w:author="Erico de Souza Loewe" w:date="2020-11-08T21:40:00Z">
        <w:r w:rsidR="008B6037">
          <w:delText>,</w:delText>
        </w:r>
      </w:del>
      <w:r w:rsidR="00587109">
        <w:t xml:space="preserve"> foi</w:t>
      </w:r>
      <w:del w:id="877" w:author="Erico de Souza Loewe" w:date="2020-11-08T21:40:00Z">
        <w:r w:rsidR="008B6037">
          <w:delText xml:space="preserve"> de</w:delText>
        </w:r>
      </w:del>
      <w:r w:rsidR="00F966BB">
        <w:t xml:space="preserve"> </w:t>
      </w:r>
      <w:r w:rsidR="00FF2EA5">
        <w:t>0</w:t>
      </w:r>
      <w:r w:rsidR="004B57A4">
        <w:t>,</w:t>
      </w:r>
      <w:r w:rsidR="00FF2EA5">
        <w:t>3.</w:t>
      </w:r>
    </w:p>
    <w:p w14:paraId="584595AA" w14:textId="07206F5A" w:rsidR="00F8355F" w:rsidRDefault="007E05CD" w:rsidP="00182F9A">
      <w:r>
        <w:tab/>
      </w:r>
      <w:del w:id="878" w:author="Erico de Souza Loewe" w:date="2020-11-08T21:40:00Z">
        <w:r w:rsidR="000D059E">
          <w:delText>A</w:delText>
        </w:r>
      </w:del>
      <w:ins w:id="879" w:author="Erico de Souza Loewe" w:date="2020-11-08T21:40:00Z">
        <w:r>
          <w:t>Para rodar o KNN, foi utilizado a</w:t>
        </w:r>
      </w:ins>
      <w:r>
        <w:t xml:space="preserve"> classe </w:t>
      </w:r>
      <w:proofErr w:type="spellStart"/>
      <w:r w:rsidRPr="007E05CD">
        <w:rPr>
          <w:i/>
        </w:rPr>
        <w:t>KNeighborsClassifier</w:t>
      </w:r>
      <w:proofErr w:type="spellEnd"/>
      <w:r>
        <w:t xml:space="preserve"> da </w:t>
      </w:r>
      <w:proofErr w:type="spellStart"/>
      <w:r>
        <w:t>lib</w:t>
      </w:r>
      <w:proofErr w:type="spellEnd"/>
      <w:r>
        <w:t xml:space="preserve"> </w:t>
      </w:r>
      <w:proofErr w:type="spellStart"/>
      <w:r w:rsidRPr="007E05CD">
        <w:rPr>
          <w:i/>
        </w:rPr>
        <w:t>sklearn.neighbors</w:t>
      </w:r>
      <w:proofErr w:type="spellEnd"/>
      <w:del w:id="880" w:author="Erico de Souza Loewe" w:date="2020-11-08T21:40:00Z">
        <w:r w:rsidR="003C5567" w:rsidRPr="00017ED1">
          <w:rPr>
            <w:i/>
          </w:rPr>
          <w:delText xml:space="preserve"> </w:delText>
        </w:r>
        <w:r w:rsidR="00523340" w:rsidRPr="00017ED1">
          <w:delText>ser</w:delText>
        </w:r>
        <w:r w:rsidR="00523340">
          <w:delText>viu de base para o êxito</w:delText>
        </w:r>
        <w:r w:rsidR="000D059E">
          <w:delText xml:space="preserve"> no funcionamento do KNN.</w:delText>
        </w:r>
        <w:r w:rsidR="008B31B3" w:rsidRPr="00523340">
          <w:delText xml:space="preserve"> </w:delText>
        </w:r>
        <w:r w:rsidR="000D059E">
          <w:delText>N</w:delText>
        </w:r>
        <w:r w:rsidR="008B31B3" w:rsidRPr="008B31B3">
          <w:delText>ela</w:delText>
        </w:r>
      </w:del>
      <w:ins w:id="881" w:author="Erico de Souza Loewe" w:date="2020-11-08T21:40:00Z">
        <w:r w:rsidRPr="008B31B3">
          <w:t>,</w:t>
        </w:r>
        <w:r w:rsidR="008B31B3" w:rsidRPr="008B31B3">
          <w:t xml:space="preserve"> nela</w:t>
        </w:r>
      </w:ins>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ins w:id="882" w:author="Erico de Souza Loewe" w:date="2020-11-08T21:40:00Z">
        <w:r w:rsidR="000E785A">
          <w:t>,</w:t>
        </w:r>
      </w:ins>
      <w:r w:rsidR="000E785A">
        <w:t xml:space="preserve"> que</w:t>
      </w:r>
      <w:del w:id="883" w:author="Erico de Souza Loewe" w:date="2020-11-08T21:40:00Z">
        <w:r w:rsidR="000E3F59">
          <w:delText>,</w:delText>
        </w:r>
        <w:r w:rsidR="000E785A">
          <w:delText xml:space="preserve"> </w:delText>
        </w:r>
        <w:r w:rsidR="00FD0BF5">
          <w:delText>à vista disso</w:delText>
        </w:r>
        <w:r w:rsidR="000E3F59">
          <w:delText>,</w:delText>
        </w:r>
        <w:r w:rsidR="000E785A">
          <w:delText xml:space="preserve"> </w:delText>
        </w:r>
        <w:r w:rsidR="00327F0A">
          <w:delText>refere-se ao</w:delText>
        </w:r>
      </w:del>
      <w:ins w:id="884" w:author="Erico de Souza Loewe" w:date="2020-11-08T21:40:00Z">
        <w:r w:rsidR="000E785A">
          <w:t xml:space="preserve"> nesse caso foi</w:t>
        </w:r>
      </w:ins>
      <w:r w:rsidR="000E785A">
        <w:t xml:space="preserve"> 3.</w:t>
      </w:r>
    </w:p>
    <w:p w14:paraId="3B4E78CD" w14:textId="6EBB0FAB" w:rsidR="007E05CD" w:rsidRDefault="00F8355F" w:rsidP="00182F9A">
      <w:r>
        <w:tab/>
      </w:r>
      <w:r w:rsidR="009E07AC">
        <w:t xml:space="preserve">Iniciando a classe, obtemos a variável </w:t>
      </w:r>
      <w:r w:rsidR="009E07AC" w:rsidRPr="009E07AC">
        <w:rPr>
          <w:i/>
        </w:rPr>
        <w:t>model</w:t>
      </w:r>
      <w:del w:id="885" w:author="Erico de Souza Loewe" w:date="2020-11-08T21:40:00Z">
        <w:r w:rsidR="004C1BFF">
          <w:delText>.</w:delText>
        </w:r>
        <w:r w:rsidR="009E07AC" w:rsidRPr="009E07AC">
          <w:delText xml:space="preserve"> </w:delText>
        </w:r>
        <w:r w:rsidR="00E15454">
          <w:delText>Com</w:delText>
        </w:r>
      </w:del>
      <w:ins w:id="886" w:author="Erico de Souza Loewe" w:date="2020-11-08T21:40:00Z">
        <w:r w:rsidR="009E07AC" w:rsidRPr="009E07AC">
          <w:t xml:space="preserve">, </w:t>
        </w:r>
        <w:r w:rsidR="009E07AC">
          <w:t>com</w:t>
        </w:r>
      </w:ins>
      <w:r w:rsidR="009E07AC">
        <w:t xml:space="preserve"> ela, </w:t>
      </w:r>
      <w:del w:id="887" w:author="Erico de Souza Loewe" w:date="2020-11-08T21:40:00Z">
        <w:r w:rsidR="00237371">
          <w:delText>põe-se</w:delText>
        </w:r>
      </w:del>
      <w:ins w:id="888" w:author="Erico de Souza Loewe" w:date="2020-11-08T21:40:00Z">
        <w:r w:rsidR="009E07AC">
          <w:t>informamos</w:t>
        </w:r>
      </w:ins>
      <w:r w:rsidR="009E07AC">
        <w:t xml:space="preserve">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w:t>
      </w:r>
      <w:del w:id="889" w:author="Erico de Souza Loewe" w:date="2020-11-08T21:40:00Z">
        <w:r w:rsidR="00794B95">
          <w:delText>de modo que</w:delText>
        </w:r>
        <w:r w:rsidR="00AF0E94">
          <w:delText xml:space="preserve"> suport</w:delText>
        </w:r>
        <w:r w:rsidR="00794B95">
          <w:delText>e</w:delText>
        </w:r>
        <w:r w:rsidR="00AF0E94">
          <w:delText xml:space="preserve"> </w:delText>
        </w:r>
        <w:r w:rsidR="001405F7">
          <w:delText>dois</w:delText>
        </w:r>
      </w:del>
      <w:ins w:id="890" w:author="Erico de Souza Loewe" w:date="2020-11-08T21:40:00Z">
        <w:r w:rsidR="00AF0E94">
          <w:t>o qual suporta 2</w:t>
        </w:r>
      </w:ins>
      <w:r w:rsidR="00AF0E94">
        <w:t xml:space="preserve"> </w:t>
      </w:r>
      <w:r w:rsidR="00A12877">
        <w:t>parâmetros</w:t>
      </w:r>
      <w:r w:rsidR="00AF0E94">
        <w:t>: (i) dados de treino; (</w:t>
      </w:r>
      <w:proofErr w:type="spellStart"/>
      <w:r w:rsidR="00AF0E94">
        <w:t>ii</w:t>
      </w:r>
      <w:proofErr w:type="spellEnd"/>
      <w:r w:rsidR="00AF0E94">
        <w:t>) valores alvo.</w:t>
      </w:r>
      <w:r w:rsidR="00A12877">
        <w:t xml:space="preserve"> </w:t>
      </w:r>
      <w:del w:id="891" w:author="Erico de Souza Loewe" w:date="2020-11-08T21:40:00Z">
        <w:r w:rsidR="007B2EDA">
          <w:delText>Assim sendo</w:delText>
        </w:r>
      </w:del>
      <w:ins w:id="892" w:author="Erico de Souza Loewe" w:date="2020-11-08T21:40:00Z">
        <w:r w:rsidR="00A12877">
          <w:t xml:space="preserve">Rodando o </w:t>
        </w:r>
        <w:proofErr w:type="spellStart"/>
        <w:r w:rsidR="00A12877">
          <w:rPr>
            <w:i/>
          </w:rPr>
          <w:t>fit</w:t>
        </w:r>
      </w:ins>
      <w:proofErr w:type="spellEnd"/>
      <w:r w:rsidR="00A12877">
        <w:t xml:space="preserve">, já é </w:t>
      </w:r>
      <w:del w:id="893" w:author="Erico de Souza Loewe" w:date="2020-11-08T21:40:00Z">
        <w:r w:rsidR="000365FD">
          <w:delText>iminente</w:delText>
        </w:r>
      </w:del>
      <w:ins w:id="894" w:author="Erico de Souza Loewe" w:date="2020-11-08T21:40:00Z">
        <w:r w:rsidR="00A12877">
          <w:t>possível</w:t>
        </w:r>
      </w:ins>
      <w:r w:rsidR="00A12877">
        <w:t xml:space="preserve"> utilizar o modelo criado </w:t>
      </w:r>
      <w:del w:id="895" w:author="Erico de Souza Loewe" w:date="2020-11-08T21:40:00Z">
        <w:r w:rsidR="00834C5B">
          <w:delText>em proveito de</w:delText>
        </w:r>
      </w:del>
      <w:ins w:id="896" w:author="Erico de Souza Loewe" w:date="2020-11-08T21:40:00Z">
        <w:r w:rsidR="00A12877">
          <w:t>para</w:t>
        </w:r>
      </w:ins>
      <w:r w:rsidR="00A12877">
        <w:t xml:space="preserve"> predizer o</w:t>
      </w:r>
      <w:r w:rsidR="00A736E0">
        <w:t>s próximos alvos</w:t>
      </w:r>
      <w:ins w:id="897" w:author="Erico de Souza Loewe" w:date="2020-11-08T21:40:00Z">
        <w:r w:rsidR="004F7693">
          <w:t>,</w:t>
        </w:r>
      </w:ins>
      <w:r w:rsidR="004F7693">
        <w:t xml:space="preserve"> que</w:t>
      </w:r>
      <w:del w:id="898" w:author="Erico de Souza Loewe" w:date="2020-11-08T21:40:00Z">
        <w:r w:rsidR="00C10078">
          <w:delText>,</w:delText>
        </w:r>
      </w:del>
      <w:r w:rsidR="004F7693">
        <w:t xml:space="preserve"> </w:t>
      </w:r>
      <w:r w:rsidR="004F7693">
        <w:lastRenderedPageBreak/>
        <w:t xml:space="preserve">no </w:t>
      </w:r>
      <w:r w:rsidR="004F7693" w:rsidRPr="004F7693">
        <w:rPr>
          <w:i/>
        </w:rPr>
        <w:t>sklearn</w:t>
      </w:r>
      <w:del w:id="899" w:author="Erico de Souza Loewe" w:date="2020-11-08T21:40:00Z">
        <w:r w:rsidR="00C10078">
          <w:rPr>
            <w:i/>
          </w:rPr>
          <w:delText>,</w:delText>
        </w:r>
      </w:del>
      <w:r w:rsidR="004F7693">
        <w:t xml:space="preserve"> é rodado através do método </w:t>
      </w:r>
      <w:proofErr w:type="spellStart"/>
      <w:r w:rsidR="004F7693" w:rsidRPr="00F33E07">
        <w:rPr>
          <w:i/>
        </w:rPr>
        <w:t>predict</w:t>
      </w:r>
      <w:proofErr w:type="spellEnd"/>
      <w:del w:id="900" w:author="Erico de Souza Loewe" w:date="2020-11-08T21:40:00Z">
        <w:r w:rsidR="009F5AE7">
          <w:delText>.</w:delText>
        </w:r>
        <w:r w:rsidR="00E41F55">
          <w:delText xml:space="preserve"> </w:delText>
        </w:r>
        <w:r w:rsidR="009F5AE7">
          <w:delText>Ele transfere</w:delText>
        </w:r>
      </w:del>
      <w:ins w:id="901" w:author="Erico de Souza Loewe" w:date="2020-11-08T21:40:00Z">
        <w:r w:rsidR="00E41F55">
          <w:t>, passando</w:t>
        </w:r>
      </w:ins>
      <w:r w:rsidR="00E41F55">
        <w:t xml:space="preserve">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1E0A9EB2" w:rsidR="00972812" w:rsidRDefault="00A33BFC" w:rsidP="00182F9A">
      <w:r>
        <w:tab/>
      </w:r>
      <w:del w:id="902" w:author="Erico de Souza Loewe" w:date="2020-11-08T21:40:00Z">
        <w:r w:rsidR="00DA6BB2">
          <w:delText>Em suma,</w:delText>
        </w:r>
      </w:del>
      <w:ins w:id="903" w:author="Erico de Souza Loewe" w:date="2020-11-08T21:40:00Z">
        <w:r w:rsidR="00864E51">
          <w:t>No fim, é realizado</w:t>
        </w:r>
      </w:ins>
      <w:r w:rsidR="00864E51">
        <w:t xml:space="preserve"> um teste</w:t>
      </w:r>
      <w:del w:id="904" w:author="Erico de Souza Loewe" w:date="2020-11-08T21:40:00Z">
        <w:r w:rsidR="004455C7">
          <w:delText>, efetua</w:delText>
        </w:r>
        <w:r w:rsidR="00F67CE3">
          <w:delText>do</w:delText>
        </w:r>
      </w:del>
      <w:r w:rsidR="00751FD7">
        <w:t xml:space="preserve"> através do método </w:t>
      </w:r>
      <w:r w:rsidR="00751FD7" w:rsidRPr="00751FD7">
        <w:rPr>
          <w:i/>
        </w:rPr>
        <w:t>score</w:t>
      </w:r>
      <w:r w:rsidR="00864E51">
        <w:t xml:space="preserve"> na performance da predição do algoritmo e </w:t>
      </w:r>
      <w:del w:id="905" w:author="Erico de Souza Loewe" w:date="2020-11-08T21:40:00Z">
        <w:r w:rsidR="00FA5F4E">
          <w:delText xml:space="preserve">do </w:delText>
        </w:r>
      </w:del>
      <w:r w:rsidR="00864E51">
        <w:t xml:space="preserve">modelo informado ao </w:t>
      </w:r>
      <w:r w:rsidR="00864E51" w:rsidRPr="00E7273F">
        <w:rPr>
          <w:i/>
        </w:rPr>
        <w:t>sklearn</w:t>
      </w:r>
      <w:del w:id="906" w:author="Erico de Souza Loewe" w:date="2020-11-08T21:40:00Z">
        <w:r w:rsidR="00210A77">
          <w:delText xml:space="preserve">, </w:delText>
        </w:r>
        <w:r w:rsidR="005A7C3A">
          <w:delText>recebe</w:delText>
        </w:r>
        <w:r w:rsidR="000771B1">
          <w:delText>u</w:delText>
        </w:r>
      </w:del>
      <w:ins w:id="907" w:author="Erico de Souza Loewe" w:date="2020-11-08T21:40:00Z">
        <w:r w:rsidR="00751FD7">
          <w:t>.</w:t>
        </w:r>
        <w:r w:rsidR="005A7C3A">
          <w:t xml:space="preserve"> Esse método, recebe</w:t>
        </w:r>
      </w:ins>
      <w:r w:rsidR="005A7C3A">
        <w:t xml:space="preserve"> por parâmetro </w:t>
      </w:r>
      <w:del w:id="908" w:author="Erico de Souza Loewe" w:date="2020-11-08T21:40:00Z">
        <w:r w:rsidR="00FF3850">
          <w:delText>suas constatações</w:delText>
        </w:r>
        <w:r w:rsidR="001850B4">
          <w:delText>,</w:delText>
        </w:r>
      </w:del>
      <w:ins w:id="909" w:author="Erico de Souza Loewe" w:date="2020-11-08T21:40:00Z">
        <w:r w:rsidR="005A7C3A">
          <w:t>as características de teste</w:t>
        </w:r>
      </w:ins>
      <w:r w:rsidR="005A7C3A">
        <w:t xml:space="preserve"> retiradas </w:t>
      </w:r>
      <w:del w:id="910" w:author="Erico de Souza Loewe" w:date="2020-11-08T21:40:00Z">
        <w:r w:rsidR="005A2621">
          <w:delText>n</w:delText>
        </w:r>
        <w:r w:rsidR="005A7C3A">
          <w:delText>o</w:delText>
        </w:r>
      </w:del>
      <w:ins w:id="911" w:author="Erico de Souza Loewe" w:date="2020-11-08T21:40:00Z">
        <w:r w:rsidR="005A7C3A">
          <w:t>do</w:t>
        </w:r>
      </w:ins>
      <w:r w:rsidR="005A7C3A">
        <w:t xml:space="preserve"> modelo (</w:t>
      </w:r>
      <w:proofErr w:type="spellStart"/>
      <w:r w:rsidR="005A7C3A" w:rsidRPr="005A7C3A">
        <w:rPr>
          <w:i/>
        </w:rPr>
        <w:t>X_test</w:t>
      </w:r>
      <w:proofErr w:type="spellEnd"/>
      <w:del w:id="912" w:author="Erico de Souza Loewe" w:date="2020-11-08T21:40:00Z">
        <w:r w:rsidR="005A7C3A">
          <w:delText>)</w:delText>
        </w:r>
        <w:r w:rsidR="00FA5F4E">
          <w:delText>.</w:delText>
        </w:r>
        <w:r w:rsidR="005A7C3A">
          <w:delText xml:space="preserve"> </w:delText>
        </w:r>
        <w:r w:rsidR="005A2621">
          <w:delText>A</w:delText>
        </w:r>
        <w:r w:rsidR="005A7C3A">
          <w:delText>s</w:delText>
        </w:r>
      </w:del>
      <w:ins w:id="913" w:author="Erico de Souza Loewe" w:date="2020-11-08T21:40:00Z">
        <w:r w:rsidR="005A7C3A">
          <w:t>) e as</w:t>
        </w:r>
      </w:ins>
      <w:r w:rsidR="005A7C3A">
        <w:t xml:space="preserve"> classes </w:t>
      </w:r>
      <w:del w:id="914" w:author="Erico de Souza Loewe" w:date="2020-11-08T21:40:00Z">
        <w:r w:rsidR="0099668D">
          <w:delText>dele</w:delText>
        </w:r>
        <w:r w:rsidR="00CE569C">
          <w:delText>,</w:delText>
        </w:r>
      </w:del>
      <w:ins w:id="915" w:author="Erico de Souza Loewe" w:date="2020-11-08T21:40:00Z">
        <w:r w:rsidR="005A7C3A">
          <w:t>de teste</w:t>
        </w:r>
      </w:ins>
      <w:r w:rsidR="005A7C3A">
        <w:t xml:space="preserve"> retiradas do modelo (</w:t>
      </w:r>
      <w:proofErr w:type="spellStart"/>
      <w:r w:rsidR="005A7C3A" w:rsidRPr="005A7C3A">
        <w:rPr>
          <w:i/>
        </w:rPr>
        <w:t>y_test</w:t>
      </w:r>
      <w:proofErr w:type="spellEnd"/>
      <w:del w:id="916" w:author="Erico de Souza Loewe" w:date="2020-11-08T21:40:00Z">
        <w:r w:rsidR="005A7C3A">
          <w:delText>)</w:delText>
        </w:r>
        <w:r w:rsidR="003D6DDB">
          <w:delText>,</w:delText>
        </w:r>
        <w:r w:rsidR="00A31EAE">
          <w:delText xml:space="preserve"> retorna</w:delText>
        </w:r>
        <w:r w:rsidR="003D6DDB">
          <w:delText>ram</w:delText>
        </w:r>
      </w:del>
      <w:ins w:id="917" w:author="Erico de Souza Loewe" w:date="2020-11-08T21:40:00Z">
        <w:r w:rsidR="005A7C3A">
          <w:t>)</w:t>
        </w:r>
        <w:r w:rsidR="00A31EAE">
          <w:t xml:space="preserve"> e retorna</w:t>
        </w:r>
      </w:ins>
      <w:r w:rsidR="00A31EAE">
        <w:t xml:space="preserve"> </w:t>
      </w:r>
      <w:r w:rsidR="00EF4A01">
        <w:t>à</w:t>
      </w:r>
      <w:r w:rsidR="00A31EAE">
        <w:t xml:space="preserve"> acurácia do modelo gerado</w:t>
      </w:r>
      <w:del w:id="918" w:author="Erico de Souza Loewe" w:date="2020-11-08T21:40:00Z">
        <w:r w:rsidR="003D6DDB">
          <w:delText>,</w:delText>
        </w:r>
        <w:r w:rsidR="00EF4A01">
          <w:delText xml:space="preserve"> obte</w:delText>
        </w:r>
        <w:r w:rsidR="003D6DDB">
          <w:delText>ndo</w:delText>
        </w:r>
      </w:del>
      <w:ins w:id="919" w:author="Erico de Souza Loewe" w:date="2020-11-08T21:40:00Z">
        <w:r w:rsidR="00A31EAE">
          <w:t>.</w:t>
        </w:r>
        <w:r w:rsidR="00EF4A01">
          <w:t xml:space="preserve"> O qual obteve</w:t>
        </w:r>
      </w:ins>
      <w:r w:rsidR="00EF4A01">
        <w:t xml:space="preserve"> uma média de 0,15 nos testes realizados.</w:t>
      </w:r>
    </w:p>
    <w:p w14:paraId="1C6251BA" w14:textId="4F879E0A" w:rsidR="00972812" w:rsidRDefault="00972812" w:rsidP="00182F9A">
      <w:pPr>
        <w:pStyle w:val="Ttulo3"/>
      </w:pPr>
      <w:bookmarkStart w:id="920" w:name="_Toc55523386"/>
      <w:bookmarkStart w:id="921" w:name="_Toc55260969"/>
      <w:r>
        <w:t>Taxonomia dos gêneros</w:t>
      </w:r>
      <w:bookmarkEnd w:id="920"/>
      <w:bookmarkEnd w:id="921"/>
    </w:p>
    <w:p w14:paraId="374E4EDB" w14:textId="43EE5EB7" w:rsidR="009863A4" w:rsidRDefault="00972812" w:rsidP="00182F9A">
      <w:r>
        <w:tab/>
      </w:r>
      <w:del w:id="922" w:author="Erico de Souza Loewe" w:date="2020-11-08T21:40:00Z">
        <w:r w:rsidR="004F7ED2">
          <w:delText>I</w:delText>
        </w:r>
        <w:r w:rsidR="000D33E5">
          <w:delText>ntenta</w:delText>
        </w:r>
        <w:r w:rsidR="00F806D1">
          <w:delText>ndo manter,</w:delText>
        </w:r>
        <w:r w:rsidR="00715C18">
          <w:delText xml:space="preserve"> nas classes de predição, somente </w:delText>
        </w:r>
        <w:r w:rsidR="000218AB">
          <w:delText>o</w:delText>
        </w:r>
        <w:r w:rsidR="00715C18">
          <w:delText xml:space="preserve"> principal</w:delText>
        </w:r>
        <w:r w:rsidR="000218AB">
          <w:delText xml:space="preserve"> do </w:delText>
        </w:r>
      </w:del>
      <w:ins w:id="923" w:author="Erico de Souza Loewe" w:date="2020-11-08T21:40:00Z">
        <w:r>
          <w:t xml:space="preserve">Visando melhorar o </w:t>
        </w:r>
      </w:ins>
      <w:r>
        <w:rPr>
          <w:rPrChange w:id="924" w:author="Erico de Souza Loewe" w:date="2020-11-08T21:40:00Z">
            <w:rPr>
              <w:i/>
            </w:rPr>
          </w:rPrChange>
        </w:rPr>
        <w:t>score</w:t>
      </w:r>
      <w:r>
        <w:t xml:space="preserve"> </w:t>
      </w:r>
      <w:del w:id="925" w:author="Erico de Souza Loewe" w:date="2020-11-08T21:40:00Z">
        <w:r w:rsidR="000218AB">
          <w:delText>de recomendação</w:delText>
        </w:r>
        <w:r w:rsidR="004F7ED2">
          <w:delText xml:space="preserve"> na sua melhoria</w:delText>
        </w:r>
        <w:r w:rsidR="00715C18">
          <w:delText>,</w:delText>
        </w:r>
        <w:r w:rsidR="005F50E1">
          <w:delText xml:space="preserve"> efetuou-se</w:delText>
        </w:r>
      </w:del>
      <w:ins w:id="926" w:author="Erico de Souza Loewe" w:date="2020-11-08T21:40:00Z">
        <w:r>
          <w:t>das recomendações, foi realizado</w:t>
        </w:r>
      </w:ins>
      <w:r>
        <w:t xml:space="preserve"> uma busca dos principais gêneros musicais e a relação com seus </w:t>
      </w:r>
      <w:r w:rsidR="00715C18">
        <w:t>subgêneros</w:t>
      </w:r>
      <w:del w:id="927" w:author="Erico de Souza Loewe" w:date="2020-11-08T21:40:00Z">
        <w:r w:rsidR="001805CA">
          <w:delText>.</w:delText>
        </w:r>
        <w:r w:rsidR="00715C18">
          <w:delText xml:space="preserve"> </w:delText>
        </w:r>
        <w:r w:rsidR="0087085C">
          <w:delText>Isto posto</w:delText>
        </w:r>
        <w:r w:rsidR="00BF738E">
          <w:delText xml:space="preserve">, </w:delText>
        </w:r>
        <w:r w:rsidR="00715C18">
          <w:delText>reduz</w:delText>
        </w:r>
      </w:del>
      <w:ins w:id="928" w:author="Erico de Souza Loewe" w:date="2020-11-08T21:40:00Z">
        <w:r w:rsidR="00715C18">
          <w:t>, para nas classes de predição, manter somente o principal, reduzindo assim</w:t>
        </w:r>
      </w:ins>
      <w:r w:rsidR="00715C18">
        <w:t xml:space="preserve"> a</w:t>
      </w:r>
      <w:r w:rsidR="00FF723C">
        <w:t>s</w:t>
      </w:r>
      <w:r w:rsidR="00715C18">
        <w:t xml:space="preserve"> possibilidades</w:t>
      </w:r>
      <w:r w:rsidR="00FF723C">
        <w:t xml:space="preserve"> de resultados</w:t>
      </w:r>
      <w:r w:rsidR="00715C18">
        <w:t xml:space="preserve"> para o algoritmo KNN. </w:t>
      </w:r>
      <w:r w:rsidR="009863A4">
        <w:t>O</w:t>
      </w:r>
      <w:ins w:id="929" w:author="Erico de Souza Loewe" w:date="2020-11-08T21:40:00Z">
        <w:r w:rsidR="009863A4">
          <w:t xml:space="preserve"> principal</w:t>
        </w:r>
      </w:ins>
      <w:r w:rsidR="009863A4">
        <w:t xml:space="preserve"> objetivo da busca</w:t>
      </w:r>
      <w:ins w:id="930" w:author="Erico de Souza Loewe" w:date="2020-11-08T21:40:00Z">
        <w:r w:rsidR="009863A4">
          <w:t>,</w:t>
        </w:r>
      </w:ins>
      <w:r w:rsidR="009863A4">
        <w:t xml:space="preserve"> era</w:t>
      </w:r>
      <w:ins w:id="931" w:author="Erico de Souza Loewe" w:date="2020-11-08T21:40:00Z">
        <w:r w:rsidR="009863A4">
          <w:t xml:space="preserve"> encontrar uma lista que supria a lista de gêneros do Spotify, para</w:t>
        </w:r>
      </w:ins>
      <w:r w:rsidR="009863A4">
        <w:t xml:space="preserve">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w:t>
      </w:r>
      <w:del w:id="932" w:author="Erico de Souza Loewe" w:date="2020-11-08T21:40:00Z">
        <w:r w:rsidR="00156C1F">
          <w:delText>em prol de</w:delText>
        </w:r>
        <w:r w:rsidR="009863A4">
          <w:delText xml:space="preserve"> encontrar uma lista que supri</w:delText>
        </w:r>
        <w:r w:rsidR="00156C1F">
          <w:delText>sse</w:delText>
        </w:r>
        <w:r w:rsidR="009863A4">
          <w:delText xml:space="preserve"> a lista de gêneros do</w:delText>
        </w:r>
      </w:del>
      <w:ins w:id="933" w:author="Erico de Souza Loewe" w:date="2020-11-08T21:40:00Z">
        <w:r w:rsidR="00C53BED">
          <w:t>pois o</w:t>
        </w:r>
      </w:ins>
      <w:r w:rsidR="00C53BED">
        <w:t xml:space="preserve"> Spotify </w:t>
      </w:r>
      <w:del w:id="934" w:author="Erico de Souza Loewe" w:date="2020-11-08T21:40:00Z">
        <w:r w:rsidR="00991C67">
          <w:delText>-</w:delText>
        </w:r>
        <w:r w:rsidR="00A87CC1">
          <w:delText xml:space="preserve"> algo que</w:delText>
        </w:r>
        <w:r w:rsidR="00657371">
          <w:delText xml:space="preserve"> ele</w:delText>
        </w:r>
        <w:r w:rsidR="00C53BED">
          <w:delText xml:space="preserve"> </w:delText>
        </w:r>
      </w:del>
      <w:r w:rsidR="00C53BED">
        <w:t>não dispõe</w:t>
      </w:r>
      <w:ins w:id="935" w:author="Erico de Souza Loewe" w:date="2020-11-08T21:40:00Z">
        <w:r w:rsidR="00C53BED">
          <w:t xml:space="preserve"> dessa relação</w:t>
        </w:r>
      </w:ins>
      <w:r w:rsidR="00500219">
        <w:t>.</w:t>
      </w:r>
      <w:r w:rsidR="00664424">
        <w:t xml:space="preserve"> </w:t>
      </w:r>
    </w:p>
    <w:p w14:paraId="38194D4B" w14:textId="39CFCFC7" w:rsidR="00972812" w:rsidRPr="00BE0510" w:rsidRDefault="009A3330" w:rsidP="00182F9A">
      <w:r>
        <w:tab/>
        <w:t xml:space="preserve">A lista </w:t>
      </w:r>
      <w:del w:id="936" w:author="Erico de Souza Loewe" w:date="2020-11-08T21:40:00Z">
        <w:r w:rsidR="00E54111">
          <w:delText>(</w:delText>
        </w:r>
      </w:del>
      <w:ins w:id="937" w:author="Erico de Souza Loewe" w:date="2020-11-08T21:40:00Z">
        <w:r>
          <w:t xml:space="preserve">a </w:t>
        </w:r>
      </w:ins>
      <w:r>
        <w:t xml:space="preserve">relação </w:t>
      </w:r>
      <w:r w:rsidR="007F3C08">
        <w:t>dos gêneros</w:t>
      </w:r>
      <w:r>
        <w:t xml:space="preserve"> com </w:t>
      </w:r>
      <w:r w:rsidR="007F3C08">
        <w:t>seus subgêneros</w:t>
      </w:r>
      <w:del w:id="938" w:author="Erico de Souza Loewe" w:date="2020-11-08T21:40:00Z">
        <w:r w:rsidR="00E54111">
          <w:delText>)</w:delText>
        </w:r>
        <w:r>
          <w:delText xml:space="preserve"> </w:delText>
        </w:r>
        <w:r w:rsidR="00B80E6B">
          <w:delText xml:space="preserve">pôde </w:delText>
        </w:r>
        <w:r w:rsidR="00EF3656">
          <w:delText>ser</w:delText>
        </w:r>
        <w:r>
          <w:delText xml:space="preserve"> </w:delText>
        </w:r>
        <w:r w:rsidR="00B80E6B">
          <w:delText>identificada</w:delText>
        </w:r>
      </w:del>
      <w:ins w:id="939" w:author="Erico de Souza Loewe" w:date="2020-11-08T21:40:00Z">
        <w:r>
          <w:t xml:space="preserve"> foi </w:t>
        </w:r>
        <w:r w:rsidR="00662C90">
          <w:t>encontrada</w:t>
        </w:r>
      </w:ins>
      <w:r>
        <w:t xml:space="preserve"> em um </w:t>
      </w:r>
      <w:proofErr w:type="spellStart"/>
      <w:r w:rsidRPr="009A3330">
        <w:rPr>
          <w:i/>
        </w:rPr>
        <w:t>showcase</w:t>
      </w:r>
      <w:proofErr w:type="spellEnd"/>
      <w:r>
        <w:t xml:space="preserve"> </w:t>
      </w:r>
      <w:del w:id="940" w:author="Erico de Souza Loewe" w:date="2020-11-08T21:40:00Z">
        <w:r w:rsidR="004E4E1A">
          <w:delText xml:space="preserve">que faz parte </w:delText>
        </w:r>
      </w:del>
      <w:r>
        <w:t xml:space="preserve">do Spotify </w:t>
      </w:r>
      <w:del w:id="941" w:author="Erico de Souza Loewe" w:date="2020-11-08T21:40:00Z">
        <w:r w:rsidR="001E44D4">
          <w:delText>denominado de</w:delText>
        </w:r>
      </w:del>
      <w:ins w:id="942" w:author="Erico de Souza Loewe" w:date="2020-11-08T21:40:00Z">
        <w:r>
          <w:t>chamado</w:t>
        </w:r>
      </w:ins>
      <w:r>
        <w:t xml:space="preserve"> Music </w:t>
      </w:r>
      <w:proofErr w:type="spellStart"/>
      <w:r>
        <w:t>Popcorn</w:t>
      </w:r>
      <w:proofErr w:type="spellEnd"/>
      <w:r w:rsidR="00803FCE">
        <w:t xml:space="preserve"> (</w:t>
      </w:r>
      <w:hyperlink r:id="rId66" w:history="1">
        <w:r w:rsidR="00803FCE" w:rsidRPr="00A97051">
          <w:rPr>
            <w:rStyle w:val="Hyperlink"/>
          </w:rPr>
          <w:t>https://developer.spotify.com/community/showcase/music-popcorn/</w:t>
        </w:r>
      </w:hyperlink>
      <w:r w:rsidR="00803FCE">
        <w:t>)</w:t>
      </w:r>
      <w:r w:rsidR="00504D14">
        <w:t>.</w:t>
      </w:r>
      <w:r w:rsidR="007F3C08">
        <w:t xml:space="preserve"> </w:t>
      </w:r>
      <w:del w:id="943" w:author="Erico de Souza Loewe" w:date="2020-11-08T21:40:00Z">
        <w:r w:rsidR="003F575D">
          <w:delText>Mesmo que</w:delText>
        </w:r>
        <w:r w:rsidR="007F3C08">
          <w:delText xml:space="preserve"> </w:delText>
        </w:r>
      </w:del>
      <w:r w:rsidR="007F3C08">
        <w:t xml:space="preserve">Ele </w:t>
      </w:r>
      <w:del w:id="944" w:author="Erico de Souza Loewe" w:date="2020-11-08T21:40:00Z">
        <w:r w:rsidR="007F3C08">
          <w:delText>possu</w:delText>
        </w:r>
        <w:r w:rsidR="003F575D">
          <w:delText>a</w:delText>
        </w:r>
      </w:del>
      <w:ins w:id="945" w:author="Erico de Souza Loewe" w:date="2020-11-08T21:40:00Z">
        <w:r w:rsidR="007F3C08">
          <w:t>possui</w:t>
        </w:r>
      </w:ins>
      <w:r w:rsidR="007F3C08">
        <w:t xml:space="preserve"> uma lista de 1107 gêneros, 4 vezes menos do que o Spotify possui hoje,</w:t>
      </w:r>
      <w:ins w:id="946" w:author="Erico de Souza Loewe" w:date="2020-11-08T21:40:00Z">
        <w:r w:rsidR="007F3C08">
          <w:t xml:space="preserve"> </w:t>
        </w:r>
        <w:r w:rsidR="008A3ACD">
          <w:t>porém</w:t>
        </w:r>
      </w:ins>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182F9A">
      <w:pPr>
        <w:pStyle w:val="Ttulo2"/>
        <w:rPr>
          <w:i/>
        </w:rPr>
      </w:pPr>
      <w:bookmarkStart w:id="947" w:name="_Toc55523387"/>
      <w:bookmarkStart w:id="948" w:name="_Toc55260970"/>
      <w:r>
        <w:t xml:space="preserve">Modelagem </w:t>
      </w:r>
      <w:r w:rsidR="00CC1095">
        <w:t xml:space="preserve">do </w:t>
      </w:r>
      <w:r>
        <w:t>sistema</w:t>
      </w:r>
      <w:r w:rsidR="00726572">
        <w:t xml:space="preserve"> </w:t>
      </w:r>
      <w:r w:rsidR="00AE024C">
        <w:rPr>
          <w:i/>
        </w:rPr>
        <w:t>LORS</w:t>
      </w:r>
      <w:bookmarkEnd w:id="947"/>
      <w:bookmarkEnd w:id="948"/>
    </w:p>
    <w:p w14:paraId="3B5520AA" w14:textId="0BF674ED" w:rsidR="0034393F" w:rsidRDefault="00CC7162" w:rsidP="00182F9A">
      <w:r>
        <w:tab/>
      </w:r>
      <w:del w:id="949" w:author="Erico de Souza Loewe" w:date="2020-11-08T21:40:00Z">
        <w:r w:rsidR="0076091E">
          <w:delText>No</w:delText>
        </w:r>
      </w:del>
      <w:ins w:id="950" w:author="Erico de Souza Loewe" w:date="2020-11-08T21:40:00Z">
        <w:r>
          <w:t>O</w:t>
        </w:r>
      </w:ins>
      <w:r>
        <w:t xml:space="preserve"> sistema LORS</w:t>
      </w:r>
      <w:del w:id="951" w:author="Erico de Souza Loewe" w:date="2020-11-08T21:40:00Z">
        <w:r w:rsidR="0016283E">
          <w:delText>,</w:delText>
        </w:r>
      </w:del>
      <w:ins w:id="952" w:author="Erico de Souza Loewe" w:date="2020-11-08T21:40:00Z">
        <w:r>
          <w:t xml:space="preserve"> </w:t>
        </w:r>
        <w:r w:rsidR="00D458A3">
          <w:t>foi</w:t>
        </w:r>
      </w:ins>
      <w:r w:rsidR="00D458A3">
        <w:t xml:space="preserve"> desenvolvido para</w:t>
      </w:r>
      <w:del w:id="953" w:author="Erico de Souza Loewe" w:date="2020-11-08T21:40:00Z">
        <w:r w:rsidR="00B8062D">
          <w:delText>,</w:delText>
        </w:r>
      </w:del>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del w:id="954" w:author="Erico de Souza Loewe" w:date="2020-11-08T21:40:00Z">
        <w:r w:rsidR="0076091E">
          <w:delText>,</w:delText>
        </w:r>
      </w:del>
      <w:ins w:id="955" w:author="Erico de Souza Loewe" w:date="2020-11-08T21:40:00Z">
        <w:r w:rsidR="009C7510">
          <w:t xml:space="preserve">. </w:t>
        </w:r>
        <w:r w:rsidR="00CA68CD">
          <w:t>Nele</w:t>
        </w:r>
      </w:ins>
      <w:r w:rsidR="00CA68CD">
        <w:t xml:space="preserve"> é realizado a</w:t>
      </w:r>
      <w:r w:rsidR="009C7510">
        <w:t xml:space="preserve"> predição do gênero musical baseando-se no contexto </w:t>
      </w:r>
      <w:r w:rsidR="00145F69">
        <w:t>e o histórico de músicas reproduzidas</w:t>
      </w:r>
      <w:del w:id="956" w:author="Erico de Souza Loewe" w:date="2020-11-08T21:40:00Z">
        <w:r w:rsidR="0076091E">
          <w:delText>.</w:delText>
        </w:r>
        <w:r w:rsidR="009102B8">
          <w:delText xml:space="preserve"> </w:delText>
        </w:r>
        <w:r w:rsidR="0076091E">
          <w:delText>O</w:delText>
        </w:r>
      </w:del>
      <w:ins w:id="957" w:author="Erico de Souza Loewe" w:date="2020-11-08T21:40:00Z">
        <w:r w:rsidR="009102B8">
          <w:t>, e entregue o</w:t>
        </w:r>
      </w:ins>
      <w:r w:rsidR="009102B8">
        <w:t xml:space="preserve"> </w:t>
      </w:r>
      <w:r w:rsidR="009102B8">
        <w:lastRenderedPageBreak/>
        <w:t xml:space="preserve">resultado </w:t>
      </w:r>
      <w:del w:id="958" w:author="Erico de Souza Loewe" w:date="2020-11-08T21:40:00Z">
        <w:r w:rsidR="00A81BB6">
          <w:delText>correspondente</w:delText>
        </w:r>
        <w:r w:rsidR="00907AEF">
          <w:delText xml:space="preserve"> passa a ser entregue</w:delText>
        </w:r>
        <w:r w:rsidR="009102B8">
          <w:delText xml:space="preserve"> </w:delText>
        </w:r>
      </w:del>
      <w:r w:rsidR="009102B8">
        <w:t>através de uma API</w:t>
      </w:r>
      <w:r w:rsidR="00375E1B">
        <w:t>,</w:t>
      </w:r>
      <w:r w:rsidR="002F0BD6">
        <w:t xml:space="preserve"> </w:t>
      </w:r>
      <w:del w:id="959" w:author="Erico de Souza Loewe" w:date="2020-11-08T21:40:00Z">
        <w:r w:rsidR="002F0BD6">
          <w:delText>pode</w:delText>
        </w:r>
        <w:r w:rsidR="00907AEF">
          <w:delText>ndo</w:delText>
        </w:r>
      </w:del>
      <w:ins w:id="960" w:author="Erico de Souza Loewe" w:date="2020-11-08T21:40:00Z">
        <w:r w:rsidR="00375E1B">
          <w:t>a qual</w:t>
        </w:r>
        <w:r w:rsidR="002F0BD6">
          <w:t xml:space="preserve"> pode</w:t>
        </w:r>
      </w:ins>
      <w:r w:rsidR="002F0BD6">
        <w:t xml:space="preserve"> ser consumida por qualquer </w:t>
      </w:r>
      <w:r w:rsidR="0034393F">
        <w:t>usuário</w:t>
      </w:r>
      <w:r w:rsidR="002F0BD6">
        <w:t xml:space="preserve"> que utilize o </w:t>
      </w:r>
      <w:r w:rsidR="002F0BD6">
        <w:rPr>
          <w:rPrChange w:id="961" w:author="Erico de Souza Loewe" w:date="2020-11-08T21:40:00Z">
            <w:rPr>
              <w:i/>
            </w:rPr>
          </w:rPrChange>
        </w:rPr>
        <w:t>plugin Web</w:t>
      </w:r>
      <w:r w:rsidR="004E1FF1">
        <w:t xml:space="preserve"> desenvolvido nesse trabalho</w:t>
      </w:r>
      <w:r w:rsidR="009102B8">
        <w:t>.</w:t>
      </w:r>
    </w:p>
    <w:p w14:paraId="0AD4FE53" w14:textId="77777777" w:rsidR="00BC6F82" w:rsidRDefault="00BC6F82" w:rsidP="00182F9A">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182F9A">
      <w:pPr>
        <w:pStyle w:val="Legenda"/>
      </w:pPr>
      <w:bookmarkStart w:id="962" w:name="_Ref54973275"/>
      <w:bookmarkStart w:id="963" w:name="_Toc55260899"/>
      <w:r>
        <w:t xml:space="preserve">Figura </w:t>
      </w:r>
      <w:r w:rsidR="006B25B5">
        <w:fldChar w:fldCharType="begin"/>
      </w:r>
      <w:r w:rsidR="006B25B5">
        <w:instrText xml:space="preserve"> SEQ Figura \* ARABIC </w:instrText>
      </w:r>
      <w:r w:rsidR="006B25B5">
        <w:fldChar w:fldCharType="separate"/>
      </w:r>
      <w:r w:rsidR="00772326">
        <w:rPr>
          <w:noProof/>
        </w:rPr>
        <w:t>24</w:t>
      </w:r>
      <w:r w:rsidR="006B25B5">
        <w:rPr>
          <w:noProof/>
        </w:rPr>
        <w:fldChar w:fldCharType="end"/>
      </w:r>
      <w:bookmarkEnd w:id="962"/>
      <w:r>
        <w:t xml:space="preserve"> Visão macro do sistema LORS </w:t>
      </w:r>
      <w:r w:rsidRPr="00A73EA3">
        <w:t>(próprio, 2020)</w:t>
      </w:r>
      <w:bookmarkEnd w:id="963"/>
    </w:p>
    <w:p w14:paraId="50849F02" w14:textId="2E1C0717" w:rsidR="00BC6F82" w:rsidRDefault="00E62979" w:rsidP="00182F9A">
      <w:r>
        <w:tab/>
      </w:r>
      <w:r w:rsidR="00B060DE">
        <w:t xml:space="preserve">O </w:t>
      </w:r>
      <w:r w:rsidR="00B060DE">
        <w:rPr>
          <w:rPrChange w:id="964" w:author="Erico de Souza Loewe" w:date="2020-11-08T21:40:00Z">
            <w:rPr>
              <w:i/>
            </w:rPr>
          </w:rPrChange>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del w:id="965" w:author="Erico de Souza Loewe" w:date="2020-11-08T21:40:00Z">
        <w:r w:rsidR="00466714">
          <w:delText>,</w:delText>
        </w:r>
      </w:del>
      <w:r w:rsidR="00B060DE">
        <w:t xml:space="preserve"> a</w:t>
      </w:r>
      <w:r w:rsidR="00A9537E">
        <w:t xml:space="preserve"> cada 30 minutos</w:t>
      </w:r>
      <w:del w:id="966" w:author="Erico de Souza Loewe" w:date="2020-11-08T21:40:00Z">
        <w:r w:rsidR="00466714">
          <w:delText>,</w:delText>
        </w:r>
      </w:del>
      <w:r w:rsidR="00A9537E">
        <w:t xml:space="preserve"> </w:t>
      </w:r>
      <w:r w:rsidR="00233140">
        <w:t>solicitar</w:t>
      </w:r>
      <w:r w:rsidR="00A9537E">
        <w:t xml:space="preserve"> ao usuário uma atualização de contexto, isso é, </w:t>
      </w:r>
      <w:r w:rsidR="006E66D9">
        <w:t>abrir</w:t>
      </w:r>
      <w:r w:rsidR="00A9537E">
        <w:t xml:space="preserve"> um formulário</w:t>
      </w:r>
      <w:del w:id="967" w:author="Erico de Souza Loewe" w:date="2020-11-08T21:40:00Z">
        <w:r w:rsidR="00E502D9">
          <w:delText>.</w:delText>
        </w:r>
        <w:r w:rsidR="00A9537E">
          <w:delText xml:space="preserve"> </w:delText>
        </w:r>
        <w:r w:rsidR="0022107A">
          <w:delText>Dessa forma,</w:delText>
        </w:r>
        <w:r w:rsidR="00C12991">
          <w:delText xml:space="preserve"> ele</w:delText>
        </w:r>
      </w:del>
      <w:ins w:id="968" w:author="Erico de Souza Loewe" w:date="2020-11-08T21:40:00Z">
        <w:r w:rsidR="00A9537E">
          <w:t>, o qual</w:t>
        </w:r>
      </w:ins>
      <w:r w:rsidR="00A9537E">
        <w:t xml:space="preserve"> possibilita o preenchimento do humor, atividades e localização atual do usuário. </w:t>
      </w:r>
      <w:del w:id="969" w:author="Erico de Souza Loewe" w:date="2020-11-08T21:40:00Z">
        <w:r w:rsidR="00066D7E">
          <w:delText>As</w:delText>
        </w:r>
      </w:del>
      <w:ins w:id="970" w:author="Erico de Souza Loewe" w:date="2020-11-08T21:40:00Z">
        <w:r w:rsidR="00A9537E">
          <w:t>Essas</w:t>
        </w:r>
      </w:ins>
      <w:r w:rsidR="00A9537E">
        <w:t xml:space="preserve"> informações </w:t>
      </w:r>
      <w:del w:id="971" w:author="Erico de Souza Loewe" w:date="2020-11-08T21:40:00Z">
        <w:r w:rsidR="00A9537E">
          <w:delText>s</w:delText>
        </w:r>
        <w:r w:rsidR="00066D7E">
          <w:delText>ão</w:delText>
        </w:r>
      </w:del>
      <w:ins w:id="972" w:author="Erico de Souza Loewe" w:date="2020-11-08T21:40:00Z">
        <w:r w:rsidR="00A9537E">
          <w:t>serão</w:t>
        </w:r>
      </w:ins>
      <w:r w:rsidR="00A9537E">
        <w:t xml:space="preserve"> salvas e relacionadas as próximas músicas reproduzidas ou salvas pelo usuário.</w:t>
      </w:r>
    </w:p>
    <w:p w14:paraId="47B0BDAB" w14:textId="6136AAD7" w:rsidR="00A619B9" w:rsidRDefault="00A619B9" w:rsidP="00182F9A">
      <w:pPr>
        <w:pStyle w:val="Ttulo3"/>
      </w:pPr>
      <w:bookmarkStart w:id="973" w:name="_Toc55523388"/>
      <w:bookmarkStart w:id="974" w:name="_Toc55260971"/>
      <w:r>
        <w:t>POC (</w:t>
      </w:r>
      <w:proofErr w:type="spellStart"/>
      <w:r w:rsidRPr="0057045C">
        <w:rPr>
          <w:rPrChange w:id="975" w:author="Erico de Souza Loewe" w:date="2020-11-08T21:40:00Z">
            <w:rPr>
              <w:i/>
            </w:rPr>
          </w:rPrChange>
        </w:rPr>
        <w:t>Proof</w:t>
      </w:r>
      <w:proofErr w:type="spellEnd"/>
      <w:r w:rsidRPr="0057045C">
        <w:rPr>
          <w:rPrChange w:id="976" w:author="Erico de Souza Loewe" w:date="2020-11-08T21:40:00Z">
            <w:rPr>
              <w:i/>
            </w:rPr>
          </w:rPrChange>
        </w:rPr>
        <w:t xml:space="preserve"> </w:t>
      </w:r>
      <w:proofErr w:type="spellStart"/>
      <w:r w:rsidRPr="0057045C">
        <w:rPr>
          <w:rPrChange w:id="977" w:author="Erico de Souza Loewe" w:date="2020-11-08T21:40:00Z">
            <w:rPr>
              <w:i/>
            </w:rPr>
          </w:rPrChange>
        </w:rPr>
        <w:t>of</w:t>
      </w:r>
      <w:proofErr w:type="spellEnd"/>
      <w:r w:rsidRPr="0057045C">
        <w:rPr>
          <w:rPrChange w:id="978" w:author="Erico de Souza Loewe" w:date="2020-11-08T21:40:00Z">
            <w:rPr>
              <w:i/>
            </w:rPr>
          </w:rPrChange>
        </w:rPr>
        <w:t xml:space="preserve"> </w:t>
      </w:r>
      <w:proofErr w:type="spellStart"/>
      <w:r w:rsidRPr="0057045C">
        <w:rPr>
          <w:rPrChange w:id="979" w:author="Erico de Souza Loewe" w:date="2020-11-08T21:40:00Z">
            <w:rPr>
              <w:i/>
            </w:rPr>
          </w:rPrChange>
        </w:rPr>
        <w:t>Concept</w:t>
      </w:r>
      <w:proofErr w:type="spellEnd"/>
      <w:r>
        <w:t>)</w:t>
      </w:r>
      <w:bookmarkEnd w:id="973"/>
      <w:bookmarkEnd w:id="974"/>
    </w:p>
    <w:p w14:paraId="6F5E523F" w14:textId="2011F9CF" w:rsidR="00BC4F3D" w:rsidRDefault="00CC7162" w:rsidP="00182F9A">
      <w:pPr>
        <w:rPr>
          <w:ins w:id="980" w:author="Erico de Souza Loewe" w:date="2020-11-08T21:40:00Z"/>
        </w:rPr>
      </w:pPr>
      <w:r>
        <w:tab/>
      </w:r>
      <w:del w:id="981" w:author="Erico de Souza Loewe" w:date="2020-11-08T21:40:00Z">
        <w:r w:rsidR="00D612B2">
          <w:delText>Na</w:delText>
        </w:r>
        <w:r w:rsidR="007B0097">
          <w:delText xml:space="preserve"> elaboração</w:delText>
        </w:r>
        <w:r w:rsidR="00D612B2">
          <w:delText xml:space="preserve"> de</w:delText>
        </w:r>
      </w:del>
      <w:ins w:id="982" w:author="Erico de Souza Loewe" w:date="2020-11-08T21:40:00Z">
        <w:r w:rsidR="00266735">
          <w:t>Inicialmente</w:t>
        </w:r>
        <w:r>
          <w:t xml:space="preserve"> foi </w:t>
        </w:r>
        <w:r w:rsidR="00474300">
          <w:t>desenvolvido</w:t>
        </w:r>
      </w:ins>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del w:id="983" w:author="Erico de Souza Loewe" w:date="2020-11-08T21:40:00Z">
        <w:r w:rsidR="0047656A">
          <w:rPr>
            <w:i/>
          </w:rPr>
          <w:delText>,</w:delText>
        </w:r>
        <w:r w:rsidR="00187CA5">
          <w:delText xml:space="preserve"> utiliz</w:delText>
        </w:r>
        <w:r w:rsidR="00D612B2">
          <w:delText>ou</w:delText>
        </w:r>
        <w:r w:rsidR="0047656A">
          <w:delText>-se</w:delText>
        </w:r>
      </w:del>
      <w:ins w:id="984" w:author="Erico de Souza Loewe" w:date="2020-11-08T21:40:00Z">
        <w:r w:rsidR="00187CA5">
          <w:t>. Ne</w:t>
        </w:r>
        <w:r w:rsidR="00BB553C">
          <w:t>la</w:t>
        </w:r>
        <w:r w:rsidR="00187CA5">
          <w:t xml:space="preserve"> foi utilizado</w:t>
        </w:r>
      </w:ins>
      <w:r w:rsidR="00187CA5">
        <w:t xml:space="preserve"> </w:t>
      </w:r>
      <w:r w:rsidR="003B7346">
        <w:t xml:space="preserve">somente </w:t>
      </w:r>
      <w:del w:id="985" w:author="Erico de Souza Loewe" w:date="2020-11-08T21:40:00Z">
        <w:r w:rsidR="0047656A">
          <w:delText>d</w:delText>
        </w:r>
        <w:r w:rsidR="003B7346">
          <w:delText>os</w:delText>
        </w:r>
      </w:del>
      <w:ins w:id="986" w:author="Erico de Souza Loewe" w:date="2020-11-08T21:40:00Z">
        <w:r w:rsidR="003B7346">
          <w:t>os</w:t>
        </w:r>
      </w:ins>
      <w:r w:rsidR="003B7346">
        <w:t xml:space="preserve"> dados do</w:t>
      </w:r>
      <w:r w:rsidR="00187CA5">
        <w:t xml:space="preserve"> </w:t>
      </w:r>
      <w:r w:rsidR="001B5479">
        <w:t>usuário</w:t>
      </w:r>
      <w:r w:rsidR="003B7346">
        <w:t xml:space="preserve"> que</w:t>
      </w:r>
      <w:r w:rsidR="00B27B5D">
        <w:t xml:space="preserve"> </w:t>
      </w:r>
      <w:del w:id="987" w:author="Erico de Souza Loewe" w:date="2020-11-08T21:40:00Z">
        <w:r w:rsidR="00B27B5D">
          <w:delText>t</w:delText>
        </w:r>
        <w:r w:rsidR="0047656A">
          <w:delText>i</w:delText>
        </w:r>
        <w:r w:rsidR="00B27B5D">
          <w:delText>ve</w:delText>
        </w:r>
        <w:r w:rsidR="0047656A">
          <w:delText>ram</w:delText>
        </w:r>
      </w:del>
      <w:ins w:id="988" w:author="Erico de Souza Loewe" w:date="2020-11-08T21:40:00Z">
        <w:r w:rsidR="00B27B5D">
          <w:t>teve</w:t>
        </w:r>
      </w:ins>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w:t>
      </w:r>
      <w:del w:id="989" w:author="Erico de Souza Loewe" w:date="2020-11-08T21:40:00Z">
        <w:r w:rsidR="00237A2A">
          <w:delText>fo</w:delText>
        </w:r>
        <w:r w:rsidR="00886354">
          <w:delText>ram</w:delText>
        </w:r>
        <w:r w:rsidR="00237A2A">
          <w:delText xml:space="preserve"> </w:delText>
        </w:r>
        <w:r w:rsidR="007510AF">
          <w:delText>concebidos</w:delText>
        </w:r>
      </w:del>
      <w:ins w:id="990" w:author="Erico de Souza Loewe" w:date="2020-11-08T21:40:00Z">
        <w:r w:rsidR="00237A2A">
          <w:t>foi realizado</w:t>
        </w:r>
      </w:ins>
      <w:r w:rsidR="00237A2A">
        <w:t xml:space="preserve"> nessa POC. </w:t>
      </w:r>
      <w:del w:id="991" w:author="Erico de Souza Loewe" w:date="2020-11-08T21:40:00Z">
        <w:r w:rsidR="00952402">
          <w:delText xml:space="preserve">Os </w:delText>
        </w:r>
        <w:r w:rsidR="00AC6D2B">
          <w:delText>três</w:delText>
        </w:r>
      </w:del>
    </w:p>
    <w:p w14:paraId="2A9889C4" w14:textId="3540C9DE" w:rsidR="00102897" w:rsidRDefault="00BC4F3D" w:rsidP="00182F9A">
      <w:ins w:id="992" w:author="Erico de Souza Loewe" w:date="2020-11-08T21:40:00Z">
        <w:r>
          <w:tab/>
        </w:r>
        <w:r w:rsidR="00054F5A">
          <w:t>Para aperfeiçoar o uso algoritmo f</w:t>
        </w:r>
        <w:r w:rsidR="00685A10">
          <w:t>oram realizados</w:t>
        </w:r>
      </w:ins>
      <w:r w:rsidR="00187CA5">
        <w:t xml:space="preserve"> </w:t>
      </w:r>
      <w:r w:rsidR="00DD5F09">
        <w:t>test</w:t>
      </w:r>
      <w:r w:rsidR="00685A10">
        <w:t>es</w:t>
      </w:r>
      <w:r w:rsidR="00DD5F09">
        <w:t xml:space="preserve"> </w:t>
      </w:r>
      <w:del w:id="993" w:author="Erico de Souza Loewe" w:date="2020-11-08T21:40:00Z">
        <w:r w:rsidR="00143551">
          <w:delText>(</w:delText>
        </w:r>
        <w:r w:rsidR="00CF7876">
          <w:delText>(</w:delText>
        </w:r>
      </w:del>
      <w:ins w:id="994" w:author="Erico de Souza Loewe" w:date="2020-11-08T21:40:00Z">
        <w:r w:rsidR="00861246">
          <w:t>d</w:t>
        </w:r>
        <w:r w:rsidR="00DD5F09">
          <w:t>o KNN</w:t>
        </w:r>
        <w:r w:rsidR="00054F5A">
          <w:t>, que visavam</w:t>
        </w:r>
        <w:r w:rsidR="00CF7876">
          <w:t>: (</w:t>
        </w:r>
      </w:ins>
      <w:r w:rsidR="00CF7876">
        <w:t>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xml:space="preserve">; </w:t>
      </w:r>
      <w:r w:rsidR="00CF7876">
        <w:lastRenderedPageBreak/>
        <w:t>(</w:t>
      </w:r>
      <w:proofErr w:type="spellStart"/>
      <w:r w:rsidR="00CF7876">
        <w:t>iii</w:t>
      </w:r>
      <w:proofErr w:type="spellEnd"/>
      <w:r w:rsidR="00CF7876">
        <w:t>) analisar a matriz de confusão obtida no modelo</w:t>
      </w:r>
      <w:del w:id="995" w:author="Erico de Souza Loewe" w:date="2020-11-08T21:40:00Z">
        <w:r w:rsidR="00054F5A" w:rsidRPr="00054F5A">
          <w:delText>.</w:delText>
        </w:r>
        <w:r w:rsidR="00143551">
          <w:delText>)</w:delText>
        </w:r>
        <w:r w:rsidR="00BB0E9E">
          <w:delText xml:space="preserve"> serviram de apoio para o aperfeiçoamento no uso </w:delText>
        </w:r>
        <w:r w:rsidR="00CF1139">
          <w:delText>do algoritmo</w:delText>
        </w:r>
      </w:del>
      <w:r w:rsidR="00054F5A" w:rsidRPr="00054F5A">
        <w:t>.</w:t>
      </w:r>
    </w:p>
    <w:p w14:paraId="3F620038" w14:textId="0088A4DC" w:rsidR="001E49AE" w:rsidRPr="00054F5A" w:rsidRDefault="001E49AE" w:rsidP="00182F9A">
      <w:pPr>
        <w:pStyle w:val="Ttulo3"/>
      </w:pPr>
      <w:bookmarkStart w:id="996" w:name="_Ref54920174"/>
      <w:bookmarkStart w:id="997" w:name="_Toc55523389"/>
      <w:bookmarkStart w:id="998" w:name="_Toc55260972"/>
      <w:r>
        <w:t>Servidor</w:t>
      </w:r>
      <w:bookmarkEnd w:id="996"/>
      <w:bookmarkEnd w:id="997"/>
      <w:bookmarkEnd w:id="998"/>
    </w:p>
    <w:p w14:paraId="4F516A50" w14:textId="6D996537" w:rsidR="00CC7162" w:rsidRDefault="00CD4175" w:rsidP="00182F9A">
      <w:r>
        <w:tab/>
        <w:t xml:space="preserve">Com a </w:t>
      </w:r>
      <w:r w:rsidR="004845A6">
        <w:t>lógica</w:t>
      </w:r>
      <w:r>
        <w:t xml:space="preserve"> desenvolvida na POC, </w:t>
      </w:r>
      <w:del w:id="999" w:author="Erico de Souza Loewe" w:date="2020-11-08T21:40:00Z">
        <w:r w:rsidR="0066348A">
          <w:delText>composto de</w:delText>
        </w:r>
      </w:del>
      <w:ins w:id="1000" w:author="Erico de Souza Loewe" w:date="2020-11-08T21:40:00Z">
        <w:r>
          <w:t>foi realizado</w:t>
        </w:r>
      </w:ins>
      <w:r>
        <w:t xml:space="preserve"> uma exportação do código para scripts </w:t>
      </w:r>
      <w:proofErr w:type="spellStart"/>
      <w:r w:rsidRPr="00A671E6">
        <w:rPr>
          <w:i/>
        </w:rPr>
        <w:t>python</w:t>
      </w:r>
      <w:proofErr w:type="spellEnd"/>
      <w:del w:id="1001" w:author="Erico de Souza Loewe" w:date="2020-11-08T21:40:00Z">
        <w:r w:rsidR="0066348A">
          <w:delText>,</w:delText>
        </w:r>
      </w:del>
      <w:ins w:id="1002" w:author="Erico de Souza Loewe" w:date="2020-11-08T21:40:00Z">
        <w:r>
          <w:t>.</w:t>
        </w:r>
        <w:r w:rsidR="00BC4F3D">
          <w:t xml:space="preserve"> Então foi desenvolvido</w:t>
        </w:r>
      </w:ins>
      <w:r w:rsidR="00BC4F3D">
        <w:t xml:space="preserve"> um servidor </w:t>
      </w:r>
      <w:del w:id="1003" w:author="Erico de Souza Loewe" w:date="2020-11-08T21:40:00Z">
        <w:r w:rsidR="00D742A6">
          <w:delText>progredi</w:delText>
        </w:r>
        <w:r w:rsidR="00903F8C">
          <w:delText>u em sua criação</w:delText>
        </w:r>
        <w:r w:rsidR="00E37423">
          <w:delText>. Tal,</w:delText>
        </w:r>
        <w:r w:rsidR="00BC4F3D">
          <w:delText xml:space="preserve"> utiliza</w:delText>
        </w:r>
      </w:del>
      <w:ins w:id="1004" w:author="Erico de Souza Loewe" w:date="2020-11-08T21:40:00Z">
        <w:r w:rsidR="00BC4F3D">
          <w:t>utilizando</w:t>
        </w:r>
      </w:ins>
      <w:r w:rsidR="00BC4F3D">
        <w:t xml:space="preserve">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del w:id="1005" w:author="Erico de Souza Loewe" w:date="2020-11-08T21:40:00Z">
        <w:r w:rsidR="00175C35">
          <w:delText>integra</w:delText>
        </w:r>
      </w:del>
      <w:ins w:id="1006" w:author="Erico de Souza Loewe" w:date="2020-11-08T21:40:00Z">
        <w:r w:rsidR="00175C35">
          <w:t>integrado</w:t>
        </w:r>
      </w:ins>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del w:id="1007" w:author="Erico de Souza Loewe" w:date="2020-11-08T21:40:00Z">
        <w:r w:rsidR="00BC3568">
          <w:delText>A</w:delText>
        </w:r>
      </w:del>
      <w:ins w:id="1008" w:author="Erico de Souza Loewe" w:date="2020-11-08T21:40:00Z">
        <w:r w:rsidR="00EC008C">
          <w:t>Foi criado uma</w:t>
        </w:r>
      </w:ins>
      <w:r w:rsidR="00EC008C">
        <w:t xml:space="preserve"> rota do tipo GET / </w:t>
      </w:r>
      <w:del w:id="1009" w:author="Erico de Souza Loewe" w:date="2020-11-08T21:40:00Z">
        <w:r w:rsidR="00BC3568">
          <w:delText>elaborada</w:delText>
        </w:r>
      </w:del>
      <w:ins w:id="1010" w:author="Erico de Souza Loewe" w:date="2020-11-08T21:40:00Z">
        <w:r w:rsidR="00EC008C">
          <w:t>que</w:t>
        </w:r>
      </w:ins>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Pr>
          <w:rPrChange w:id="1011" w:author="Erico de Souza Loewe" w:date="2020-11-08T21:40:00Z">
            <w:rPr>
              <w:i/>
            </w:rPr>
          </w:rPrChange>
        </w:rPr>
        <w:t>S</w:t>
      </w:r>
      <w:r w:rsidR="00EC008C">
        <w:rPr>
          <w:rPrChange w:id="1012" w:author="Erico de Souza Loewe" w:date="2020-11-08T21:40:00Z">
            <w:rPr>
              <w:i/>
            </w:rPr>
          </w:rPrChange>
        </w:rPr>
        <w:t>potify</w:t>
      </w:r>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w:t>
      </w:r>
      <w:del w:id="1013" w:author="Erico de Souza Loewe" w:date="2020-11-08T21:40:00Z">
        <w:r w:rsidR="00B918DF">
          <w:delText>Ela também</w:delText>
        </w:r>
        <w:r w:rsidR="00F76D34">
          <w:delText xml:space="preserve"> </w:delText>
        </w:r>
        <w:r w:rsidR="00B918DF">
          <w:delText>detém</w:delText>
        </w:r>
      </w:del>
      <w:ins w:id="1014" w:author="Erico de Souza Loewe" w:date="2020-11-08T21:40:00Z">
        <w:r w:rsidR="00F76D34">
          <w:t>A rota tem</w:t>
        </w:r>
      </w:ins>
      <w:r w:rsidR="00F76D34">
        <w:t xml:space="preserve"> como retorno o gênero resultado da predição e o </w:t>
      </w:r>
      <w:r w:rsidR="00F76D34" w:rsidRPr="00A2524B">
        <w:rPr>
          <w:i/>
        </w:rPr>
        <w:t>score</w:t>
      </w:r>
      <w:r w:rsidR="00F76D34">
        <w:t xml:space="preserve"> do modelo. </w:t>
      </w:r>
    </w:p>
    <w:p w14:paraId="60CA0880" w14:textId="0F6DFA08" w:rsidR="00476DE7" w:rsidRDefault="00476DE7" w:rsidP="00182F9A">
      <w:pPr>
        <w:pStyle w:val="Ttulo3"/>
      </w:pPr>
      <w:bookmarkStart w:id="1015" w:name="_Toc55523390"/>
      <w:bookmarkStart w:id="1016" w:name="_Toc55260973"/>
      <w:r>
        <w:t>Hospedagem</w:t>
      </w:r>
      <w:bookmarkEnd w:id="1015"/>
      <w:bookmarkEnd w:id="1016"/>
    </w:p>
    <w:p w14:paraId="3E88E256" w14:textId="31FD1B24" w:rsidR="00A619B9" w:rsidRDefault="00A619B9" w:rsidP="00182F9A">
      <w:r>
        <w:tab/>
      </w:r>
      <w:r w:rsidR="006C7391">
        <w:t>O servidor</w:t>
      </w:r>
      <w:del w:id="1017" w:author="Erico de Souza Loewe" w:date="2020-11-08T21:40:00Z">
        <w:r w:rsidR="005D79F3">
          <w:delText>,</w:delText>
        </w:r>
      </w:del>
      <w:ins w:id="1018" w:author="Erico de Souza Loewe" w:date="2020-11-08T21:40:00Z">
        <w:r w:rsidR="006C7391" w:rsidRPr="006C7391">
          <w:t xml:space="preserve"> foi</w:t>
        </w:r>
      </w:ins>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del w:id="1019" w:author="Erico de Souza Loewe" w:date="2020-11-08T21:40:00Z">
        <w:r w:rsidR="00D142E9">
          <w:delText>,</w:delText>
        </w:r>
      </w:del>
      <w:r w:rsidR="00404669">
        <w:t xml:space="preserve"> utilizando da conteinerização do Docker</w:t>
      </w:r>
      <w:del w:id="1020" w:author="Erico de Souza Loewe" w:date="2020-11-08T21:40:00Z">
        <w:r w:rsidR="00D142E9">
          <w:delText>,</w:delText>
        </w:r>
      </w:del>
      <w:ins w:id="1021" w:author="Erico de Souza Loewe" w:date="2020-11-08T21:40:00Z">
        <w:r w:rsidR="006C7391" w:rsidRPr="006C7391">
          <w:t>. Essa</w:t>
        </w:r>
      </w:ins>
      <w:r w:rsidR="006C7391" w:rsidRPr="006C7391">
        <w:t xml:space="preserve"> é uma ferramenta </w:t>
      </w:r>
      <w:r w:rsidR="00A05D50">
        <w:t>paga</w:t>
      </w:r>
      <w:del w:id="1022" w:author="Erico de Souza Loewe" w:date="2020-11-08T21:40:00Z">
        <w:r w:rsidR="004014E5">
          <w:delText>.</w:delText>
        </w:r>
        <w:r w:rsidR="006C7391" w:rsidRPr="006C7391">
          <w:delText xml:space="preserve"> </w:delText>
        </w:r>
        <w:r w:rsidR="004014E5">
          <w:delText>Ess</w:delText>
        </w:r>
        <w:r w:rsidR="00332652">
          <w:delText>e,</w:delText>
        </w:r>
      </w:del>
      <w:ins w:id="1023" w:author="Erico de Souza Loewe" w:date="2020-11-08T21:40:00Z">
        <w:r w:rsidR="006C7391" w:rsidRPr="006C7391">
          <w:t>, que</w:t>
        </w:r>
      </w:ins>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8" w:history="1">
        <w:r w:rsidR="00F52659" w:rsidRPr="00A97051">
          <w:rPr>
            <w:rStyle w:val="Hyperlink"/>
          </w:rPr>
          <w:t>https://lors.azurewebsites.net/</w:t>
        </w:r>
      </w:hyperlink>
      <w:r w:rsidR="00F52659">
        <w:t xml:space="preserve"> </w:t>
      </w:r>
    </w:p>
    <w:p w14:paraId="363E72C5" w14:textId="5F776FC5" w:rsidR="00920CB8" w:rsidRDefault="00920CB8" w:rsidP="00182F9A">
      <w:pPr>
        <w:pStyle w:val="Ttulo3"/>
      </w:pPr>
      <w:bookmarkStart w:id="1024" w:name="_Toc55523391"/>
      <w:bookmarkStart w:id="1025" w:name="_Toc55260974"/>
      <w:r>
        <w:t>Recomendação</w:t>
      </w:r>
      <w:bookmarkEnd w:id="1024"/>
      <w:bookmarkEnd w:id="1025"/>
    </w:p>
    <w:p w14:paraId="0E3E5EEF" w14:textId="701107F1" w:rsidR="00920CB8" w:rsidRDefault="00920CB8" w:rsidP="00182F9A">
      <w:r>
        <w:tab/>
      </w:r>
      <w:r w:rsidR="00491E3C">
        <w:t>N</w:t>
      </w:r>
      <w:r w:rsidR="000C727B">
        <w:t>o momento em que o servidor recebe uma requisição,</w:t>
      </w:r>
      <w:r w:rsidR="00EA2219">
        <w:t xml:space="preserve"> </w:t>
      </w:r>
      <w:r w:rsidR="00795FD7">
        <w:t xml:space="preserve">é </w:t>
      </w:r>
      <w:r w:rsidR="00664FD8">
        <w:t>feito o tratamento dos parâmetros</w:t>
      </w:r>
      <w:del w:id="1026" w:author="Erico de Souza Loewe" w:date="2020-11-08T21:40:00Z">
        <w:r w:rsidR="008844B0">
          <w:delText>.</w:delText>
        </w:r>
        <w:r w:rsidR="004F6BC7">
          <w:delText xml:space="preserve"> </w:delText>
        </w:r>
        <w:r w:rsidR="00763587">
          <w:delText>O mesmo</w:delText>
        </w:r>
      </w:del>
      <w:ins w:id="1027" w:author="Erico de Souza Loewe" w:date="2020-11-08T21:40:00Z">
        <w:r w:rsidR="004F6BC7">
          <w:t>, isso é,</w:t>
        </w:r>
      </w:ins>
      <w:r w:rsidR="004F6BC7">
        <w:t xml:space="preserve">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w:t>
      </w:r>
      <w:del w:id="1028" w:author="Erico de Souza Loewe" w:date="2020-11-08T21:40:00Z">
        <w:r w:rsidR="0053077C">
          <w:delText>,</w:delText>
        </w:r>
      </w:del>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w:t>
      </w:r>
      <w:del w:id="1029" w:author="Erico de Souza Loewe" w:date="2020-11-08T21:40:00Z">
        <w:r w:rsidR="00713C32">
          <w:delText>busca</w:delText>
        </w:r>
        <w:r w:rsidR="008354BF">
          <w:delText xml:space="preserve"> de</w:delText>
        </w:r>
      </w:del>
      <w:ins w:id="1030" w:author="Erico de Souza Loewe" w:date="2020-11-08T21:40:00Z">
        <w:r w:rsidR="00713C32">
          <w:t>buscarmos</w:t>
        </w:r>
      </w:ins>
      <w:r w:rsidR="00713C32">
        <w:t xml:space="preserve"> </w:t>
      </w:r>
      <w:r w:rsidR="00E64DDC">
        <w:t>músicas</w:t>
      </w:r>
      <w:r w:rsidR="00713C32">
        <w:t xml:space="preserve"> que foram curtidas (</w:t>
      </w:r>
      <w:r w:rsidR="00713C32" w:rsidRPr="00177837">
        <w:rPr>
          <w:i/>
        </w:rPr>
        <w:t>like</w:t>
      </w:r>
      <w:r w:rsidR="00713C32">
        <w:t>=1)</w:t>
      </w:r>
      <w:r w:rsidR="00782051">
        <w:t xml:space="preserve">, </w:t>
      </w:r>
      <w:del w:id="1031" w:author="Erico de Souza Loewe" w:date="2020-11-08T21:40:00Z">
        <w:r w:rsidR="0061390D">
          <w:delText>as</w:delText>
        </w:r>
        <w:r w:rsidR="00782051">
          <w:delText xml:space="preserve"> </w:delText>
        </w:r>
      </w:del>
      <w:r w:rsidR="00782051">
        <w:t xml:space="preserve">não </w:t>
      </w:r>
      <w:ins w:id="1032" w:author="Erico de Souza Loewe" w:date="2020-11-08T21:40:00Z">
        <w:r w:rsidR="00782051">
          <w:t xml:space="preserve">foram </w:t>
        </w:r>
      </w:ins>
      <w:r w:rsidR="002327CE">
        <w:t>marcadas como “Não gostei”</w:t>
      </w:r>
      <w:r w:rsidR="00782051">
        <w:t xml:space="preserve"> (</w:t>
      </w:r>
      <w:proofErr w:type="spellStart"/>
      <w:r w:rsidR="00782051" w:rsidRPr="00177837">
        <w:rPr>
          <w:i/>
        </w:rPr>
        <w:t>hate</w:t>
      </w:r>
      <w:proofErr w:type="spellEnd"/>
      <w:r w:rsidR="00782051">
        <w:t xml:space="preserve">=0) </w:t>
      </w:r>
      <w:del w:id="1033" w:author="Erico de Souza Loewe" w:date="2020-11-08T21:40:00Z">
        <w:r w:rsidR="00A67B80">
          <w:delText>junto</w:delText>
        </w:r>
        <w:r w:rsidR="00782051">
          <w:delText xml:space="preserve"> </w:delText>
        </w:r>
        <w:r w:rsidR="00A67B80">
          <w:delText>d</w:delText>
        </w:r>
        <w:r w:rsidR="0061390D">
          <w:delText>aquelas</w:delText>
        </w:r>
      </w:del>
      <w:ins w:id="1034" w:author="Erico de Souza Loewe" w:date="2020-11-08T21:40:00Z">
        <w:r w:rsidR="00782051">
          <w:t>e que foram</w:t>
        </w:r>
      </w:ins>
      <w:r w:rsidR="00782051">
        <w:t xml:space="preserve"> colocadas para repetir </w:t>
      </w:r>
      <w:r w:rsidR="00782051">
        <w:lastRenderedPageBreak/>
        <w:t>(</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182F9A">
      <w:pPr>
        <w:pStyle w:val="Legenda"/>
      </w:pPr>
      <w:bookmarkStart w:id="1035" w:name="_Ref54920412"/>
      <w:bookmarkStart w:id="1036" w:name="_Toc55524309"/>
      <w:bookmarkStart w:id="1037" w:name="_Toc55260911"/>
      <w:r>
        <w:t xml:space="preserve">Quadro </w:t>
      </w:r>
      <w:r w:rsidR="006B25B5">
        <w:fldChar w:fldCharType="begin"/>
      </w:r>
      <w:r w:rsidR="006B25B5">
        <w:instrText xml:space="preserve"> SEQ Quadro \* ARABIC </w:instrText>
      </w:r>
      <w:r w:rsidR="006B25B5">
        <w:fldChar w:fldCharType="separate"/>
      </w:r>
      <w:r>
        <w:rPr>
          <w:noProof/>
        </w:rPr>
        <w:t>4</w:t>
      </w:r>
      <w:r w:rsidR="006B25B5">
        <w:rPr>
          <w:noProof/>
        </w:rPr>
        <w:fldChar w:fldCharType="end"/>
      </w:r>
      <w:bookmarkEnd w:id="1035"/>
      <w:r>
        <w:t xml:space="preserve"> Campos e seus respectivos valores utilizados</w:t>
      </w:r>
      <w:r>
        <w:rPr>
          <w:noProof/>
        </w:rPr>
        <w:t xml:space="preserve"> na recomendação</w:t>
      </w:r>
      <w:r w:rsidR="00772326">
        <w:rPr>
          <w:noProof/>
        </w:rPr>
        <w:t xml:space="preserve"> </w:t>
      </w:r>
      <w:r w:rsidR="00772326" w:rsidRPr="00A73EA3">
        <w:t>(próprio, 2020)</w:t>
      </w:r>
      <w:bookmarkEnd w:id="1036"/>
      <w:bookmarkEnd w:id="103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182F9A">
            <w:r>
              <w:t>Campo</w:t>
            </w:r>
          </w:p>
        </w:tc>
        <w:tc>
          <w:tcPr>
            <w:tcW w:w="2500" w:type="pct"/>
          </w:tcPr>
          <w:p w14:paraId="1B2189EE" w14:textId="4DF4ADDC" w:rsidR="00713C32" w:rsidRDefault="00713C32" w:rsidP="00182F9A">
            <w:r>
              <w:t>Valor padrão</w:t>
            </w:r>
          </w:p>
        </w:tc>
      </w:tr>
      <w:tr w:rsidR="00713C32" w14:paraId="5CE41670" w14:textId="77777777" w:rsidTr="00EF5382">
        <w:tc>
          <w:tcPr>
            <w:tcW w:w="2500" w:type="pct"/>
          </w:tcPr>
          <w:p w14:paraId="64D3F829" w14:textId="78375FE9" w:rsidR="00713C32" w:rsidRPr="006133E1" w:rsidRDefault="00713C32" w:rsidP="00182F9A">
            <w:r w:rsidRPr="006133E1">
              <w:t>like</w:t>
            </w:r>
          </w:p>
        </w:tc>
        <w:tc>
          <w:tcPr>
            <w:tcW w:w="2500" w:type="pct"/>
          </w:tcPr>
          <w:p w14:paraId="32E43A67" w14:textId="44F9186D" w:rsidR="00713C32" w:rsidRDefault="00713C32" w:rsidP="00182F9A">
            <w:r>
              <w:t>1</w:t>
            </w:r>
          </w:p>
        </w:tc>
      </w:tr>
      <w:tr w:rsidR="00713C32" w14:paraId="741F9A54" w14:textId="77777777" w:rsidTr="00EF5382">
        <w:tc>
          <w:tcPr>
            <w:tcW w:w="2500" w:type="pct"/>
          </w:tcPr>
          <w:p w14:paraId="353DADDD" w14:textId="3AF711B9" w:rsidR="00713C32" w:rsidRPr="006133E1" w:rsidRDefault="00713C32" w:rsidP="00182F9A">
            <w:proofErr w:type="spellStart"/>
            <w:r w:rsidRPr="006133E1">
              <w:t>hate</w:t>
            </w:r>
            <w:proofErr w:type="spellEnd"/>
          </w:p>
        </w:tc>
        <w:tc>
          <w:tcPr>
            <w:tcW w:w="2500" w:type="pct"/>
          </w:tcPr>
          <w:p w14:paraId="1A43D5B3" w14:textId="232AEEEE" w:rsidR="00713C32" w:rsidRDefault="00713C32" w:rsidP="00182F9A">
            <w:r>
              <w:t>0</w:t>
            </w:r>
          </w:p>
        </w:tc>
      </w:tr>
      <w:tr w:rsidR="00713C32" w14:paraId="3E37878E" w14:textId="77777777" w:rsidTr="00EF5382">
        <w:tc>
          <w:tcPr>
            <w:tcW w:w="2500" w:type="pct"/>
          </w:tcPr>
          <w:p w14:paraId="7B706D97" w14:textId="5E757D11" w:rsidR="00713C32" w:rsidRPr="006133E1" w:rsidRDefault="00713C32" w:rsidP="00182F9A">
            <w:proofErr w:type="spellStart"/>
            <w:r w:rsidRPr="006133E1">
              <w:t>restart</w:t>
            </w:r>
            <w:proofErr w:type="spellEnd"/>
          </w:p>
        </w:tc>
        <w:tc>
          <w:tcPr>
            <w:tcW w:w="2500" w:type="pct"/>
          </w:tcPr>
          <w:p w14:paraId="23293B69" w14:textId="411CF86D" w:rsidR="00713C32" w:rsidRDefault="00713C32" w:rsidP="00182F9A">
            <w:r>
              <w:t>1</w:t>
            </w:r>
          </w:p>
        </w:tc>
      </w:tr>
      <w:tr w:rsidR="00713C32" w14:paraId="27B26924" w14:textId="77777777" w:rsidTr="00EF5382">
        <w:tc>
          <w:tcPr>
            <w:tcW w:w="2500" w:type="pct"/>
          </w:tcPr>
          <w:p w14:paraId="7358236E" w14:textId="2532AF8D" w:rsidR="00713C32" w:rsidRPr="006133E1" w:rsidRDefault="00713C32" w:rsidP="00182F9A">
            <w:r w:rsidRPr="006133E1">
              <w:t>feeling</w:t>
            </w:r>
          </w:p>
        </w:tc>
        <w:tc>
          <w:tcPr>
            <w:tcW w:w="2500" w:type="pct"/>
          </w:tcPr>
          <w:p w14:paraId="175432CB" w14:textId="0F7350E2" w:rsidR="00713C32" w:rsidRDefault="00713C32" w:rsidP="00182F9A">
            <w:r>
              <w:t>0</w:t>
            </w:r>
          </w:p>
        </w:tc>
      </w:tr>
      <w:tr w:rsidR="00713C32" w14:paraId="12D50365" w14:textId="77777777" w:rsidTr="00EF5382">
        <w:tc>
          <w:tcPr>
            <w:tcW w:w="2500" w:type="pct"/>
          </w:tcPr>
          <w:p w14:paraId="02784E31" w14:textId="6A3316A8" w:rsidR="00713C32" w:rsidRPr="006133E1" w:rsidRDefault="00713C32" w:rsidP="00182F9A">
            <w:proofErr w:type="spellStart"/>
            <w:r w:rsidRPr="006133E1">
              <w:t>activity</w:t>
            </w:r>
            <w:proofErr w:type="spellEnd"/>
          </w:p>
        </w:tc>
        <w:tc>
          <w:tcPr>
            <w:tcW w:w="2500" w:type="pct"/>
          </w:tcPr>
          <w:p w14:paraId="5C5C658C" w14:textId="55F29510" w:rsidR="00713C32" w:rsidRDefault="00713C32" w:rsidP="00182F9A">
            <w:r>
              <w:t>0</w:t>
            </w:r>
          </w:p>
        </w:tc>
      </w:tr>
      <w:tr w:rsidR="00713C32" w14:paraId="014C4CBB" w14:textId="77777777" w:rsidTr="00EF5382">
        <w:tc>
          <w:tcPr>
            <w:tcW w:w="2500" w:type="pct"/>
          </w:tcPr>
          <w:p w14:paraId="38464744" w14:textId="5FC95FAA" w:rsidR="00713C32" w:rsidRPr="006133E1" w:rsidRDefault="00713C32" w:rsidP="00182F9A">
            <w:proofErr w:type="spellStart"/>
            <w:r w:rsidRPr="006133E1">
              <w:t>location</w:t>
            </w:r>
            <w:proofErr w:type="spellEnd"/>
          </w:p>
        </w:tc>
        <w:tc>
          <w:tcPr>
            <w:tcW w:w="2500" w:type="pct"/>
          </w:tcPr>
          <w:p w14:paraId="7B28CE32" w14:textId="564D7209" w:rsidR="00713C32" w:rsidRDefault="00713C32" w:rsidP="00182F9A">
            <w:r>
              <w:t>0</w:t>
            </w:r>
          </w:p>
        </w:tc>
      </w:tr>
    </w:tbl>
    <w:p w14:paraId="2C9A0D9C" w14:textId="77777777" w:rsidR="00795FD7" w:rsidRDefault="00795FD7" w:rsidP="00182F9A"/>
    <w:p w14:paraId="585BAE25" w14:textId="35F51F2B" w:rsidR="00920CB8" w:rsidRDefault="00920CB8" w:rsidP="00182F9A">
      <w:r>
        <w:tab/>
      </w:r>
      <w:r w:rsidR="007D3FC6" w:rsidRPr="007D3FC6">
        <w:t>Com o modelo pronto (Seção 4.1.1</w:t>
      </w:r>
      <w:del w:id="1038" w:author="Erico de Souza Loewe" w:date="2020-11-08T21:40:00Z">
        <w:r w:rsidR="007D3FC6" w:rsidRPr="007D3FC6">
          <w:delText>)</w:delText>
        </w:r>
      </w:del>
      <w:ins w:id="1039" w:author="Erico de Souza Loewe" w:date="2020-11-08T21:40:00Z">
        <w:r w:rsidR="007D3FC6" w:rsidRPr="007D3FC6">
          <w:t>),</w:t>
        </w:r>
      </w:ins>
      <w:r w:rsidR="007D3FC6" w:rsidRPr="007D3FC6">
        <w:t xml:space="preserve"> </w:t>
      </w:r>
      <w:r w:rsidR="007D3FC6">
        <w:t xml:space="preserve">e os </w:t>
      </w:r>
      <w:r w:rsidR="00495801">
        <w:t>parâmetros</w:t>
      </w:r>
      <w:r w:rsidR="007D3FC6">
        <w:t xml:space="preserve"> tratados</w:t>
      </w:r>
      <w:del w:id="1040" w:author="Erico de Souza Loewe" w:date="2020-11-08T21:40:00Z">
        <w:r w:rsidR="00DC7F51">
          <w:delText>,</w:delText>
        </w:r>
        <w:r w:rsidR="002B456F">
          <w:delText xml:space="preserve"> f</w:delText>
        </w:r>
        <w:r w:rsidR="00340CEF">
          <w:delText>e</w:delText>
        </w:r>
        <w:r w:rsidR="002B456F">
          <w:delText>z-se</w:delText>
        </w:r>
        <w:r w:rsidR="009A6576">
          <w:delText xml:space="preserve"> mister</w:delText>
        </w:r>
      </w:del>
      <w:ins w:id="1041" w:author="Erico de Souza Loewe" w:date="2020-11-08T21:40:00Z">
        <w:r w:rsidR="007D3FC6">
          <w:t xml:space="preserve"> é realizado</w:t>
        </w:r>
      </w:ins>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del w:id="1042" w:author="Erico de Souza Loewe" w:date="2020-11-08T21:40:00Z">
        <w:r w:rsidR="00E02C25">
          <w:delText>,</w:delText>
        </w:r>
      </w:del>
      <w:ins w:id="1043" w:author="Erico de Souza Loewe" w:date="2020-11-08T21:40:00Z">
        <w:r w:rsidR="00DE0920" w:rsidRPr="00DE0920">
          <w:t xml:space="preserve"> e</w:t>
        </w:r>
      </w:ins>
      <w:r w:rsidR="00DE0920" w:rsidRPr="00DE0920">
        <w:t xml:space="preserve"> devolvido a classe resultante</w:t>
      </w:r>
      <w:del w:id="1044" w:author="Erico de Souza Loewe" w:date="2020-11-08T21:40:00Z">
        <w:r w:rsidR="00E02C25">
          <w:delText>.</w:delText>
        </w:r>
        <w:r w:rsidR="00642197">
          <w:delText xml:space="preserve"> </w:delText>
        </w:r>
        <w:r w:rsidR="0038158E">
          <w:delText>I</w:delText>
        </w:r>
        <w:r w:rsidR="00642197">
          <w:delText>sso</w:delText>
        </w:r>
      </w:del>
      <w:ins w:id="1045" w:author="Erico de Souza Loewe" w:date="2020-11-08T21:40:00Z">
        <w:r w:rsidR="00642197">
          <w:t>, isso</w:t>
        </w:r>
      </w:ins>
      <w:r w:rsidR="00642197">
        <w:t xml:space="preserve"> é,</w:t>
      </w:r>
      <w:del w:id="1046" w:author="Erico de Souza Loewe" w:date="2020-11-08T21:40:00Z">
        <w:r w:rsidR="0038158E">
          <w:delText xml:space="preserve"> ter</w:delText>
        </w:r>
      </w:del>
      <w:r w:rsidR="00642197">
        <w:t xml:space="preserve"> o gênero</w:t>
      </w:r>
      <w:r w:rsidR="006B769C">
        <w:t xml:space="preserve"> resultante </w:t>
      </w:r>
      <w:r w:rsidR="00DE0920" w:rsidRPr="00DE0920">
        <w:t>como resposta a requisição.</w:t>
      </w:r>
    </w:p>
    <w:p w14:paraId="355E5078" w14:textId="17B977FC" w:rsidR="00E55F09" w:rsidRDefault="00E1072D" w:rsidP="00182F9A">
      <w:pPr>
        <w:pStyle w:val="Ttulo3"/>
      </w:pPr>
      <w:bookmarkStart w:id="1047" w:name="_Toc55523392"/>
      <w:bookmarkStart w:id="1048" w:name="_Toc55260975"/>
      <w:r>
        <w:t>Resultado da recomendação</w:t>
      </w:r>
      <w:r w:rsidR="00E162DC">
        <w:t xml:space="preserve"> (integração </w:t>
      </w:r>
      <w:del w:id="1049" w:author="Erico de Souza Loewe" w:date="2020-11-08T21:40:00Z">
        <w:r w:rsidR="00E162DC">
          <w:delText>app</w:delText>
        </w:r>
      </w:del>
      <w:proofErr w:type="spellStart"/>
      <w:ins w:id="1050" w:author="Erico de Souza Loewe" w:date="2020-11-08T21:40:00Z">
        <w:r w:rsidR="00D710C7" w:rsidRPr="00F56039">
          <w:rPr>
            <w:i/>
          </w:rPr>
          <w:t>web</w:t>
        </w:r>
        <w:commentRangeStart w:id="1051"/>
        <w:r w:rsidR="00D710C7" w:rsidRPr="00F56039">
          <w:rPr>
            <w:i/>
          </w:rPr>
          <w:t>app</w:t>
        </w:r>
        <w:commentRangeEnd w:id="1051"/>
        <w:proofErr w:type="spellEnd"/>
        <w:r w:rsidR="00D710C7" w:rsidRPr="00F56039">
          <w:rPr>
            <w:rStyle w:val="Refdecomentrio"/>
            <w:i/>
            <w:iCs w:val="0"/>
          </w:rPr>
          <w:commentReference w:id="1051"/>
        </w:r>
      </w:ins>
      <w:r w:rsidR="00E162DC">
        <w:t>)</w:t>
      </w:r>
      <w:bookmarkEnd w:id="1047"/>
      <w:bookmarkEnd w:id="1048"/>
    </w:p>
    <w:p w14:paraId="2830BCFC" w14:textId="7C66B455" w:rsidR="00772326" w:rsidRDefault="00E1072D" w:rsidP="00182F9A">
      <w:del w:id="1052" w:author="Erico de Souza Loewe" w:date="2020-11-08T21:40:00Z">
        <w:r>
          <w:tab/>
        </w:r>
        <w:r w:rsidR="00B173B9">
          <w:delText>U</w:delText>
        </w:r>
        <w:r w:rsidR="006E0E64">
          <w:delText>ma integração no plugin</w:delText>
        </w:r>
        <w:r w:rsidR="00C72C26">
          <w:delText xml:space="preserve"> se deu como necess</w:delText>
        </w:r>
        <w:r w:rsidR="006D382B">
          <w:delText>ário</w:delText>
        </w:r>
        <w:r w:rsidR="009D2DFE">
          <w:delText xml:space="preserve"> </w:delText>
        </w:r>
        <w:r w:rsidR="006D382B">
          <w:delText>n</w:delText>
        </w:r>
        <w:r w:rsidR="009D2DFE">
          <w:delText>o</w:delText>
        </w:r>
      </w:del>
      <w:ins w:id="1053" w:author="Erico de Souza Loewe" w:date="2020-11-08T21:40:00Z">
        <w:r>
          <w:tab/>
        </w:r>
        <w:r w:rsidR="009D2DFE">
          <w:t>Tendo o</w:t>
        </w:r>
      </w:ins>
      <w:r w:rsidR="009D2DFE">
        <w:t xml:space="preserve"> servidor pronto e publicado, </w:t>
      </w:r>
      <w:del w:id="1054" w:author="Erico de Souza Loewe" w:date="2020-11-08T21:40:00Z">
        <w:r w:rsidR="009D2DFE">
          <w:delText>obt</w:delText>
        </w:r>
        <w:r w:rsidR="006D382B">
          <w:delText>endo</w:delText>
        </w:r>
      </w:del>
      <w:ins w:id="1055" w:author="Erico de Souza Loewe" w:date="2020-11-08T21:40:00Z">
        <w:r w:rsidR="009D2DFE">
          <w:t>foi desenvolvido uma integração no plugin. Nela, é obtido as</w:t>
        </w:r>
      </w:ins>
      <w:r w:rsidR="009D2DFE">
        <w:t xml:space="preserve"> informações de contexto e </w:t>
      </w:r>
      <w:del w:id="1056" w:author="Erico de Souza Loewe" w:date="2020-11-08T21:40:00Z">
        <w:r w:rsidR="009D2DFE">
          <w:delText>solicita</w:delText>
        </w:r>
        <w:r w:rsidR="00495135">
          <w:delText>n</w:delText>
        </w:r>
        <w:r w:rsidR="009D2DFE">
          <w:delText>do</w:delText>
        </w:r>
      </w:del>
      <w:ins w:id="1057" w:author="Erico de Souza Loewe" w:date="2020-11-08T21:40:00Z">
        <w:r w:rsidR="009D2DFE">
          <w:t>solicitado</w:t>
        </w:r>
      </w:ins>
      <w:r w:rsidR="009D2DFE">
        <w:t xml:space="preserve"> ao LORS o gênero recomendado. </w:t>
      </w:r>
      <w:r w:rsidR="00CB498C">
        <w:t xml:space="preserve">Com o retorno do gênero, </w:t>
      </w:r>
      <w:r w:rsidR="00CB498C">
        <w:lastRenderedPageBreak/>
        <w:t xml:space="preserve">é feito uma nova requisição de busca ao </w:t>
      </w:r>
      <w:r w:rsidR="00CB498C">
        <w:rPr>
          <w:rPrChange w:id="1058" w:author="Erico de Souza Loewe" w:date="2020-11-08T21:40:00Z">
            <w:rPr>
              <w:i/>
            </w:rPr>
          </w:rPrChange>
        </w:rPr>
        <w:t>Spotify</w:t>
      </w:r>
      <w:r w:rsidR="00CB498C">
        <w:t xml:space="preserve"> das principais 20 </w:t>
      </w:r>
      <w:proofErr w:type="gramStart"/>
      <w:r w:rsidR="00CB498C" w:rsidRPr="004945EC">
        <w:rPr>
          <w:i/>
        </w:rPr>
        <w:t>playlists</w:t>
      </w:r>
      <w:proofErr w:type="gramEnd"/>
      <w:r w:rsidR="00CB498C">
        <w:t xml:space="preserve"> que </w:t>
      </w:r>
      <w:del w:id="1059" w:author="Erico de Souza Loewe" w:date="2020-11-08T21:40:00Z">
        <w:r w:rsidR="008D1D71">
          <w:delText xml:space="preserve">o </w:delText>
        </w:r>
      </w:del>
      <w:r w:rsidR="00CB498C">
        <w:t>contenham</w:t>
      </w:r>
      <w:ins w:id="1060" w:author="Erico de Souza Loewe" w:date="2020-11-08T21:40:00Z">
        <w:r w:rsidR="00CB498C">
          <w:t xml:space="preserve"> o </w:t>
        </w:r>
        <w:r w:rsidR="00783EE4">
          <w:t>ele</w:t>
        </w:r>
      </w:ins>
      <w:r w:rsidR="00CB498C">
        <w:t xml:space="preserve"> no nome.</w:t>
      </w:r>
    </w:p>
    <w:p w14:paraId="5757E4C3" w14:textId="77777777" w:rsidR="00772326" w:rsidRDefault="00772326" w:rsidP="00182F9A">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182F9A">
      <w:pPr>
        <w:pStyle w:val="Legenda"/>
      </w:pPr>
      <w:bookmarkStart w:id="1061" w:name="_Ref54973248"/>
      <w:bookmarkStart w:id="1062" w:name="_Toc55260900"/>
      <w:r>
        <w:t xml:space="preserve">Figura </w:t>
      </w:r>
      <w:r w:rsidR="006B25B5">
        <w:fldChar w:fldCharType="begin"/>
      </w:r>
      <w:r w:rsidR="006B25B5">
        <w:instrText xml:space="preserve"> SEQ Figura \* ARABIC </w:instrText>
      </w:r>
      <w:r w:rsidR="006B25B5">
        <w:fldChar w:fldCharType="separate"/>
      </w:r>
      <w:r>
        <w:rPr>
          <w:noProof/>
        </w:rPr>
        <w:t>25</w:t>
      </w:r>
      <w:r w:rsidR="006B25B5">
        <w:rPr>
          <w:noProof/>
        </w:rPr>
        <w:fldChar w:fldCharType="end"/>
      </w:r>
      <w:bookmarkEnd w:id="1061"/>
      <w:r>
        <w:t xml:space="preserve"> Tela de recomendações </w:t>
      </w:r>
      <w:r w:rsidRPr="00A73EA3">
        <w:t>(próprio, 2020)</w:t>
      </w:r>
      <w:bookmarkEnd w:id="1062"/>
    </w:p>
    <w:p w14:paraId="2ECDE85C" w14:textId="471E1C21" w:rsidR="007E224E" w:rsidRDefault="005B2851" w:rsidP="00182F9A">
      <w:r>
        <w:tab/>
        <w:t xml:space="preserve"> No fim, é</w:t>
      </w:r>
      <w:r w:rsidR="002A1475">
        <w:t xml:space="preserve"> apresentado o gênero </w:t>
      </w:r>
      <w:r w:rsidR="00B55F8C">
        <w:t>recomendado</w:t>
      </w:r>
      <w:r w:rsidR="002A1475">
        <w:t xml:space="preserve"> na tela</w:t>
      </w:r>
      <w:del w:id="1063" w:author="Erico de Souza Loewe" w:date="2020-11-08T21:40:00Z">
        <w:r w:rsidR="00D84B8D">
          <w:delText>.</w:delText>
        </w:r>
        <w:r>
          <w:delText xml:space="preserve"> </w:delText>
        </w:r>
        <w:r w:rsidR="00D84B8D">
          <w:delText>T</w:delText>
        </w:r>
        <w:r>
          <w:delText>rata</w:delText>
        </w:r>
        <w:r w:rsidR="001E3EBF">
          <w:delText>sse</w:delText>
        </w:r>
        <w:r>
          <w:delText xml:space="preserve"> </w:delText>
        </w:r>
        <w:r w:rsidR="001E3EBF">
          <w:delText>d</w:delText>
        </w:r>
        <w:r>
          <w:delText>o</w:delText>
        </w:r>
      </w:del>
      <w:ins w:id="1064" w:author="Erico de Souza Loewe" w:date="2020-11-08T21:40:00Z">
        <w:r w:rsidR="000F357B">
          <w:t>,</w:t>
        </w:r>
        <w:r>
          <w:t xml:space="preserve"> trata</w:t>
        </w:r>
        <w:r w:rsidR="00BB05C7">
          <w:t>n</w:t>
        </w:r>
        <w:r>
          <w:t>do o</w:t>
        </w:r>
      </w:ins>
      <w:r>
        <w:t xml:space="preserve"> retorno do </w:t>
      </w:r>
      <w:r>
        <w:rPr>
          <w:rPrChange w:id="1065" w:author="Erico de Souza Loewe" w:date="2020-11-08T21:40:00Z">
            <w:rPr>
              <w:i/>
            </w:rPr>
          </w:rPrChange>
        </w:rPr>
        <w:t>Spotify</w:t>
      </w:r>
      <w:del w:id="1066" w:author="Erico de Souza Loewe" w:date="2020-11-08T21:40:00Z">
        <w:r w:rsidR="001E3EBF">
          <w:delText>,</w:delText>
        </w:r>
      </w:del>
      <w:ins w:id="1067" w:author="Erico de Souza Loewe" w:date="2020-11-08T21:40:00Z">
        <w:r>
          <w:t xml:space="preserve"> e</w:t>
        </w:r>
      </w:ins>
      <w:r>
        <w:t xml:space="preserve"> apresentado </w:t>
      </w:r>
      <w:del w:id="1068" w:author="Erico de Souza Loewe" w:date="2020-11-08T21:40:00Z">
        <w:r w:rsidR="001E3EBF">
          <w:delText>n</w:delText>
        </w:r>
        <w:r>
          <w:delText>as</w:delText>
        </w:r>
      </w:del>
      <w:ins w:id="1069" w:author="Erico de Souza Loewe" w:date="2020-11-08T21:40:00Z">
        <w:r>
          <w:t>as</w:t>
        </w:r>
      </w:ins>
      <w:r>
        <w:t xml:space="preserve"> </w:t>
      </w:r>
      <w:r w:rsidRPr="00CE0464">
        <w:rPr>
          <w:i/>
        </w:rPr>
        <w:t>playlists</w:t>
      </w:r>
      <w:r>
        <w:t xml:space="preserve"> </w:t>
      </w:r>
      <w:del w:id="1070" w:author="Erico de Souza Loewe" w:date="2020-11-08T21:40:00Z">
        <w:r w:rsidR="001E3EBF">
          <w:delText>d</w:delText>
        </w:r>
        <w:r>
          <w:delText>a</w:delText>
        </w:r>
      </w:del>
      <w:ins w:id="1071" w:author="Erico de Souza Loewe" w:date="2020-11-08T21:40:00Z">
        <w:r>
          <w:t>na</w:t>
        </w:r>
      </w:ins>
      <w:r>
        <w:t xml:space="preserve">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del w:id="1072" w:author="Erico de Souza Loewe" w:date="2020-11-08T21:40:00Z">
        <w:r w:rsidR="00AE715E">
          <w:delText>ao</w:delText>
        </w:r>
      </w:del>
      <w:ins w:id="1073" w:author="Erico de Souza Loewe" w:date="2020-11-08T21:40:00Z">
        <w:r>
          <w:t>assim, que o</w:t>
        </w:r>
      </w:ins>
      <w:r>
        <w:t xml:space="preserve"> usuário </w:t>
      </w:r>
      <w:del w:id="1074" w:author="Erico de Souza Loewe" w:date="2020-11-08T21:40:00Z">
        <w:r>
          <w:delText>escolh</w:delText>
        </w:r>
        <w:r w:rsidR="00AE715E">
          <w:delText>er</w:delText>
        </w:r>
      </w:del>
      <w:ins w:id="1075" w:author="Erico de Souza Loewe" w:date="2020-11-08T21:40:00Z">
        <w:r>
          <w:t>escolha</w:t>
        </w:r>
      </w:ins>
      <w:r>
        <w:t xml:space="preserve"> uma das playlists para reproduzir.</w:t>
      </w:r>
    </w:p>
    <w:p w14:paraId="5B38AEEA" w14:textId="2CFE47ED" w:rsidR="002F06E8" w:rsidRDefault="002F06E8" w:rsidP="00182F9A">
      <w:pPr>
        <w:pStyle w:val="Ttulo3"/>
      </w:pPr>
      <w:bookmarkStart w:id="1076" w:name="_Toc55523393"/>
      <w:bookmarkStart w:id="1077" w:name="_Toc55260976"/>
      <w:r>
        <w:t>Resultados do experimento</w:t>
      </w:r>
      <w:bookmarkEnd w:id="1076"/>
      <w:bookmarkEnd w:id="1077"/>
    </w:p>
    <w:p w14:paraId="43F6EBC8" w14:textId="6458B6AE" w:rsidR="008B60F5" w:rsidRDefault="002F06E8" w:rsidP="00182F9A">
      <w:r>
        <w:lastRenderedPageBreak/>
        <w:tab/>
      </w:r>
      <w:del w:id="1078" w:author="Erico de Souza Loewe" w:date="2020-11-08T21:40:00Z">
        <w:r w:rsidR="003E401B">
          <w:delText>É</w:delText>
        </w:r>
        <w:r w:rsidR="0057572C">
          <w:delText xml:space="preserve"> </w:delText>
        </w:r>
      </w:del>
      <w:ins w:id="1079" w:author="Erico de Souza Loewe" w:date="2020-11-08T21:40:00Z">
        <w:r w:rsidR="0057572C">
          <w:t xml:space="preserve">Com o modelo pronto, é </w:t>
        </w:r>
      </w:ins>
      <w:r w:rsidR="0057572C">
        <w:t xml:space="preserve">importante garantir o </w:t>
      </w:r>
      <w:ins w:id="1080" w:author="Erico de Souza Loewe" w:date="2020-11-08T21:40:00Z">
        <w:r w:rsidR="0057572C">
          <w:t xml:space="preserve">seu </w:t>
        </w:r>
      </w:ins>
      <w:r w:rsidR="0057572C">
        <w:t xml:space="preserve">funcionamento e </w:t>
      </w:r>
      <w:del w:id="1081" w:author="Erico de Souza Loewe" w:date="2020-11-08T21:40:00Z">
        <w:r w:rsidR="00F038F9">
          <w:delText>a</w:delText>
        </w:r>
        <w:r w:rsidR="0057572C">
          <w:delText xml:space="preserve"> </w:delText>
        </w:r>
      </w:del>
      <w:r w:rsidR="0057572C">
        <w:t>precisão</w:t>
      </w:r>
      <w:del w:id="1082" w:author="Erico de Souza Loewe" w:date="2020-11-08T21:40:00Z">
        <w:r w:rsidR="00F038F9">
          <w:delText xml:space="preserve"> do modelo</w:delText>
        </w:r>
        <w:r w:rsidR="003E401B">
          <w:delText xml:space="preserve"> já pront</w:delText>
        </w:r>
        <w:r w:rsidR="00CA709A">
          <w:delText>o</w:delText>
        </w:r>
        <w:r w:rsidR="00CE78D5">
          <w:delText>.</w:delText>
        </w:r>
      </w:del>
      <w:ins w:id="1083" w:author="Erico de Souza Loewe" w:date="2020-11-08T21:40:00Z">
        <w:r w:rsidR="00CE78D5">
          <w:t>.</w:t>
        </w:r>
      </w:ins>
      <w:r w:rsidR="00D50BAA">
        <w:t xml:space="preserve"> </w:t>
      </w:r>
      <w:r w:rsidR="00CE78D5">
        <w:t>P</w:t>
      </w:r>
      <w:r w:rsidR="00D50BAA">
        <w:t xml:space="preserve">ara </w:t>
      </w:r>
      <w:ins w:id="1084" w:author="Erico de Souza Loewe" w:date="2020-11-08T21:40:00Z">
        <w:r w:rsidR="00D50BAA">
          <w:t xml:space="preserve">garantir </w:t>
        </w:r>
      </w:ins>
      <w:r w:rsidR="00D50BAA">
        <w:t xml:space="preserve">que as recomendações </w:t>
      </w:r>
      <w:del w:id="1085" w:author="Erico de Souza Loewe" w:date="2020-11-08T21:40:00Z">
        <w:r w:rsidR="00D50BAA">
          <w:delText>est</w:delText>
        </w:r>
        <w:r w:rsidR="00CA709A">
          <w:delText>ejam</w:delText>
        </w:r>
      </w:del>
      <w:ins w:id="1086" w:author="Erico de Souza Loewe" w:date="2020-11-08T21:40:00Z">
        <w:r w:rsidR="00D50BAA">
          <w:t>estão</w:t>
        </w:r>
      </w:ins>
      <w:r w:rsidR="00D50BAA">
        <w:t xml:space="preserve"> funciona</w:t>
      </w:r>
      <w:r w:rsidR="00CD5977">
        <w:t>n</w:t>
      </w:r>
      <w:r w:rsidR="00D50BAA">
        <w:t>do</w:t>
      </w:r>
      <w:r w:rsidR="006C6391">
        <w:t xml:space="preserve">, </w:t>
      </w:r>
      <w:r w:rsidR="007F5B46">
        <w:t xml:space="preserve">foi </w:t>
      </w:r>
      <w:del w:id="1087" w:author="Erico de Souza Loewe" w:date="2020-11-08T21:40:00Z">
        <w:r w:rsidR="00645C31">
          <w:delText>aferido</w:delText>
        </w:r>
      </w:del>
      <w:ins w:id="1088" w:author="Erico de Souza Loewe" w:date="2020-11-08T21:40:00Z">
        <w:r w:rsidR="006C6391">
          <w:t>a</w:t>
        </w:r>
        <w:r w:rsidR="007F5B46">
          <w:t>va</w:t>
        </w:r>
        <w:r w:rsidR="006C6391">
          <w:t>liado</w:t>
        </w:r>
      </w:ins>
      <w:r w:rsidR="0057572C">
        <w:t xml:space="preserve"> </w:t>
      </w:r>
      <w:r w:rsidR="007F5B46">
        <w:t>a</w:t>
      </w:r>
      <w:r w:rsidR="0057572C">
        <w:t xml:space="preserve"> acurácia</w:t>
      </w:r>
      <w:r w:rsidR="00BE3D08">
        <w:t xml:space="preserve"> </w:t>
      </w:r>
      <w:r w:rsidR="007F5B46">
        <w:t>e a matriz de confusão do modelo.</w:t>
      </w:r>
    </w:p>
    <w:p w14:paraId="4BBBDC57" w14:textId="27815A1E" w:rsidR="00F60D41" w:rsidRDefault="0036700B" w:rsidP="00182F9A">
      <w:del w:id="1089" w:author="Erico de Souza Loewe" w:date="2020-11-08T21:40:00Z">
        <w:r>
          <w:tab/>
        </w:r>
        <w:r w:rsidR="00645C31">
          <w:delText>I</w:delText>
        </w:r>
        <w:r w:rsidR="00AA53AE">
          <w:delText>nicialmente</w:delText>
        </w:r>
        <w:r w:rsidR="00645C31">
          <w:delText>, ele</w:delText>
        </w:r>
      </w:del>
      <w:ins w:id="1090" w:author="Erico de Souza Loewe" w:date="2020-11-08T21:40:00Z">
        <w:r>
          <w:tab/>
        </w:r>
        <w:r w:rsidR="00AA53AE">
          <w:t>O modelo inicialmente</w:t>
        </w:r>
      </w:ins>
      <w:r w:rsidR="00AA53AE">
        <w:t xml:space="preserve"> obteve uma acurácia de 0,15, o que é muito baixo. </w:t>
      </w:r>
      <w:del w:id="1091" w:author="Erico de Souza Loewe" w:date="2020-11-08T21:40:00Z">
        <w:r w:rsidR="00B05652">
          <w:delText>A hip</w:delText>
        </w:r>
        <w:r w:rsidR="002B3486">
          <w:delText xml:space="preserve">ótese </w:delText>
        </w:r>
        <w:r w:rsidR="00923A81">
          <w:delText>estaria na</w:delText>
        </w:r>
      </w:del>
      <w:ins w:id="1092" w:author="Erico de Souza Loewe" w:date="2020-11-08T21:40:00Z">
        <w:r w:rsidR="00AA53AE">
          <w:t xml:space="preserve">Foi analisado o modelo e visto que poderiam ser </w:t>
        </w:r>
        <w:r w:rsidR="00110CE6">
          <w:t>diminuídos</w:t>
        </w:r>
        <w:r w:rsidR="00AA53AE">
          <w:t xml:space="preserve"> a</w:t>
        </w:r>
      </w:ins>
      <w:r w:rsidR="00AA53AE">
        <w:t xml:space="preserve"> quantidade de gêneros</w:t>
      </w:r>
      <w:r w:rsidR="007408DF">
        <w:t xml:space="preserve"> (classes</w:t>
      </w:r>
      <w:del w:id="1093" w:author="Erico de Souza Loewe" w:date="2020-11-08T21:40:00Z">
        <w:r w:rsidR="001364C4">
          <w:delText>)</w:delText>
        </w:r>
        <w:r w:rsidR="000B0E52">
          <w:delText>;</w:delText>
        </w:r>
        <w:r w:rsidR="00AA53AE">
          <w:delText xml:space="preserve"> </w:delText>
        </w:r>
        <w:r w:rsidR="00110CE6">
          <w:delText>diminuí</w:delText>
        </w:r>
        <w:r w:rsidR="00EA0FB1">
          <w:delText>-los poderia aumentar a precisão do experime</w:delText>
        </w:r>
        <w:r w:rsidR="001364C4">
          <w:delText>nto</w:delText>
        </w:r>
        <w:r w:rsidR="00685043">
          <w:delText>.</w:delText>
        </w:r>
        <w:r w:rsidR="00AA53AE">
          <w:delText xml:space="preserve"> realiz</w:delText>
        </w:r>
        <w:r w:rsidR="00DB5B0D">
          <w:delText>ar-se-ia</w:delText>
        </w:r>
        <w:r w:rsidR="00AA53AE">
          <w:delText xml:space="preserve"> </w:delText>
        </w:r>
        <w:r w:rsidR="00DB5B0D">
          <w:delText>um</w:delText>
        </w:r>
        <w:r w:rsidR="00AA53AE">
          <w:delText>a</w:delText>
        </w:r>
      </w:del>
      <w:ins w:id="1094" w:author="Erico de Souza Loewe" w:date="2020-11-08T21:40:00Z">
        <w:r w:rsidR="007408DF">
          <w:t>)</w:t>
        </w:r>
        <w:r w:rsidR="00AA53AE">
          <w:t>, então, foi realizado a</w:t>
        </w:r>
      </w:ins>
      <w:r w:rsidR="00AA53AE">
        <w:t xml:space="preserve"> taxonomia dos gêneros, mantendo somente os</w:t>
      </w:r>
      <w:ins w:id="1095" w:author="Erico de Souza Loewe" w:date="2020-11-08T21:40:00Z">
        <w:r w:rsidR="00AA53AE">
          <w:t xml:space="preserve"> gêneros</w:t>
        </w:r>
      </w:ins>
      <w:r w:rsidR="00AA53AE">
        <w:t xml:space="preserve"> </w:t>
      </w:r>
      <w:r w:rsidR="00AA53AE">
        <w:lastRenderedPageBreak/>
        <w:t>principais.</w:t>
      </w:r>
      <w:r w:rsidR="004858F7">
        <w:t xml:space="preserve"> Com essa alteração, a acurácia do algoritmo passou de 0,15 para 0,46</w:t>
      </w:r>
      <w:r w:rsidR="00F97163">
        <w:t xml:space="preserve">, um </w:t>
      </w:r>
      <w:r w:rsidR="005C1A2F">
        <w:t>acréscimo</w:t>
      </w:r>
      <w:r w:rsidR="00F97163">
        <w:t xml:space="preserve"> de </w:t>
      </w:r>
      <w:del w:id="1096" w:author="Erico de Souza Loewe" w:date="2020-11-08T21:40:00Z">
        <w:r w:rsidR="00D26DD4">
          <w:delText>2</w:delText>
        </w:r>
        <w:r w:rsidR="00F97163">
          <w:delText>06%</w:delText>
        </w:r>
        <w:r w:rsidR="005655D5">
          <w:delText xml:space="preserve">, tendo em vista o 0,15 </w:delText>
        </w:r>
        <w:r w:rsidR="00300581">
          <w:delText>como um valor</w:delText>
        </w:r>
        <w:r w:rsidR="00C81FDC">
          <w:delText xml:space="preserve"> total</w:delText>
        </w:r>
        <w:r w:rsidR="00692847">
          <w:delText>.</w:delText>
        </w:r>
      </w:del>
      <w:ins w:id="1097" w:author="Erico de Souza Loewe" w:date="2020-11-08T21:40:00Z">
        <w:r w:rsidR="00F97163">
          <w:t>306%</w:t>
        </w:r>
        <w:r w:rsidR="00692847">
          <w:t>.</w:t>
        </w:r>
      </w:ins>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182F9A">
            <w:pPr>
              <w:rPr>
                <w:lang w:eastAsia="pt-BR"/>
              </w:rPr>
            </w:pPr>
            <w:r>
              <w:rPr>
                <w:lang w:eastAsia="pt-BR"/>
              </w:rPr>
              <w:lastRenderedPageBreak/>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182F9A">
            <w:pPr>
              <w:rPr>
                <w:lang w:eastAsia="pt-BR"/>
              </w:rPr>
            </w:pPr>
            <w:r>
              <w:rPr>
                <w:lang w:eastAsia="pt-BR"/>
              </w:rPr>
              <w:t>CLASSE</w:t>
            </w:r>
            <w:r w:rsidR="00641CC6">
              <w:rPr>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182F9A">
            <w:pPr>
              <w:rPr>
                <w:lang w:eastAsia="pt-BR"/>
              </w:rPr>
            </w:pPr>
            <w:proofErr w:type="spellStart"/>
            <w:r w:rsidRPr="002A3520">
              <w:rPr>
                <w:lang w:eastAsia="pt-BR"/>
              </w:rPr>
              <w:t>arkansas</w:t>
            </w:r>
            <w:proofErr w:type="spellEnd"/>
            <w:r w:rsidRPr="002A3520">
              <w:rPr>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182F9A">
            <w:pPr>
              <w:rPr>
                <w:lang w:eastAsia="pt-BR"/>
              </w:rPr>
            </w:pPr>
            <w:r w:rsidRPr="002A3520">
              <w:rPr>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182F9A">
            <w:pPr>
              <w:rPr>
                <w:lang w:eastAsia="pt-BR"/>
              </w:rPr>
            </w:pPr>
            <w:proofErr w:type="spellStart"/>
            <w:r w:rsidRPr="002A3520">
              <w:rPr>
                <w:lang w:eastAsia="pt-BR"/>
              </w:rPr>
              <w:t>atl</w:t>
            </w:r>
            <w:proofErr w:type="spellEnd"/>
            <w:r w:rsidRPr="002A3520">
              <w:rPr>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182F9A">
            <w:pPr>
              <w:rPr>
                <w:lang w:eastAsia="pt-BR"/>
              </w:rPr>
            </w:pPr>
            <w:r w:rsidRPr="002A3520">
              <w:rPr>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182F9A">
            <w:pPr>
              <w:rPr>
                <w:lang w:eastAsia="pt-BR"/>
              </w:rPr>
            </w:pPr>
            <w:proofErr w:type="spellStart"/>
            <w:r w:rsidRPr="002A3520">
              <w:rPr>
                <w:lang w:eastAsia="pt-BR"/>
              </w:rPr>
              <w:t>australian</w:t>
            </w:r>
            <w:proofErr w:type="spellEnd"/>
            <w:r w:rsidRPr="002A3520">
              <w:rPr>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182F9A">
            <w:pPr>
              <w:rPr>
                <w:lang w:eastAsia="pt-BR"/>
              </w:rPr>
            </w:pPr>
            <w:r w:rsidRPr="002A3520">
              <w:rPr>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182F9A">
            <w:pPr>
              <w:rPr>
                <w:lang w:eastAsia="pt-BR"/>
              </w:rPr>
            </w:pPr>
            <w:proofErr w:type="spellStart"/>
            <w:r w:rsidRPr="002A3520">
              <w:rPr>
                <w:lang w:eastAsia="pt-BR"/>
              </w:rPr>
              <w:t>australian</w:t>
            </w:r>
            <w:proofErr w:type="spellEnd"/>
            <w:r w:rsidRPr="002A3520">
              <w:rPr>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182F9A">
            <w:pPr>
              <w:rPr>
                <w:lang w:eastAsia="pt-BR"/>
              </w:rPr>
            </w:pPr>
            <w:r w:rsidRPr="002A3520">
              <w:rPr>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182F9A">
            <w:pPr>
              <w:rPr>
                <w:lang w:eastAsia="pt-BR"/>
              </w:rPr>
            </w:pPr>
            <w:proofErr w:type="spellStart"/>
            <w:r w:rsidRPr="002A3520">
              <w:rPr>
                <w:lang w:eastAsia="pt-BR"/>
              </w:rPr>
              <w:t>australian</w:t>
            </w:r>
            <w:proofErr w:type="spellEnd"/>
            <w:r w:rsidRPr="002A3520">
              <w:rPr>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182F9A">
            <w:pPr>
              <w:rPr>
                <w:lang w:eastAsia="pt-BR"/>
              </w:rPr>
            </w:pPr>
            <w:r w:rsidRPr="002A3520">
              <w:rPr>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182F9A">
            <w:pPr>
              <w:rPr>
                <w:lang w:eastAsia="pt-BR"/>
              </w:rPr>
            </w:pPr>
            <w:r w:rsidRPr="002A3520">
              <w:rPr>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182F9A">
            <w:pPr>
              <w:rPr>
                <w:lang w:eastAsia="pt-BR"/>
              </w:rPr>
            </w:pPr>
            <w:r w:rsidRPr="002A3520">
              <w:rPr>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182F9A">
            <w:pPr>
              <w:rPr>
                <w:lang w:eastAsia="pt-BR"/>
              </w:rPr>
            </w:pPr>
            <w:proofErr w:type="spellStart"/>
            <w:r w:rsidRPr="002A3520">
              <w:rPr>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182F9A">
            <w:pPr>
              <w:rPr>
                <w:lang w:eastAsia="pt-BR"/>
              </w:rPr>
            </w:pPr>
            <w:r w:rsidRPr="002A3520">
              <w:rPr>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182F9A">
            <w:pPr>
              <w:rPr>
                <w:lang w:eastAsia="pt-BR"/>
              </w:rPr>
            </w:pPr>
            <w:proofErr w:type="spellStart"/>
            <w:r w:rsidRPr="002A3520">
              <w:rPr>
                <w:lang w:eastAsia="pt-BR"/>
              </w:rPr>
              <w:t>brazilian</w:t>
            </w:r>
            <w:proofErr w:type="spellEnd"/>
            <w:r w:rsidRPr="002A3520">
              <w:rPr>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182F9A">
            <w:pPr>
              <w:rPr>
                <w:lang w:eastAsia="pt-BR"/>
              </w:rPr>
            </w:pPr>
            <w:r w:rsidRPr="002A3520">
              <w:rPr>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182F9A">
            <w:pPr>
              <w:rPr>
                <w:lang w:eastAsia="pt-BR"/>
              </w:rPr>
            </w:pPr>
            <w:proofErr w:type="spellStart"/>
            <w:r w:rsidRPr="002A3520">
              <w:rPr>
                <w:lang w:eastAsia="pt-BR"/>
              </w:rPr>
              <w:t>canadian</w:t>
            </w:r>
            <w:proofErr w:type="spellEnd"/>
            <w:r w:rsidRPr="002A3520">
              <w:rPr>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182F9A">
            <w:pPr>
              <w:rPr>
                <w:lang w:eastAsia="pt-BR"/>
              </w:rPr>
            </w:pPr>
            <w:r w:rsidRPr="002A3520">
              <w:rPr>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182F9A">
            <w:pPr>
              <w:rPr>
                <w:lang w:eastAsia="pt-BR"/>
              </w:rPr>
            </w:pPr>
            <w:proofErr w:type="spellStart"/>
            <w:r w:rsidRPr="002A3520">
              <w:rPr>
                <w:lang w:eastAsia="pt-BR"/>
              </w:rPr>
              <w:t>canadian</w:t>
            </w:r>
            <w:proofErr w:type="spellEnd"/>
            <w:r w:rsidRPr="002A3520">
              <w:rPr>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182F9A">
            <w:pPr>
              <w:rPr>
                <w:lang w:eastAsia="pt-BR"/>
              </w:rPr>
            </w:pPr>
            <w:r w:rsidRPr="002A3520">
              <w:rPr>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182F9A">
            <w:pPr>
              <w:rPr>
                <w:lang w:eastAsia="pt-BR"/>
              </w:rPr>
            </w:pPr>
            <w:proofErr w:type="spellStart"/>
            <w:r w:rsidRPr="002A3520">
              <w:rPr>
                <w:lang w:eastAsia="pt-BR"/>
              </w:rPr>
              <w:t>canadian</w:t>
            </w:r>
            <w:proofErr w:type="spellEnd"/>
            <w:r w:rsidRPr="002A3520">
              <w:rPr>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182F9A">
            <w:pPr>
              <w:rPr>
                <w:lang w:eastAsia="pt-BR"/>
              </w:rPr>
            </w:pPr>
            <w:r w:rsidRPr="002A3520">
              <w:rPr>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182F9A">
            <w:pPr>
              <w:rPr>
                <w:lang w:eastAsia="pt-BR"/>
              </w:rPr>
            </w:pPr>
            <w:proofErr w:type="spellStart"/>
            <w:r w:rsidRPr="002A3520">
              <w:rPr>
                <w:lang w:eastAsia="pt-BR"/>
              </w:rPr>
              <w:t>channel</w:t>
            </w:r>
            <w:proofErr w:type="spellEnd"/>
            <w:r w:rsidRPr="002A3520">
              <w:rPr>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182F9A">
            <w:pPr>
              <w:rPr>
                <w:lang w:eastAsia="pt-BR"/>
              </w:rPr>
            </w:pPr>
            <w:r w:rsidRPr="002A3520">
              <w:rPr>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182F9A">
            <w:pPr>
              <w:rPr>
                <w:lang w:eastAsia="pt-BR"/>
              </w:rPr>
            </w:pPr>
            <w:r w:rsidRPr="002A3520">
              <w:rPr>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182F9A">
            <w:pPr>
              <w:rPr>
                <w:lang w:eastAsia="pt-BR"/>
              </w:rPr>
            </w:pPr>
            <w:r w:rsidRPr="002A3520">
              <w:rPr>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182F9A">
            <w:pPr>
              <w:rPr>
                <w:lang w:eastAsia="pt-BR"/>
              </w:rPr>
            </w:pPr>
            <w:r w:rsidRPr="002A3520">
              <w:rPr>
                <w:lang w:eastAsia="pt-BR"/>
              </w:rPr>
              <w:t xml:space="preserve">country </w:t>
            </w:r>
            <w:proofErr w:type="spellStart"/>
            <w:r w:rsidRPr="002A3520">
              <w:rPr>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182F9A">
            <w:pPr>
              <w:rPr>
                <w:lang w:eastAsia="pt-BR"/>
              </w:rPr>
            </w:pPr>
            <w:r w:rsidRPr="002A3520">
              <w:rPr>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182F9A">
            <w:pPr>
              <w:rPr>
                <w:lang w:eastAsia="pt-BR"/>
              </w:rPr>
            </w:pPr>
            <w:r w:rsidRPr="002A3520">
              <w:rPr>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182F9A">
            <w:pPr>
              <w:rPr>
                <w:lang w:eastAsia="pt-BR"/>
              </w:rPr>
            </w:pPr>
            <w:r w:rsidRPr="002A3520">
              <w:rPr>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182F9A">
            <w:pPr>
              <w:rPr>
                <w:lang w:eastAsia="pt-BR"/>
              </w:rPr>
            </w:pPr>
            <w:r w:rsidRPr="002A3520">
              <w:rPr>
                <w:lang w:eastAsia="pt-BR"/>
              </w:rPr>
              <w:t xml:space="preserve">country </w:t>
            </w:r>
            <w:proofErr w:type="spellStart"/>
            <w:r w:rsidRPr="002A3520">
              <w:rPr>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182F9A">
            <w:pPr>
              <w:rPr>
                <w:lang w:eastAsia="pt-BR"/>
              </w:rPr>
            </w:pPr>
            <w:r w:rsidRPr="002A3520">
              <w:rPr>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182F9A">
            <w:pPr>
              <w:rPr>
                <w:lang w:eastAsia="pt-BR"/>
              </w:rPr>
            </w:pPr>
            <w:proofErr w:type="spellStart"/>
            <w:r w:rsidRPr="002A3520">
              <w:rPr>
                <w:lang w:eastAsia="pt-BR"/>
              </w:rPr>
              <w:t>dfw</w:t>
            </w:r>
            <w:proofErr w:type="spellEnd"/>
            <w:r w:rsidRPr="002A3520">
              <w:rPr>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182F9A">
            <w:pPr>
              <w:rPr>
                <w:lang w:eastAsia="pt-BR"/>
              </w:rPr>
            </w:pPr>
            <w:r w:rsidRPr="002A3520">
              <w:rPr>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182F9A">
            <w:pPr>
              <w:rPr>
                <w:lang w:eastAsia="pt-BR"/>
              </w:rPr>
            </w:pPr>
            <w:r w:rsidRPr="002A3520">
              <w:rPr>
                <w:lang w:eastAsia="pt-BR"/>
              </w:rPr>
              <w:t xml:space="preserve">electro </w:t>
            </w:r>
            <w:proofErr w:type="spellStart"/>
            <w:r w:rsidRPr="002A3520">
              <w:rPr>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182F9A">
            <w:pPr>
              <w:rPr>
                <w:lang w:eastAsia="pt-BR"/>
              </w:rPr>
            </w:pPr>
            <w:r w:rsidRPr="002A3520">
              <w:rPr>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182F9A">
            <w:pPr>
              <w:rPr>
                <w:lang w:eastAsia="pt-BR"/>
              </w:rPr>
            </w:pPr>
            <w:r w:rsidRPr="002A3520">
              <w:rPr>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182F9A">
            <w:pPr>
              <w:rPr>
                <w:lang w:eastAsia="pt-BR"/>
              </w:rPr>
            </w:pPr>
            <w:r w:rsidRPr="002A3520">
              <w:rPr>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182F9A">
            <w:pPr>
              <w:rPr>
                <w:lang w:eastAsia="pt-BR"/>
              </w:rPr>
            </w:pPr>
            <w:proofErr w:type="spellStart"/>
            <w:r w:rsidRPr="002A3520">
              <w:rPr>
                <w:lang w:eastAsia="pt-BR"/>
              </w:rPr>
              <w:t>harlem</w:t>
            </w:r>
            <w:proofErr w:type="spellEnd"/>
            <w:r w:rsidRPr="002A3520">
              <w:rPr>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182F9A">
            <w:pPr>
              <w:rPr>
                <w:lang w:eastAsia="pt-BR"/>
              </w:rPr>
            </w:pPr>
            <w:r w:rsidRPr="002A3520">
              <w:rPr>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182F9A">
            <w:pPr>
              <w:rPr>
                <w:lang w:eastAsia="pt-BR"/>
              </w:rPr>
            </w:pPr>
            <w:proofErr w:type="spellStart"/>
            <w:r w:rsidRPr="002A3520">
              <w:rPr>
                <w:lang w:eastAsia="pt-BR"/>
              </w:rPr>
              <w:t>heartland</w:t>
            </w:r>
            <w:proofErr w:type="spellEnd"/>
            <w:r w:rsidRPr="002A3520">
              <w:rPr>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182F9A">
            <w:pPr>
              <w:rPr>
                <w:lang w:eastAsia="pt-BR"/>
              </w:rPr>
            </w:pPr>
            <w:r w:rsidRPr="002A3520">
              <w:rPr>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182F9A">
            <w:pPr>
              <w:rPr>
                <w:lang w:eastAsia="pt-BR"/>
              </w:rPr>
            </w:pPr>
            <w:r w:rsidRPr="002A3520">
              <w:rPr>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182F9A">
            <w:pPr>
              <w:rPr>
                <w:lang w:eastAsia="pt-BR"/>
              </w:rPr>
            </w:pPr>
            <w:r w:rsidRPr="002A3520">
              <w:rPr>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182F9A">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182F9A">
            <w:pPr>
              <w:rPr>
                <w:lang w:eastAsia="pt-BR"/>
              </w:rPr>
            </w:pPr>
            <w:r w:rsidRPr="002A3520">
              <w:rPr>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182F9A">
            <w:pPr>
              <w:rPr>
                <w:lang w:eastAsia="pt-BR"/>
              </w:rPr>
            </w:pPr>
            <w:proofErr w:type="spellStart"/>
            <w:r w:rsidRPr="002A3520">
              <w:rPr>
                <w:lang w:eastAsia="pt-BR"/>
              </w:rPr>
              <w:t>melodic</w:t>
            </w:r>
            <w:proofErr w:type="spellEnd"/>
            <w:r w:rsidRPr="002A3520">
              <w:rPr>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182F9A">
            <w:pPr>
              <w:rPr>
                <w:lang w:eastAsia="pt-BR"/>
              </w:rPr>
            </w:pPr>
            <w:r w:rsidRPr="002A3520">
              <w:rPr>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182F9A">
            <w:pPr>
              <w:rPr>
                <w:lang w:eastAsia="pt-BR"/>
              </w:rPr>
            </w:pPr>
            <w:r w:rsidRPr="002A3520">
              <w:rPr>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182F9A">
            <w:pPr>
              <w:rPr>
                <w:lang w:eastAsia="pt-BR"/>
              </w:rPr>
            </w:pPr>
            <w:r w:rsidRPr="002A3520">
              <w:rPr>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182F9A">
            <w:pPr>
              <w:rPr>
                <w:lang w:eastAsia="pt-BR"/>
              </w:rPr>
            </w:pPr>
            <w:proofErr w:type="spellStart"/>
            <w:r w:rsidRPr="002A3520">
              <w:rPr>
                <w:lang w:eastAsia="pt-BR"/>
              </w:rPr>
              <w:t>miami</w:t>
            </w:r>
            <w:proofErr w:type="spellEnd"/>
            <w:r w:rsidRPr="002A3520">
              <w:rPr>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182F9A">
            <w:pPr>
              <w:rPr>
                <w:lang w:eastAsia="pt-BR"/>
              </w:rPr>
            </w:pPr>
            <w:r w:rsidRPr="002A3520">
              <w:rPr>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182F9A">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182F9A">
            <w:pPr>
              <w:rPr>
                <w:lang w:eastAsia="pt-BR"/>
              </w:rPr>
            </w:pPr>
            <w:r w:rsidRPr="002A3520">
              <w:rPr>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182F9A">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182F9A">
            <w:pPr>
              <w:rPr>
                <w:lang w:eastAsia="pt-BR"/>
              </w:rPr>
            </w:pPr>
            <w:r w:rsidRPr="002A3520">
              <w:rPr>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182F9A">
            <w:pPr>
              <w:rPr>
                <w:lang w:eastAsia="pt-BR"/>
              </w:rPr>
            </w:pPr>
            <w:proofErr w:type="gramStart"/>
            <w:r w:rsidRPr="002A3520">
              <w:rPr>
                <w:lang w:eastAsia="pt-BR"/>
              </w:rPr>
              <w:t>musica</w:t>
            </w:r>
            <w:proofErr w:type="gramEnd"/>
            <w:r w:rsidRPr="002A3520">
              <w:rPr>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182F9A">
            <w:pPr>
              <w:rPr>
                <w:lang w:eastAsia="pt-BR"/>
              </w:rPr>
            </w:pPr>
            <w:r w:rsidRPr="002A3520">
              <w:rPr>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182F9A">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182F9A">
            <w:pPr>
              <w:rPr>
                <w:lang w:eastAsia="pt-BR"/>
              </w:rPr>
            </w:pPr>
            <w:r w:rsidRPr="002A3520">
              <w:rPr>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182F9A">
            <w:pPr>
              <w:rPr>
                <w:lang w:eastAsia="pt-BR"/>
              </w:rPr>
            </w:pPr>
            <w:proofErr w:type="spellStart"/>
            <w:r w:rsidRPr="002A3520">
              <w:rPr>
                <w:lang w:eastAsia="pt-BR"/>
              </w:rPr>
              <w:t>nyc</w:t>
            </w:r>
            <w:proofErr w:type="spellEnd"/>
            <w:r w:rsidRPr="002A3520">
              <w:rPr>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182F9A">
            <w:pPr>
              <w:rPr>
                <w:lang w:eastAsia="pt-BR"/>
              </w:rPr>
            </w:pPr>
            <w:r w:rsidRPr="002A3520">
              <w:rPr>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182F9A">
            <w:pPr>
              <w:rPr>
                <w:lang w:eastAsia="pt-BR"/>
              </w:rPr>
            </w:pPr>
            <w:proofErr w:type="spellStart"/>
            <w:r w:rsidRPr="002A3520">
              <w:rPr>
                <w:lang w:eastAsia="pt-BR"/>
              </w:rPr>
              <w:lastRenderedPageBreak/>
              <w:t>oklahoma</w:t>
            </w:r>
            <w:proofErr w:type="spellEnd"/>
            <w:r w:rsidRPr="002A3520">
              <w:rPr>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182F9A">
            <w:pPr>
              <w:rPr>
                <w:lang w:eastAsia="pt-BR"/>
              </w:rPr>
            </w:pPr>
            <w:r w:rsidRPr="002A3520">
              <w:rPr>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182F9A">
            <w:pPr>
              <w:rPr>
                <w:lang w:eastAsia="pt-BR"/>
              </w:rPr>
            </w:pPr>
            <w:r w:rsidRPr="002A3520">
              <w:rPr>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182F9A">
            <w:pPr>
              <w:rPr>
                <w:lang w:eastAsia="pt-BR"/>
              </w:rPr>
            </w:pPr>
            <w:r w:rsidRPr="002A3520">
              <w:rPr>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182F9A">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182F9A">
            <w:pPr>
              <w:rPr>
                <w:lang w:eastAsia="pt-BR"/>
              </w:rPr>
            </w:pPr>
            <w:r w:rsidRPr="002A3520">
              <w:rPr>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182F9A">
            <w:pPr>
              <w:rPr>
                <w:lang w:eastAsia="pt-BR"/>
              </w:rPr>
            </w:pPr>
            <w:r w:rsidRPr="002A3520">
              <w:rPr>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182F9A">
            <w:pPr>
              <w:rPr>
                <w:lang w:eastAsia="pt-BR"/>
              </w:rPr>
            </w:pPr>
            <w:r w:rsidRPr="002A3520">
              <w:rPr>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182F9A">
            <w:pPr>
              <w:rPr>
                <w:lang w:eastAsia="pt-BR"/>
              </w:rPr>
            </w:pPr>
            <w:proofErr w:type="spellStart"/>
            <w:r w:rsidRPr="002A3520">
              <w:rPr>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182F9A">
            <w:pPr>
              <w:rPr>
                <w:lang w:eastAsia="pt-BR"/>
              </w:rPr>
            </w:pPr>
            <w:r w:rsidRPr="002A3520">
              <w:rPr>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182F9A">
            <w:pPr>
              <w:rPr>
                <w:lang w:eastAsia="pt-BR"/>
              </w:rPr>
            </w:pPr>
            <w:proofErr w:type="spellStart"/>
            <w:r w:rsidRPr="002A3520">
              <w:rPr>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182F9A">
            <w:pPr>
              <w:rPr>
                <w:lang w:eastAsia="pt-BR"/>
              </w:rPr>
            </w:pPr>
            <w:r w:rsidRPr="002A3520">
              <w:rPr>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182F9A">
            <w:pPr>
              <w:rPr>
                <w:lang w:eastAsia="pt-BR"/>
              </w:rPr>
            </w:pPr>
            <w:r w:rsidRPr="002A3520">
              <w:rPr>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182F9A">
            <w:pPr>
              <w:rPr>
                <w:lang w:eastAsia="pt-BR"/>
              </w:rPr>
            </w:pPr>
            <w:r w:rsidRPr="002A3520">
              <w:rPr>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182F9A">
            <w:pPr>
              <w:rPr>
                <w:lang w:eastAsia="pt-BR"/>
              </w:rPr>
            </w:pPr>
            <w:r w:rsidRPr="002A3520">
              <w:rPr>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182F9A">
            <w:pPr>
              <w:rPr>
                <w:lang w:eastAsia="pt-BR"/>
              </w:rPr>
            </w:pPr>
            <w:r w:rsidRPr="002A3520">
              <w:rPr>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182F9A">
            <w:pPr>
              <w:rPr>
                <w:lang w:eastAsia="pt-BR"/>
              </w:rPr>
            </w:pPr>
            <w:proofErr w:type="spellStart"/>
            <w:r w:rsidRPr="002A3520">
              <w:rPr>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182F9A">
            <w:pPr>
              <w:rPr>
                <w:lang w:eastAsia="pt-BR"/>
              </w:rPr>
            </w:pPr>
            <w:r w:rsidRPr="002A3520">
              <w:rPr>
                <w:lang w:eastAsia="pt-BR"/>
              </w:rPr>
              <w:t>39</w:t>
            </w:r>
          </w:p>
        </w:tc>
      </w:tr>
    </w:tbl>
    <w:p w14:paraId="5E066101" w14:textId="0568592B" w:rsidR="00205C38" w:rsidRDefault="00205C38" w:rsidP="00182F9A">
      <w:pPr>
        <w:pStyle w:val="Legenda"/>
      </w:pPr>
      <w:bookmarkStart w:id="1098" w:name="_Ref55013755"/>
      <w:bookmarkStart w:id="1099" w:name="_Toc55260922"/>
      <w:r>
        <w:t xml:space="preserve">Tabela </w:t>
      </w:r>
      <w:r w:rsidR="006B25B5">
        <w:fldChar w:fldCharType="begin"/>
      </w:r>
      <w:r w:rsidR="006B25B5">
        <w:instrText xml:space="preserve"> SEQ Tabela \* ARABIC </w:instrText>
      </w:r>
      <w:r w:rsidR="006B25B5">
        <w:fldChar w:fldCharType="separate"/>
      </w:r>
      <w:r w:rsidR="003924EC">
        <w:rPr>
          <w:noProof/>
        </w:rPr>
        <w:t>1</w:t>
      </w:r>
      <w:r w:rsidR="006B25B5">
        <w:rPr>
          <w:noProof/>
        </w:rPr>
        <w:fldChar w:fldCharType="end"/>
      </w:r>
      <w:bookmarkEnd w:id="1098"/>
      <w:r>
        <w:t xml:space="preserve"> relação dos </w:t>
      </w:r>
      <w:r w:rsidR="00CC3975">
        <w:t>gêneros</w:t>
      </w:r>
      <w:r>
        <w:t xml:space="preserve"> e a classe utilizada no KNN </w:t>
      </w:r>
      <w:r w:rsidRPr="00205C38">
        <w:t>(próprio, 2020)</w:t>
      </w:r>
      <w:bookmarkEnd w:id="1099"/>
    </w:p>
    <w:p w14:paraId="2ED6BFD8" w14:textId="0C34A65B" w:rsidR="00267E26" w:rsidRDefault="00F60D41" w:rsidP="00182F9A">
      <w:r>
        <w:t xml:space="preserve"> </w:t>
      </w:r>
      <w:r w:rsidR="00267E26">
        <w:tab/>
      </w:r>
      <w:r w:rsidR="00267E26" w:rsidRPr="00267E26">
        <w:t>A matriz de confusão do usuário</w:t>
      </w:r>
      <w:del w:id="1100" w:author="Erico de Souza Loewe" w:date="2020-11-08T21:40:00Z">
        <w:r w:rsidR="00CE7F23">
          <w:delText>,</w:delText>
        </w:r>
        <w:r w:rsidR="00267E26" w:rsidRPr="00267E26">
          <w:delText xml:space="preserve"> </w:delText>
        </w:r>
        <w:r w:rsidR="00CE7F23">
          <w:delText xml:space="preserve">a </w:delText>
        </w:r>
        <w:r w:rsidR="00267E26" w:rsidRPr="00267E26">
          <w:delText>utilizad</w:delText>
        </w:r>
        <w:r w:rsidR="00CE7F23">
          <w:delText>a</w:delText>
        </w:r>
      </w:del>
      <w:ins w:id="1101" w:author="Erico de Souza Loewe" w:date="2020-11-08T21:40:00Z">
        <w:r w:rsidR="00267E26" w:rsidRPr="00267E26">
          <w:t xml:space="preserve"> utilizado</w:t>
        </w:r>
      </w:ins>
      <w:r w:rsidR="00267E26" w:rsidRPr="00267E26">
        <w:t xml:space="preserve"> nos testes</w:t>
      </w:r>
      <w:del w:id="1102" w:author="Erico de Souza Loewe" w:date="2020-11-08T21:40:00Z">
        <w:r w:rsidR="00CE7F23">
          <w:delText>,</w:delText>
        </w:r>
        <w:r w:rsidR="00267E26" w:rsidRPr="00267E26">
          <w:delText xml:space="preserve"> </w:delText>
        </w:r>
        <w:r w:rsidR="00FC4BB6">
          <w:delText>está</w:delText>
        </w:r>
        <w:r w:rsidR="00267E26" w:rsidRPr="00267E26">
          <w:delText xml:space="preserve"> dispon</w:delText>
        </w:r>
        <w:r w:rsidR="00FC4BB6">
          <w:delText>ível</w:delText>
        </w:r>
      </w:del>
      <w:ins w:id="1103" w:author="Erico de Souza Loewe" w:date="2020-11-08T21:40:00Z">
        <w:r w:rsidR="00267E26" w:rsidRPr="00267E26">
          <w:t xml:space="preserve"> foi disponibilizada</w:t>
        </w:r>
      </w:ins>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del w:id="1104" w:author="Erico de Souza Loewe" w:date="2020-11-08T21:40:00Z">
        <w:r w:rsidR="00267E26" w:rsidRPr="00267E26">
          <w:delText>.</w:delText>
        </w:r>
      </w:del>
      <w:ins w:id="1105" w:author="Erico de Souza Loewe" w:date="2020-11-08T21:40:00Z">
        <w:r w:rsidR="00267E26" w:rsidRPr="00267E26">
          <w:t xml:space="preserve"> desse trabalho.</w:t>
        </w:r>
      </w:ins>
      <w:r w:rsidR="00267E26" w:rsidRPr="00267E26">
        <w:t xml:space="preserve"> Nela, é possível verificar que o modelo somente obteve sucesso na recomendação da categoria de número 12. </w:t>
      </w:r>
      <w:del w:id="1106" w:author="Erico de Souza Loewe" w:date="2020-11-08T21:40:00Z">
        <w:r w:rsidR="009D5B8E">
          <w:delText>A</w:delText>
        </w:r>
        <w:r w:rsidR="00267E26" w:rsidRPr="00267E26">
          <w:delText>contec</w:delText>
        </w:r>
        <w:r w:rsidR="009D5B8E">
          <w:delText>e</w:delText>
        </w:r>
      </w:del>
      <w:ins w:id="1107" w:author="Erico de Souza Loewe" w:date="2020-11-08T21:40:00Z">
        <w:r w:rsidR="00267E26" w:rsidRPr="00267E26">
          <w:t>Isso pode ter acontecido,</w:t>
        </w:r>
      </w:ins>
      <w:r w:rsidR="00267E26" w:rsidRPr="00267E26">
        <w:t xml:space="preserve"> devido ao curto período de uso da aplicação e </w:t>
      </w:r>
      <w:ins w:id="1108" w:author="Erico de Souza Loewe" w:date="2020-11-08T21:40:00Z">
        <w:r w:rsidR="00267E26" w:rsidRPr="00267E26">
          <w:t xml:space="preserve">devido </w:t>
        </w:r>
      </w:ins>
      <w:r w:rsidR="00267E26" w:rsidRPr="00267E26">
        <w:t>ao gosto musical do usuário estar mais voltado aquele estilo musica</w:t>
      </w:r>
      <w:r w:rsidR="00267E26">
        <w:t>l</w:t>
      </w:r>
      <w:r w:rsidR="00267E26" w:rsidRPr="00267E26">
        <w:t>.</w:t>
      </w:r>
      <w:r w:rsidR="00680A87">
        <w:t xml:space="preserve"> </w:t>
      </w:r>
      <w:del w:id="1109" w:author="Erico de Souza Loewe" w:date="2020-11-08T21:40:00Z">
        <w:r w:rsidR="00C464BD">
          <w:delText>E</w:delText>
        </w:r>
        <w:r w:rsidR="00197B73">
          <w:delText>ncontrada</w:delText>
        </w:r>
      </w:del>
      <w:ins w:id="1110" w:author="Erico de Souza Loewe" w:date="2020-11-08T21:40:00Z">
        <w:r w:rsidR="00197B73">
          <w:t xml:space="preserve">A categoria de </w:t>
        </w:r>
        <w:r w:rsidR="00F577D1">
          <w:t>número</w:t>
        </w:r>
        <w:r w:rsidR="00197B73">
          <w:t xml:space="preserve"> 12 pode ser encontrada</w:t>
        </w:r>
      </w:ins>
      <w:r w:rsidR="00197B73">
        <w:t xml:space="preserve">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del w:id="1111" w:author="Erico de Souza Loewe" w:date="2020-11-08T21:40:00Z">
        <w:r w:rsidR="00C464BD">
          <w:delText>ela</w:delText>
        </w:r>
      </w:del>
      <w:ins w:id="1112" w:author="Erico de Souza Loewe" w:date="2020-11-08T21:40:00Z">
        <w:r w:rsidR="00197B73">
          <w:t>que</w:t>
        </w:r>
      </w:ins>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182F9A"/>
        </w:tc>
        <w:tc>
          <w:tcPr>
            <w:tcW w:w="2265" w:type="dxa"/>
            <w:tcBorders>
              <w:right w:val="single" w:sz="4" w:space="0" w:color="auto"/>
            </w:tcBorders>
          </w:tcPr>
          <w:p w14:paraId="70568DC2" w14:textId="77777777" w:rsidR="005272A3" w:rsidRDefault="005272A3" w:rsidP="00182F9A"/>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182F9A">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182F9A"/>
        </w:tc>
        <w:tc>
          <w:tcPr>
            <w:tcW w:w="2265" w:type="dxa"/>
            <w:tcBorders>
              <w:bottom w:val="single" w:sz="4" w:space="0" w:color="auto"/>
              <w:right w:val="single" w:sz="4" w:space="0" w:color="auto"/>
            </w:tcBorders>
          </w:tcPr>
          <w:p w14:paraId="394FE46A" w14:textId="77777777" w:rsidR="005272A3" w:rsidRDefault="005272A3" w:rsidP="00182F9A"/>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182F9A">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182F9A">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182F9A">
            <w:r>
              <w:t xml:space="preserve">CLASSE </w:t>
            </w:r>
          </w:p>
          <w:p w14:paraId="29329557" w14:textId="697A9CD8" w:rsidR="005272A3" w:rsidRDefault="003A7CD0" w:rsidP="00182F9A">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182F9A">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182F9A">
            <w:commentRangeStart w:id="1113"/>
            <w:r>
              <w:t>184</w:t>
            </w:r>
            <w:commentRangeEnd w:id="1113"/>
            <w:r w:rsidR="009D5421">
              <w:rPr>
                <w:rStyle w:val="Refdecomentrio"/>
              </w:rPr>
              <w:commentReference w:id="1113"/>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182F9A">
            <w:commentRangeStart w:id="1114"/>
            <w:r>
              <w:t>180</w:t>
            </w:r>
            <w:commentRangeEnd w:id="1114"/>
            <w:r w:rsidR="0055253D">
              <w:rPr>
                <w:rStyle w:val="Refdecomentrio"/>
              </w:rPr>
              <w:commentReference w:id="1114"/>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182F9A"/>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182F9A">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182F9A">
            <w:commentRangeStart w:id="1115"/>
            <w:r>
              <w:t>46</w:t>
            </w:r>
            <w:commentRangeEnd w:id="1115"/>
            <w:r w:rsidR="0055253D">
              <w:rPr>
                <w:rStyle w:val="Refdecomentrio"/>
              </w:rPr>
              <w:commentReference w:id="1115"/>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182F9A">
            <w:commentRangeStart w:id="1116"/>
            <w:r>
              <w:t>38</w:t>
            </w:r>
            <w:commentRangeEnd w:id="1116"/>
            <w:r w:rsidR="0055253D">
              <w:rPr>
                <w:rStyle w:val="Refdecomentrio"/>
              </w:rPr>
              <w:commentReference w:id="1116"/>
            </w:r>
          </w:p>
        </w:tc>
      </w:tr>
    </w:tbl>
    <w:p w14:paraId="51E5EBFE" w14:textId="389DEE65" w:rsidR="005272A3" w:rsidRDefault="003924EC" w:rsidP="00182F9A">
      <w:pPr>
        <w:pStyle w:val="Legenda"/>
      </w:pPr>
      <w:bookmarkStart w:id="1117" w:name="_Ref55253627"/>
      <w:bookmarkStart w:id="1118" w:name="_Toc55260923"/>
      <w:r>
        <w:t xml:space="preserve">Tabela </w:t>
      </w:r>
      <w:r w:rsidR="006B25B5">
        <w:fldChar w:fldCharType="begin"/>
      </w:r>
      <w:r w:rsidR="006B25B5">
        <w:instrText xml:space="preserve"> SEQ Tabela \* ARABIC </w:instrText>
      </w:r>
      <w:r w:rsidR="006B25B5">
        <w:fldChar w:fldCharType="separate"/>
      </w:r>
      <w:r>
        <w:rPr>
          <w:noProof/>
        </w:rPr>
        <w:t>2</w:t>
      </w:r>
      <w:r w:rsidR="006B25B5">
        <w:rPr>
          <w:noProof/>
        </w:rPr>
        <w:fldChar w:fldCharType="end"/>
      </w:r>
      <w:bookmarkEnd w:id="1117"/>
      <w:r>
        <w:t xml:space="preserve"> matriz confusão da classe 12, gênero musical country</w:t>
      </w:r>
      <w:r w:rsidR="00CE2C6D">
        <w:t xml:space="preserve"> </w:t>
      </w:r>
      <w:r w:rsidR="00CE2C6D" w:rsidRPr="0006553D">
        <w:t>(próprio, 2020)</w:t>
      </w:r>
      <w:bookmarkEnd w:id="1118"/>
    </w:p>
    <w:p w14:paraId="09756A89" w14:textId="558666F7" w:rsidR="004F58A2" w:rsidRDefault="004F58A2" w:rsidP="00182F9A">
      <w:r>
        <w:tab/>
        <w:t xml:space="preserve">Para </w:t>
      </w:r>
      <w:ins w:id="1119" w:author="Erico de Souza Loewe" w:date="2020-11-08T21:40:00Z">
        <w:r>
          <w:t xml:space="preserve">realizar </w:t>
        </w:r>
      </w:ins>
      <w:r>
        <w:t xml:space="preserve">uma </w:t>
      </w:r>
      <w:r w:rsidR="003C445B">
        <w:t>análise</w:t>
      </w:r>
      <w:r>
        <w:t xml:space="preserve"> mais aprofundada, </w:t>
      </w:r>
      <w:ins w:id="1120" w:author="Erico de Souza Loewe" w:date="2020-11-08T21:40:00Z">
        <w:r>
          <w:t xml:space="preserve">foi utilizado </w:t>
        </w:r>
      </w:ins>
      <w:r>
        <w:t xml:space="preserve">o </w:t>
      </w:r>
      <w:r w:rsidR="00276B0A">
        <w:t>gênero</w:t>
      </w:r>
      <w:r>
        <w:t xml:space="preserve"> </w:t>
      </w:r>
      <w:del w:id="1121" w:author="Erico de Souza Loewe" w:date="2020-11-08T21:40:00Z">
        <w:r w:rsidR="009552FB">
          <w:delText>de</w:delText>
        </w:r>
      </w:del>
      <w:ins w:id="1122" w:author="Erico de Souza Loewe" w:date="2020-11-08T21:40:00Z">
        <w:r>
          <w:t>com a</w:t>
        </w:r>
      </w:ins>
      <w:r>
        <w:t xml:space="preserve"> maior quantidade de recomendações</w:t>
      </w:r>
      <w:del w:id="1123" w:author="Erico de Souza Loewe" w:date="2020-11-08T21:40:00Z">
        <w:r w:rsidR="002D2E1D">
          <w:delText>, o de</w:delText>
        </w:r>
        <w:r w:rsidR="00125F06">
          <w:delText xml:space="preserve"> </w:delText>
        </w:r>
      </w:del>
      <w:ins w:id="1124" w:author="Erico de Souza Loewe" w:date="2020-11-08T21:40:00Z">
        <w:r w:rsidR="00125F06">
          <w:t xml:space="preserve"> (</w:t>
        </w:r>
      </w:ins>
      <w:r w:rsidR="00125F06">
        <w:t>230 itens</w:t>
      </w:r>
      <w:del w:id="1125" w:author="Erico de Souza Loewe" w:date="2020-11-08T21:40:00Z">
        <w:r>
          <w:delText>,</w:delText>
        </w:r>
      </w:del>
      <w:ins w:id="1126" w:author="Erico de Souza Loewe" w:date="2020-11-08T21:40:00Z">
        <w:r w:rsidR="00125F06">
          <w:t>)</w:t>
        </w:r>
        <w:r>
          <w:t>,</w:t>
        </w:r>
      </w:ins>
      <w:r>
        <w:t xml:space="preserve"> isso é o </w:t>
      </w:r>
      <w:r>
        <w:rPr>
          <w:rPrChange w:id="1127" w:author="Erico de Souza Loewe" w:date="2020-11-08T21:40:00Z">
            <w:rPr>
              <w:i/>
            </w:rPr>
          </w:rPrChange>
        </w:rPr>
        <w:t>cou</w:t>
      </w:r>
      <w:r w:rsidR="005D6CEC">
        <w:rPr>
          <w:rPrChange w:id="1128" w:author="Erico de Souza Loewe" w:date="2020-11-08T21:40:00Z">
            <w:rPr>
              <w:i/>
            </w:rPr>
          </w:rPrChange>
        </w:rPr>
        <w:t>n</w:t>
      </w:r>
      <w:r>
        <w:rPr>
          <w:rPrChange w:id="1129" w:author="Erico de Souza Loewe" w:date="2020-11-08T21:40:00Z">
            <w:rPr>
              <w:i/>
            </w:rPr>
          </w:rPrChange>
        </w:rPr>
        <w:t>try</w:t>
      </w:r>
      <w:r>
        <w:t xml:space="preserve"> (classe 12</w:t>
      </w:r>
      <w:del w:id="1130" w:author="Erico de Souza Loewe" w:date="2020-11-08T21:40:00Z">
        <w:r>
          <w:delText>)</w:delText>
        </w:r>
        <w:r w:rsidR="002D2E1D">
          <w:delText>, teve sua prioridade</w:delText>
        </w:r>
        <w:r w:rsidR="00263E92">
          <w:delText>.</w:delText>
        </w:r>
        <w:r w:rsidR="003C445B">
          <w:delText xml:space="preserve"> </w:delText>
        </w:r>
        <w:r w:rsidR="00E0170D">
          <w:delText>Pela</w:delText>
        </w:r>
      </w:del>
      <w:ins w:id="1131" w:author="Erico de Souza Loewe" w:date="2020-11-08T21:40:00Z">
        <w:r>
          <w:t>)</w:t>
        </w:r>
        <w:r w:rsidR="00263E92">
          <w:t>.</w:t>
        </w:r>
        <w:r w:rsidR="003C445B">
          <w:t xml:space="preserve"> Na</w:t>
        </w:r>
      </w:ins>
      <w:r w:rsidR="003C445B">
        <w:t xml:space="preserve"> análise, </w:t>
      </w:r>
      <w:ins w:id="1132" w:author="Erico de Souza Loewe" w:date="2020-11-08T21:40:00Z">
        <w:r w:rsidR="003C445B">
          <w:t xml:space="preserve">foi criado </w:t>
        </w:r>
      </w:ins>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del w:id="1133" w:author="Erico de Souza Loewe" w:date="2020-11-08T21:40:00Z">
        <w:r w:rsidR="009470AD">
          <w:delText xml:space="preserve"> contém</w:delText>
        </w:r>
        <w:r w:rsidR="003D4AF5">
          <w:delText xml:space="preserve"> </w:delText>
        </w:r>
        <w:r w:rsidR="00554821">
          <w:delText>a</w:delText>
        </w:r>
        <w:r w:rsidR="003D4AF5">
          <w:delText xml:space="preserve"> avalia</w:delText>
        </w:r>
        <w:r w:rsidR="00554821">
          <w:delText>ção</w:delText>
        </w:r>
        <w:r w:rsidR="003D4AF5">
          <w:delText xml:space="preserve"> </w:delText>
        </w:r>
        <w:r w:rsidR="00554821">
          <w:delText>d</w:delText>
        </w:r>
        <w:r w:rsidR="003D4AF5">
          <w:delText>os</w:delText>
        </w:r>
      </w:del>
      <w:ins w:id="1134" w:author="Erico de Souza Loewe" w:date="2020-11-08T21:40:00Z">
        <w:r w:rsidR="003D4AF5">
          <w:t>, para avaliar os</w:t>
        </w:r>
      </w:ins>
      <w:r w:rsidR="003D4AF5">
        <w:t xml:space="preserve"> dados de precisão, </w:t>
      </w:r>
      <w:del w:id="1135" w:author="Erico de Souza Loewe" w:date="2020-11-08T21:40:00Z">
        <w:r w:rsidR="00554821">
          <w:delText>o</w:delText>
        </w:r>
        <w:r w:rsidR="003D4AF5">
          <w:delText xml:space="preserve"> </w:delText>
        </w:r>
      </w:del>
      <w:r w:rsidR="003D4AF5" w:rsidRPr="00095D8C">
        <w:rPr>
          <w:i/>
        </w:rPr>
        <w:t>recall</w:t>
      </w:r>
      <w:r w:rsidR="00DC62F8">
        <w:t xml:space="preserve"> e </w:t>
      </w:r>
      <w:del w:id="1136" w:author="Erico de Souza Loewe" w:date="2020-11-08T21:40:00Z">
        <w:r w:rsidR="00554821">
          <w:delText>o</w:delText>
        </w:r>
        <w:r w:rsidR="00DC62F8">
          <w:delText xml:space="preserve"> </w:delText>
        </w:r>
      </w:del>
      <w:r w:rsidR="00DC62F8" w:rsidRPr="00DC62F8">
        <w:rPr>
          <w:i/>
        </w:rPr>
        <w:t>f-</w:t>
      </w:r>
      <w:proofErr w:type="spellStart"/>
      <w:r w:rsidR="00DC62F8" w:rsidRPr="00DC62F8">
        <w:rPr>
          <w:i/>
        </w:rPr>
        <w:t>measure</w:t>
      </w:r>
      <w:proofErr w:type="spellEnd"/>
      <w:r w:rsidR="003D4AF5">
        <w:t>.</w:t>
      </w:r>
      <w:r w:rsidR="00125F06">
        <w:t xml:space="preserve"> A precisão do modelo</w:t>
      </w:r>
      <w:del w:id="1137" w:author="Erico de Souza Loewe" w:date="2020-11-08T21:40:00Z">
        <w:r w:rsidR="00837ACC">
          <w:delText>,</w:delText>
        </w:r>
      </w:del>
      <w:r w:rsidR="00125F06">
        <w:t xml:space="preserve"> ao realizar a recomendação dessa classe</w:t>
      </w:r>
      <w:del w:id="1138" w:author="Erico de Souza Loewe" w:date="2020-11-08T21:40:00Z">
        <w:r w:rsidR="00663051">
          <w:delText>,</w:delText>
        </w:r>
        <w:r w:rsidR="00125F06">
          <w:delText xml:space="preserve"> </w:delText>
        </w:r>
        <w:r w:rsidR="00D77BF8">
          <w:delText>é</w:delText>
        </w:r>
      </w:del>
      <w:ins w:id="1139" w:author="Erico de Souza Loewe" w:date="2020-11-08T21:40:00Z">
        <w:r w:rsidR="00125F06">
          <w:t xml:space="preserve"> foi</w:t>
        </w:r>
      </w:ins>
      <w:r w:rsidR="00125F06">
        <w:t xml:space="preserve"> de 0,51, </w:t>
      </w:r>
      <w:del w:id="1140" w:author="Erico de Souza Loewe" w:date="2020-11-08T21:40:00Z">
        <w:r w:rsidR="003117B0">
          <w:delText>ou seja,</w:delText>
        </w:r>
      </w:del>
      <w:ins w:id="1141" w:author="Erico de Souza Loewe" w:date="2020-11-08T21:40:00Z">
        <w:r w:rsidR="00125F06">
          <w:t xml:space="preserve">isso mostra que </w:t>
        </w:r>
        <w:r w:rsidR="00D254D3">
          <w:t>o modelo</w:t>
        </w:r>
      </w:ins>
      <w:r w:rsidR="00D254D3">
        <w:t xml:space="preserve"> </w:t>
      </w:r>
      <w:r w:rsidR="006A5B2D">
        <w:t>está</w:t>
      </w:r>
      <w:r w:rsidR="00D254D3">
        <w:t xml:space="preserve"> com dificuldades de classificar o </w:t>
      </w:r>
      <w:r w:rsidR="001B6492">
        <w:t>gênero</w:t>
      </w:r>
      <w:r w:rsidR="00D254D3">
        <w:t xml:space="preserve"> </w:t>
      </w:r>
      <w:r w:rsidR="00D254D3">
        <w:rPr>
          <w:rPrChange w:id="1142" w:author="Erico de Souza Loewe" w:date="2020-11-08T21:40:00Z">
            <w:rPr>
              <w:i/>
            </w:rPr>
          </w:rPrChange>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182F9A">
      <w:r>
        <w:tab/>
        <w:t xml:space="preserve">Outra métrica interessante é o </w:t>
      </w:r>
      <w:r w:rsidRPr="00095D8C">
        <w:rPr>
          <w:i/>
        </w:rPr>
        <w:t>f-</w:t>
      </w:r>
      <w:proofErr w:type="spellStart"/>
      <w:r w:rsidRPr="00095D8C">
        <w:rPr>
          <w:i/>
        </w:rPr>
        <w:t>measure</w:t>
      </w:r>
      <w:proofErr w:type="spellEnd"/>
      <w:r>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182F9A">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182F9A"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182F9A">
            <w:pPr>
              <w:rPr>
                <w:lang w:eastAsia="pt-BR"/>
              </w:rPr>
            </w:pPr>
            <w:bookmarkStart w:id="1143" w:name="_Ref55011605"/>
            <w:bookmarkStart w:id="1144" w:name="_Ref55011600"/>
          </w:p>
        </w:tc>
        <w:tc>
          <w:tcPr>
            <w:tcW w:w="160" w:type="dxa"/>
            <w:noWrap/>
            <w:hideMark/>
          </w:tcPr>
          <w:p w14:paraId="012D67BB"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F11C51"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DD82FC9"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79AE0796"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2465EFF8"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5B3B4EA"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0A305B37"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6</w:t>
            </w:r>
          </w:p>
        </w:tc>
        <w:tc>
          <w:tcPr>
            <w:tcW w:w="160" w:type="dxa"/>
            <w:noWrap/>
            <w:hideMark/>
          </w:tcPr>
          <w:p w14:paraId="7C27F729"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7</w:t>
            </w:r>
          </w:p>
        </w:tc>
        <w:tc>
          <w:tcPr>
            <w:tcW w:w="160" w:type="dxa"/>
            <w:noWrap/>
            <w:hideMark/>
          </w:tcPr>
          <w:p w14:paraId="2441EA37"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0FC2FF73"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46CE8C7C"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CF0433D"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28508554"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12</w:t>
            </w:r>
          </w:p>
        </w:tc>
        <w:tc>
          <w:tcPr>
            <w:tcW w:w="160" w:type="dxa"/>
            <w:noWrap/>
            <w:hideMark/>
          </w:tcPr>
          <w:p w14:paraId="3417BF42"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13</w:t>
            </w:r>
          </w:p>
        </w:tc>
        <w:tc>
          <w:tcPr>
            <w:tcW w:w="160" w:type="dxa"/>
            <w:noWrap/>
            <w:hideMark/>
          </w:tcPr>
          <w:p w14:paraId="0E11155B"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14</w:t>
            </w:r>
          </w:p>
        </w:tc>
        <w:tc>
          <w:tcPr>
            <w:tcW w:w="160" w:type="dxa"/>
            <w:noWrap/>
            <w:hideMark/>
          </w:tcPr>
          <w:p w14:paraId="406CF763"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15</w:t>
            </w:r>
          </w:p>
        </w:tc>
        <w:tc>
          <w:tcPr>
            <w:tcW w:w="160" w:type="dxa"/>
            <w:noWrap/>
            <w:hideMark/>
          </w:tcPr>
          <w:p w14:paraId="2F5B54B4"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16</w:t>
            </w:r>
          </w:p>
        </w:tc>
        <w:tc>
          <w:tcPr>
            <w:tcW w:w="160" w:type="dxa"/>
            <w:noWrap/>
            <w:hideMark/>
          </w:tcPr>
          <w:p w14:paraId="5DCD38A8"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17</w:t>
            </w:r>
          </w:p>
        </w:tc>
        <w:tc>
          <w:tcPr>
            <w:tcW w:w="160" w:type="dxa"/>
            <w:noWrap/>
            <w:hideMark/>
          </w:tcPr>
          <w:p w14:paraId="250378DF"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18</w:t>
            </w:r>
          </w:p>
        </w:tc>
        <w:tc>
          <w:tcPr>
            <w:tcW w:w="160" w:type="dxa"/>
            <w:noWrap/>
            <w:hideMark/>
          </w:tcPr>
          <w:p w14:paraId="1140D5D0"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19</w:t>
            </w:r>
          </w:p>
        </w:tc>
        <w:tc>
          <w:tcPr>
            <w:tcW w:w="160" w:type="dxa"/>
            <w:noWrap/>
            <w:hideMark/>
          </w:tcPr>
          <w:p w14:paraId="7F573505"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20</w:t>
            </w:r>
          </w:p>
        </w:tc>
        <w:tc>
          <w:tcPr>
            <w:tcW w:w="160" w:type="dxa"/>
            <w:noWrap/>
            <w:hideMark/>
          </w:tcPr>
          <w:p w14:paraId="4F9A0451"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21</w:t>
            </w:r>
          </w:p>
        </w:tc>
        <w:tc>
          <w:tcPr>
            <w:tcW w:w="160" w:type="dxa"/>
            <w:noWrap/>
            <w:hideMark/>
          </w:tcPr>
          <w:p w14:paraId="62A468DF"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22</w:t>
            </w:r>
          </w:p>
        </w:tc>
        <w:tc>
          <w:tcPr>
            <w:tcW w:w="160" w:type="dxa"/>
            <w:noWrap/>
            <w:hideMark/>
          </w:tcPr>
          <w:p w14:paraId="58581DDC"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23</w:t>
            </w:r>
          </w:p>
        </w:tc>
        <w:tc>
          <w:tcPr>
            <w:tcW w:w="160" w:type="dxa"/>
            <w:noWrap/>
            <w:hideMark/>
          </w:tcPr>
          <w:p w14:paraId="477E5B83"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24</w:t>
            </w:r>
          </w:p>
        </w:tc>
        <w:tc>
          <w:tcPr>
            <w:tcW w:w="160" w:type="dxa"/>
            <w:noWrap/>
            <w:hideMark/>
          </w:tcPr>
          <w:p w14:paraId="55897B38"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25</w:t>
            </w:r>
          </w:p>
        </w:tc>
        <w:tc>
          <w:tcPr>
            <w:tcW w:w="160" w:type="dxa"/>
            <w:noWrap/>
            <w:hideMark/>
          </w:tcPr>
          <w:p w14:paraId="1648E9E4"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26</w:t>
            </w:r>
          </w:p>
        </w:tc>
        <w:tc>
          <w:tcPr>
            <w:tcW w:w="160" w:type="dxa"/>
            <w:noWrap/>
            <w:hideMark/>
          </w:tcPr>
          <w:p w14:paraId="06417B71"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27</w:t>
            </w:r>
          </w:p>
        </w:tc>
        <w:tc>
          <w:tcPr>
            <w:tcW w:w="160" w:type="dxa"/>
            <w:noWrap/>
            <w:hideMark/>
          </w:tcPr>
          <w:p w14:paraId="19294697"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28</w:t>
            </w:r>
          </w:p>
        </w:tc>
        <w:tc>
          <w:tcPr>
            <w:tcW w:w="160" w:type="dxa"/>
            <w:noWrap/>
            <w:hideMark/>
          </w:tcPr>
          <w:p w14:paraId="5F85CC98"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29</w:t>
            </w:r>
          </w:p>
        </w:tc>
        <w:tc>
          <w:tcPr>
            <w:tcW w:w="160" w:type="dxa"/>
            <w:noWrap/>
            <w:hideMark/>
          </w:tcPr>
          <w:p w14:paraId="2B06D6D6"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30</w:t>
            </w:r>
          </w:p>
        </w:tc>
        <w:tc>
          <w:tcPr>
            <w:tcW w:w="160" w:type="dxa"/>
            <w:noWrap/>
            <w:hideMark/>
          </w:tcPr>
          <w:p w14:paraId="406C8DA2"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31</w:t>
            </w:r>
          </w:p>
        </w:tc>
        <w:tc>
          <w:tcPr>
            <w:tcW w:w="160" w:type="dxa"/>
            <w:noWrap/>
            <w:hideMark/>
          </w:tcPr>
          <w:p w14:paraId="1F825B0B"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32</w:t>
            </w:r>
          </w:p>
        </w:tc>
        <w:tc>
          <w:tcPr>
            <w:tcW w:w="160" w:type="dxa"/>
            <w:noWrap/>
            <w:hideMark/>
          </w:tcPr>
          <w:p w14:paraId="66EB6AA5"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33</w:t>
            </w:r>
          </w:p>
        </w:tc>
        <w:tc>
          <w:tcPr>
            <w:tcW w:w="160" w:type="dxa"/>
            <w:noWrap/>
            <w:hideMark/>
          </w:tcPr>
          <w:p w14:paraId="706717E0"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34</w:t>
            </w:r>
          </w:p>
        </w:tc>
        <w:tc>
          <w:tcPr>
            <w:tcW w:w="160" w:type="dxa"/>
            <w:noWrap/>
            <w:hideMark/>
          </w:tcPr>
          <w:p w14:paraId="3E0BE7B5"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35</w:t>
            </w:r>
          </w:p>
        </w:tc>
        <w:tc>
          <w:tcPr>
            <w:tcW w:w="160" w:type="dxa"/>
            <w:noWrap/>
            <w:hideMark/>
          </w:tcPr>
          <w:p w14:paraId="69C4E3FE"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36</w:t>
            </w:r>
          </w:p>
        </w:tc>
        <w:tc>
          <w:tcPr>
            <w:tcW w:w="160" w:type="dxa"/>
            <w:noWrap/>
            <w:hideMark/>
          </w:tcPr>
          <w:p w14:paraId="416B6DED"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37</w:t>
            </w:r>
          </w:p>
        </w:tc>
        <w:tc>
          <w:tcPr>
            <w:tcW w:w="160" w:type="dxa"/>
            <w:noWrap/>
            <w:hideMark/>
          </w:tcPr>
          <w:p w14:paraId="5164F117"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38</w:t>
            </w:r>
          </w:p>
        </w:tc>
        <w:tc>
          <w:tcPr>
            <w:tcW w:w="160" w:type="dxa"/>
            <w:noWrap/>
            <w:hideMark/>
          </w:tcPr>
          <w:p w14:paraId="2881F0F3" w14:textId="77777777" w:rsidR="00205C38" w:rsidRPr="00205C38" w:rsidRDefault="00205C38" w:rsidP="00182F9A">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39</w:t>
            </w:r>
          </w:p>
        </w:tc>
      </w:tr>
      <w:tr w:rsidR="00182F9A"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182F9A">
            <w:pPr>
              <w:rPr>
                <w:lang w:eastAsia="pt-BR"/>
              </w:rPr>
            </w:pPr>
            <w:r w:rsidRPr="00205C38">
              <w:rPr>
                <w:lang w:eastAsia="pt-BR"/>
              </w:rPr>
              <w:t>0</w:t>
            </w:r>
          </w:p>
        </w:tc>
        <w:tc>
          <w:tcPr>
            <w:tcW w:w="160" w:type="dxa"/>
            <w:noWrap/>
            <w:hideMark/>
          </w:tcPr>
          <w:p w14:paraId="041AD9D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246E7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AF99A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A5CF1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068D2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11AC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4D44C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550D4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EBBF2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110AF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DE90B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3181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A0397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987E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6EDA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BD20B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E00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9461C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77BEF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E537D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9BD21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F71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8CACC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D7D0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23F8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8ACFB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4E8A0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10ED8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75317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8029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7481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4BAC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DD13E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51F2B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DA2AB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A61B4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7065D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0042D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1152D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A35A5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182F9A">
            <w:pPr>
              <w:rPr>
                <w:lang w:eastAsia="pt-BR"/>
              </w:rPr>
            </w:pPr>
            <w:r w:rsidRPr="00205C38">
              <w:rPr>
                <w:lang w:eastAsia="pt-BR"/>
              </w:rPr>
              <w:t>1</w:t>
            </w:r>
          </w:p>
        </w:tc>
        <w:tc>
          <w:tcPr>
            <w:tcW w:w="160" w:type="dxa"/>
            <w:noWrap/>
            <w:hideMark/>
          </w:tcPr>
          <w:p w14:paraId="17F5988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D0E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0027E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0797A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2515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08393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9054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9C0AA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5243D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0B93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CF2CD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F8A34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29CACD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9F8A0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7FD5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7279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25C6C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47D01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067EE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3F7CF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B1FF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F75FE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A276B8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54D38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432EA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61328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D376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3FFC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9945F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1D331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E2C4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35BD1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3192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ECA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0F224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A1F20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CFBFC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FD141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F8147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36D55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182F9A">
            <w:pPr>
              <w:rPr>
                <w:lang w:eastAsia="pt-BR"/>
              </w:rPr>
            </w:pPr>
            <w:r w:rsidRPr="00205C38">
              <w:rPr>
                <w:lang w:eastAsia="pt-BR"/>
              </w:rPr>
              <w:t>2</w:t>
            </w:r>
          </w:p>
        </w:tc>
        <w:tc>
          <w:tcPr>
            <w:tcW w:w="160" w:type="dxa"/>
            <w:noWrap/>
            <w:hideMark/>
          </w:tcPr>
          <w:p w14:paraId="397F993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24FCF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09557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217A7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633FC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91AEF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F1600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FE4F9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3FA27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4907A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64EC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F9175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011F9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425225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4539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7300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6A5F8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DF6F7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5307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1B45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FC5A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F121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564E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BCD16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B9397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DDC7F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4E459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0CEC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98A99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D9D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E84B6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A2562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D03A4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7EE6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6121D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5BC85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2656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94DE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4D775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E76E2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182F9A">
            <w:pPr>
              <w:rPr>
                <w:lang w:eastAsia="pt-BR"/>
              </w:rPr>
            </w:pPr>
            <w:r w:rsidRPr="00205C38">
              <w:rPr>
                <w:lang w:eastAsia="pt-BR"/>
              </w:rPr>
              <w:t>3</w:t>
            </w:r>
          </w:p>
        </w:tc>
        <w:tc>
          <w:tcPr>
            <w:tcW w:w="160" w:type="dxa"/>
            <w:noWrap/>
            <w:hideMark/>
          </w:tcPr>
          <w:p w14:paraId="5FD113C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F010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AE72D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7F77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5DA94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5191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0F3AB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CC91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CB30D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CF4C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7663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49F3D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1D975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42C81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02964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D360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1EA8E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1567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9E08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B1C80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5425D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3B71E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8DA6D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6BD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D9377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30EFA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687F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560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A041C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07629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D9CF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B510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3F395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70880F0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B6725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4E316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C916A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7CCC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7D7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18976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182F9A">
            <w:pPr>
              <w:rPr>
                <w:lang w:eastAsia="pt-BR"/>
              </w:rPr>
            </w:pPr>
            <w:r w:rsidRPr="00205C38">
              <w:rPr>
                <w:lang w:eastAsia="pt-BR"/>
              </w:rPr>
              <w:t>4</w:t>
            </w:r>
          </w:p>
        </w:tc>
        <w:tc>
          <w:tcPr>
            <w:tcW w:w="160" w:type="dxa"/>
            <w:noWrap/>
            <w:hideMark/>
          </w:tcPr>
          <w:p w14:paraId="7510E5F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53D0A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77B9D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20F83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DE6B8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CF2FC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69693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F6677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EBAC6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40B38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34BF1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93251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03312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82B0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51E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4F77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8631B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72E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BDD7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B0EB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216EE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A98D7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58C9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10303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664E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29D13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4C79B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E5F43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D6A53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8C200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B523C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2A597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B711B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2F20A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5511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0564D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AFC8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B782A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1BAA1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5A00E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182F9A">
            <w:pPr>
              <w:rPr>
                <w:lang w:eastAsia="pt-BR"/>
              </w:rPr>
            </w:pPr>
            <w:r w:rsidRPr="00205C38">
              <w:rPr>
                <w:lang w:eastAsia="pt-BR"/>
              </w:rPr>
              <w:t>5</w:t>
            </w:r>
          </w:p>
        </w:tc>
        <w:tc>
          <w:tcPr>
            <w:tcW w:w="160" w:type="dxa"/>
            <w:noWrap/>
            <w:hideMark/>
          </w:tcPr>
          <w:p w14:paraId="1DC2535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03EFC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12372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D9A94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40F7A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69346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0C4DD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13768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B77DE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64C9D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A1658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BFB22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21CB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52B397A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CEBED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BDC4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F578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8DC31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8121A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635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06EE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32A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90A94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AFCD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83455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7BDA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449A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89464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5B0D9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25C30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B7EDF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2FD67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43A1F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A981E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80D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FF9C1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148AE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21AAB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E1BE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A1FB7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182F9A">
            <w:pPr>
              <w:rPr>
                <w:lang w:eastAsia="pt-BR"/>
              </w:rPr>
            </w:pPr>
            <w:r w:rsidRPr="00205C38">
              <w:rPr>
                <w:lang w:eastAsia="pt-BR"/>
              </w:rPr>
              <w:t>6</w:t>
            </w:r>
          </w:p>
        </w:tc>
        <w:tc>
          <w:tcPr>
            <w:tcW w:w="160" w:type="dxa"/>
            <w:noWrap/>
            <w:hideMark/>
          </w:tcPr>
          <w:p w14:paraId="3684D67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244F1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FB50F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5D05B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B21BD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314C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A19C1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EE113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177CA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157D9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80C85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93EAA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D281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17A8A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3EF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B2BFA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6F6AC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FE02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2646A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71476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C8F2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9DDF5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8D910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1888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F1B0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1CA4A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E63F1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10133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BD79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3366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ABA79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4974A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0DA70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D88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63DC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AD69F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C60A4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59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6291D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82187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182F9A">
            <w:pPr>
              <w:rPr>
                <w:lang w:eastAsia="pt-BR"/>
              </w:rPr>
            </w:pPr>
            <w:r w:rsidRPr="00205C38">
              <w:rPr>
                <w:lang w:eastAsia="pt-BR"/>
              </w:rPr>
              <w:t>7</w:t>
            </w:r>
          </w:p>
        </w:tc>
        <w:tc>
          <w:tcPr>
            <w:tcW w:w="160" w:type="dxa"/>
            <w:noWrap/>
            <w:hideMark/>
          </w:tcPr>
          <w:p w14:paraId="3D9368A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21E64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CA41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80B05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FA089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7926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27FFD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F8C9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11456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FBA3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77BE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189E3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B5DC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C9906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B5BBF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F82EC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271F1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FD7C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57F6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D650C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E6273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7ADD3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85735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A62A0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A6C6C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2391C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9CA44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75D5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A382E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E1C4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4190A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6748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C0A16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FBCD4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EB16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E86E0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1991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B216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6D7E0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C36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182F9A">
            <w:pPr>
              <w:rPr>
                <w:lang w:eastAsia="pt-BR"/>
              </w:rPr>
            </w:pPr>
            <w:r w:rsidRPr="00205C38">
              <w:rPr>
                <w:lang w:eastAsia="pt-BR"/>
              </w:rPr>
              <w:t>8</w:t>
            </w:r>
          </w:p>
        </w:tc>
        <w:tc>
          <w:tcPr>
            <w:tcW w:w="160" w:type="dxa"/>
            <w:noWrap/>
            <w:hideMark/>
          </w:tcPr>
          <w:p w14:paraId="560DF6E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58AE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EA65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0637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5DDB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B6D85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968A4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4390C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15453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0C61B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0E49B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F5C0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E980E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234D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B30F8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7709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56C2F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83735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C03F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0887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5F715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8B7D4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51FDD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84BE6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A762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46B9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01935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7E75F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0DDF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CF7CD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5C5A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ABBD2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84712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F7071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EB3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50E6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6425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BAA9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FB67E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CDB99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182F9A">
            <w:pPr>
              <w:rPr>
                <w:lang w:eastAsia="pt-BR"/>
              </w:rPr>
            </w:pPr>
            <w:r w:rsidRPr="00205C38">
              <w:rPr>
                <w:lang w:eastAsia="pt-BR"/>
              </w:rPr>
              <w:t>9</w:t>
            </w:r>
          </w:p>
        </w:tc>
        <w:tc>
          <w:tcPr>
            <w:tcW w:w="160" w:type="dxa"/>
            <w:noWrap/>
            <w:hideMark/>
          </w:tcPr>
          <w:p w14:paraId="70250DD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913FF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506DA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8B87F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EC08F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1FC2D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2A24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982E0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B5B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A63C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B1A13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832C8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0301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5271F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EB221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B4E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33047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06B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4DF2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55FFD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C2F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F8016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5AA26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166A3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F6CF4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7A88D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E0AD3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61322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CCE31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30F80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7ABA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71560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FEFA8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DE3A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73A35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4DE50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57D54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9E8E5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C7864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7665F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182F9A">
            <w:pPr>
              <w:rPr>
                <w:lang w:eastAsia="pt-BR"/>
              </w:rPr>
            </w:pPr>
            <w:r w:rsidRPr="00205C38">
              <w:rPr>
                <w:lang w:eastAsia="pt-BR"/>
              </w:rPr>
              <w:t>10</w:t>
            </w:r>
          </w:p>
        </w:tc>
        <w:tc>
          <w:tcPr>
            <w:tcW w:w="160" w:type="dxa"/>
            <w:noWrap/>
            <w:hideMark/>
          </w:tcPr>
          <w:p w14:paraId="18BB2ED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1CC8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10DEC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3FD39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D48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D7E6A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7C4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FC81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AB94C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78B87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49A3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0E1E5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E3EA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A75B9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71D40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DFC32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D471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AE0EF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819F2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C3918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3CE2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F77DC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A171E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9B2AE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533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E7104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68C04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0BA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BCF7C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AA5F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3F088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6AAD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4A96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23060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BADF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3E7C2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DDBA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51713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70032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591E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182F9A">
            <w:pPr>
              <w:rPr>
                <w:lang w:eastAsia="pt-BR"/>
              </w:rPr>
            </w:pPr>
            <w:r w:rsidRPr="00205C38">
              <w:rPr>
                <w:lang w:eastAsia="pt-BR"/>
              </w:rPr>
              <w:t>11</w:t>
            </w:r>
          </w:p>
        </w:tc>
        <w:tc>
          <w:tcPr>
            <w:tcW w:w="160" w:type="dxa"/>
            <w:noWrap/>
            <w:hideMark/>
          </w:tcPr>
          <w:p w14:paraId="5DD2537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9490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D2BBD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7C6F4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C6111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89B9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96B00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C4D2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8524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59E20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40C90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6DB0C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3BB8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DDFFF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B24D8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53FF6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797B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89140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D2150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7D882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4AF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3555B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26928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D0AD8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9E9F9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5E160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F51F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7891F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4F97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63155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355D3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E8B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9FC63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82EAE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7A034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DD45C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CA2AC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D8AF9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8D5521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BBA14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182F9A">
            <w:pPr>
              <w:rPr>
                <w:lang w:eastAsia="pt-BR"/>
              </w:rPr>
            </w:pPr>
            <w:r w:rsidRPr="00205C38">
              <w:rPr>
                <w:lang w:eastAsia="pt-BR"/>
              </w:rPr>
              <w:t>12</w:t>
            </w:r>
          </w:p>
        </w:tc>
        <w:tc>
          <w:tcPr>
            <w:tcW w:w="160" w:type="dxa"/>
            <w:noWrap/>
            <w:hideMark/>
          </w:tcPr>
          <w:p w14:paraId="01A732E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58F86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3D4BA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BFD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812CE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A5804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366BB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CEED5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744D1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D67E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48FEB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61540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7EC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184</w:t>
            </w:r>
          </w:p>
        </w:tc>
        <w:tc>
          <w:tcPr>
            <w:tcW w:w="160" w:type="dxa"/>
            <w:noWrap/>
            <w:hideMark/>
          </w:tcPr>
          <w:p w14:paraId="456D99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B4F59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DE20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E14969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E1B7F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5B062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B8F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4FE1C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5676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37ACF20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CCAF1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5A49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877F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F4A1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A753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00B3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BDC7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632C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67AD5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71349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78FBBD8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3C09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20FA3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2BC5D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522D0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7E96A13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47B5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182F9A">
            <w:pPr>
              <w:rPr>
                <w:lang w:eastAsia="pt-BR"/>
              </w:rPr>
            </w:pPr>
            <w:r w:rsidRPr="00205C38">
              <w:rPr>
                <w:lang w:eastAsia="pt-BR"/>
              </w:rPr>
              <w:t>13</w:t>
            </w:r>
          </w:p>
        </w:tc>
        <w:tc>
          <w:tcPr>
            <w:tcW w:w="160" w:type="dxa"/>
            <w:noWrap/>
            <w:hideMark/>
          </w:tcPr>
          <w:p w14:paraId="0A4C139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738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7DCA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B7F39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8BF4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9F9F8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B8AF0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1E77A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E0332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174CF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EF711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1B03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62A87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E5BFB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7905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69256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CDE64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07C1D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3B6E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ACDAC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516E0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7517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FE432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2730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A66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5E03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472C9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686C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EE608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A172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5F8A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1B45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E0C0A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4CA0D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C3127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A898E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EB3C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44B03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29FC2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B8F3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182F9A">
            <w:pPr>
              <w:rPr>
                <w:lang w:eastAsia="pt-BR"/>
              </w:rPr>
            </w:pPr>
            <w:r w:rsidRPr="00205C38">
              <w:rPr>
                <w:lang w:eastAsia="pt-BR"/>
              </w:rPr>
              <w:t>14</w:t>
            </w:r>
          </w:p>
        </w:tc>
        <w:tc>
          <w:tcPr>
            <w:tcW w:w="160" w:type="dxa"/>
            <w:noWrap/>
            <w:hideMark/>
          </w:tcPr>
          <w:p w14:paraId="3957075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C1009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40DAA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120AA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02A9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DE04D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6BC7B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D90EF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1F297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7768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DA016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741A9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2CF4C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7AC5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5C7AD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C10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5AE5B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2C719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0E268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E8513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80C52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96ED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F46D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0D7A2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14E28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43D2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E7ABB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B359E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8DE01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DBC4E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CA76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4E248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DD403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555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E388D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064BA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91C09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96B9D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494D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FFD2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182F9A">
            <w:pPr>
              <w:rPr>
                <w:lang w:eastAsia="pt-BR"/>
              </w:rPr>
            </w:pPr>
            <w:r w:rsidRPr="00205C38">
              <w:rPr>
                <w:lang w:eastAsia="pt-BR"/>
              </w:rPr>
              <w:t>15</w:t>
            </w:r>
          </w:p>
        </w:tc>
        <w:tc>
          <w:tcPr>
            <w:tcW w:w="160" w:type="dxa"/>
            <w:noWrap/>
            <w:hideMark/>
          </w:tcPr>
          <w:p w14:paraId="5CFB421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24516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5330A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7E9A3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FDD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6C15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04A5B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5709C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1F8B3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2B6D2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0669C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14A22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9D881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64</w:t>
            </w:r>
          </w:p>
        </w:tc>
        <w:tc>
          <w:tcPr>
            <w:tcW w:w="160" w:type="dxa"/>
            <w:noWrap/>
            <w:hideMark/>
          </w:tcPr>
          <w:p w14:paraId="167B812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15722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C83D1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3CDCAB2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9E73B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CA4C6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27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7B42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66A2C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37F23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7A229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8E61C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A2ED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F2D6C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560E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2C43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2E9DC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683B7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EA32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5848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723A10D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A44A1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A38B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1F2D8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21AA5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18FDA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B716B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182F9A">
            <w:pPr>
              <w:rPr>
                <w:lang w:eastAsia="pt-BR"/>
              </w:rPr>
            </w:pPr>
            <w:r w:rsidRPr="00205C38">
              <w:rPr>
                <w:lang w:eastAsia="pt-BR"/>
              </w:rPr>
              <w:t>16</w:t>
            </w:r>
          </w:p>
        </w:tc>
        <w:tc>
          <w:tcPr>
            <w:tcW w:w="160" w:type="dxa"/>
            <w:noWrap/>
            <w:hideMark/>
          </w:tcPr>
          <w:p w14:paraId="1FF3856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2502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DAED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DBB33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777B3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BE708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EECCF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392FB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E8441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89F51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8B293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860D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67233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BEE7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F58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3BA5E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8183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4A5A2A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5D2AF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556B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1B706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B52BA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57F9D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856B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C296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22C94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912BB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480EA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664B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63726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28EAC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C3BCD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2F86A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4E722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7D9A0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A0AC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CC5C2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F7C7F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C018D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86BBF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182F9A">
            <w:pPr>
              <w:rPr>
                <w:lang w:eastAsia="pt-BR"/>
              </w:rPr>
            </w:pPr>
            <w:r w:rsidRPr="00205C38">
              <w:rPr>
                <w:lang w:eastAsia="pt-BR"/>
              </w:rPr>
              <w:t>17</w:t>
            </w:r>
          </w:p>
        </w:tc>
        <w:tc>
          <w:tcPr>
            <w:tcW w:w="160" w:type="dxa"/>
            <w:noWrap/>
            <w:hideMark/>
          </w:tcPr>
          <w:p w14:paraId="3CE12C4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6BE52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1CDD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2D3C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0339E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D05CC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3472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DAAB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9AF89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3F5E9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1DC23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B0AA9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8E6C2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D7FE9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DD7D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5D504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5FDDAE9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80189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3D5AF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D768F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348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A0AD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445DC10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C2FFD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DE7E5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21DF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422F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9EF55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37C62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B8B58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9F33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94244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4174F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030FD2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6C775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2B2AF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1BE5E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4E994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5BA0B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30B8D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182F9A">
            <w:pPr>
              <w:rPr>
                <w:lang w:eastAsia="pt-BR"/>
              </w:rPr>
            </w:pPr>
            <w:r w:rsidRPr="00205C38">
              <w:rPr>
                <w:lang w:eastAsia="pt-BR"/>
              </w:rPr>
              <w:t>18</w:t>
            </w:r>
          </w:p>
        </w:tc>
        <w:tc>
          <w:tcPr>
            <w:tcW w:w="160" w:type="dxa"/>
            <w:noWrap/>
            <w:hideMark/>
          </w:tcPr>
          <w:p w14:paraId="65EC4DA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6B0BC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AEC50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9762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C7BE5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DE049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621D4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9BDC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3443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D4E5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367C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00C2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9F71D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DE082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AFCC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15FC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F503B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9BEE2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0B246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7F868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831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68050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6B8C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3AE00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B1B94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1C890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1443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62725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C9E36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4BD4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349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11B49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48D02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65575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D42D7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E058E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EDAA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D6F88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0863C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E886F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182F9A">
            <w:pPr>
              <w:rPr>
                <w:lang w:eastAsia="pt-BR"/>
              </w:rPr>
            </w:pPr>
            <w:r w:rsidRPr="00205C38">
              <w:rPr>
                <w:lang w:eastAsia="pt-BR"/>
              </w:rPr>
              <w:t>19</w:t>
            </w:r>
          </w:p>
        </w:tc>
        <w:tc>
          <w:tcPr>
            <w:tcW w:w="160" w:type="dxa"/>
            <w:noWrap/>
            <w:hideMark/>
          </w:tcPr>
          <w:p w14:paraId="408DA75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8D53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8BCC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6F0CA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459E9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1CF9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E67BD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9138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E040D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248DE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41B2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71769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E474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616E3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CF3F9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C7D32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4FD7C8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01C3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665E0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318D9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12381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FEC0D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37F27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C645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832E0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9EF7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B4FDD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B689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674A6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9D64E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358AF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1591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645B2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0A4BD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0CABC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26173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5FF8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39011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EB8C6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76E67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182F9A">
            <w:pPr>
              <w:rPr>
                <w:lang w:eastAsia="pt-BR"/>
              </w:rPr>
            </w:pPr>
            <w:r w:rsidRPr="00205C38">
              <w:rPr>
                <w:lang w:eastAsia="pt-BR"/>
              </w:rPr>
              <w:lastRenderedPageBreak/>
              <w:t>20</w:t>
            </w:r>
          </w:p>
        </w:tc>
        <w:tc>
          <w:tcPr>
            <w:tcW w:w="160" w:type="dxa"/>
            <w:noWrap/>
            <w:hideMark/>
          </w:tcPr>
          <w:p w14:paraId="66CC60B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A65E1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75430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98F16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1ED6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ADABA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A050E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4CC9B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E27D6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F23DD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B8EB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DED70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AF0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1EB50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1371D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01E8B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4A92F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F60F8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BEDEF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BE47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F9BC4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B87EA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EBF2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572A4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FCF49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3F9A1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06893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CBEE2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C5E2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5E8E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47F6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08163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4A063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3DC4C1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5FAA0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09C34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9454C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84362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098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BD6E2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182F9A">
            <w:pPr>
              <w:rPr>
                <w:lang w:eastAsia="pt-BR"/>
              </w:rPr>
            </w:pPr>
            <w:r w:rsidRPr="00205C38">
              <w:rPr>
                <w:lang w:eastAsia="pt-BR"/>
              </w:rPr>
              <w:t>21</w:t>
            </w:r>
          </w:p>
        </w:tc>
        <w:tc>
          <w:tcPr>
            <w:tcW w:w="160" w:type="dxa"/>
            <w:noWrap/>
            <w:hideMark/>
          </w:tcPr>
          <w:p w14:paraId="372A53D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DF051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354F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6E78B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01A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615E5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C7D5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10DDE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1EA1D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339FA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80AEB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BCB07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CBF38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4AFBA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A42B2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174A1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4D81F13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F2F1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8F092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5E2D8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05552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A0B38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F140D4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DF7F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2FA2B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821F5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F95D2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7716A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ADDA9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A6BFE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1D930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9D782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6AA5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769173F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1BC47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4C15E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F19D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2C975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B7EFC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767E1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182F9A">
            <w:pPr>
              <w:rPr>
                <w:lang w:eastAsia="pt-BR"/>
              </w:rPr>
            </w:pPr>
            <w:r w:rsidRPr="00205C38">
              <w:rPr>
                <w:lang w:eastAsia="pt-BR"/>
              </w:rPr>
              <w:t>22</w:t>
            </w:r>
          </w:p>
        </w:tc>
        <w:tc>
          <w:tcPr>
            <w:tcW w:w="160" w:type="dxa"/>
            <w:noWrap/>
            <w:hideMark/>
          </w:tcPr>
          <w:p w14:paraId="30A9E46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AD004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F0F6C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38906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08AFC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4C13B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9E77E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AB9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69A1D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736CC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220CA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C393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3B9E9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3FD5C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8313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84FE9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27F17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678A2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2B897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45031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93EB3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B435E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1E2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6A6F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BF82C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08151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DA0D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B04C9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78348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84AEF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38CD8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30F2A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D8F4B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1BFD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9A6CE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4FEDA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5CC11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68434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9F64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99C27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182F9A">
            <w:pPr>
              <w:rPr>
                <w:lang w:eastAsia="pt-BR"/>
              </w:rPr>
            </w:pPr>
            <w:r w:rsidRPr="00205C38">
              <w:rPr>
                <w:lang w:eastAsia="pt-BR"/>
              </w:rPr>
              <w:t>23</w:t>
            </w:r>
          </w:p>
        </w:tc>
        <w:tc>
          <w:tcPr>
            <w:tcW w:w="160" w:type="dxa"/>
            <w:noWrap/>
            <w:hideMark/>
          </w:tcPr>
          <w:p w14:paraId="3221D1A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41FF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B716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3AE72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C3398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82F93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A0630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04543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1FBD2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BF6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C4002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7A0C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0CC3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D80BF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50CA3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6B849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EC972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3FA76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05687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848AF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D436B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43F68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555703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BD9E6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73B64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23C2B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1BDE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FDF9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1DAE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37C67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C5379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F37C5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1A0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F52A6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68AEC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05B75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57ADD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B6040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C4527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D3AC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182F9A">
            <w:pPr>
              <w:rPr>
                <w:lang w:eastAsia="pt-BR"/>
              </w:rPr>
            </w:pPr>
            <w:r w:rsidRPr="00205C38">
              <w:rPr>
                <w:lang w:eastAsia="pt-BR"/>
              </w:rPr>
              <w:t>24</w:t>
            </w:r>
          </w:p>
        </w:tc>
        <w:tc>
          <w:tcPr>
            <w:tcW w:w="160" w:type="dxa"/>
            <w:noWrap/>
            <w:hideMark/>
          </w:tcPr>
          <w:p w14:paraId="383D851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81D5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F9BBB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A2342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B8184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895B8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881E5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F8A4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79E8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9074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8A95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E4A51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9EA90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w:t>
            </w:r>
          </w:p>
        </w:tc>
        <w:tc>
          <w:tcPr>
            <w:tcW w:w="160" w:type="dxa"/>
            <w:noWrap/>
            <w:hideMark/>
          </w:tcPr>
          <w:p w14:paraId="28C6DEB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5BBBD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43313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C468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E5BAD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3E97C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50E7C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7E81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EFF33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51EFD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6B4F7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D571A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7406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EEBCF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D3E16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B744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7A5C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10683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D48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BFA4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1CE2C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34276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D9A9F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9232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A61CC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ABE6E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6CEA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182F9A">
            <w:pPr>
              <w:rPr>
                <w:lang w:eastAsia="pt-BR"/>
              </w:rPr>
            </w:pPr>
            <w:r w:rsidRPr="00205C38">
              <w:rPr>
                <w:lang w:eastAsia="pt-BR"/>
              </w:rPr>
              <w:t>25</w:t>
            </w:r>
          </w:p>
        </w:tc>
        <w:tc>
          <w:tcPr>
            <w:tcW w:w="160" w:type="dxa"/>
            <w:noWrap/>
            <w:hideMark/>
          </w:tcPr>
          <w:p w14:paraId="34A4D80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FFA35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2AEA1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92B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3A96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6F1B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92F74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245E7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47E93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C9FC5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2023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36A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EC22C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FFB13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3D90C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7CBF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88292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A0A5E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0845E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6DE23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B4B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E1A44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596704A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29D5C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C0B9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556BD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16AB4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B4FDD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7BB69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17A3C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F1FD1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87AE2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30001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80D6A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7FCD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BB01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4EBF4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0D536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46327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B168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182F9A">
            <w:pPr>
              <w:rPr>
                <w:lang w:eastAsia="pt-BR"/>
              </w:rPr>
            </w:pPr>
            <w:r w:rsidRPr="00205C38">
              <w:rPr>
                <w:lang w:eastAsia="pt-BR"/>
              </w:rPr>
              <w:t>26</w:t>
            </w:r>
          </w:p>
        </w:tc>
        <w:tc>
          <w:tcPr>
            <w:tcW w:w="160" w:type="dxa"/>
            <w:noWrap/>
            <w:hideMark/>
          </w:tcPr>
          <w:p w14:paraId="4D462EF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8472C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33125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54086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2F4A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000B4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D522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054DD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87A2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C277A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75A49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396F3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6D2AF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5005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BC056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28A99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F103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1F2D8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2A2C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CBAD7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CAB42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6D203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AC49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4951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7A09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87AA0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28FC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3B3B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5D316FA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96530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FB5AA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D28EB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B9E39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CDAE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4732A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6EFCD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7C68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B75EB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B9652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6963D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182F9A">
            <w:pPr>
              <w:rPr>
                <w:lang w:eastAsia="pt-BR"/>
              </w:rPr>
            </w:pPr>
            <w:r w:rsidRPr="00205C38">
              <w:rPr>
                <w:lang w:eastAsia="pt-BR"/>
              </w:rPr>
              <w:t>27</w:t>
            </w:r>
          </w:p>
        </w:tc>
        <w:tc>
          <w:tcPr>
            <w:tcW w:w="160" w:type="dxa"/>
            <w:noWrap/>
            <w:hideMark/>
          </w:tcPr>
          <w:p w14:paraId="273CD81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3AC7C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0F7DA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535CE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F2A4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A6FB3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0DAC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D88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3E1FE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5A4E0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7091C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9639D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35DB2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742620A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C0195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99C52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572D1DD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EB58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E779A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33B62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DF6A2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F93E2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2370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96181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269FD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CFD10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1E68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45E11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26D85E6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AB9B9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7C025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17B7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9AA49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908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BCEE1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F0C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BFF9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7A32A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5295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40138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182F9A">
            <w:pPr>
              <w:rPr>
                <w:lang w:eastAsia="pt-BR"/>
              </w:rPr>
            </w:pPr>
            <w:r w:rsidRPr="00205C38">
              <w:rPr>
                <w:lang w:eastAsia="pt-BR"/>
              </w:rPr>
              <w:t>28</w:t>
            </w:r>
          </w:p>
        </w:tc>
        <w:tc>
          <w:tcPr>
            <w:tcW w:w="160" w:type="dxa"/>
            <w:noWrap/>
            <w:hideMark/>
          </w:tcPr>
          <w:p w14:paraId="62AD211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AA96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A088B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8A65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02791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BB87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100FD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3D3CF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8CBF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957C5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061D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45A4A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C9B18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AD016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1BB97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5E28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0B4B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513ED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E5D6E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2AA0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F25C7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D0F28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F4131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CECC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C63D06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3ED80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F38CB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6A3D9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C9C66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CC997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28010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BBA2F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678D2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9F36E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0A5A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3A8EB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80C00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54322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3BE1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6FF7E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182F9A">
            <w:pPr>
              <w:rPr>
                <w:lang w:eastAsia="pt-BR"/>
              </w:rPr>
            </w:pPr>
            <w:r w:rsidRPr="00205C38">
              <w:rPr>
                <w:lang w:eastAsia="pt-BR"/>
              </w:rPr>
              <w:t>29</w:t>
            </w:r>
          </w:p>
        </w:tc>
        <w:tc>
          <w:tcPr>
            <w:tcW w:w="160" w:type="dxa"/>
            <w:noWrap/>
            <w:hideMark/>
          </w:tcPr>
          <w:p w14:paraId="5196623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43C7E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57D70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E1350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BB652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24FB8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D38E2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1CCC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E13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E286B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65B0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EE882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E97ED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2B37C3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1CEE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5A79B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FC0B2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43D9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FCB28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B01D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61C86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510B1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22CFF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90039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E612F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73660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1DE68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215D3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01420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4F9C0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209D7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4D20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AA93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7B80A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04157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B8149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FA3AE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247D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7A1AF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68F09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182F9A">
            <w:pPr>
              <w:rPr>
                <w:lang w:eastAsia="pt-BR"/>
              </w:rPr>
            </w:pPr>
            <w:r w:rsidRPr="00205C38">
              <w:rPr>
                <w:lang w:eastAsia="pt-BR"/>
              </w:rPr>
              <w:t>30</w:t>
            </w:r>
          </w:p>
        </w:tc>
        <w:tc>
          <w:tcPr>
            <w:tcW w:w="160" w:type="dxa"/>
            <w:noWrap/>
            <w:hideMark/>
          </w:tcPr>
          <w:p w14:paraId="7BBE986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EA22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48DBB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20F9D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E174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6F0A8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F2D44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C754D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F28F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A2F8E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345F5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3930E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66B5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A206C0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E163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06767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1FADE0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24EB5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64596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74A4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9F2C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41D9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D07E3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6620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BE89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76D6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BC11B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1179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F1C6F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6B529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4C48B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F6B5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163CB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24997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213C2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0DAC0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8CD4F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3EF5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909E2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0F88E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182F9A">
            <w:pPr>
              <w:rPr>
                <w:lang w:eastAsia="pt-BR"/>
              </w:rPr>
            </w:pPr>
            <w:r w:rsidRPr="00205C38">
              <w:rPr>
                <w:lang w:eastAsia="pt-BR"/>
              </w:rPr>
              <w:t>31</w:t>
            </w:r>
          </w:p>
        </w:tc>
        <w:tc>
          <w:tcPr>
            <w:tcW w:w="160" w:type="dxa"/>
            <w:noWrap/>
            <w:hideMark/>
          </w:tcPr>
          <w:p w14:paraId="41CD4A3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A62BC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E94EE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859C6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E387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5922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2EB3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5727C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9EB67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CBE38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3AB0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24D2E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AE97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E9A568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F5BDE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83FAD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C2BA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6496F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014D8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07801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ADD8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1940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B9BB6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7EC0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05F76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F0C26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5E7B5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AE08C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947EA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BD93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9A35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C4AE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33256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92F19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7830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6A138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7B410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79E1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2DC5900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325D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182F9A">
            <w:pPr>
              <w:rPr>
                <w:lang w:eastAsia="pt-BR"/>
              </w:rPr>
            </w:pPr>
            <w:r w:rsidRPr="00205C38">
              <w:rPr>
                <w:lang w:eastAsia="pt-BR"/>
              </w:rPr>
              <w:t>32</w:t>
            </w:r>
          </w:p>
        </w:tc>
        <w:tc>
          <w:tcPr>
            <w:tcW w:w="160" w:type="dxa"/>
            <w:noWrap/>
            <w:hideMark/>
          </w:tcPr>
          <w:p w14:paraId="3CD8401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EEB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1621C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1A785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8033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F02BB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CB254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61643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4F5D6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E881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77AE2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5FDE5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E070F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65B702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EA64A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2353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9</w:t>
            </w:r>
          </w:p>
        </w:tc>
        <w:tc>
          <w:tcPr>
            <w:tcW w:w="160" w:type="dxa"/>
            <w:noWrap/>
            <w:hideMark/>
          </w:tcPr>
          <w:p w14:paraId="1155749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67ACB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A923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A94E9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387FD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8D79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4589829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4544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28ED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FE1B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F4230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F141D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780E6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D66D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E8B9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6DE44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AD85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09A9B6E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DA922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260B5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8E817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08AEA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E213E5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62861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182F9A">
            <w:pPr>
              <w:rPr>
                <w:lang w:eastAsia="pt-BR"/>
              </w:rPr>
            </w:pPr>
            <w:r w:rsidRPr="00205C38">
              <w:rPr>
                <w:lang w:eastAsia="pt-BR"/>
              </w:rPr>
              <w:t>33</w:t>
            </w:r>
          </w:p>
        </w:tc>
        <w:tc>
          <w:tcPr>
            <w:tcW w:w="160" w:type="dxa"/>
            <w:noWrap/>
            <w:hideMark/>
          </w:tcPr>
          <w:p w14:paraId="4D7260E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FCEDF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42DBD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904F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40A91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A388A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BE82C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ACD04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F43E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9BF3E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853E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E7E2A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EE950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D90E0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FB26F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137D9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C6073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0F780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7CCDC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03E4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9175C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0C45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F58FE0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16D96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9EB2A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8D55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E0DB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407FB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707AB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20227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BEE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66095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80561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E74BA1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14654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7EACA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2B51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9600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4613B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6EE9C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182F9A">
            <w:pPr>
              <w:rPr>
                <w:lang w:eastAsia="pt-BR"/>
              </w:rPr>
            </w:pPr>
            <w:r w:rsidRPr="00205C38">
              <w:rPr>
                <w:lang w:eastAsia="pt-BR"/>
              </w:rPr>
              <w:t>34</w:t>
            </w:r>
          </w:p>
        </w:tc>
        <w:tc>
          <w:tcPr>
            <w:tcW w:w="160" w:type="dxa"/>
            <w:noWrap/>
            <w:hideMark/>
          </w:tcPr>
          <w:p w14:paraId="7BC0E78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E4D4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6872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C13D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72518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ADD4B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697A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B477F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6C509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BD03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4F023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1552C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1538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A21329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9E91A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46F33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EC366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EFEF9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C6B2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2C38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05166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390B9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6798"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B5F8B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3CE7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E55FD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9B5BA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18029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291F1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99CDC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30A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B4D5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E27C3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0C4F92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6B0E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0E153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50CF4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2C0B5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BE5E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6F3B3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182F9A">
            <w:pPr>
              <w:rPr>
                <w:lang w:eastAsia="pt-BR"/>
              </w:rPr>
            </w:pPr>
            <w:r w:rsidRPr="00205C38">
              <w:rPr>
                <w:lang w:eastAsia="pt-BR"/>
              </w:rPr>
              <w:t>35</w:t>
            </w:r>
          </w:p>
        </w:tc>
        <w:tc>
          <w:tcPr>
            <w:tcW w:w="160" w:type="dxa"/>
            <w:noWrap/>
            <w:hideMark/>
          </w:tcPr>
          <w:p w14:paraId="6A470EF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152D9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838F6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20C16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A755B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13A0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6B2C5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91596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20978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628D6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6B2E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B357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60053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2B575D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65E9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16D9F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5754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2C9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55956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1E75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3BFC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82103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4C17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E772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DED2B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476AE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C523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AFA6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4DC8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3D910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2370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35CDE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28DFE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2514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93BDC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501C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81A10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0C82A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D488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D3AF7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182F9A">
            <w:pPr>
              <w:rPr>
                <w:lang w:eastAsia="pt-BR"/>
              </w:rPr>
            </w:pPr>
            <w:r w:rsidRPr="00205C38">
              <w:rPr>
                <w:lang w:eastAsia="pt-BR"/>
              </w:rPr>
              <w:lastRenderedPageBreak/>
              <w:t>36</w:t>
            </w:r>
          </w:p>
        </w:tc>
        <w:tc>
          <w:tcPr>
            <w:tcW w:w="160" w:type="dxa"/>
            <w:noWrap/>
            <w:hideMark/>
          </w:tcPr>
          <w:p w14:paraId="54A5CD6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C56FF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5FD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C0A0C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E3985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799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A0B6B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EC74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80A49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3844D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B51D3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49E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6000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CCEA7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4B6E6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6845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9EBB5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84EC7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15DF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2F7FF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4BE98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4B145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768A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579B5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FA8C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29E4E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3E73B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EAF80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38BF6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140DD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2C94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D0145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A910E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F9D92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0CEE0A"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14979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C71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6E4C7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791F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8C2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182F9A">
            <w:pPr>
              <w:rPr>
                <w:lang w:eastAsia="pt-BR"/>
              </w:rPr>
            </w:pPr>
            <w:r w:rsidRPr="00205C38">
              <w:rPr>
                <w:lang w:eastAsia="pt-BR"/>
              </w:rPr>
              <w:t>37</w:t>
            </w:r>
          </w:p>
        </w:tc>
        <w:tc>
          <w:tcPr>
            <w:tcW w:w="160" w:type="dxa"/>
            <w:noWrap/>
            <w:hideMark/>
          </w:tcPr>
          <w:p w14:paraId="461FDCF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D21C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B4FF7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BA73D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F9FA1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CCE3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7F660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7ACD4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22CEE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67414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8C8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BC60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8A9C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55</w:t>
            </w:r>
          </w:p>
        </w:tc>
        <w:tc>
          <w:tcPr>
            <w:tcW w:w="160" w:type="dxa"/>
            <w:noWrap/>
            <w:hideMark/>
          </w:tcPr>
          <w:p w14:paraId="4F24EF0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20BC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BA81E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417102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D384B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96D3D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48DE6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8806D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AD9D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00308D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77A2F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B466D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D99F3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DF6C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0ABB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B8AEF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1D6D5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F83EC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8D3D8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7E005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3DE0E2F3"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6F651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85CA8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8105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5784E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6A92DE6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6ABD4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182F9A">
            <w:pPr>
              <w:rPr>
                <w:lang w:eastAsia="pt-BR"/>
              </w:rPr>
            </w:pPr>
            <w:r w:rsidRPr="00205C38">
              <w:rPr>
                <w:lang w:eastAsia="pt-BR"/>
              </w:rPr>
              <w:t>38</w:t>
            </w:r>
          </w:p>
        </w:tc>
        <w:tc>
          <w:tcPr>
            <w:tcW w:w="160" w:type="dxa"/>
            <w:noWrap/>
            <w:hideMark/>
          </w:tcPr>
          <w:p w14:paraId="31C080A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140E89"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7E7A6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9C88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FFF05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B3092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72D9B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16EBF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673C3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7D1F5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28D40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5BE97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174B0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08A6F1A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90D1B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D2C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048F4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89997"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8FBB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4C73DE"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05D8D4"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BF3F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AA1D7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3A783D"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23939B"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E253C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6166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85232F"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A3B8C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F3DFE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E0F981"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D0B53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C5A3E0"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2CA37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88C773"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588D4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309212"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075B6"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0914C"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2E3B5" w14:textId="77777777" w:rsidR="00205C38" w:rsidRPr="00205C38" w:rsidRDefault="00205C38" w:rsidP="00182F9A">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182F9A">
            <w:pPr>
              <w:rPr>
                <w:lang w:eastAsia="pt-BR"/>
              </w:rPr>
            </w:pPr>
            <w:r w:rsidRPr="00205C38">
              <w:rPr>
                <w:lang w:eastAsia="pt-BR"/>
              </w:rPr>
              <w:t>39</w:t>
            </w:r>
          </w:p>
        </w:tc>
        <w:tc>
          <w:tcPr>
            <w:tcW w:w="160" w:type="dxa"/>
            <w:noWrap/>
            <w:hideMark/>
          </w:tcPr>
          <w:p w14:paraId="23FA75A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81243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859C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791FC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C4F22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89B7D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EF43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CAFF6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B3DE3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60C3B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208B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564E1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FC0B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40913B4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9C8E2E"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073DB2"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6BD6BE5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0E00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AE5C75"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1DC30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CFCB2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B2127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1D7BB4B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023E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FE0579"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24C168"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1C937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115AB"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B8FCC4"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C5B52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C3A41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AB0D7"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F0191"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4C133C"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8AAC8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08A42F"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F7850"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077BB6"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21EF7A"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CE68D" w14:textId="77777777" w:rsidR="00205C38" w:rsidRPr="00205C38" w:rsidRDefault="00205C38" w:rsidP="00182F9A">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bl>
    <w:p w14:paraId="148A0EA6" w14:textId="1A6C529D" w:rsidR="004E0FBD" w:rsidRDefault="00F15A2C" w:rsidP="00182F9A">
      <w:pPr>
        <w:pStyle w:val="Legenda"/>
      </w:pPr>
      <w:bookmarkStart w:id="1145" w:name="_Ref55013706"/>
      <w:bookmarkStart w:id="1146" w:name="_Toc55260924"/>
      <w:r>
        <w:t xml:space="preserve">Tabela </w:t>
      </w:r>
      <w:r w:rsidR="006B25B5">
        <w:fldChar w:fldCharType="begin"/>
      </w:r>
      <w:r w:rsidR="006B25B5">
        <w:instrText xml:space="preserve"> SEQ Tabela \* ARABIC </w:instrText>
      </w:r>
      <w:r w:rsidR="006B25B5">
        <w:fldChar w:fldCharType="separate"/>
      </w:r>
      <w:r w:rsidR="003924EC">
        <w:rPr>
          <w:noProof/>
        </w:rPr>
        <w:t>3</w:t>
      </w:r>
      <w:r w:rsidR="006B25B5">
        <w:rPr>
          <w:noProof/>
        </w:rPr>
        <w:fldChar w:fldCharType="end"/>
      </w:r>
      <w:bookmarkEnd w:id="1143"/>
      <w:bookmarkEnd w:id="1145"/>
      <w:r>
        <w:t xml:space="preserve"> Matrix confusão do usuário </w:t>
      </w:r>
      <w:r w:rsidRPr="00251B57">
        <w:t>spotify:user:4i3jdhv6vubcjdpwsn38iv8u4</w:t>
      </w:r>
      <w:r w:rsidR="0006553D">
        <w:t xml:space="preserve"> </w:t>
      </w:r>
      <w:bookmarkStart w:id="1147" w:name="_Hlk55013242"/>
      <w:r w:rsidR="0006553D" w:rsidRPr="0006553D">
        <w:t>(próprio, 2020)</w:t>
      </w:r>
      <w:bookmarkEnd w:id="1144"/>
      <w:bookmarkEnd w:id="1146"/>
      <w:bookmarkEnd w:id="1147"/>
    </w:p>
    <w:p w14:paraId="29875599" w14:textId="25559537" w:rsidR="008F2AE9" w:rsidRPr="006C1E7D" w:rsidRDefault="008F2AE9" w:rsidP="00182F9A">
      <w:pPr>
        <w:pStyle w:val="Ttulo1"/>
      </w:pPr>
      <w:bookmarkStart w:id="1148" w:name="_Toc55523394"/>
      <w:bookmarkStart w:id="1149" w:name="_Toc55260977"/>
      <w:r w:rsidRPr="006C1E7D">
        <w:lastRenderedPageBreak/>
        <w:t>CONCLUSÃO</w:t>
      </w:r>
      <w:bookmarkEnd w:id="1148"/>
      <w:bookmarkEnd w:id="1149"/>
    </w:p>
    <w:p w14:paraId="7F93A115" w14:textId="14D39A12" w:rsidR="0081162D" w:rsidRDefault="00DF3A09" w:rsidP="00182F9A">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182F9A">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182F9A">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182F9A">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182F9A">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182F9A">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182F9A">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182F9A">
      <w:pPr>
        <w:pStyle w:val="Ttulo2"/>
      </w:pPr>
      <w:bookmarkStart w:id="1150" w:name="_Toc55523395"/>
      <w:bookmarkStart w:id="1151" w:name="_Toc55260978"/>
      <w:r>
        <w:t>Trabalhos futuros</w:t>
      </w:r>
      <w:bookmarkEnd w:id="1150"/>
      <w:bookmarkEnd w:id="1151"/>
    </w:p>
    <w:p w14:paraId="62A984E0" w14:textId="25183BAC" w:rsidR="00330AAC" w:rsidRPr="00330AAC" w:rsidRDefault="00595F70" w:rsidP="00182F9A">
      <w:r>
        <w:tab/>
      </w:r>
      <w:r w:rsidR="00330AAC">
        <w:t>Abaixo é apresentado algumas melhorias e continuidade nos estudos relativos ao sistema de recomendação apresentado.</w:t>
      </w:r>
    </w:p>
    <w:p w14:paraId="17034882" w14:textId="1DFF7A55" w:rsidR="00E47144" w:rsidRDefault="007F0694" w:rsidP="00182F9A">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182F9A">
      <w:pPr>
        <w:pStyle w:val="Listas1"/>
      </w:pPr>
      <w:r>
        <w:t xml:space="preserve">Encontrar uma base mais completa para realizar a taxonomia dos </w:t>
      </w:r>
      <w:r w:rsidR="008C3534">
        <w:t>gêneros</w:t>
      </w:r>
    </w:p>
    <w:p w14:paraId="4DAE0FBD" w14:textId="6BA911A2" w:rsidR="00EC7695" w:rsidRDefault="00782E87" w:rsidP="00182F9A">
      <w:pPr>
        <w:pStyle w:val="Listas1"/>
      </w:pPr>
      <w:r>
        <w:t>Realizar a leitura d</w:t>
      </w:r>
      <w:r w:rsidR="00626AA7">
        <w:t xml:space="preserve">a emoção através dos batimentos cardíacos de um </w:t>
      </w:r>
      <w:proofErr w:type="spellStart"/>
      <w:r w:rsidR="00626AA7" w:rsidRPr="00626AA7">
        <w:rPr>
          <w:i/>
        </w:rPr>
        <w:t>wearable</w:t>
      </w:r>
      <w:proofErr w:type="spellEnd"/>
    </w:p>
    <w:p w14:paraId="13F6C7B9" w14:textId="3F010B76" w:rsidR="00EC7695" w:rsidRDefault="00A9264D" w:rsidP="00182F9A">
      <w:pPr>
        <w:pStyle w:val="Listas1"/>
      </w:pPr>
      <w:r>
        <w:t xml:space="preserve">Carregar histórico do Spotify para auxiliar o </w:t>
      </w:r>
      <w:proofErr w:type="spellStart"/>
      <w:r w:rsidR="006A48DB" w:rsidRPr="008C3534">
        <w:rPr>
          <w:i/>
        </w:rPr>
        <w:t>C</w:t>
      </w:r>
      <w:r w:rsidRPr="008C3534">
        <w:rPr>
          <w:i/>
        </w:rPr>
        <w:t>old</w:t>
      </w:r>
      <w:proofErr w:type="spellEnd"/>
      <w:r w:rsidRPr="008C3534">
        <w:rPr>
          <w:i/>
        </w:rPr>
        <w:t xml:space="preserve"> </w:t>
      </w:r>
      <w:r w:rsidR="006A48DB" w:rsidRPr="008C3534">
        <w:rPr>
          <w:i/>
        </w:rPr>
        <w:t>S</w:t>
      </w:r>
      <w:r w:rsidRPr="008C3534">
        <w:rPr>
          <w:i/>
        </w:rPr>
        <w:t>tart</w:t>
      </w:r>
      <w:r>
        <w:t xml:space="preserve"> do </w:t>
      </w:r>
      <w:r w:rsidR="003C72A4">
        <w:t>KNN</w:t>
      </w:r>
    </w:p>
    <w:p w14:paraId="2621901A" w14:textId="5AD1EBD5" w:rsidR="00ED5086" w:rsidRDefault="00ED5086" w:rsidP="00182F9A">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p>
    <w:p w14:paraId="42514197" w14:textId="22F687CA" w:rsidR="00686E20" w:rsidRPr="00782C2E" w:rsidRDefault="00686E20" w:rsidP="00182F9A">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rPr>
        <w:t>recall</w:t>
      </w:r>
    </w:p>
    <w:p w14:paraId="66C4159D" w14:textId="548D6220" w:rsidR="00782C2E" w:rsidRDefault="00782C2E" w:rsidP="00182F9A">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p>
    <w:p w14:paraId="4EFA4B9A" w14:textId="66FC7582" w:rsidR="00B92A38" w:rsidRDefault="00B92A38" w:rsidP="00182F9A">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182F9A">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182F9A">
      <w:pPr>
        <w:pStyle w:val="Listas1"/>
      </w:pPr>
      <w:r>
        <w:t xml:space="preserve">Inserir </w:t>
      </w:r>
      <w:proofErr w:type="spellStart"/>
      <w:r w:rsidRPr="00581A29">
        <w:rPr>
          <w:i/>
        </w:rPr>
        <w:t>feature</w:t>
      </w:r>
      <w:proofErr w:type="spellEnd"/>
      <w:r w:rsidR="0075046B">
        <w:t xml:space="preserve"> “amigos ou sozinho”</w:t>
      </w:r>
      <w:r>
        <w:t xml:space="preserve"> ao plugin e utilizar no modelo</w:t>
      </w:r>
    </w:p>
    <w:p w14:paraId="697F3C69" w14:textId="64FA7545" w:rsidR="008F2AE9" w:rsidRPr="00310EA6" w:rsidRDefault="008F2AE9" w:rsidP="00182F9A">
      <w:pPr>
        <w:pStyle w:val="Ttulo1-semnumerao"/>
      </w:pPr>
      <w:bookmarkStart w:id="1152" w:name="_Toc55523396"/>
      <w:bookmarkStart w:id="1153" w:name="_Toc55260979"/>
      <w:commentRangeStart w:id="1154"/>
      <w:commentRangeStart w:id="1155"/>
      <w:r w:rsidRPr="00310EA6">
        <w:lastRenderedPageBreak/>
        <w:t>Referências Bibliográficas</w:t>
      </w:r>
      <w:commentRangeEnd w:id="1154"/>
      <w:r w:rsidR="009518DB">
        <w:rPr>
          <w:rStyle w:val="Refdecomentrio"/>
          <w:b w:val="0"/>
          <w:caps w:val="0"/>
          <w:snapToGrid/>
          <w:spacing w:val="0"/>
          <w:kern w:val="0"/>
        </w:rPr>
        <w:commentReference w:id="1154"/>
      </w:r>
      <w:commentRangeEnd w:id="1155"/>
      <w:r w:rsidR="005A74E7">
        <w:rPr>
          <w:rStyle w:val="Refdecomentrio"/>
          <w:b w:val="0"/>
          <w:caps w:val="0"/>
          <w:snapToGrid/>
          <w:spacing w:val="0"/>
          <w:kern w:val="0"/>
        </w:rPr>
        <w:commentReference w:id="1155"/>
      </w:r>
      <w:bookmarkEnd w:id="1152"/>
      <w:bookmarkEnd w:id="1153"/>
    </w:p>
    <w:p w14:paraId="7910AA52" w14:textId="038CCEBD" w:rsidR="00EE2360" w:rsidRPr="006449D5" w:rsidRDefault="00C648F5" w:rsidP="00182F9A">
      <w:pPr>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182F9A">
      <w:pPr>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182F9A">
      <w:pPr>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182F9A">
      <w:pPr>
        <w:rPr>
          <w:noProof/>
          <w:lang w:val="en-US"/>
        </w:rPr>
      </w:pPr>
      <w:r w:rsidRPr="006449D5">
        <w:rPr>
          <w:noProof/>
          <w:lang w:val="en-US"/>
        </w:rPr>
        <w:t xml:space="preserve">BHATNAGAR, V. Collaborative filtering using data mining and analysis. [s.l: s.n.]. </w:t>
      </w:r>
    </w:p>
    <w:p w14:paraId="75F81578" w14:textId="77777777" w:rsidR="00EE2360" w:rsidRPr="006449D5" w:rsidRDefault="00EE2360" w:rsidP="00182F9A">
      <w:pPr>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182F9A">
      <w:pPr>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182F9A">
      <w:pPr>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182F9A">
      <w:pPr>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182F9A">
      <w:pPr>
        <w:rPr>
          <w:noProof/>
          <w:lang w:val="en-US"/>
        </w:rPr>
      </w:pPr>
      <w:r w:rsidRPr="006449D5">
        <w:rPr>
          <w:noProof/>
          <w:lang w:val="en-US"/>
        </w:rPr>
        <w:t xml:space="preserve">FALK, K. Practical Recommender Systems. [s.l: s.n.]. </w:t>
      </w:r>
    </w:p>
    <w:p w14:paraId="3FAB6AF5" w14:textId="77777777" w:rsidR="00EE2360" w:rsidRPr="00EE2360" w:rsidRDefault="00EE2360" w:rsidP="00182F9A">
      <w:pPr>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182F9A">
      <w:pPr>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77C001A3" w14:textId="77777777" w:rsidR="00EE2360" w:rsidRPr="006449D5" w:rsidRDefault="00EE2360" w:rsidP="00182F9A">
      <w:pPr>
        <w:rPr>
          <w:ins w:id="1156" w:author="Erico de Souza Loewe" w:date="2020-11-08T21:40:00Z"/>
          <w:noProof/>
          <w:lang w:val="en-US"/>
        </w:rPr>
      </w:pPr>
      <w:ins w:id="1157" w:author="Erico de Souza Loewe" w:date="2020-11-08T21:40:00Z">
        <w:r w:rsidRPr="006449D5">
          <w:rPr>
            <w:noProof/>
            <w:lang w:val="en-US"/>
          </w:rPr>
          <w:t xml:space="preserve">L’HUILLIER, A. The new challenges when modeling context through diversity over time in recommender systems. </w:t>
        </w:r>
        <w:r w:rsidRPr="006449D5">
          <w:rPr>
            <w:b/>
            <w:bCs/>
            <w:noProof/>
            <w:lang w:val="en-US"/>
          </w:rPr>
          <w:t>UMAP 2016 - Proceedings of the 2016 Conference on User Modeling Adaptation and Personalization</w:t>
        </w:r>
        <w:r w:rsidRPr="006449D5">
          <w:rPr>
            <w:noProof/>
            <w:lang w:val="en-US"/>
          </w:rPr>
          <w:t xml:space="preserve">, p. 341–344, 2016. </w:t>
        </w:r>
      </w:ins>
    </w:p>
    <w:p w14:paraId="1C0BD2D0" w14:textId="77777777" w:rsidR="00EE2360" w:rsidRPr="006449D5" w:rsidRDefault="00EE2360" w:rsidP="00182F9A">
      <w:pPr>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182F9A">
      <w:pPr>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182F9A">
      <w:pPr>
        <w:rPr>
          <w:noProof/>
        </w:rPr>
      </w:pPr>
      <w:r w:rsidRPr="00EE2360">
        <w:rPr>
          <w:noProof/>
        </w:rPr>
        <w:t xml:space="preserve">MURARO, R. M. Os avanços tecnológicos e o futuro da humanidadeQuerendo ser Deus, , 2009. </w:t>
      </w:r>
    </w:p>
    <w:p w14:paraId="5266484A" w14:textId="77777777" w:rsidR="00EE2360" w:rsidRPr="006449D5" w:rsidRDefault="00EE2360" w:rsidP="00182F9A">
      <w:pPr>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182F9A">
      <w:pPr>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182F9A">
      <w:pPr>
        <w:rPr>
          <w:noProof/>
          <w:lang w:val="en-US"/>
        </w:rPr>
      </w:pPr>
      <w:r w:rsidRPr="006449D5">
        <w:rPr>
          <w:noProof/>
          <w:lang w:val="en-US"/>
        </w:rPr>
        <w:lastRenderedPageBreak/>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182F9A">
      <w:pPr>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182F9A">
      <w:pPr>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182F9A">
      <w:pPr>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182F9A">
      <w:pPr>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182F9A">
      <w:pPr>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182F9A">
      <w:pPr>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182F9A">
      <w:pPr>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182F9A">
      <w:r>
        <w:fldChar w:fldCharType="end"/>
      </w:r>
    </w:p>
    <w:p w14:paraId="6CB804B0" w14:textId="77777777" w:rsidR="008F2AE9" w:rsidRDefault="008F2AE9" w:rsidP="00182F9A"/>
    <w:p w14:paraId="6A98B2A5" w14:textId="77777777" w:rsidR="008F2AE9" w:rsidRDefault="008F2AE9" w:rsidP="00182F9A"/>
    <w:p w14:paraId="7F0A548E" w14:textId="77777777" w:rsidR="008F2AE9" w:rsidRDefault="008F2AE9" w:rsidP="00182F9A"/>
    <w:p w14:paraId="4A5ACC03" w14:textId="77777777" w:rsidR="008F2AE9" w:rsidRDefault="008F2AE9" w:rsidP="00182F9A"/>
    <w:sectPr w:rsidR="008F2AE9" w:rsidSect="00A5403F">
      <w:headerReference w:type="even" r:id="rId7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Juliano Varella De Carvalho" w:date="2020-11-04T10:27:00Z" w:initials="JVDC">
    <w:p w14:paraId="3EDDFC63" w14:textId="7613732F" w:rsidR="0010653E" w:rsidRDefault="0010653E" w:rsidP="00182F9A">
      <w:pPr>
        <w:pStyle w:val="Textodecomentrio"/>
      </w:pPr>
      <w:r>
        <w:rPr>
          <w:rStyle w:val="Refdecomentrio"/>
        </w:rPr>
        <w:annotationRef/>
      </w:r>
      <w:r>
        <w:t>Rever após o resumo ficar completo.</w:t>
      </w:r>
    </w:p>
  </w:comment>
  <w:comment w:id="20" w:author="Juliano Varella De Carvalho" w:date="2020-11-04T10:53:00Z" w:initials="JVDC">
    <w:p w14:paraId="4128BAB2" w14:textId="528F1A4D" w:rsidR="0010653E" w:rsidRDefault="0010653E" w:rsidP="00182F9A">
      <w:pPr>
        <w:pStyle w:val="Textodecomentrio"/>
      </w:pPr>
      <w:r>
        <w:rPr>
          <w:rStyle w:val="Refdecomentrio"/>
        </w:rPr>
        <w:annotationRef/>
      </w:r>
    </w:p>
  </w:comment>
  <w:comment w:id="22" w:author="Juliano Varella De Carvalho" w:date="2020-11-04T10:54:00Z" w:initials="JVDC">
    <w:p w14:paraId="5B959318" w14:textId="4C38238D" w:rsidR="0010653E" w:rsidRDefault="0010653E" w:rsidP="00182F9A">
      <w:pPr>
        <w:pStyle w:val="Textodecomentrio"/>
      </w:pPr>
      <w:r>
        <w:rPr>
          <w:rStyle w:val="Refdecomentrio"/>
        </w:rPr>
        <w:annotationRef/>
      </w:r>
      <w:r>
        <w:t>Insere aqui o Objetivo Geral do Trabalho (tem no anteprojeto)</w:t>
      </w:r>
    </w:p>
  </w:comment>
  <w:comment w:id="24" w:author="Juliano Varella De Carvalho" w:date="2020-11-04T10:54:00Z" w:initials="JVDC">
    <w:p w14:paraId="3A083F12" w14:textId="77777777" w:rsidR="0010653E" w:rsidRDefault="0010653E" w:rsidP="00182F9A">
      <w:pPr>
        <w:pStyle w:val="Textodecomentrio"/>
      </w:pPr>
      <w:r>
        <w:rPr>
          <w:rStyle w:val="Refdecomentrio"/>
        </w:rPr>
        <w:annotationRef/>
      </w:r>
      <w:r>
        <w:t>Insere aqui os Objetivos Específicos do Trabalho (tem no anteprojeto)</w:t>
      </w:r>
    </w:p>
  </w:comment>
  <w:comment w:id="26" w:author="Juliano Varella De Carvalho" w:date="2020-11-04T10:57:00Z" w:initials="JVDC">
    <w:p w14:paraId="2A646846" w14:textId="305167C3" w:rsidR="0010653E" w:rsidRDefault="0010653E" w:rsidP="00182F9A">
      <w:pPr>
        <w:pStyle w:val="Textodecomentrio"/>
      </w:pPr>
      <w:r>
        <w:rPr>
          <w:rStyle w:val="Refdecomentrio"/>
        </w:rPr>
        <w:annotationRef/>
      </w:r>
      <w:r>
        <w:t>Insere aqui a Metodologia do Trabalho (tem no anteprojeto e podes adaptar, de acordo com o que realmente foi feito)</w:t>
      </w:r>
    </w:p>
  </w:comment>
  <w:comment w:id="27" w:author="Juliano Varella De Carvalho" w:date="2020-04-01T18:59:00Z" w:initials="JVDC">
    <w:p w14:paraId="170C5BC4" w14:textId="77777777" w:rsidR="0010653E" w:rsidRDefault="0010653E" w:rsidP="00182F9A">
      <w:pPr>
        <w:pStyle w:val="Textodecomentrio"/>
      </w:pPr>
      <w:r>
        <w:rPr>
          <w:rStyle w:val="Refdecomentrio"/>
        </w:rPr>
        <w:annotationRef/>
      </w:r>
      <w:r>
        <w:t>Ficou extenso e confusa essa parte.</w:t>
      </w:r>
    </w:p>
  </w:comment>
  <w:comment w:id="28" w:author="Juliano Varella De Carvalho" w:date="2020-04-03T14:58:00Z" w:initials="JVDC">
    <w:p w14:paraId="50293AB4" w14:textId="77777777" w:rsidR="0010653E" w:rsidRDefault="0010653E" w:rsidP="00182F9A">
      <w:pPr>
        <w:pStyle w:val="Textodecomentrio"/>
      </w:pPr>
      <w:r>
        <w:rPr>
          <w:rStyle w:val="Refdecomentrio"/>
        </w:rPr>
        <w:annotationRef/>
      </w:r>
      <w:r>
        <w:t>Isto está confuso.</w:t>
      </w:r>
    </w:p>
  </w:comment>
  <w:comment w:id="29" w:author="Juliano Varella De Carvalho" w:date="2020-11-04T10:56:00Z" w:initials="JVDC">
    <w:p w14:paraId="2B229308" w14:textId="3F52FF17" w:rsidR="0010653E" w:rsidRDefault="0010653E" w:rsidP="00182F9A">
      <w:pPr>
        <w:pStyle w:val="Textodecomentrio"/>
      </w:pPr>
      <w:r>
        <w:rPr>
          <w:rStyle w:val="Refdecomentrio"/>
        </w:rPr>
        <w:annotationRef/>
      </w:r>
      <w:r>
        <w:t xml:space="preserve">Trabalho foi feito, não pode ter nada no </w:t>
      </w:r>
      <w:proofErr w:type="gramStart"/>
      <w:r>
        <w:t>futuro !</w:t>
      </w:r>
      <w:proofErr w:type="gramEnd"/>
    </w:p>
  </w:comment>
  <w:comment w:id="34" w:author="Juliano Varella De Carvalho" w:date="2020-11-04T11:31:00Z" w:initials="JVDC">
    <w:p w14:paraId="275BC421" w14:textId="2801E2C0" w:rsidR="0010653E" w:rsidRDefault="0010653E" w:rsidP="00182F9A">
      <w:pPr>
        <w:pStyle w:val="Textodecomentrio"/>
      </w:pPr>
      <w:r>
        <w:rPr>
          <w:rStyle w:val="Refdecomentrio"/>
        </w:rPr>
        <w:annotationRef/>
      </w:r>
      <w:r>
        <w:t>Insere a referência bibliográfica.</w:t>
      </w:r>
    </w:p>
  </w:comment>
  <w:comment w:id="35" w:author="Juliano Varella De Carvalho" w:date="2020-11-04T11:39:00Z" w:initials="JVDC">
    <w:p w14:paraId="1702979B" w14:textId="533B2268" w:rsidR="0010653E" w:rsidRDefault="0010653E" w:rsidP="00182F9A">
      <w:pPr>
        <w:pStyle w:val="Textodecomentrio"/>
      </w:pPr>
      <w:r>
        <w:rPr>
          <w:rStyle w:val="Refdecomentrio"/>
        </w:rPr>
        <w:annotationRef/>
      </w:r>
      <w:r>
        <w:t>Colocar a referência.</w:t>
      </w:r>
    </w:p>
  </w:comment>
  <w:comment w:id="40" w:author="Tatiane Schwanck Schardosim" w:date="2020-07-01T21:47:00Z" w:initials="TSS">
    <w:p w14:paraId="5B1E7062" w14:textId="3C2A5374" w:rsidR="0010653E" w:rsidRDefault="0010653E" w:rsidP="00182F9A">
      <w:pPr>
        <w:pStyle w:val="Textodecomentrio"/>
      </w:pPr>
      <w:r>
        <w:rPr>
          <w:rStyle w:val="Refdecomentrio"/>
        </w:rPr>
        <w:annotationRef/>
      </w:r>
      <w:r>
        <w:rPr>
          <w:noProof/>
        </w:rPr>
        <w:t>Tens que apresnetar cada figura.</w:t>
      </w:r>
    </w:p>
  </w:comment>
  <w:comment w:id="41" w:author="Juliano Varella De Carvalho" w:date="2020-11-04T11:52:00Z" w:initials="JVDC">
    <w:p w14:paraId="44749732" w14:textId="77777777" w:rsidR="0010653E" w:rsidRDefault="0010653E" w:rsidP="00182F9A">
      <w:pPr>
        <w:pStyle w:val="Textodecomentrio"/>
      </w:pPr>
      <w:r>
        <w:rPr>
          <w:rStyle w:val="Refdecomentrio"/>
        </w:rPr>
        <w:annotationRef/>
      </w:r>
      <w:r>
        <w:t xml:space="preserve">Todas as Figuras devem ser </w:t>
      </w:r>
      <w:proofErr w:type="gramStart"/>
      <w:r>
        <w:t>centralizadas !</w:t>
      </w:r>
      <w:proofErr w:type="gramEnd"/>
    </w:p>
    <w:p w14:paraId="10FD5C31" w14:textId="15D4BE4B" w:rsidR="0010653E" w:rsidRDefault="0010653E" w:rsidP="00182F9A">
      <w:pPr>
        <w:pStyle w:val="Textodecomentrio"/>
      </w:pPr>
      <w:r>
        <w:t>A legenda fica em cima da figura e embaixo fica a Fonte (sem negrito). Como fiz aqui.</w:t>
      </w:r>
    </w:p>
  </w:comment>
  <w:comment w:id="54" w:author="Juliano Varella De Carvalho" w:date="2020-11-05T16:09:00Z" w:initials="JVDC">
    <w:p w14:paraId="070DC38B" w14:textId="1DC823CF" w:rsidR="0010653E" w:rsidRDefault="0010653E" w:rsidP="00182F9A">
      <w:pPr>
        <w:pStyle w:val="Textodecomentrio"/>
      </w:pPr>
      <w:r>
        <w:rPr>
          <w:rStyle w:val="Refdecomentrio"/>
        </w:rPr>
        <w:annotationRef/>
      </w:r>
      <w:r>
        <w:t>Espaço abaixo muito grande.</w:t>
      </w:r>
    </w:p>
  </w:comment>
  <w:comment w:id="60" w:author="Tatiane Schwanck Schardosim" w:date="2020-07-01T21:50:00Z" w:initials="TSS">
    <w:p w14:paraId="6454CB88" w14:textId="241115AC" w:rsidR="0010653E" w:rsidRDefault="0010653E" w:rsidP="00182F9A">
      <w:pPr>
        <w:pStyle w:val="Textodecomentrio"/>
      </w:pPr>
      <w:r>
        <w:rPr>
          <w:rStyle w:val="Refdecomentrio"/>
        </w:rPr>
        <w:annotationRef/>
      </w:r>
      <w:r>
        <w:rPr>
          <w:noProof/>
        </w:rPr>
        <w:t>4 ou 3?</w:t>
      </w:r>
    </w:p>
  </w:comment>
  <w:comment w:id="61" w:author="Érico Souza Loewe" w:date="2020-07-01T23:35:00Z" w:initials="ÉSL">
    <w:p w14:paraId="7AF31837" w14:textId="7782D339" w:rsidR="0010653E" w:rsidRDefault="0010653E" w:rsidP="00182F9A">
      <w:pPr>
        <w:pStyle w:val="Textodecomentrio"/>
      </w:pPr>
      <w:r>
        <w:rPr>
          <w:rStyle w:val="Refdecomentrio"/>
        </w:rPr>
        <w:annotationRef/>
      </w:r>
      <w:r>
        <w:t>4 mas no fim só foi avaliado 3</w:t>
      </w:r>
    </w:p>
  </w:comment>
  <w:comment w:id="65" w:author="Tatiane Schwanck Schardosim" w:date="2020-07-01T21:51:00Z" w:initials="TSS">
    <w:p w14:paraId="369A950C" w14:textId="6354BDC1" w:rsidR="0010653E" w:rsidRDefault="0010653E" w:rsidP="00182F9A">
      <w:pPr>
        <w:pStyle w:val="Textodecomentrio"/>
      </w:pPr>
      <w:r>
        <w:rPr>
          <w:rStyle w:val="Refdecomentrio"/>
        </w:rPr>
        <w:annotationRef/>
      </w:r>
      <w:r>
        <w:rPr>
          <w:noProof/>
        </w:rPr>
        <w:t>breve o que?</w:t>
      </w:r>
    </w:p>
  </w:comment>
  <w:comment w:id="67" w:author="Juliano Varella De Carvalho" w:date="2020-11-05T16:13:00Z" w:initials="JVDC">
    <w:p w14:paraId="7C200BDB" w14:textId="032ADF59" w:rsidR="0010653E" w:rsidRDefault="0010653E" w:rsidP="00182F9A">
      <w:pPr>
        <w:pStyle w:val="Textodecomentrio"/>
      </w:pPr>
      <w:r>
        <w:rPr>
          <w:rStyle w:val="Refdecomentrio"/>
        </w:rPr>
        <w:annotationRef/>
      </w:r>
      <w:r>
        <w:t>Inserir referência</w:t>
      </w:r>
    </w:p>
  </w:comment>
  <w:comment w:id="69" w:author="Juliano Varella De Carvalho" w:date="2020-11-05T16:14:00Z" w:initials="JVDC">
    <w:p w14:paraId="55E14BC2" w14:textId="064C9FF4" w:rsidR="0010653E" w:rsidRDefault="0010653E" w:rsidP="00182F9A">
      <w:pPr>
        <w:pStyle w:val="Textodecomentrio"/>
      </w:pPr>
      <w:r>
        <w:rPr>
          <w:rStyle w:val="Refdecomentrio"/>
        </w:rPr>
        <w:annotationRef/>
      </w:r>
      <w:r>
        <w:t>Colocar a referência.</w:t>
      </w:r>
    </w:p>
  </w:comment>
  <w:comment w:id="70" w:author="Juliano Varella De Carvalho" w:date="2020-11-05T16:15:00Z" w:initials="JVDC">
    <w:p w14:paraId="44A11654" w14:textId="2EB37868" w:rsidR="0010653E" w:rsidRDefault="0010653E" w:rsidP="00182F9A">
      <w:pPr>
        <w:pStyle w:val="Textodecomentrio"/>
      </w:pPr>
      <w:r>
        <w:rPr>
          <w:rStyle w:val="Refdecomentrio"/>
        </w:rPr>
        <w:annotationRef/>
      </w:r>
      <w:r>
        <w:t>Estranho.</w:t>
      </w:r>
    </w:p>
  </w:comment>
  <w:comment w:id="72" w:author="Juliano Varella De Carvalho" w:date="2020-11-05T16:16:00Z" w:initials="JVDC">
    <w:p w14:paraId="06E9A42A" w14:textId="77777777" w:rsidR="0010653E" w:rsidRDefault="0010653E" w:rsidP="00182F9A">
      <w:pPr>
        <w:pStyle w:val="Textodecomentrio"/>
      </w:pPr>
      <w:r>
        <w:rPr>
          <w:rStyle w:val="Refdecomentrio"/>
        </w:rPr>
        <w:annotationRef/>
      </w:r>
      <w:r>
        <w:t>O número de seção está errado, deveria ser 2.4.1.2.1</w:t>
      </w:r>
    </w:p>
    <w:p w14:paraId="0D232720" w14:textId="77777777" w:rsidR="0010653E" w:rsidRDefault="0010653E" w:rsidP="00182F9A">
      <w:pPr>
        <w:pStyle w:val="Textodecomentrio"/>
      </w:pPr>
    </w:p>
    <w:p w14:paraId="778C21D1" w14:textId="50F432B0" w:rsidR="0010653E" w:rsidRDefault="0010653E" w:rsidP="00182F9A">
      <w:pPr>
        <w:pStyle w:val="Textodecomentrio"/>
      </w:pPr>
      <w:r>
        <w:t>Talvez seja melhor colocar um marcador como uma bolinha, visto que vai ficar um número de subseção muito grande.</w:t>
      </w:r>
    </w:p>
  </w:comment>
  <w:comment w:id="74" w:author="Juliano Varella De Carvalho" w:date="2020-11-05T16:34:00Z" w:initials="JVDC">
    <w:p w14:paraId="38E8DC11" w14:textId="41C3D8C0" w:rsidR="0010653E" w:rsidRDefault="0010653E" w:rsidP="00182F9A">
      <w:pPr>
        <w:pStyle w:val="Textodecomentrio"/>
      </w:pPr>
      <w:r>
        <w:rPr>
          <w:rStyle w:val="Refdecomentrio"/>
        </w:rPr>
        <w:annotationRef/>
      </w:r>
      <w:r>
        <w:t>Referência.</w:t>
      </w:r>
    </w:p>
  </w:comment>
  <w:comment w:id="82" w:author="Juliano Varella De Carvalho" w:date="2020-11-05T16:45:00Z" w:initials="JVDC">
    <w:p w14:paraId="4FE7EF66" w14:textId="0D224A42" w:rsidR="0010653E" w:rsidRDefault="0010653E" w:rsidP="00182F9A">
      <w:pPr>
        <w:pStyle w:val="Textodecomentrio"/>
      </w:pPr>
      <w:r>
        <w:rPr>
          <w:rStyle w:val="Refdecomentrio"/>
        </w:rPr>
        <w:annotationRef/>
      </w:r>
      <w:r>
        <w:t>A legenda tem que ficar junto do Quadro.</w:t>
      </w:r>
    </w:p>
  </w:comment>
  <w:comment w:id="83" w:author="Juliano Varella De Carvalho" w:date="2020-11-05T16:46:00Z" w:initials="JVDC">
    <w:p w14:paraId="77878271" w14:textId="3DC2DE50" w:rsidR="0010653E" w:rsidRDefault="0010653E" w:rsidP="00182F9A">
      <w:pPr>
        <w:pStyle w:val="Textodecomentrio"/>
      </w:pPr>
      <w:r>
        <w:rPr>
          <w:rStyle w:val="Refdecomentrio"/>
        </w:rPr>
        <w:annotationRef/>
      </w:r>
      <w:r>
        <w:t>Pergunta que farão para ti: porque nesse capítulo já está definido que utilizarás o KNN?</w:t>
      </w:r>
    </w:p>
  </w:comment>
  <w:comment w:id="90" w:author="Juliano Varella De Carvalho" w:date="2020-08-15T15:30:00Z" w:initials="JVDC">
    <w:p w14:paraId="6E476473" w14:textId="77777777" w:rsidR="0010653E" w:rsidRDefault="0010653E" w:rsidP="00182F9A">
      <w:pPr>
        <w:pStyle w:val="Textodecomentrio"/>
      </w:pPr>
      <w:r>
        <w:rPr>
          <w:rStyle w:val="Refdecomentrio"/>
        </w:rPr>
        <w:annotationRef/>
      </w:r>
      <w:r>
        <w:t>A fonte está muito pequena, talvez tenhas que colocar 4 formas em cima e 4 abaixo.</w:t>
      </w:r>
    </w:p>
  </w:comment>
  <w:comment w:id="91" w:author="Tatiane Schwanck Schardosim" w:date="2020-07-01T20:56:00Z" w:initials="TSS">
    <w:p w14:paraId="43E57AB3" w14:textId="77777777" w:rsidR="0010653E" w:rsidRDefault="0010653E" w:rsidP="00182F9A">
      <w:pPr>
        <w:pStyle w:val="Textodecomentrio"/>
      </w:pPr>
      <w:r>
        <w:rPr>
          <w:rStyle w:val="Refdecomentrio"/>
        </w:rPr>
        <w:annotationRef/>
      </w:r>
      <w:r>
        <w:rPr>
          <w:noProof/>
        </w:rPr>
        <w:t>Acho que a fonte ficou pequena</w:t>
      </w:r>
    </w:p>
  </w:comment>
  <w:comment w:id="92" w:author="Érico Souza Loewe" w:date="2020-07-02T00:14:00Z" w:initials="ÉSL">
    <w:p w14:paraId="55A106A8" w14:textId="77777777" w:rsidR="0010653E" w:rsidRDefault="0010653E" w:rsidP="00182F9A">
      <w:pPr>
        <w:pStyle w:val="Textodecomentrio"/>
      </w:pPr>
      <w:r>
        <w:rPr>
          <w:rStyle w:val="Refdecomentrio"/>
        </w:rPr>
        <w:annotationRef/>
      </w:r>
      <w:r>
        <w:t>Ficou mesmo, mas não tem como aumentar</w:t>
      </w:r>
    </w:p>
  </w:comment>
  <w:comment w:id="98" w:author="Juliano Varella De Carvalho" w:date="2020-08-15T15:05:00Z" w:initials="JVDC">
    <w:p w14:paraId="7408A155" w14:textId="0E1B7595" w:rsidR="0010653E" w:rsidRDefault="0010653E" w:rsidP="00182F9A">
      <w:pPr>
        <w:pStyle w:val="Textodecomentrio"/>
      </w:pPr>
      <w:r>
        <w:rPr>
          <w:rStyle w:val="Refdecomentrio"/>
        </w:rPr>
        <w:annotationRef/>
      </w:r>
      <w:r>
        <w:t>Rever essa formatação, não está de acordo com o padrão.</w:t>
      </w:r>
    </w:p>
  </w:comment>
  <w:comment w:id="104" w:author="Juliano Varella De Carvalho" w:date="2020-08-15T15:11:00Z" w:initials="JVDC">
    <w:p w14:paraId="699431A0" w14:textId="77FAAF77" w:rsidR="0010653E" w:rsidRDefault="0010653E" w:rsidP="00182F9A">
      <w:pPr>
        <w:pStyle w:val="Textodecomentrio"/>
      </w:pPr>
      <w:r>
        <w:rPr>
          <w:rStyle w:val="Refdecomentrio"/>
        </w:rPr>
        <w:annotationRef/>
      </w:r>
      <w:r>
        <w:t>Melhorar esse texto.</w:t>
      </w:r>
    </w:p>
  </w:comment>
  <w:comment w:id="105" w:author="Juliano Varella De Carvalho" w:date="2020-08-15T15:11:00Z" w:initials="JVDC">
    <w:p w14:paraId="69B77D0B" w14:textId="77777777" w:rsidR="0010653E" w:rsidRDefault="0010653E" w:rsidP="00182F9A">
      <w:pPr>
        <w:pStyle w:val="Textodecomentrio"/>
      </w:pPr>
      <w:r>
        <w:rPr>
          <w:rStyle w:val="Refdecomentrio"/>
        </w:rPr>
        <w:annotationRef/>
      </w:r>
      <w:r>
        <w:t>Melhorar esse texto.</w:t>
      </w:r>
    </w:p>
  </w:comment>
  <w:comment w:id="108" w:author="Juliano Varella De Carvalho" w:date="2020-08-15T15:12:00Z" w:initials="JVDC">
    <w:p w14:paraId="5192D913" w14:textId="4D2CDC01" w:rsidR="0010653E" w:rsidRDefault="0010653E" w:rsidP="00182F9A">
      <w:pPr>
        <w:pStyle w:val="Textodecomentrio"/>
      </w:pPr>
      <w:r>
        <w:rPr>
          <w:rStyle w:val="Refdecomentrio"/>
        </w:rPr>
        <w:annotationRef/>
      </w:r>
      <w:r>
        <w:t>Não está formatado corretamente.</w:t>
      </w:r>
    </w:p>
  </w:comment>
  <w:comment w:id="113" w:author="Juliano Varella De Carvalho" w:date="2020-08-15T15:13:00Z" w:initials="JVDC">
    <w:p w14:paraId="0821AAB8" w14:textId="24448837" w:rsidR="0010653E" w:rsidRDefault="0010653E" w:rsidP="00182F9A">
      <w:pPr>
        <w:pStyle w:val="Textodecomentrio"/>
      </w:pPr>
      <w:r>
        <w:rPr>
          <w:rStyle w:val="Refdecomentrio"/>
        </w:rPr>
        <w:annotationRef/>
      </w:r>
      <w:r>
        <w:t xml:space="preserve">Onde foram </w:t>
      </w:r>
      <w:proofErr w:type="gramStart"/>
      <w:r>
        <w:t>encontrados ???</w:t>
      </w:r>
      <w:proofErr w:type="gramEnd"/>
    </w:p>
  </w:comment>
  <w:comment w:id="117" w:author="Juliano Varella De Carvalho" w:date="2020-08-15T15:13:00Z" w:initials="JVDC">
    <w:p w14:paraId="35C536B5" w14:textId="77777777" w:rsidR="0010653E" w:rsidRDefault="0010653E" w:rsidP="00182F9A">
      <w:pPr>
        <w:pStyle w:val="Textodecomentrio"/>
      </w:pPr>
      <w:r>
        <w:rPr>
          <w:rStyle w:val="Refdecomentrio"/>
        </w:rPr>
        <w:annotationRef/>
      </w:r>
      <w:r>
        <w:t xml:space="preserve">Onde foram </w:t>
      </w:r>
      <w:proofErr w:type="gramStart"/>
      <w:r>
        <w:t>encontrados ???</w:t>
      </w:r>
      <w:proofErr w:type="gramEnd"/>
    </w:p>
  </w:comment>
  <w:comment w:id="116" w:author="Juliano Varella De Carvalho" w:date="2020-08-15T15:19:00Z" w:initials="JVDC">
    <w:p w14:paraId="1E17D4CA" w14:textId="427F4B4E" w:rsidR="0010653E" w:rsidRDefault="0010653E" w:rsidP="00182F9A">
      <w:pPr>
        <w:pStyle w:val="Textodecomentrio"/>
      </w:pPr>
      <w:r>
        <w:rPr>
          <w:rStyle w:val="Refdecomentrio"/>
        </w:rPr>
        <w:annotationRef/>
      </w:r>
      <w:r>
        <w:t xml:space="preserve">Por que há tanto espaço </w:t>
      </w:r>
      <w:proofErr w:type="gramStart"/>
      <w:r>
        <w:t>abaixo ???</w:t>
      </w:r>
      <w:proofErr w:type="gramEnd"/>
    </w:p>
  </w:comment>
  <w:comment w:id="120" w:author="Juliano Varella De Carvalho" w:date="2020-08-15T15:13:00Z" w:initials="JVDC">
    <w:p w14:paraId="742A7D0B" w14:textId="76A3C8AD" w:rsidR="0010653E" w:rsidRDefault="0010653E" w:rsidP="00182F9A">
      <w:pPr>
        <w:pStyle w:val="Textodecomentrio"/>
      </w:pPr>
      <w:r>
        <w:rPr>
          <w:rStyle w:val="Refdecomentrio"/>
        </w:rPr>
        <w:annotationRef/>
      </w:r>
      <w:r>
        <w:t>Segue o mesmo padrão de lista das ações.</w:t>
      </w:r>
    </w:p>
  </w:comment>
  <w:comment w:id="134" w:author="Juliano Varella De Carvalho" w:date="2020-11-05T17:15:00Z" w:initials="JVDC">
    <w:p w14:paraId="162D1320" w14:textId="03AFF060" w:rsidR="0010653E" w:rsidRDefault="0010653E" w:rsidP="00182F9A">
      <w:pPr>
        <w:pStyle w:val="Textodecomentrio"/>
      </w:pPr>
      <w:r>
        <w:rPr>
          <w:rStyle w:val="Refdecomentrio"/>
        </w:rPr>
        <w:annotationRef/>
      </w:r>
      <w:r>
        <w:t xml:space="preserve">Não seria um </w:t>
      </w:r>
      <w:proofErr w:type="spellStart"/>
      <w:r>
        <w:t>webapp</w:t>
      </w:r>
      <w:proofErr w:type="spellEnd"/>
      <w:r>
        <w:t>?</w:t>
      </w:r>
    </w:p>
  </w:comment>
  <w:comment w:id="148" w:author="Juliano Varella De Carvalho" w:date="2020-11-05T17:15:00Z" w:initials="JVDC">
    <w:p w14:paraId="5AA4EABC" w14:textId="77777777" w:rsidR="0010653E" w:rsidRDefault="0010653E" w:rsidP="00182F9A">
      <w:pPr>
        <w:pStyle w:val="Textodecomentrio"/>
      </w:pPr>
      <w:r>
        <w:rPr>
          <w:rStyle w:val="Refdecomentrio"/>
        </w:rPr>
        <w:annotationRef/>
      </w:r>
      <w:r>
        <w:t xml:space="preserve">Não seria um </w:t>
      </w:r>
      <w:proofErr w:type="spellStart"/>
      <w:r>
        <w:t>webapp</w:t>
      </w:r>
      <w:proofErr w:type="spellEnd"/>
      <w:r>
        <w:t>?</w:t>
      </w:r>
    </w:p>
  </w:comment>
  <w:comment w:id="149" w:author="Juliano Varella De Carvalho" w:date="2020-08-15T15:16:00Z" w:initials="JVDC">
    <w:p w14:paraId="315110E6" w14:textId="2AE8A9E8" w:rsidR="0010653E" w:rsidRDefault="0010653E" w:rsidP="00182F9A">
      <w:pPr>
        <w:pStyle w:val="Textodecomentrio"/>
      </w:pPr>
      <w:r>
        <w:rPr>
          <w:rStyle w:val="Refdecomentrio"/>
        </w:rPr>
        <w:annotationRef/>
      </w:r>
      <w:r>
        <w:t>Precisas definir o que queres dizer sobre obter implicitamente e obter explicitamente. Não está claro.</w:t>
      </w:r>
    </w:p>
  </w:comment>
  <w:comment w:id="152" w:author="Juliano Varella De Carvalho" w:date="2020-08-15T15:19:00Z" w:initials="JVDC">
    <w:p w14:paraId="2878C3DB" w14:textId="2D3C5BF8" w:rsidR="0010653E" w:rsidRDefault="0010653E" w:rsidP="00182F9A">
      <w:pPr>
        <w:pStyle w:val="Textodecomentrio"/>
      </w:pPr>
      <w:r>
        <w:rPr>
          <w:rStyle w:val="Refdecomentrio"/>
        </w:rPr>
        <w:annotationRef/>
      </w:r>
      <w:r>
        <w:t xml:space="preserve">Por que há tanto espaço </w:t>
      </w:r>
      <w:proofErr w:type="gramStart"/>
      <w:r>
        <w:t>abaixo ???</w:t>
      </w:r>
      <w:proofErr w:type="gramEnd"/>
    </w:p>
  </w:comment>
  <w:comment w:id="162" w:author="Juliano Varella De Carvalho" w:date="2020-11-05T17:15:00Z" w:initials="JVDC">
    <w:p w14:paraId="2067FD8A" w14:textId="77777777" w:rsidR="0010653E" w:rsidRDefault="0010653E" w:rsidP="00182F9A">
      <w:pPr>
        <w:pStyle w:val="Textodecomentrio"/>
      </w:pPr>
      <w:r>
        <w:rPr>
          <w:rStyle w:val="Refdecomentrio"/>
        </w:rPr>
        <w:annotationRef/>
      </w:r>
      <w:r>
        <w:t xml:space="preserve">Não seria um </w:t>
      </w:r>
      <w:proofErr w:type="spellStart"/>
      <w:r>
        <w:t>webapp</w:t>
      </w:r>
      <w:proofErr w:type="spellEnd"/>
      <w:r>
        <w:t>?</w:t>
      </w:r>
    </w:p>
  </w:comment>
  <w:comment w:id="165" w:author="Tatiane Schwanck Schardosim" w:date="2020-07-01T20:52:00Z" w:initials="TSS">
    <w:p w14:paraId="5DB90FFD" w14:textId="1FA73627" w:rsidR="0010653E" w:rsidRDefault="0010653E" w:rsidP="00182F9A">
      <w:pPr>
        <w:pStyle w:val="Textodecomentrio"/>
      </w:pPr>
      <w:r>
        <w:rPr>
          <w:rStyle w:val="Refdecomentrio"/>
        </w:rPr>
        <w:annotationRef/>
      </w:r>
      <w:r>
        <w:rPr>
          <w:noProof/>
        </w:rPr>
        <w:t>Localização está nos dois?</w:t>
      </w:r>
    </w:p>
  </w:comment>
  <w:comment w:id="166" w:author="Érico Souza Loewe" w:date="2020-07-02T00:04:00Z" w:initials="ÉSL">
    <w:p w14:paraId="4F2B8452" w14:textId="371ACD1D" w:rsidR="0010653E" w:rsidRDefault="0010653E" w:rsidP="00182F9A">
      <w:pPr>
        <w:pStyle w:val="Textodecomentrio"/>
      </w:pPr>
      <w:r>
        <w:rPr>
          <w:rStyle w:val="Refdecomentrio"/>
        </w:rPr>
        <w:annotationRef/>
      </w:r>
      <w:r>
        <w:t xml:space="preserve">Sim, </w:t>
      </w:r>
      <w:proofErr w:type="spellStart"/>
      <w:r>
        <w:t>sera</w:t>
      </w:r>
      <w:proofErr w:type="spellEnd"/>
      <w:r>
        <w:t xml:space="preserve"> obtido das duas maneiras</w:t>
      </w:r>
    </w:p>
  </w:comment>
  <w:comment w:id="199" w:author="Tatiane Schwanck Schardosim" w:date="2020-07-01T20:54:00Z" w:initials="TSS">
    <w:p w14:paraId="6345B211" w14:textId="03CD21A0" w:rsidR="0010653E" w:rsidRDefault="0010653E" w:rsidP="00182F9A">
      <w:pPr>
        <w:pStyle w:val="Textodecomentrio"/>
      </w:pPr>
      <w:r>
        <w:rPr>
          <w:rStyle w:val="Refdecomentrio"/>
        </w:rPr>
        <w:annotationRef/>
      </w:r>
      <w:r>
        <w:rPr>
          <w:noProof/>
        </w:rPr>
        <w:t>Revisa a concordância</w:t>
      </w:r>
    </w:p>
  </w:comment>
  <w:comment w:id="208" w:author="Juliano Varella De Carvalho" w:date="2020-08-15T15:25:00Z" w:initials="JVDC">
    <w:p w14:paraId="7858D77B" w14:textId="66F59ED7" w:rsidR="0010653E" w:rsidRDefault="0010653E" w:rsidP="00182F9A">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209" w:author="Tatiane Schwanck Schardosim" w:date="2020-07-01T20:55:00Z" w:initials="TSS">
    <w:p w14:paraId="00038D8A" w14:textId="23599823" w:rsidR="0010653E" w:rsidRDefault="0010653E" w:rsidP="00182F9A">
      <w:pPr>
        <w:pStyle w:val="Textodecomentrio"/>
      </w:pPr>
      <w:r>
        <w:rPr>
          <w:rStyle w:val="Refdecomentrio"/>
        </w:rPr>
        <w:annotationRef/>
      </w:r>
      <w:r>
        <w:rPr>
          <w:noProof/>
        </w:rPr>
        <w:t>Será um app?</w:t>
      </w:r>
    </w:p>
  </w:comment>
  <w:comment w:id="210" w:author="Érico Souza Loewe" w:date="2020-07-02T00:12:00Z" w:initials="ÉSL">
    <w:p w14:paraId="44B9C80F" w14:textId="7EE8DC98" w:rsidR="0010653E" w:rsidRDefault="0010653E" w:rsidP="00182F9A">
      <w:pPr>
        <w:pStyle w:val="Textodecomentrio"/>
      </w:pPr>
      <w:r>
        <w:rPr>
          <w:rStyle w:val="Refdecomentrio"/>
        </w:rPr>
        <w:annotationRef/>
      </w:r>
      <w:r>
        <w:t xml:space="preserve">Será um </w:t>
      </w:r>
      <w:proofErr w:type="spellStart"/>
      <w:r>
        <w:t>webapp</w:t>
      </w:r>
      <w:proofErr w:type="spellEnd"/>
    </w:p>
  </w:comment>
  <w:comment w:id="223" w:author="Juliano Varella De Carvalho" w:date="2020-11-05T17:21:00Z" w:initials="JVDC">
    <w:p w14:paraId="38D1C15C" w14:textId="0B5F2CD3" w:rsidR="0010653E" w:rsidRDefault="0010653E" w:rsidP="00182F9A">
      <w:pPr>
        <w:pStyle w:val="Textodecomentrio"/>
      </w:pPr>
      <w:r>
        <w:rPr>
          <w:rStyle w:val="Refdecomentrio"/>
        </w:rPr>
        <w:annotationRef/>
      </w:r>
      <w:r>
        <w:t>Muito espaço abaixo.</w:t>
      </w:r>
    </w:p>
  </w:comment>
  <w:comment w:id="216" w:author="Juliano Varella De Carvalho" w:date="2020-08-15T15:34:00Z" w:initials="JVDC">
    <w:p w14:paraId="0FEBEFE3" w14:textId="32F438AA" w:rsidR="0010653E" w:rsidRDefault="0010653E" w:rsidP="00182F9A">
      <w:pPr>
        <w:pStyle w:val="Textodecomentrio"/>
      </w:pPr>
      <w:r>
        <w:rPr>
          <w:rStyle w:val="Refdecomentrio"/>
        </w:rPr>
        <w:annotationRef/>
      </w:r>
      <w:r>
        <w:t>Abre uma seção Questionário para falar sobre ele.</w:t>
      </w:r>
    </w:p>
  </w:comment>
  <w:comment w:id="229" w:author="Juliano Varella De Carvalho" w:date="2020-11-05T17:22:00Z" w:initials="JVDC">
    <w:p w14:paraId="5D475C37" w14:textId="28666115" w:rsidR="0010653E" w:rsidRDefault="0010653E" w:rsidP="00182F9A">
      <w:pPr>
        <w:pStyle w:val="Textodecomentrio"/>
      </w:pPr>
      <w:r>
        <w:rPr>
          <w:rStyle w:val="Refdecomentrio"/>
        </w:rPr>
        <w:annotationRef/>
      </w:r>
      <w:r>
        <w:t>Manter a legenda do quadro junto com o quadro.</w:t>
      </w:r>
    </w:p>
  </w:comment>
  <w:comment w:id="259" w:author="Juliano Varella De Carvalho" w:date="2020-11-05T17:23:00Z" w:initials="JVDC">
    <w:p w14:paraId="7AA71D25" w14:textId="15CE3960" w:rsidR="0010653E" w:rsidRDefault="0010653E" w:rsidP="00182F9A">
      <w:pPr>
        <w:pStyle w:val="Textodecomentrio"/>
      </w:pPr>
      <w:r>
        <w:rPr>
          <w:rStyle w:val="Refdecomentrio"/>
        </w:rPr>
        <w:annotationRef/>
      </w:r>
      <w:r>
        <w:t>E qual foi o relato dessas 5 pessoas sobre o questionário? Finaliza o parágrafo com essa informação.</w:t>
      </w:r>
    </w:p>
  </w:comment>
  <w:comment w:id="263" w:author="Juliano Varella De Carvalho" w:date="2020-08-15T15:45:00Z" w:initials="JVDC">
    <w:p w14:paraId="4EF6E8E3" w14:textId="77777777" w:rsidR="0010653E" w:rsidRDefault="0010653E" w:rsidP="00182F9A">
      <w:pPr>
        <w:pStyle w:val="Textodecomentrio"/>
      </w:pPr>
      <w:r>
        <w:rPr>
          <w:rStyle w:val="Refdecomentrio"/>
        </w:rPr>
        <w:annotationRef/>
      </w:r>
      <w:r>
        <w:t>De onde vem essa informação?</w:t>
      </w:r>
    </w:p>
  </w:comment>
  <w:comment w:id="278" w:author="Juliano Varella De Carvalho" w:date="2020-08-15T15:42:00Z" w:initials="JVDC">
    <w:p w14:paraId="7C2EF1EB" w14:textId="77777777" w:rsidR="0010653E" w:rsidRDefault="0010653E" w:rsidP="00182F9A">
      <w:pPr>
        <w:pStyle w:val="Textodecomentrio"/>
      </w:pPr>
      <w:r>
        <w:rPr>
          <w:rStyle w:val="Refdecomentrio"/>
        </w:rPr>
        <w:annotationRef/>
      </w:r>
      <w:r>
        <w:t>Esse texto podia iniciar a seção 3.2.2</w:t>
      </w:r>
    </w:p>
  </w:comment>
  <w:comment w:id="282" w:author="Juliano Varella De Carvalho" w:date="2020-08-15T15:42:00Z" w:initials="JVDC">
    <w:p w14:paraId="0F931195" w14:textId="77777777" w:rsidR="0010653E" w:rsidRDefault="0010653E" w:rsidP="00182F9A">
      <w:pPr>
        <w:pStyle w:val="Textodecomentrio"/>
      </w:pPr>
      <w:r>
        <w:rPr>
          <w:rStyle w:val="Refdecomentrio"/>
        </w:rPr>
        <w:annotationRef/>
      </w:r>
      <w:r>
        <w:t>Esse texto podia iniciar a seção 3.2.2</w:t>
      </w:r>
    </w:p>
  </w:comment>
  <w:comment w:id="283" w:author="Juliano Varella De Carvalho" w:date="2020-11-05T17:25:00Z" w:initials="JVDC">
    <w:p w14:paraId="4B4FD5CB" w14:textId="09821A58" w:rsidR="0010653E" w:rsidRDefault="0010653E" w:rsidP="00182F9A">
      <w:pPr>
        <w:pStyle w:val="Textodecomentrio"/>
      </w:pPr>
      <w:r>
        <w:rPr>
          <w:rStyle w:val="Refdecomentrio"/>
        </w:rPr>
        <w:annotationRef/>
      </w:r>
      <w:r>
        <w:t>Põe em uma nota de rodapé.</w:t>
      </w:r>
    </w:p>
  </w:comment>
  <w:comment w:id="292" w:author="Juliano Varella De Carvalho" w:date="2020-08-15T15:47:00Z" w:initials="JVDC">
    <w:p w14:paraId="7D498935" w14:textId="0E79E9F6" w:rsidR="0010653E" w:rsidRDefault="0010653E" w:rsidP="00182F9A">
      <w:pPr>
        <w:pStyle w:val="Textodecomentrio"/>
      </w:pPr>
      <w:r>
        <w:rPr>
          <w:rStyle w:val="Refdecomentrio"/>
        </w:rPr>
        <w:annotationRef/>
      </w:r>
      <w:r>
        <w:t xml:space="preserve">Não seria recomendação </w:t>
      </w:r>
      <w:proofErr w:type="gramStart"/>
      <w:r>
        <w:t>musical ???</w:t>
      </w:r>
      <w:proofErr w:type="gramEnd"/>
    </w:p>
  </w:comment>
  <w:comment w:id="304" w:author="Juliano Varella De Carvalho" w:date="2020-08-15T15:50:00Z" w:initials="JVDC">
    <w:p w14:paraId="0F56441A" w14:textId="41D9DDAB" w:rsidR="0010653E" w:rsidRDefault="0010653E" w:rsidP="00182F9A">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311" w:author="Juliano Varella De Carvalho" w:date="2020-11-05T17:28:00Z" w:initials="JVDC">
    <w:p w14:paraId="1EBC2364" w14:textId="5240DB97" w:rsidR="0010653E" w:rsidRDefault="0010653E" w:rsidP="00182F9A">
      <w:pPr>
        <w:pStyle w:val="Textodecomentrio"/>
      </w:pPr>
      <w:r>
        <w:rPr>
          <w:rStyle w:val="Refdecomentrio"/>
        </w:rPr>
        <w:annotationRef/>
      </w:r>
    </w:p>
  </w:comment>
  <w:comment w:id="337" w:author="Juliano Varella De Carvalho" w:date="2020-11-05T17:29:00Z" w:initials="JVDC">
    <w:p w14:paraId="36038BA7" w14:textId="4CEB5701" w:rsidR="0010653E" w:rsidRDefault="0010653E" w:rsidP="00182F9A">
      <w:pPr>
        <w:pStyle w:val="Textodecomentrio"/>
      </w:pPr>
      <w:r>
        <w:rPr>
          <w:rStyle w:val="Refdecomentrio"/>
        </w:rPr>
        <w:annotationRef/>
      </w:r>
      <w:r>
        <w:t>O que é isso? Coloca em uma nota de rodapé ou entre parênteses.</w:t>
      </w:r>
    </w:p>
  </w:comment>
  <w:comment w:id="368" w:author="Juliano Varella De Carvalho" w:date="2020-11-05T17:31:00Z" w:initials="JVDC">
    <w:p w14:paraId="39A7A842" w14:textId="5B2C7662" w:rsidR="0010653E" w:rsidRDefault="0010653E" w:rsidP="00182F9A">
      <w:pPr>
        <w:pStyle w:val="Textodecomentrio"/>
      </w:pPr>
      <w:r>
        <w:rPr>
          <w:rStyle w:val="Refdecomentrio"/>
        </w:rPr>
        <w:annotationRef/>
      </w:r>
      <w:r>
        <w:t>Destaca algumas.</w:t>
      </w:r>
    </w:p>
  </w:comment>
  <w:comment w:id="409" w:author="Juliano Varella De Carvalho" w:date="2020-11-05T17:32:00Z" w:initials="JVDC">
    <w:p w14:paraId="7DF00693" w14:textId="1DCC88C9" w:rsidR="0010653E" w:rsidRDefault="0010653E" w:rsidP="00182F9A">
      <w:pPr>
        <w:pStyle w:val="Textodecomentrio"/>
      </w:pPr>
      <w:r>
        <w:rPr>
          <w:rStyle w:val="Refdecomentrio"/>
        </w:rPr>
        <w:annotationRef/>
      </w:r>
      <w:r>
        <w:t>Isso aqui é uma figura somente.</w:t>
      </w:r>
    </w:p>
  </w:comment>
  <w:comment w:id="463" w:author="Juliano Varella De Carvalho" w:date="2020-11-05T17:35:00Z" w:initials="JVDC">
    <w:p w14:paraId="04B59353" w14:textId="5648AEDB" w:rsidR="0010653E" w:rsidRDefault="0010653E" w:rsidP="00182F9A">
      <w:pPr>
        <w:pStyle w:val="Textodecomentrio"/>
      </w:pPr>
      <w:r>
        <w:rPr>
          <w:rStyle w:val="Refdecomentrio"/>
        </w:rPr>
        <w:annotationRef/>
      </w:r>
      <w:r>
        <w:t>É uma Figura somente.</w:t>
      </w:r>
    </w:p>
  </w:comment>
  <w:comment w:id="507" w:author="Juliano Varella De Carvalho" w:date="2020-11-05T17:46:00Z" w:initials="JVDC">
    <w:p w14:paraId="45570B0B" w14:textId="5FEC1D37" w:rsidR="0010653E" w:rsidRDefault="0010653E" w:rsidP="00182F9A">
      <w:pPr>
        <w:pStyle w:val="Textodecomentrio"/>
      </w:pPr>
      <w:r>
        <w:rPr>
          <w:rStyle w:val="Refdecomentrio"/>
        </w:rPr>
        <w:annotationRef/>
      </w:r>
      <w:r>
        <w:t>É uma Figura somente.</w:t>
      </w:r>
    </w:p>
  </w:comment>
  <w:comment w:id="608" w:author="Juliano Varella De Carvalho" w:date="2020-11-05T17:51:00Z" w:initials="JVDC">
    <w:p w14:paraId="74C02612" w14:textId="48765848" w:rsidR="0010653E" w:rsidRDefault="0010653E" w:rsidP="00182F9A">
      <w:pPr>
        <w:pStyle w:val="Textodecomentrio"/>
      </w:pPr>
      <w:r>
        <w:rPr>
          <w:rStyle w:val="Refdecomentrio"/>
        </w:rPr>
        <w:annotationRef/>
      </w:r>
      <w:r>
        <w:t xml:space="preserve">E as 144 pessoas, mencionadas </w:t>
      </w:r>
      <w:proofErr w:type="gramStart"/>
      <w:r>
        <w:t>previamente ?</w:t>
      </w:r>
      <w:proofErr w:type="gramEnd"/>
    </w:p>
  </w:comment>
  <w:comment w:id="635" w:author="Juliano Varella De Carvalho" w:date="2020-11-05T17:15:00Z" w:initials="JVDC">
    <w:p w14:paraId="23025B3B" w14:textId="77777777" w:rsidR="0010653E" w:rsidRDefault="0010653E" w:rsidP="00182F9A">
      <w:pPr>
        <w:pStyle w:val="Textodecomentrio"/>
      </w:pPr>
      <w:r>
        <w:rPr>
          <w:rStyle w:val="Refdecomentrio"/>
        </w:rPr>
        <w:annotationRef/>
      </w:r>
      <w:r>
        <w:t xml:space="preserve">Não seria um </w:t>
      </w:r>
      <w:proofErr w:type="spellStart"/>
      <w:r>
        <w:t>webapp</w:t>
      </w:r>
      <w:proofErr w:type="spellEnd"/>
      <w:r>
        <w:t>?</w:t>
      </w:r>
    </w:p>
  </w:comment>
  <w:comment w:id="1051" w:author="Juliano Varella De Carvalho" w:date="2020-11-05T17:15:00Z" w:initials="JVDC">
    <w:p w14:paraId="49084341" w14:textId="77777777" w:rsidR="0010653E" w:rsidRDefault="0010653E" w:rsidP="00182F9A">
      <w:pPr>
        <w:pStyle w:val="Textodecomentrio"/>
      </w:pPr>
      <w:r>
        <w:rPr>
          <w:rStyle w:val="Refdecomentrio"/>
        </w:rPr>
        <w:annotationRef/>
      </w:r>
      <w:r>
        <w:t xml:space="preserve">Não seria um </w:t>
      </w:r>
      <w:proofErr w:type="spellStart"/>
      <w:r>
        <w:t>webapp</w:t>
      </w:r>
      <w:proofErr w:type="spellEnd"/>
      <w:r>
        <w:t>?</w:t>
      </w:r>
    </w:p>
  </w:comment>
  <w:comment w:id="1113" w:author="Érico Souza Loewe" w:date="2020-11-03T00:14:00Z" w:initials="ÉSL">
    <w:p w14:paraId="3F8FF34E" w14:textId="2895B121" w:rsidR="0010653E" w:rsidRDefault="0010653E" w:rsidP="00182F9A">
      <w:pPr>
        <w:pStyle w:val="Textodecomentrio"/>
      </w:pPr>
      <w:r>
        <w:rPr>
          <w:rStyle w:val="Refdecomentrio"/>
        </w:rPr>
        <w:annotationRef/>
      </w:r>
      <w:r>
        <w:t>Verdadeiro positivo (é e é)</w:t>
      </w:r>
    </w:p>
  </w:comment>
  <w:comment w:id="1114" w:author="Érico Souza Loewe" w:date="2020-11-03T00:15:00Z" w:initials="ÉSL">
    <w:p w14:paraId="2B04E5D5" w14:textId="202762A3" w:rsidR="0010653E" w:rsidRDefault="0010653E" w:rsidP="00182F9A">
      <w:pPr>
        <w:pStyle w:val="Textodecomentrio"/>
      </w:pPr>
      <w:r>
        <w:rPr>
          <w:rStyle w:val="Refdecomentrio"/>
        </w:rPr>
        <w:annotationRef/>
      </w:r>
      <w:r>
        <w:t>Falso positivo (</w:t>
      </w:r>
      <w:proofErr w:type="gramStart"/>
      <w:r>
        <w:t>é</w:t>
      </w:r>
      <w:proofErr w:type="gramEnd"/>
      <w:r>
        <w:t xml:space="preserve"> mas não é)</w:t>
      </w:r>
    </w:p>
  </w:comment>
  <w:comment w:id="1115" w:author="Érico Souza Loewe" w:date="2020-11-03T00:15:00Z" w:initials="ÉSL">
    <w:p w14:paraId="6A72223B" w14:textId="7D8F2831" w:rsidR="0010653E" w:rsidRDefault="0010653E" w:rsidP="00182F9A">
      <w:pPr>
        <w:pStyle w:val="Textodecomentrio"/>
      </w:pPr>
      <w:r>
        <w:rPr>
          <w:rStyle w:val="Refdecomentrio"/>
        </w:rPr>
        <w:annotationRef/>
      </w:r>
      <w:r>
        <w:t>Falso negativo (não é mas é)</w:t>
      </w:r>
    </w:p>
  </w:comment>
  <w:comment w:id="1116" w:author="Érico Souza Loewe" w:date="2020-11-03T00:14:00Z" w:initials="ÉSL">
    <w:p w14:paraId="6983377C" w14:textId="6BF5C3F2" w:rsidR="0010653E" w:rsidRDefault="0010653E" w:rsidP="00182F9A">
      <w:pPr>
        <w:pStyle w:val="Textodecomentrio"/>
      </w:pPr>
      <w:r>
        <w:rPr>
          <w:rStyle w:val="Refdecomentrio"/>
        </w:rPr>
        <w:annotationRef/>
      </w:r>
      <w:r>
        <w:t>Verdadeiro negativo (não é e não é)</w:t>
      </w:r>
    </w:p>
  </w:comment>
  <w:comment w:id="1154" w:author="Tatiane Schwanck Schardosim" w:date="2020-07-01T21:30:00Z" w:initials="TSS">
    <w:p w14:paraId="34834409" w14:textId="17229921" w:rsidR="0010653E" w:rsidRDefault="0010653E" w:rsidP="00182F9A">
      <w:pPr>
        <w:pStyle w:val="Textodecomentrio"/>
      </w:pPr>
      <w:r>
        <w:rPr>
          <w:rStyle w:val="Refdecomentrio"/>
        </w:rPr>
        <w:annotationRef/>
      </w:r>
      <w:r>
        <w:rPr>
          <w:noProof/>
        </w:rPr>
        <w:t>Não precisa referenciar a bibliografiac no texto?</w:t>
      </w:r>
    </w:p>
  </w:comment>
  <w:comment w:id="1155" w:author="Érico Souza Loewe" w:date="2020-07-02T00:25:00Z" w:initials="ÉSL">
    <w:p w14:paraId="23D9DB80" w14:textId="3D88D14E" w:rsidR="0010653E" w:rsidRDefault="0010653E" w:rsidP="00182F9A">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699431A0" w15:done="1"/>
  <w15:commentEx w15:paraId="69B77D0B" w15:done="1"/>
  <w15:commentEx w15:paraId="5192D913" w15:done="1"/>
  <w15:commentEx w15:paraId="0821AAB8" w15:done="1"/>
  <w15:commentEx w15:paraId="35C536B5"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38D1C15C" w15:done="0"/>
  <w15:commentEx w15:paraId="0FEBEFE3" w15:done="1"/>
  <w15:commentEx w15:paraId="5D475C37" w15:done="0"/>
  <w15:commentEx w15:paraId="7AA71D25" w15:done="1"/>
  <w15:commentEx w15:paraId="4EF6E8E3" w15:done="1"/>
  <w15:commentEx w15:paraId="7C2EF1EB"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699431A0" w16cid:durableId="22E27994"/>
  <w16cid:commentId w16cid:paraId="5192D913" w16cid:durableId="22E279CB"/>
  <w16cid:commentId w16cid:paraId="0821AAB8" w16cid:durableId="22E27A0D"/>
  <w16cid:commentId w16cid:paraId="35C536B5" w16cid:durableId="2352E81E"/>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7C2EF1EB" w16cid:durableId="2352E83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C7481" w14:textId="77777777" w:rsidR="005E12D0" w:rsidRDefault="005E12D0" w:rsidP="00182F9A">
      <w:r>
        <w:separator/>
      </w:r>
    </w:p>
    <w:p w14:paraId="17BE78C5" w14:textId="77777777" w:rsidR="005E12D0" w:rsidRDefault="005E12D0" w:rsidP="00182F9A"/>
    <w:p w14:paraId="012BD372" w14:textId="77777777" w:rsidR="005E12D0" w:rsidRDefault="005E12D0" w:rsidP="00182F9A"/>
    <w:p w14:paraId="095B6088" w14:textId="77777777" w:rsidR="005E12D0" w:rsidRDefault="005E12D0" w:rsidP="00182F9A"/>
    <w:p w14:paraId="11930A04" w14:textId="77777777" w:rsidR="005E12D0" w:rsidRDefault="005E12D0" w:rsidP="00182F9A"/>
    <w:p w14:paraId="50F3FACE" w14:textId="77777777" w:rsidR="005E12D0" w:rsidRDefault="005E12D0" w:rsidP="00182F9A"/>
    <w:p w14:paraId="3AE98DA3" w14:textId="77777777" w:rsidR="005E12D0" w:rsidRDefault="005E12D0" w:rsidP="00182F9A"/>
    <w:p w14:paraId="2CEB6B73" w14:textId="77777777" w:rsidR="005E12D0" w:rsidRDefault="005E12D0" w:rsidP="00182F9A"/>
    <w:p w14:paraId="5E85EE52" w14:textId="77777777" w:rsidR="005E12D0" w:rsidRDefault="005E12D0" w:rsidP="00182F9A"/>
    <w:p w14:paraId="5314ADEF" w14:textId="77777777" w:rsidR="005E12D0" w:rsidRDefault="005E12D0" w:rsidP="00182F9A"/>
    <w:p w14:paraId="5B61841D" w14:textId="77777777" w:rsidR="005E12D0" w:rsidRDefault="005E12D0" w:rsidP="00182F9A"/>
    <w:p w14:paraId="471621A7" w14:textId="77777777" w:rsidR="005E12D0" w:rsidRDefault="005E12D0" w:rsidP="00182F9A"/>
    <w:p w14:paraId="3715EAB2" w14:textId="77777777" w:rsidR="005E12D0" w:rsidRDefault="005E12D0" w:rsidP="00182F9A"/>
    <w:p w14:paraId="5ED97F23" w14:textId="77777777" w:rsidR="005E12D0" w:rsidRDefault="005E12D0" w:rsidP="00182F9A"/>
    <w:p w14:paraId="58EF3EB3" w14:textId="77777777" w:rsidR="005E12D0" w:rsidRDefault="005E12D0" w:rsidP="00182F9A"/>
    <w:p w14:paraId="6D4542D3" w14:textId="77777777" w:rsidR="005E12D0" w:rsidRDefault="005E12D0" w:rsidP="00182F9A"/>
    <w:p w14:paraId="152184C7" w14:textId="77777777" w:rsidR="005E12D0" w:rsidRDefault="005E12D0" w:rsidP="00182F9A"/>
    <w:p w14:paraId="41EF7DF7" w14:textId="77777777" w:rsidR="005E12D0" w:rsidRDefault="005E12D0" w:rsidP="00182F9A"/>
    <w:p w14:paraId="1BC04500" w14:textId="77777777" w:rsidR="005E12D0" w:rsidRDefault="005E12D0" w:rsidP="00182F9A"/>
    <w:p w14:paraId="3A23C36D" w14:textId="77777777" w:rsidR="005E12D0" w:rsidRDefault="005E12D0" w:rsidP="00182F9A"/>
    <w:p w14:paraId="090D0FCE" w14:textId="77777777" w:rsidR="005E12D0" w:rsidRDefault="005E12D0" w:rsidP="00182F9A"/>
    <w:p w14:paraId="55241831" w14:textId="77777777" w:rsidR="005E12D0" w:rsidRDefault="005E12D0" w:rsidP="00182F9A"/>
    <w:p w14:paraId="64C0FF24" w14:textId="77777777" w:rsidR="005E12D0" w:rsidRDefault="005E12D0" w:rsidP="00182F9A"/>
    <w:p w14:paraId="5B090522" w14:textId="77777777" w:rsidR="005E12D0" w:rsidRDefault="005E12D0" w:rsidP="00182F9A"/>
    <w:p w14:paraId="0416C944" w14:textId="77777777" w:rsidR="005E12D0" w:rsidRDefault="005E12D0" w:rsidP="00182F9A"/>
    <w:p w14:paraId="7933D5FE" w14:textId="77777777" w:rsidR="005E12D0" w:rsidRDefault="005E12D0" w:rsidP="00182F9A"/>
    <w:p w14:paraId="54A57C7D" w14:textId="77777777" w:rsidR="005E12D0" w:rsidRDefault="005E12D0" w:rsidP="00182F9A"/>
    <w:p w14:paraId="6BA5B421" w14:textId="77777777" w:rsidR="005E12D0" w:rsidRDefault="005E12D0" w:rsidP="00182F9A"/>
    <w:p w14:paraId="4EFC4555" w14:textId="77777777" w:rsidR="005E12D0" w:rsidRDefault="005E12D0" w:rsidP="00182F9A"/>
    <w:p w14:paraId="3EFCA4B9" w14:textId="77777777" w:rsidR="005E12D0" w:rsidRDefault="005E12D0" w:rsidP="00182F9A"/>
    <w:p w14:paraId="7D4814AF" w14:textId="77777777" w:rsidR="005E12D0" w:rsidRDefault="005E12D0" w:rsidP="00182F9A"/>
    <w:p w14:paraId="514E88B7" w14:textId="77777777" w:rsidR="005E12D0" w:rsidRDefault="005E12D0" w:rsidP="00182F9A"/>
    <w:p w14:paraId="4CDFBA28" w14:textId="77777777" w:rsidR="005E12D0" w:rsidRDefault="005E12D0" w:rsidP="00182F9A"/>
    <w:p w14:paraId="3DF57D07" w14:textId="77777777" w:rsidR="005E12D0" w:rsidRDefault="005E12D0" w:rsidP="00182F9A"/>
    <w:p w14:paraId="0DCA4FFC" w14:textId="77777777" w:rsidR="005E12D0" w:rsidRDefault="005E12D0" w:rsidP="00182F9A"/>
    <w:p w14:paraId="256B333E" w14:textId="77777777" w:rsidR="005E12D0" w:rsidRDefault="005E12D0" w:rsidP="00182F9A"/>
    <w:p w14:paraId="1C9989F2" w14:textId="77777777" w:rsidR="005E12D0" w:rsidRDefault="005E12D0" w:rsidP="00182F9A"/>
    <w:p w14:paraId="494DDA23" w14:textId="77777777" w:rsidR="005E12D0" w:rsidRDefault="005E12D0" w:rsidP="00182F9A"/>
    <w:p w14:paraId="4AB646A8" w14:textId="77777777" w:rsidR="005E12D0" w:rsidRDefault="005E12D0" w:rsidP="00182F9A"/>
    <w:p w14:paraId="4DC181FB" w14:textId="77777777" w:rsidR="005E12D0" w:rsidRDefault="005E12D0" w:rsidP="00182F9A"/>
    <w:p w14:paraId="13A46A0E" w14:textId="77777777" w:rsidR="005E12D0" w:rsidRDefault="005E12D0" w:rsidP="00182F9A"/>
    <w:p w14:paraId="258555D5" w14:textId="77777777" w:rsidR="005E12D0" w:rsidRDefault="005E12D0" w:rsidP="00182F9A">
      <w:pPr>
        <w:rPr>
          <w:del w:id="8" w:author="Erico de Souza Loewe" w:date="2020-11-08T21:40:00Z"/>
        </w:rPr>
      </w:pPr>
    </w:p>
    <w:p w14:paraId="073A8F72" w14:textId="77777777" w:rsidR="005E12D0" w:rsidRDefault="005E12D0" w:rsidP="00182F9A">
      <w:pPr>
        <w:rPr>
          <w:del w:id="9" w:author="Erico de Souza Loewe" w:date="2020-11-08T21:40:00Z"/>
        </w:rPr>
      </w:pPr>
    </w:p>
    <w:p w14:paraId="6C9DAB54" w14:textId="77777777" w:rsidR="005E12D0" w:rsidRDefault="005E12D0" w:rsidP="00182F9A">
      <w:pPr>
        <w:rPr>
          <w:del w:id="10" w:author="Erico de Souza Loewe" w:date="2020-11-08T21:40:00Z"/>
        </w:rPr>
      </w:pPr>
    </w:p>
    <w:p w14:paraId="77C2A814" w14:textId="77777777" w:rsidR="005E12D0" w:rsidRDefault="005E12D0" w:rsidP="00182F9A">
      <w:pPr>
        <w:rPr>
          <w:del w:id="11" w:author="Erico de Souza Loewe" w:date="2020-11-08T21:40:00Z"/>
        </w:rPr>
      </w:pPr>
    </w:p>
    <w:p w14:paraId="01B6FD22" w14:textId="77777777" w:rsidR="005E12D0" w:rsidRDefault="005E12D0" w:rsidP="00182F9A"/>
  </w:endnote>
  <w:endnote w:type="continuationSeparator" w:id="0">
    <w:p w14:paraId="47A2CD0E" w14:textId="77777777" w:rsidR="005E12D0" w:rsidRDefault="005E12D0" w:rsidP="00182F9A">
      <w:r>
        <w:continuationSeparator/>
      </w:r>
    </w:p>
    <w:p w14:paraId="4BA165DB" w14:textId="77777777" w:rsidR="005E12D0" w:rsidRDefault="005E12D0" w:rsidP="00182F9A"/>
    <w:p w14:paraId="09CD5F40" w14:textId="77777777" w:rsidR="005E12D0" w:rsidRDefault="005E12D0" w:rsidP="00182F9A"/>
    <w:p w14:paraId="26CBC1D0" w14:textId="77777777" w:rsidR="005E12D0" w:rsidRDefault="005E12D0" w:rsidP="00182F9A"/>
    <w:p w14:paraId="71D71ECD" w14:textId="77777777" w:rsidR="005E12D0" w:rsidRDefault="005E12D0" w:rsidP="00182F9A"/>
    <w:p w14:paraId="64C5A14C" w14:textId="77777777" w:rsidR="005E12D0" w:rsidRDefault="005E12D0" w:rsidP="00182F9A"/>
    <w:p w14:paraId="0CC9C025" w14:textId="77777777" w:rsidR="005E12D0" w:rsidRDefault="005E12D0" w:rsidP="00182F9A"/>
    <w:p w14:paraId="32DD159F" w14:textId="77777777" w:rsidR="005E12D0" w:rsidRDefault="005E12D0" w:rsidP="00182F9A"/>
    <w:p w14:paraId="669347DB" w14:textId="77777777" w:rsidR="005E12D0" w:rsidRDefault="005E12D0" w:rsidP="00182F9A"/>
    <w:p w14:paraId="3B388742" w14:textId="77777777" w:rsidR="005E12D0" w:rsidRDefault="005E12D0" w:rsidP="00182F9A"/>
    <w:p w14:paraId="02A9BBA2" w14:textId="77777777" w:rsidR="005E12D0" w:rsidRDefault="005E12D0" w:rsidP="00182F9A"/>
    <w:p w14:paraId="448FE25C" w14:textId="77777777" w:rsidR="005E12D0" w:rsidRDefault="005E12D0" w:rsidP="00182F9A"/>
    <w:p w14:paraId="5EEBB937" w14:textId="77777777" w:rsidR="005E12D0" w:rsidRDefault="005E12D0" w:rsidP="00182F9A"/>
    <w:p w14:paraId="142D6300" w14:textId="77777777" w:rsidR="005E12D0" w:rsidRDefault="005E12D0" w:rsidP="00182F9A"/>
    <w:p w14:paraId="2C3BBFAF" w14:textId="77777777" w:rsidR="005E12D0" w:rsidRDefault="005E12D0" w:rsidP="00182F9A"/>
    <w:p w14:paraId="0B355765" w14:textId="77777777" w:rsidR="005E12D0" w:rsidRDefault="005E12D0" w:rsidP="00182F9A"/>
    <w:p w14:paraId="186687B9" w14:textId="77777777" w:rsidR="005E12D0" w:rsidRDefault="005E12D0" w:rsidP="00182F9A"/>
    <w:p w14:paraId="3071895E" w14:textId="77777777" w:rsidR="005E12D0" w:rsidRDefault="005E12D0" w:rsidP="00182F9A"/>
    <w:p w14:paraId="0EAFA7BA" w14:textId="77777777" w:rsidR="005E12D0" w:rsidRDefault="005E12D0" w:rsidP="00182F9A"/>
    <w:p w14:paraId="03C2567A" w14:textId="77777777" w:rsidR="005E12D0" w:rsidRDefault="005E12D0" w:rsidP="00182F9A"/>
    <w:p w14:paraId="517C39DF" w14:textId="77777777" w:rsidR="005E12D0" w:rsidRDefault="005E12D0" w:rsidP="00182F9A"/>
    <w:p w14:paraId="25C4F8A7" w14:textId="77777777" w:rsidR="005E12D0" w:rsidRDefault="005E12D0" w:rsidP="00182F9A"/>
    <w:p w14:paraId="1083F3F1" w14:textId="77777777" w:rsidR="005E12D0" w:rsidRDefault="005E12D0" w:rsidP="00182F9A"/>
    <w:p w14:paraId="31320CCA" w14:textId="77777777" w:rsidR="005E12D0" w:rsidRDefault="005E12D0" w:rsidP="00182F9A"/>
    <w:p w14:paraId="6821699D" w14:textId="77777777" w:rsidR="005E12D0" w:rsidRDefault="005E12D0" w:rsidP="00182F9A"/>
    <w:p w14:paraId="64DD89C5" w14:textId="77777777" w:rsidR="005E12D0" w:rsidRDefault="005E12D0" w:rsidP="00182F9A"/>
    <w:p w14:paraId="21FB2D53" w14:textId="77777777" w:rsidR="005E12D0" w:rsidRDefault="005E12D0" w:rsidP="00182F9A"/>
    <w:p w14:paraId="3C068C10" w14:textId="77777777" w:rsidR="005E12D0" w:rsidRDefault="005E12D0" w:rsidP="00182F9A"/>
    <w:p w14:paraId="62382384" w14:textId="77777777" w:rsidR="005E12D0" w:rsidRDefault="005E12D0" w:rsidP="00182F9A"/>
    <w:p w14:paraId="1EB779C3" w14:textId="77777777" w:rsidR="005E12D0" w:rsidRDefault="005E12D0" w:rsidP="00182F9A"/>
    <w:p w14:paraId="7FC6FC83" w14:textId="77777777" w:rsidR="005E12D0" w:rsidRDefault="005E12D0" w:rsidP="00182F9A"/>
    <w:p w14:paraId="0FD22328" w14:textId="77777777" w:rsidR="005E12D0" w:rsidRDefault="005E12D0" w:rsidP="00182F9A"/>
    <w:p w14:paraId="0B9B68DC" w14:textId="77777777" w:rsidR="005E12D0" w:rsidRDefault="005E12D0" w:rsidP="00182F9A"/>
    <w:p w14:paraId="641283A8" w14:textId="77777777" w:rsidR="005E12D0" w:rsidRDefault="005E12D0" w:rsidP="00182F9A"/>
    <w:p w14:paraId="3551A5AA" w14:textId="77777777" w:rsidR="005E12D0" w:rsidRDefault="005E12D0" w:rsidP="00182F9A"/>
    <w:p w14:paraId="184D383D" w14:textId="77777777" w:rsidR="005E12D0" w:rsidRDefault="005E12D0" w:rsidP="00182F9A"/>
    <w:p w14:paraId="65732897" w14:textId="77777777" w:rsidR="005E12D0" w:rsidRDefault="005E12D0" w:rsidP="00182F9A"/>
    <w:p w14:paraId="0DE91E0C" w14:textId="77777777" w:rsidR="005E12D0" w:rsidRDefault="005E12D0" w:rsidP="00182F9A"/>
    <w:p w14:paraId="43326922" w14:textId="77777777" w:rsidR="005E12D0" w:rsidRDefault="005E12D0" w:rsidP="00182F9A"/>
    <w:p w14:paraId="7FF80EB8" w14:textId="77777777" w:rsidR="005E12D0" w:rsidRDefault="005E12D0" w:rsidP="00182F9A"/>
    <w:p w14:paraId="6A59B316" w14:textId="77777777" w:rsidR="005E12D0" w:rsidRDefault="005E12D0" w:rsidP="00182F9A"/>
    <w:p w14:paraId="0E3831C8" w14:textId="77777777" w:rsidR="005E12D0" w:rsidRDefault="005E12D0" w:rsidP="00182F9A">
      <w:pPr>
        <w:rPr>
          <w:del w:id="12" w:author="Erico de Souza Loewe" w:date="2020-11-08T21:40:00Z"/>
        </w:rPr>
      </w:pPr>
    </w:p>
    <w:p w14:paraId="1CDA7085" w14:textId="77777777" w:rsidR="005E12D0" w:rsidRDefault="005E12D0" w:rsidP="00182F9A">
      <w:pPr>
        <w:rPr>
          <w:del w:id="13" w:author="Erico de Souza Loewe" w:date="2020-11-08T21:40:00Z"/>
        </w:rPr>
      </w:pPr>
    </w:p>
    <w:p w14:paraId="031B4DE6" w14:textId="77777777" w:rsidR="005E12D0" w:rsidRDefault="005E12D0" w:rsidP="00182F9A">
      <w:pPr>
        <w:rPr>
          <w:del w:id="14" w:author="Erico de Souza Loewe" w:date="2020-11-08T21:40:00Z"/>
        </w:rPr>
      </w:pPr>
    </w:p>
    <w:p w14:paraId="49883125" w14:textId="77777777" w:rsidR="005E12D0" w:rsidRDefault="005E12D0" w:rsidP="00182F9A">
      <w:pPr>
        <w:rPr>
          <w:del w:id="15" w:author="Erico de Souza Loewe" w:date="2020-11-08T21:40:00Z"/>
        </w:rPr>
      </w:pPr>
    </w:p>
    <w:p w14:paraId="08D221F4" w14:textId="77777777" w:rsidR="005E12D0" w:rsidRDefault="005E12D0" w:rsidP="00182F9A"/>
  </w:endnote>
  <w:endnote w:type="continuationNotice" w:id="1">
    <w:p w14:paraId="79317B89" w14:textId="77777777" w:rsidR="005E12D0" w:rsidRDefault="005E12D0" w:rsidP="00182F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10653E" w:rsidRDefault="0010653E" w:rsidP="00182F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4CC1C" w14:textId="77777777" w:rsidR="005E12D0" w:rsidRDefault="005E12D0" w:rsidP="00182F9A">
      <w:r>
        <w:separator/>
      </w:r>
    </w:p>
    <w:p w14:paraId="338755B8" w14:textId="77777777" w:rsidR="005E12D0" w:rsidRDefault="005E12D0" w:rsidP="00182F9A"/>
    <w:p w14:paraId="69F03DF2" w14:textId="77777777" w:rsidR="005E12D0" w:rsidRDefault="005E12D0" w:rsidP="00182F9A"/>
    <w:p w14:paraId="40855F68" w14:textId="77777777" w:rsidR="005E12D0" w:rsidRDefault="005E12D0" w:rsidP="00182F9A"/>
    <w:p w14:paraId="57A9E13C" w14:textId="77777777" w:rsidR="005E12D0" w:rsidRDefault="005E12D0" w:rsidP="00182F9A"/>
    <w:p w14:paraId="2B32AD70" w14:textId="77777777" w:rsidR="005E12D0" w:rsidRDefault="005E12D0" w:rsidP="00182F9A"/>
    <w:p w14:paraId="52347814" w14:textId="77777777" w:rsidR="005E12D0" w:rsidRDefault="005E12D0" w:rsidP="00182F9A"/>
    <w:p w14:paraId="41EF81AA" w14:textId="77777777" w:rsidR="005E12D0" w:rsidRDefault="005E12D0" w:rsidP="00182F9A"/>
    <w:p w14:paraId="1C4E2DE7" w14:textId="77777777" w:rsidR="005E12D0" w:rsidRDefault="005E12D0" w:rsidP="00182F9A"/>
    <w:p w14:paraId="7E43B3E8" w14:textId="77777777" w:rsidR="005E12D0" w:rsidRDefault="005E12D0" w:rsidP="00182F9A"/>
    <w:p w14:paraId="0659C5F1" w14:textId="77777777" w:rsidR="005E12D0" w:rsidRDefault="005E12D0" w:rsidP="00182F9A"/>
    <w:p w14:paraId="3D0B6F5D" w14:textId="77777777" w:rsidR="005E12D0" w:rsidRDefault="005E12D0" w:rsidP="00182F9A"/>
    <w:p w14:paraId="7ABC2131" w14:textId="77777777" w:rsidR="005E12D0" w:rsidRDefault="005E12D0" w:rsidP="00182F9A"/>
    <w:p w14:paraId="1E524FE9" w14:textId="77777777" w:rsidR="005E12D0" w:rsidRDefault="005E12D0" w:rsidP="00182F9A"/>
    <w:p w14:paraId="56D061E7" w14:textId="77777777" w:rsidR="005E12D0" w:rsidRDefault="005E12D0" w:rsidP="00182F9A"/>
    <w:p w14:paraId="1348C6F8" w14:textId="77777777" w:rsidR="005E12D0" w:rsidRDefault="005E12D0" w:rsidP="00182F9A"/>
    <w:p w14:paraId="6A05C8B8" w14:textId="77777777" w:rsidR="005E12D0" w:rsidRDefault="005E12D0" w:rsidP="00182F9A"/>
    <w:p w14:paraId="7AF2369F" w14:textId="77777777" w:rsidR="005E12D0" w:rsidRDefault="005E12D0" w:rsidP="00182F9A"/>
    <w:p w14:paraId="392674AA" w14:textId="77777777" w:rsidR="005E12D0" w:rsidRDefault="005E12D0" w:rsidP="00182F9A"/>
    <w:p w14:paraId="13565DD3" w14:textId="77777777" w:rsidR="005E12D0" w:rsidRDefault="005E12D0" w:rsidP="00182F9A"/>
    <w:p w14:paraId="735A26BD" w14:textId="77777777" w:rsidR="005E12D0" w:rsidRDefault="005E12D0" w:rsidP="00182F9A"/>
    <w:p w14:paraId="648D1E9D" w14:textId="77777777" w:rsidR="005E12D0" w:rsidRDefault="005E12D0" w:rsidP="00182F9A"/>
    <w:p w14:paraId="14DC53EA" w14:textId="77777777" w:rsidR="005E12D0" w:rsidRDefault="005E12D0" w:rsidP="00182F9A"/>
    <w:p w14:paraId="638BFA8B" w14:textId="77777777" w:rsidR="005E12D0" w:rsidRDefault="005E12D0" w:rsidP="00182F9A"/>
    <w:p w14:paraId="0C178BBA" w14:textId="77777777" w:rsidR="005E12D0" w:rsidRDefault="005E12D0" w:rsidP="00182F9A"/>
    <w:p w14:paraId="7E582141" w14:textId="77777777" w:rsidR="005E12D0" w:rsidRDefault="005E12D0" w:rsidP="00182F9A"/>
    <w:p w14:paraId="1600ADC8" w14:textId="77777777" w:rsidR="005E12D0" w:rsidRDefault="005E12D0" w:rsidP="00182F9A"/>
    <w:p w14:paraId="33178C2D" w14:textId="77777777" w:rsidR="005E12D0" w:rsidRDefault="005E12D0" w:rsidP="00182F9A"/>
    <w:p w14:paraId="29696EDE" w14:textId="77777777" w:rsidR="005E12D0" w:rsidRDefault="005E12D0" w:rsidP="00182F9A"/>
    <w:p w14:paraId="4CCF104B" w14:textId="77777777" w:rsidR="005E12D0" w:rsidRDefault="005E12D0" w:rsidP="00182F9A"/>
    <w:p w14:paraId="3EB0D853" w14:textId="77777777" w:rsidR="005E12D0" w:rsidRDefault="005E12D0" w:rsidP="00182F9A"/>
    <w:p w14:paraId="2167C225" w14:textId="77777777" w:rsidR="005E12D0" w:rsidRDefault="005E12D0" w:rsidP="00182F9A"/>
    <w:p w14:paraId="248FBEB0" w14:textId="77777777" w:rsidR="005E12D0" w:rsidRDefault="005E12D0" w:rsidP="00182F9A">
      <w:pPr>
        <w:rPr>
          <w:del w:id="0" w:author="Erico de Souza Loewe" w:date="2020-11-08T21:40:00Z"/>
        </w:rPr>
      </w:pPr>
    </w:p>
    <w:p w14:paraId="39933716" w14:textId="77777777" w:rsidR="005E12D0" w:rsidRDefault="005E12D0" w:rsidP="00182F9A">
      <w:pPr>
        <w:rPr>
          <w:del w:id="1" w:author="Erico de Souza Loewe" w:date="2020-11-08T21:40:00Z"/>
        </w:rPr>
      </w:pPr>
    </w:p>
    <w:p w14:paraId="5FB515F7" w14:textId="77777777" w:rsidR="005E12D0" w:rsidRDefault="005E12D0" w:rsidP="00182F9A">
      <w:pPr>
        <w:rPr>
          <w:del w:id="2" w:author="Erico de Souza Loewe" w:date="2020-11-08T21:40:00Z"/>
        </w:rPr>
      </w:pPr>
    </w:p>
    <w:p w14:paraId="41188FCE" w14:textId="77777777" w:rsidR="005E12D0" w:rsidRDefault="005E12D0" w:rsidP="00182F9A">
      <w:pPr>
        <w:rPr>
          <w:del w:id="3" w:author="Erico de Souza Loewe" w:date="2020-11-08T21:40:00Z"/>
        </w:rPr>
      </w:pPr>
    </w:p>
    <w:p w14:paraId="66519AF7" w14:textId="77777777" w:rsidR="005E12D0" w:rsidRDefault="005E12D0" w:rsidP="00182F9A"/>
  </w:footnote>
  <w:footnote w:type="continuationSeparator" w:id="0">
    <w:p w14:paraId="5F6FD316" w14:textId="77777777" w:rsidR="005E12D0" w:rsidRDefault="005E12D0" w:rsidP="00182F9A">
      <w:r>
        <w:continuationSeparator/>
      </w:r>
    </w:p>
    <w:p w14:paraId="6001E0C3" w14:textId="77777777" w:rsidR="005E12D0" w:rsidRDefault="005E12D0" w:rsidP="00182F9A"/>
    <w:p w14:paraId="431876A6" w14:textId="77777777" w:rsidR="005E12D0" w:rsidRDefault="005E12D0" w:rsidP="00182F9A"/>
    <w:p w14:paraId="1C8CA808" w14:textId="77777777" w:rsidR="005E12D0" w:rsidRDefault="005E12D0" w:rsidP="00182F9A"/>
    <w:p w14:paraId="5B16F9B2" w14:textId="77777777" w:rsidR="005E12D0" w:rsidRDefault="005E12D0" w:rsidP="00182F9A"/>
    <w:p w14:paraId="1B7603BF" w14:textId="77777777" w:rsidR="005E12D0" w:rsidRDefault="005E12D0" w:rsidP="00182F9A"/>
    <w:p w14:paraId="197A8750" w14:textId="77777777" w:rsidR="005E12D0" w:rsidRDefault="005E12D0" w:rsidP="00182F9A"/>
    <w:p w14:paraId="0CA5C223" w14:textId="77777777" w:rsidR="005E12D0" w:rsidRDefault="005E12D0" w:rsidP="00182F9A"/>
    <w:p w14:paraId="4E15636C" w14:textId="77777777" w:rsidR="005E12D0" w:rsidRDefault="005E12D0" w:rsidP="00182F9A"/>
    <w:p w14:paraId="2594149B" w14:textId="77777777" w:rsidR="005E12D0" w:rsidRDefault="005E12D0" w:rsidP="00182F9A"/>
    <w:p w14:paraId="3CE74724" w14:textId="77777777" w:rsidR="005E12D0" w:rsidRDefault="005E12D0" w:rsidP="00182F9A"/>
    <w:p w14:paraId="0FA0F8D6" w14:textId="77777777" w:rsidR="005E12D0" w:rsidRDefault="005E12D0" w:rsidP="00182F9A"/>
    <w:p w14:paraId="2D76EB88" w14:textId="77777777" w:rsidR="005E12D0" w:rsidRDefault="005E12D0" w:rsidP="00182F9A"/>
    <w:p w14:paraId="46368650" w14:textId="77777777" w:rsidR="005E12D0" w:rsidRDefault="005E12D0" w:rsidP="00182F9A"/>
    <w:p w14:paraId="34CB96F6" w14:textId="77777777" w:rsidR="005E12D0" w:rsidRDefault="005E12D0" w:rsidP="00182F9A"/>
    <w:p w14:paraId="016B246D" w14:textId="77777777" w:rsidR="005E12D0" w:rsidRDefault="005E12D0" w:rsidP="00182F9A"/>
    <w:p w14:paraId="066120E6" w14:textId="77777777" w:rsidR="005E12D0" w:rsidRDefault="005E12D0" w:rsidP="00182F9A"/>
    <w:p w14:paraId="5737CCFB" w14:textId="77777777" w:rsidR="005E12D0" w:rsidRDefault="005E12D0" w:rsidP="00182F9A"/>
    <w:p w14:paraId="12BF8BB7" w14:textId="77777777" w:rsidR="005E12D0" w:rsidRDefault="005E12D0" w:rsidP="00182F9A"/>
    <w:p w14:paraId="595FAD7E" w14:textId="77777777" w:rsidR="005E12D0" w:rsidRDefault="005E12D0" w:rsidP="00182F9A"/>
    <w:p w14:paraId="468F9596" w14:textId="77777777" w:rsidR="005E12D0" w:rsidRDefault="005E12D0" w:rsidP="00182F9A"/>
    <w:p w14:paraId="0D6A7B07" w14:textId="77777777" w:rsidR="005E12D0" w:rsidRDefault="005E12D0" w:rsidP="00182F9A"/>
    <w:p w14:paraId="48FE85B9" w14:textId="77777777" w:rsidR="005E12D0" w:rsidRDefault="005E12D0" w:rsidP="00182F9A"/>
    <w:p w14:paraId="675CDD4D" w14:textId="77777777" w:rsidR="005E12D0" w:rsidRDefault="005E12D0" w:rsidP="00182F9A"/>
    <w:p w14:paraId="70A2BDAB" w14:textId="77777777" w:rsidR="005E12D0" w:rsidRDefault="005E12D0" w:rsidP="00182F9A"/>
    <w:p w14:paraId="2E533C23" w14:textId="77777777" w:rsidR="005E12D0" w:rsidRDefault="005E12D0" w:rsidP="00182F9A"/>
    <w:p w14:paraId="4A36DDA9" w14:textId="77777777" w:rsidR="005E12D0" w:rsidRDefault="005E12D0" w:rsidP="00182F9A"/>
    <w:p w14:paraId="35E27928" w14:textId="77777777" w:rsidR="005E12D0" w:rsidRDefault="005E12D0" w:rsidP="00182F9A"/>
    <w:p w14:paraId="4C4EC86D" w14:textId="77777777" w:rsidR="005E12D0" w:rsidRDefault="005E12D0" w:rsidP="00182F9A"/>
    <w:p w14:paraId="056BCFB9" w14:textId="77777777" w:rsidR="005E12D0" w:rsidRDefault="005E12D0" w:rsidP="00182F9A"/>
    <w:p w14:paraId="140CA2AF" w14:textId="77777777" w:rsidR="005E12D0" w:rsidRDefault="005E12D0" w:rsidP="00182F9A"/>
    <w:p w14:paraId="43C9C913" w14:textId="77777777" w:rsidR="005E12D0" w:rsidRDefault="005E12D0" w:rsidP="00182F9A"/>
    <w:p w14:paraId="2F33ABE7" w14:textId="77777777" w:rsidR="005E12D0" w:rsidRDefault="005E12D0" w:rsidP="00182F9A"/>
    <w:p w14:paraId="6C569A20" w14:textId="77777777" w:rsidR="005E12D0" w:rsidRDefault="005E12D0" w:rsidP="00182F9A"/>
    <w:p w14:paraId="5163BC54" w14:textId="77777777" w:rsidR="005E12D0" w:rsidRDefault="005E12D0" w:rsidP="00182F9A"/>
    <w:p w14:paraId="7A3CC258" w14:textId="77777777" w:rsidR="005E12D0" w:rsidRDefault="005E12D0" w:rsidP="00182F9A"/>
    <w:p w14:paraId="07F8B663" w14:textId="77777777" w:rsidR="005E12D0" w:rsidRDefault="005E12D0" w:rsidP="00182F9A"/>
    <w:p w14:paraId="6B79B6B9" w14:textId="77777777" w:rsidR="005E12D0" w:rsidRDefault="005E12D0" w:rsidP="00182F9A"/>
    <w:p w14:paraId="3763D157" w14:textId="77777777" w:rsidR="005E12D0" w:rsidRDefault="005E12D0" w:rsidP="00182F9A"/>
    <w:p w14:paraId="0B62D372" w14:textId="77777777" w:rsidR="005E12D0" w:rsidRDefault="005E12D0" w:rsidP="00182F9A"/>
    <w:p w14:paraId="695671E9" w14:textId="77777777" w:rsidR="005E12D0" w:rsidRDefault="005E12D0" w:rsidP="00182F9A"/>
    <w:p w14:paraId="345CEC02" w14:textId="77777777" w:rsidR="005E12D0" w:rsidRDefault="005E12D0" w:rsidP="00182F9A">
      <w:pPr>
        <w:rPr>
          <w:del w:id="4" w:author="Erico de Souza Loewe" w:date="2020-11-08T21:40:00Z"/>
        </w:rPr>
      </w:pPr>
    </w:p>
    <w:p w14:paraId="6BD6E5EF" w14:textId="77777777" w:rsidR="005E12D0" w:rsidRDefault="005E12D0" w:rsidP="00182F9A">
      <w:pPr>
        <w:rPr>
          <w:del w:id="5" w:author="Erico de Souza Loewe" w:date="2020-11-08T21:40:00Z"/>
        </w:rPr>
      </w:pPr>
    </w:p>
    <w:p w14:paraId="2E400088" w14:textId="77777777" w:rsidR="005E12D0" w:rsidRDefault="005E12D0" w:rsidP="00182F9A">
      <w:pPr>
        <w:rPr>
          <w:del w:id="6" w:author="Erico de Souza Loewe" w:date="2020-11-08T21:40:00Z"/>
        </w:rPr>
      </w:pPr>
    </w:p>
    <w:p w14:paraId="68611AE0" w14:textId="77777777" w:rsidR="005E12D0" w:rsidRDefault="005E12D0" w:rsidP="00182F9A">
      <w:pPr>
        <w:rPr>
          <w:del w:id="7" w:author="Erico de Souza Loewe" w:date="2020-11-08T21:40:00Z"/>
        </w:rPr>
      </w:pPr>
    </w:p>
    <w:p w14:paraId="7050E96D" w14:textId="77777777" w:rsidR="005E12D0" w:rsidRDefault="005E12D0" w:rsidP="00182F9A"/>
  </w:footnote>
  <w:footnote w:type="continuationNotice" w:id="1">
    <w:p w14:paraId="0E824450" w14:textId="77777777" w:rsidR="005E12D0" w:rsidRDefault="005E12D0" w:rsidP="00182F9A"/>
  </w:footnote>
  <w:footnote w:id="2">
    <w:p w14:paraId="7BFC8581" w14:textId="43C24F19" w:rsidR="0010653E" w:rsidRPr="009107AE" w:rsidRDefault="0010653E" w:rsidP="00182F9A">
      <w:pPr>
        <w:pStyle w:val="Textodenotaderodap"/>
      </w:pPr>
      <w:ins w:id="281" w:author="Erico de Souza Loewe" w:date="2020-11-08T21:40:00Z">
        <w:r>
          <w:rPr>
            <w:rStyle w:val="Refdenotaderodap"/>
          </w:rPr>
          <w:footnoteRef/>
        </w:r>
        <w:r>
          <w:t xml:space="preserve"> Link para as respostas do questionário: </w:t>
        </w:r>
        <w:r>
          <w:fldChar w:fldCharType="begin"/>
        </w:r>
        <w:r>
          <w:instrText xml:space="preserve"> HYPERLINK "https://forms.gle/FKW5iJBhT7oEa18eA" </w:instrText>
        </w:r>
        <w:r>
          <w:fldChar w:fldCharType="separate"/>
        </w:r>
        <w:r w:rsidRPr="00275A69">
          <w:rPr>
            <w:rStyle w:val="Hyperlink"/>
          </w:rPr>
          <w:t>https://forms.gle/FKW5iJBhT7oEa18eA</w:t>
        </w:r>
        <w:r>
          <w:rPr>
            <w:rStyle w:val="Hyperlink"/>
          </w:rPr>
          <w:fldChar w:fldCharType="end"/>
        </w:r>
      </w:ins>
    </w:p>
  </w:footnote>
  <w:footnote w:id="3">
    <w:p w14:paraId="60B6B268" w14:textId="2AFC8843" w:rsidR="0010653E" w:rsidRPr="001A52FC" w:rsidRDefault="0010653E" w:rsidP="00182F9A">
      <w:pPr>
        <w:pStyle w:val="Textodenotaderodap"/>
      </w:pPr>
      <w:ins w:id="342" w:author="Erico de Souza Loewe" w:date="2020-11-08T21:4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0653E" w:rsidRDefault="0010653E" w:rsidP="00182F9A">
    <w:r>
      <w:fldChar w:fldCharType="begin"/>
    </w:r>
    <w:r>
      <w:instrText xml:space="preserve">PAGE  </w:instrText>
    </w:r>
    <w:r>
      <w:fldChar w:fldCharType="separate"/>
    </w:r>
    <w:r>
      <w:rPr>
        <w:noProof/>
      </w:rPr>
      <w:t>24</w:t>
    </w:r>
    <w:r>
      <w:fldChar w:fldCharType="end"/>
    </w:r>
  </w:p>
  <w:p w14:paraId="3D42A6EB" w14:textId="77777777" w:rsidR="0010653E" w:rsidRDefault="0010653E" w:rsidP="00182F9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0653E" w:rsidRDefault="0010653E" w:rsidP="00182F9A">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0653E" w:rsidRDefault="0010653E" w:rsidP="00182F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93B053E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99D"/>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653E"/>
    <w:rsid w:val="00107802"/>
    <w:rsid w:val="00107911"/>
    <w:rsid w:val="00110CE6"/>
    <w:rsid w:val="00110EBE"/>
    <w:rsid w:val="001110DF"/>
    <w:rsid w:val="001111F0"/>
    <w:rsid w:val="001114F6"/>
    <w:rsid w:val="00111BB6"/>
    <w:rsid w:val="0011263A"/>
    <w:rsid w:val="00112D7F"/>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5FF3"/>
    <w:rsid w:val="00176C47"/>
    <w:rsid w:val="00176F31"/>
    <w:rsid w:val="0017712E"/>
    <w:rsid w:val="0017724A"/>
    <w:rsid w:val="00177837"/>
    <w:rsid w:val="001805CA"/>
    <w:rsid w:val="0018064D"/>
    <w:rsid w:val="00180781"/>
    <w:rsid w:val="00180C6A"/>
    <w:rsid w:val="00180E28"/>
    <w:rsid w:val="00181CBF"/>
    <w:rsid w:val="00182F9A"/>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1F7C27"/>
    <w:rsid w:val="0020033C"/>
    <w:rsid w:val="00200B8F"/>
    <w:rsid w:val="00201E61"/>
    <w:rsid w:val="00202002"/>
    <w:rsid w:val="00203F1E"/>
    <w:rsid w:val="00205C38"/>
    <w:rsid w:val="0020708D"/>
    <w:rsid w:val="002074FA"/>
    <w:rsid w:val="00207BD0"/>
    <w:rsid w:val="00210407"/>
    <w:rsid w:val="00210A77"/>
    <w:rsid w:val="00210C75"/>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1812"/>
    <w:rsid w:val="002728EA"/>
    <w:rsid w:val="00272F79"/>
    <w:rsid w:val="002736FC"/>
    <w:rsid w:val="0027395E"/>
    <w:rsid w:val="00274798"/>
    <w:rsid w:val="002750C6"/>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4047"/>
    <w:rsid w:val="002B456F"/>
    <w:rsid w:val="002B61F6"/>
    <w:rsid w:val="002B6338"/>
    <w:rsid w:val="002B6379"/>
    <w:rsid w:val="002B6519"/>
    <w:rsid w:val="002B6979"/>
    <w:rsid w:val="002B6B6F"/>
    <w:rsid w:val="002B6F65"/>
    <w:rsid w:val="002C0684"/>
    <w:rsid w:val="002C09E3"/>
    <w:rsid w:val="002C243E"/>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D0225"/>
    <w:rsid w:val="003D05D0"/>
    <w:rsid w:val="003D07A4"/>
    <w:rsid w:val="003D1716"/>
    <w:rsid w:val="003D2520"/>
    <w:rsid w:val="003D3936"/>
    <w:rsid w:val="003D3A2A"/>
    <w:rsid w:val="003D3EE2"/>
    <w:rsid w:val="003D4287"/>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796"/>
    <w:rsid w:val="00473AC1"/>
    <w:rsid w:val="00474079"/>
    <w:rsid w:val="00474300"/>
    <w:rsid w:val="00474666"/>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3A02"/>
    <w:rsid w:val="004B4715"/>
    <w:rsid w:val="004B4B18"/>
    <w:rsid w:val="004B57A4"/>
    <w:rsid w:val="004B5B0A"/>
    <w:rsid w:val="004B66F0"/>
    <w:rsid w:val="004B6D40"/>
    <w:rsid w:val="004B7982"/>
    <w:rsid w:val="004C052C"/>
    <w:rsid w:val="004C0DFC"/>
    <w:rsid w:val="004C1BFF"/>
    <w:rsid w:val="004C258B"/>
    <w:rsid w:val="004C3A1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907"/>
    <w:rsid w:val="00575B6F"/>
    <w:rsid w:val="00576788"/>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621"/>
    <w:rsid w:val="005A2979"/>
    <w:rsid w:val="005A316E"/>
    <w:rsid w:val="005A3D48"/>
    <w:rsid w:val="005A3D88"/>
    <w:rsid w:val="005A3FEA"/>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D0"/>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4869"/>
    <w:rsid w:val="00604F21"/>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37"/>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475"/>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2E77"/>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49B"/>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AF1"/>
    <w:rsid w:val="00840DC7"/>
    <w:rsid w:val="0084149E"/>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11C5"/>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21F"/>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963"/>
    <w:rsid w:val="008B0B0A"/>
    <w:rsid w:val="008B0BD7"/>
    <w:rsid w:val="008B1239"/>
    <w:rsid w:val="008B148C"/>
    <w:rsid w:val="008B1BE6"/>
    <w:rsid w:val="008B2125"/>
    <w:rsid w:val="008B2679"/>
    <w:rsid w:val="008B293F"/>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842"/>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7071"/>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67B80"/>
    <w:rsid w:val="00A71AED"/>
    <w:rsid w:val="00A72DCA"/>
    <w:rsid w:val="00A7308A"/>
    <w:rsid w:val="00A736E0"/>
    <w:rsid w:val="00A73F81"/>
    <w:rsid w:val="00A74DCD"/>
    <w:rsid w:val="00A75870"/>
    <w:rsid w:val="00A76368"/>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13AD"/>
    <w:rsid w:val="00AC1AD2"/>
    <w:rsid w:val="00AC1D8B"/>
    <w:rsid w:val="00AC269A"/>
    <w:rsid w:val="00AC2B6F"/>
    <w:rsid w:val="00AC3265"/>
    <w:rsid w:val="00AC374F"/>
    <w:rsid w:val="00AC3883"/>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5E5"/>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5F5A"/>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E7FA5"/>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09A"/>
    <w:rsid w:val="00CA7115"/>
    <w:rsid w:val="00CA77E5"/>
    <w:rsid w:val="00CB0E2F"/>
    <w:rsid w:val="00CB1044"/>
    <w:rsid w:val="00CB253C"/>
    <w:rsid w:val="00CB31CD"/>
    <w:rsid w:val="00CB339C"/>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06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3E1"/>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3C6A"/>
    <w:rsid w:val="00E1401F"/>
    <w:rsid w:val="00E1438C"/>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2088"/>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2A20"/>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1C05"/>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561D"/>
    <w:rsid w:val="00FC6F79"/>
    <w:rsid w:val="00FC71AF"/>
    <w:rsid w:val="00FD0260"/>
    <w:rsid w:val="00FD094D"/>
    <w:rsid w:val="00FD0BF5"/>
    <w:rsid w:val="00FD1144"/>
    <w:rsid w:val="00FD158E"/>
    <w:rsid w:val="00FD20DB"/>
    <w:rsid w:val="00FD20E5"/>
    <w:rsid w:val="00FD32F5"/>
    <w:rsid w:val="00FD637E"/>
    <w:rsid w:val="00FD641E"/>
    <w:rsid w:val="00FD6643"/>
    <w:rsid w:val="00FD6E3E"/>
    <w:rsid w:val="00FD7277"/>
    <w:rsid w:val="00FD7EE5"/>
    <w:rsid w:val="00FE1403"/>
    <w:rsid w:val="00FE16D1"/>
    <w:rsid w:val="00FE1979"/>
    <w:rsid w:val="00FE1C28"/>
    <w:rsid w:val="00FE2667"/>
    <w:rsid w:val="00FE2EA8"/>
    <w:rsid w:val="00FE3095"/>
    <w:rsid w:val="00FE31FA"/>
    <w:rsid w:val="00FE3727"/>
    <w:rsid w:val="00FE3FBF"/>
    <w:rsid w:val="00FE4EE3"/>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82F9A"/>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1F7C27"/>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1F7C27"/>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182F9A"/>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772475"/>
    <w:pPr>
      <w:numPr>
        <w:ilvl w:val="0"/>
        <w:numId w:val="5"/>
      </w:numPr>
    </w:pPr>
    <w:rPr>
      <w:bCs/>
    </w:rPr>
  </w:style>
  <w:style w:type="character" w:customStyle="1" w:styleId="Listas1Char">
    <w:name w:val="Listas 1 Char"/>
    <w:basedOn w:val="PargrafodaListaChar"/>
    <w:link w:val="Listas1"/>
    <w:rsid w:val="00772475"/>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F22A20"/>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7.jpg"/><Relationship Id="rId68" Type="http://schemas.openxmlformats.org/officeDocument/2006/relationships/hyperlink" Target="https://lors.azurewebsites.net/" TargetMode="External"/><Relationship Id="rId2" Type="http://schemas.openxmlformats.org/officeDocument/2006/relationships/numbering" Target="numbering.xml"/><Relationship Id="rId16" Type="http://schemas.openxmlformats.org/officeDocument/2006/relationships/image" Target="media/image1.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hyperlink" Target="https://developer.spotify.com/community/showcase/music-popcorn/" TargetMode="External"/><Relationship Id="rId5" Type="http://schemas.openxmlformats.org/officeDocument/2006/relationships/webSettings" Target="webSettings.xml"/><Relationship Id="rId61" Type="http://schemas.openxmlformats.org/officeDocument/2006/relationships/image" Target="media/image15.jp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1.png"/><Relationship Id="rId64" Type="http://schemas.openxmlformats.org/officeDocument/2006/relationships/image" Target="media/image18.jpg"/><Relationship Id="rId69"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image" Target="media/image6.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13.png"/><Relationship Id="rId67" Type="http://schemas.openxmlformats.org/officeDocument/2006/relationships/image" Target="media/image20.jp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image" Target="media/image9.png"/><Relationship Id="rId62" Type="http://schemas.openxmlformats.org/officeDocument/2006/relationships/image" Target="media/image16.jp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hyperlink" Target="https://ericoloewe.github.io/computer-science-tcc/" TargetMode="Externa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7.png"/><Relationship Id="rId60" Type="http://schemas.openxmlformats.org/officeDocument/2006/relationships/image" Target="media/image14.jpg"/><Relationship Id="rId65" Type="http://schemas.openxmlformats.org/officeDocument/2006/relationships/image" Target="media/image19.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hyperlink" Target="https://ericoloewe.github.io/computer-science-tcc/" TargetMode="External"/><Relationship Id="rId55"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9096</TotalTime>
  <Pages>81</Pages>
  <Words>25187</Words>
  <Characters>136013</Characters>
  <Application>Microsoft Office Word</Application>
  <DocSecurity>0</DocSecurity>
  <Lines>1133</Lines>
  <Paragraphs>321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160879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60</cp:revision>
  <cp:lastPrinted>2003-10-22T01:33:00Z</cp:lastPrinted>
  <dcterms:created xsi:type="dcterms:W3CDTF">2020-07-01T22:52:00Z</dcterms:created>
  <dcterms:modified xsi:type="dcterms:W3CDTF">2020-11-09T01:16:00Z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