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B21656" w:rsidRDefault="00B21656" w:rsidP="00972812"/>
                    <w:p w14:paraId="0074EEEE" w14:textId="77777777" w:rsidR="00B21656" w:rsidRDefault="00B21656" w:rsidP="00972812"/>
                    <w:p w14:paraId="20FED896" w14:textId="77777777" w:rsidR="00B21656" w:rsidRDefault="00B21656" w:rsidP="00972812"/>
                    <w:p w14:paraId="6BC7A7D7" w14:textId="77777777" w:rsidR="00B21656" w:rsidRDefault="00B21656" w:rsidP="00972812"/>
                    <w:p w14:paraId="657ED508" w14:textId="77777777" w:rsidR="00B21656" w:rsidRDefault="00B21656" w:rsidP="00972812"/>
                    <w:p w14:paraId="4DBF881F" w14:textId="77777777" w:rsidR="00B21656" w:rsidRDefault="00B21656" w:rsidP="00972812"/>
                    <w:p w14:paraId="47D5DC89" w14:textId="77777777" w:rsidR="00B21656" w:rsidRDefault="00B21656"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B21656">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B2165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B2165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B2165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5260941"/>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5260942"/>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5260943"/>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5260944"/>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proceedings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r>
        <w:t>journals</w:t>
      </w:r>
      <w:r w:rsidRPr="00353DD1">
        <w:t xml:space="preserve"> no motor de busca da ACM (próprio, 2020)</w:t>
      </w:r>
      <w:bookmarkEnd w:id="13"/>
    </w:p>
    <w:p w14:paraId="01684C1C" w14:textId="350E4962" w:rsidR="004A3A38" w:rsidRDefault="008568F7" w:rsidP="00972812">
      <w:pPr>
        <w:pStyle w:val="Ttulo2"/>
      </w:pPr>
      <w:bookmarkStart w:id="14" w:name="_Toc55260945"/>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5260946"/>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5260947"/>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5260948"/>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D271AD3" w:rsidR="007B0815" w:rsidRPr="008739F4" w:rsidRDefault="008739F4" w:rsidP="00972812">
      <w:pPr>
        <w:pStyle w:val="Ttulo1"/>
      </w:pPr>
      <w:bookmarkStart w:id="39" w:name="_Toc55260949"/>
      <w:r w:rsidRPr="008739F4">
        <w:lastRenderedPageBreak/>
        <w:t>COLETA DO CONTEXTO DOS USU</w:t>
      </w:r>
      <w:ins w:id="40" w:author="Érico Souza Loewe" w:date="2020-11-04T13:55:00Z">
        <w:r w:rsidR="00B21656">
          <w:t>á</w:t>
        </w:r>
      </w:ins>
      <w:del w:id="41" w:author="Érico Souza Loewe" w:date="2020-11-04T13:55:00Z">
        <w:r w:rsidRPr="008739F4" w:rsidDel="00B21656">
          <w:delText>A</w:delText>
        </w:r>
      </w:del>
      <w:r w:rsidRPr="008739F4">
        <w:t>RIOS</w:t>
      </w:r>
      <w:bookmarkEnd w:id="39"/>
    </w:p>
    <w:p w14:paraId="73046BB6" w14:textId="7233DD7F"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ins w:id="42" w:author="Érico Souza Loewe" w:date="2020-11-04T13:55:00Z">
        <w:r w:rsidR="00B21656">
          <w:t>realizável</w:t>
        </w:r>
      </w:ins>
      <w:del w:id="43" w:author="Érico Souza Loewe" w:date="2020-11-04T13:55:00Z">
        <w:r w:rsidR="00C15DF2" w:rsidDel="00B21656">
          <w:delText>possível</w:delText>
        </w:r>
      </w:del>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756FD960" w:rsidR="000F766B" w:rsidRDefault="001531B8" w:rsidP="00972812">
      <w:r>
        <w:tab/>
        <w:t>Com isso,</w:t>
      </w:r>
      <w:del w:id="44" w:author="Érico Souza Loewe" w:date="2020-11-04T13:56:00Z">
        <w:r w:rsidDel="00B21656">
          <w:delText xml:space="preserve"> foi possível</w:delText>
        </w:r>
      </w:del>
      <w:r>
        <w:t xml:space="preserve">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ins w:id="45" w:author="Érico Souza Loewe" w:date="2020-11-04T13:56:00Z">
        <w:r w:rsidR="00B21656">
          <w:t xml:space="preserve">, passou a ser primaz e </w:t>
        </w:r>
      </w:ins>
      <w:ins w:id="46" w:author="Érico Souza Loewe" w:date="2020-11-04T13:58:00Z">
        <w:r w:rsidR="00B21656">
          <w:t>plausível</w:t>
        </w:r>
      </w:ins>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7" w:name="_Toc55260950"/>
      <w:r>
        <w:t>Contexto</w:t>
      </w:r>
      <w:bookmarkEnd w:id="47"/>
    </w:p>
    <w:p w14:paraId="7D3E268F" w14:textId="5EF33C32"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ins w:id="48" w:author="Érico Souza Loewe" w:date="2020-11-04T13:58:00Z">
        <w:r w:rsidR="00B21656">
          <w:t>,</w:t>
        </w:r>
      </w:ins>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9"/>
      <w:r>
        <w:t>O</w:t>
      </w:r>
      <w:r w:rsidR="00B54E54">
        <w:t xml:space="preserve"> c</w:t>
      </w:r>
      <w:r w:rsidR="00B54E54" w:rsidRPr="00B54E54">
        <w:t>onjunto de circunstâncias inter-relacionadas de cuja tessitura se depreende determinado fato ou situação; circunstância(s), conjuntura, situação.</w:t>
      </w:r>
      <w:commentRangeEnd w:id="49"/>
      <w:r w:rsidR="00272F79">
        <w:rPr>
          <w:rStyle w:val="Refdecomentrio"/>
          <w:iCs/>
          <w:color w:val="000000"/>
        </w:rPr>
        <w:commentReference w:id="49"/>
      </w:r>
    </w:p>
    <w:p w14:paraId="5331FD33" w14:textId="227DA794" w:rsidR="00642AD9" w:rsidRDefault="00642AD9" w:rsidP="00972812">
      <w:r>
        <w:tab/>
      </w:r>
      <w:commentRangeStart w:id="50"/>
      <w:r w:rsidR="00571016">
        <w:t>Um sistema de recomendação busca encontrar os melhores itens para um devido fim,</w:t>
      </w:r>
      <w:del w:id="51" w:author="Érico Souza Loewe" w:date="2020-11-04T14:00:00Z">
        <w:r w:rsidR="00571016" w:rsidDel="00B21656">
          <w:delText xml:space="preserve"> </w:delText>
        </w:r>
      </w:del>
      <w:del w:id="52" w:author="Érico Souza Loewe" w:date="2020-11-04T13:59:00Z">
        <w:r w:rsidR="00571016" w:rsidDel="00B21656">
          <w:delText>onde</w:delText>
        </w:r>
      </w:del>
      <w:r w:rsidR="00571016">
        <w:t xml:space="preserve"> geralmente</w:t>
      </w:r>
      <w:ins w:id="53" w:author="Érico Souza Loewe" w:date="2020-11-04T14:00:00Z">
        <w:r w:rsidR="00B21656">
          <w:t>,</w:t>
        </w:r>
      </w:ins>
      <w:r w:rsidR="00571016">
        <w:t xml:space="preserve"> </w:t>
      </w:r>
      <w:ins w:id="54" w:author="Érico Souza Loewe" w:date="2020-11-04T14:00:00Z">
        <w:r w:rsidR="00B21656">
          <w:t>baseado</w:t>
        </w:r>
      </w:ins>
      <w:del w:id="55" w:author="Érico Souza Loewe" w:date="2020-11-04T14:00:00Z">
        <w:r w:rsidR="00571016" w:rsidDel="00B21656">
          <w:delText>se baseia</w:delText>
        </w:r>
      </w:del>
      <w:r w:rsidR="00571016">
        <w:t xml:space="preserve"> em dados históricos </w:t>
      </w:r>
      <w:r w:rsidR="00535551">
        <w:t>para</w:t>
      </w:r>
      <w:r w:rsidR="00571016">
        <w:t xml:space="preserve"> </w:t>
      </w:r>
      <w:r w:rsidR="00535551">
        <w:t>produzi-las</w:t>
      </w:r>
      <w:commentRangeEnd w:id="50"/>
      <w:r w:rsidR="00272F79">
        <w:rPr>
          <w:rStyle w:val="Refdecomentrio"/>
        </w:rPr>
        <w:commentReference w:id="50"/>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w:t>
      </w:r>
      <w:r w:rsidR="004710EA">
        <w:lastRenderedPageBreak/>
        <w:t xml:space="preserve">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56" w:name="_Ref42447869"/>
      <w:bookmarkStart w:id="57"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56"/>
      <w:r>
        <w:t xml:space="preserve"> Apresentação dos contextos utilizados no trabalho </w:t>
      </w:r>
      <w:r w:rsidRPr="00353DD1">
        <w:t>(próprio, 2020)</w:t>
      </w:r>
      <w:bookmarkEnd w:id="57"/>
    </w:p>
    <w:p w14:paraId="2B059024" w14:textId="5317229A" w:rsidR="008849DE" w:rsidRDefault="008849DE" w:rsidP="00972812">
      <w:pPr>
        <w:pStyle w:val="Ttulo3"/>
      </w:pPr>
      <w:bookmarkStart w:id="58" w:name="_Ref48855940"/>
      <w:bookmarkStart w:id="59" w:name="_Toc55260951"/>
      <w:r w:rsidRPr="008849DE">
        <w:t>O que é o contexto comportamental?</w:t>
      </w:r>
      <w:bookmarkEnd w:id="58"/>
      <w:bookmarkEnd w:id="59"/>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60"/>
      <w:r w:rsidRPr="00A5596A">
        <w:t>Qualquer ação ou reação do organismo ou parte dele</w:t>
      </w:r>
      <w:r w:rsidR="008264A2">
        <w:t>.</w:t>
      </w:r>
      <w:commentRangeEnd w:id="60"/>
      <w:r w:rsidR="00272F79">
        <w:rPr>
          <w:rStyle w:val="Refdecomentrio"/>
          <w:iCs/>
          <w:color w:val="000000"/>
        </w:rPr>
        <w:commentReference w:id="60"/>
      </w:r>
    </w:p>
    <w:p w14:paraId="60D04307" w14:textId="1AC6DFAB" w:rsidR="00A5596A" w:rsidRPr="00A5596A" w:rsidRDefault="00514193" w:rsidP="00972812">
      <w:r>
        <w:tab/>
      </w:r>
      <w:r w:rsidR="00272F79">
        <w:t>A partir da definição de contexto, f</w:t>
      </w:r>
      <w:r>
        <w:t xml:space="preserve">oi realizado </w:t>
      </w:r>
      <w:commentRangeStart w:id="61"/>
      <w:r>
        <w:t xml:space="preserve">um </w:t>
      </w:r>
      <w:r w:rsidR="005B7378">
        <w:t xml:space="preserve">levantamento </w:t>
      </w:r>
      <w:commentRangeEnd w:id="61"/>
      <w:r w:rsidR="00CF5FC9">
        <w:rPr>
          <w:rStyle w:val="Refdecomentrio"/>
        </w:rPr>
        <w:commentReference w:id="61"/>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62"/>
      <w:r w:rsidR="00E2722E">
        <w:t xml:space="preserve">as </w:t>
      </w:r>
      <w:commentRangeEnd w:id="62"/>
      <w:r w:rsidR="00CF5FC9">
        <w:rPr>
          <w:rStyle w:val="Refdecomentrio"/>
        </w:rPr>
        <w:commentReference w:id="62"/>
      </w:r>
      <w:commentRangeStart w:id="63"/>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63"/>
      <w:r w:rsidR="00CF5FC9">
        <w:rPr>
          <w:rStyle w:val="Refdecomentrio"/>
        </w:rPr>
        <w:commentReference w:id="63"/>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64" w:name="_Toc55260952"/>
      <w:r w:rsidRPr="008849DE">
        <w:t>O que é o contexto</w:t>
      </w:r>
      <w:r w:rsidR="00CF5FC9">
        <w:t xml:space="preserve"> de</w:t>
      </w:r>
      <w:r w:rsidRPr="008849DE">
        <w:t xml:space="preserve"> ambiente?</w:t>
      </w:r>
      <w:bookmarkEnd w:id="64"/>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65"/>
      <w:r w:rsidRPr="00CF31B0">
        <w:t>Conjunto de condições físicas, biológicas e químicas que rodeiam os seres vivos e as coisas</w:t>
      </w:r>
      <w:r w:rsidR="008264A2">
        <w:t>.</w:t>
      </w:r>
      <w:commentRangeEnd w:id="65"/>
      <w:r w:rsidR="00CF5FC9">
        <w:rPr>
          <w:rStyle w:val="Refdecomentrio"/>
          <w:iCs/>
          <w:color w:val="000000"/>
        </w:rPr>
        <w:commentReference w:id="65"/>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66"/>
      <w:r w:rsidR="00246A57">
        <w:t xml:space="preserve"> 3 possíveis contextos</w:t>
      </w:r>
      <w:r w:rsidR="00907761">
        <w:t xml:space="preserve"> de ambiente</w:t>
      </w:r>
      <w:r w:rsidR="00246A57">
        <w:t xml:space="preserve"> </w:t>
      </w:r>
      <w:commentRangeEnd w:id="66"/>
      <w:r w:rsidR="00CF5FC9">
        <w:rPr>
          <w:rStyle w:val="Refdecomentrio"/>
        </w:rPr>
        <w:commentReference w:id="66"/>
      </w:r>
      <w:r w:rsidR="00246A57">
        <w:t xml:space="preserve">que podem </w:t>
      </w:r>
      <w:commentRangeStart w:id="67"/>
      <w:r w:rsidR="00246A57">
        <w:t xml:space="preserve">ser </w:t>
      </w:r>
      <w:commentRangeEnd w:id="67"/>
      <w:r w:rsidR="00CF5FC9">
        <w:rPr>
          <w:rStyle w:val="Refdecomentrio"/>
        </w:rPr>
        <w:commentReference w:id="67"/>
      </w:r>
      <w:r w:rsidR="00246A57">
        <w:t>representados na aplicação, que são:</w:t>
      </w:r>
      <w:commentRangeStart w:id="68"/>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8"/>
      <w:r w:rsidR="00CF5FC9">
        <w:rPr>
          <w:rStyle w:val="Refdecomentrio"/>
        </w:rPr>
        <w:commentReference w:id="68"/>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69"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9"/>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xml:space="preserve">.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70"/>
      <w:r w:rsidR="00EF1EAD">
        <w:t>implicitamente</w:t>
      </w:r>
      <w:commentRangeEnd w:id="70"/>
      <w:r w:rsidR="00CF5FC9">
        <w:rPr>
          <w:rStyle w:val="Refdecomentrio"/>
        </w:rPr>
        <w:commentReference w:id="70"/>
      </w:r>
      <w:r w:rsidR="008E1661">
        <w:t xml:space="preserve">, </w:t>
      </w:r>
      <w:r w:rsidR="00EF1EAD">
        <w:t xml:space="preserve">isso devido as limitações dos sensores e dados disponíveis na </w:t>
      </w:r>
      <w:commentRangeStart w:id="71"/>
      <w:r w:rsidR="00EF1EAD">
        <w:t xml:space="preserve">aplicação </w:t>
      </w:r>
      <w:commentRangeEnd w:id="71"/>
      <w:r w:rsidR="00CF5FC9">
        <w:rPr>
          <w:rStyle w:val="Refdecomentrio"/>
        </w:rPr>
        <w:lastRenderedPageBreak/>
        <w:commentReference w:id="71"/>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72"/>
      <w:commentRangeStart w:id="73"/>
      <w:r>
        <w:t>localização</w:t>
      </w:r>
      <w:commentRangeEnd w:id="72"/>
      <w:r w:rsidR="008264A2">
        <w:rPr>
          <w:rStyle w:val="Refdecomentrio"/>
        </w:rPr>
        <w:commentReference w:id="72"/>
      </w:r>
      <w:commentRangeEnd w:id="73"/>
      <w:r w:rsidR="001C6C9A">
        <w:rPr>
          <w:rStyle w:val="Refdecomentrio"/>
        </w:rPr>
        <w:commentReference w:id="73"/>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74" w:name="_Ref42462937"/>
      <w:bookmarkStart w:id="75" w:name="_Toc55260954"/>
      <w:r>
        <w:t>O que são a</w:t>
      </w:r>
      <w:r w:rsidR="00512D8C">
        <w:t xml:space="preserve">s ações do </w:t>
      </w:r>
      <w:r w:rsidR="006B1587">
        <w:t>usuário</w:t>
      </w:r>
      <w:r>
        <w:t>?</w:t>
      </w:r>
      <w:bookmarkEnd w:id="74"/>
      <w:bookmarkEnd w:id="75"/>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76"/>
      <w:commentRangeEnd w:id="76"/>
      <w:r w:rsidR="008264A2">
        <w:rPr>
          <w:rStyle w:val="Refdecomentrio"/>
        </w:rPr>
        <w:commentReference w:id="76"/>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77" w:name="_Toc55260955"/>
      <w:r>
        <w:t>P</w:t>
      </w:r>
      <w:r w:rsidR="00726572">
        <w:t>esquisa com usuários sobre recomendação musical</w:t>
      </w:r>
      <w:bookmarkEnd w:id="77"/>
    </w:p>
    <w:p w14:paraId="303F21D0" w14:textId="05960F56" w:rsidR="006C7738" w:rsidRPr="006C7738" w:rsidRDefault="006C7738" w:rsidP="00972812">
      <w:r>
        <w:tab/>
      </w:r>
      <w:r w:rsidR="00F7313E">
        <w:t>Para validar o modelo de sistema de recomendação</w:t>
      </w:r>
      <w:r w:rsidR="00B2728C">
        <w:t xml:space="preserve"> </w:t>
      </w:r>
      <w:commentRangeStart w:id="78"/>
      <w:r w:rsidR="00B2728C">
        <w:t>foi</w:t>
      </w:r>
      <w:r w:rsidR="00F7313E">
        <w:t xml:space="preserve"> </w:t>
      </w:r>
      <w:r w:rsidR="00B2728C">
        <w:t xml:space="preserve">desenvolvida </w:t>
      </w:r>
      <w:commentRangeEnd w:id="78"/>
      <w:r w:rsidR="00B2728C">
        <w:rPr>
          <w:rStyle w:val="Refdecomentrio"/>
        </w:rPr>
        <w:commentReference w:id="78"/>
      </w:r>
      <w:r w:rsidR="00F7313E">
        <w:t xml:space="preserve">uma </w:t>
      </w:r>
      <w:commentRangeStart w:id="79"/>
      <w:commentRangeStart w:id="80"/>
      <w:r w:rsidR="00F7313E">
        <w:t>aplicação</w:t>
      </w:r>
      <w:commentRangeEnd w:id="79"/>
      <w:r w:rsidR="008264A2">
        <w:rPr>
          <w:rStyle w:val="Refdecomentrio"/>
        </w:rPr>
        <w:commentReference w:id="79"/>
      </w:r>
      <w:commentRangeEnd w:id="80"/>
      <w:r w:rsidR="001C6C9A">
        <w:rPr>
          <w:rStyle w:val="Refdecomentrio"/>
        </w:rPr>
        <w:commentReference w:id="80"/>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81"/>
      <w:commentRangeStart w:id="82"/>
      <w:commentRangeStart w:id="83"/>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81"/>
      <w:commentRangeEnd w:id="82"/>
      <w:r w:rsidR="00B2728C">
        <w:rPr>
          <w:rStyle w:val="Refdecomentrio"/>
        </w:rPr>
        <w:commentReference w:id="81"/>
      </w:r>
      <w:r w:rsidR="00215D62">
        <w:rPr>
          <w:rStyle w:val="Refdecomentrio"/>
        </w:rPr>
        <w:commentReference w:id="82"/>
      </w:r>
      <w:commentRangeEnd w:id="83"/>
      <w:r w:rsidR="005B39DC">
        <w:rPr>
          <w:rStyle w:val="Refdecomentrio"/>
        </w:rPr>
        <w:commentReference w:id="83"/>
      </w:r>
    </w:p>
    <w:p w14:paraId="232A08C4" w14:textId="56E8D041" w:rsidR="002638C0" w:rsidRDefault="007649CF" w:rsidP="00972812">
      <w:pPr>
        <w:pStyle w:val="Legenda"/>
      </w:pPr>
      <w:bookmarkStart w:id="84" w:name="_Ref42452795"/>
      <w:bookmarkStart w:id="85"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84"/>
      <w:r>
        <w:t xml:space="preserve"> Etapas do desenvolvimento</w:t>
      </w:r>
      <w:r>
        <w:rPr>
          <w:noProof/>
        </w:rPr>
        <w:t xml:space="preserve"> do sistema de recomendação musical</w:t>
      </w:r>
      <w:r>
        <w:t xml:space="preserve"> </w:t>
      </w:r>
      <w:bookmarkStart w:id="86" w:name="_Hlk42442745"/>
      <w:r w:rsidRPr="00353DD1">
        <w:t>(próprio, 2020)</w:t>
      </w:r>
      <w:bookmarkEnd w:id="85"/>
      <w:bookmarkEnd w:id="86"/>
    </w:p>
    <w:p w14:paraId="24FD8A78" w14:textId="6C21E887" w:rsidR="00D902DF" w:rsidRDefault="00D902DF" w:rsidP="00972812">
      <w:commentRangeStart w:id="87"/>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7"/>
      <w:r w:rsidR="00C00AE5">
        <w:rPr>
          <w:rStyle w:val="Refdecomentrio"/>
        </w:rPr>
        <w:commentReference w:id="87"/>
      </w:r>
    </w:p>
    <w:p w14:paraId="49CCDBDD" w14:textId="5618E77E" w:rsidR="002D4647" w:rsidRDefault="002D4647" w:rsidP="00972812">
      <w:pPr>
        <w:pStyle w:val="Legenda"/>
      </w:pPr>
      <w:bookmarkStart w:id="88" w:name="_Ref48857312"/>
      <w:bookmarkStart w:id="89" w:name="_Toc55260909"/>
      <w:r>
        <w:t xml:space="preserve">Quadro </w:t>
      </w:r>
      <w:fldSimple w:instr=" SEQ Quadro \* ARABIC ">
        <w:r w:rsidR="00496F40">
          <w:rPr>
            <w:noProof/>
          </w:rPr>
          <w:t>2</w:t>
        </w:r>
      </w:fldSimple>
      <w:bookmarkEnd w:id="88"/>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9"/>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B21656"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90" w:name="_Toc55260956"/>
      <w:r>
        <w:t>Pré-teste</w:t>
      </w:r>
      <w:r w:rsidR="00DB0C61">
        <w:t xml:space="preserve"> do questionário</w:t>
      </w:r>
      <w:bookmarkEnd w:id="90"/>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91" w:name="_Toc55260957"/>
      <w:r>
        <w:t xml:space="preserve">Resultados do </w:t>
      </w:r>
      <w:r w:rsidR="00123767">
        <w:t>questionário</w:t>
      </w:r>
      <w:bookmarkEnd w:id="91"/>
    </w:p>
    <w:p w14:paraId="3715E4DD" w14:textId="672F3D08" w:rsidR="005859BD" w:rsidRDefault="005859BD" w:rsidP="00972812">
      <w:r>
        <w:tab/>
      </w:r>
      <w:commentRangeStart w:id="92"/>
      <w:r>
        <w:t xml:space="preserve">Com um alcance maior do que 1000 pessoas, sendo 800 funcionários da CWI que possuem acesso ao Slack, 200 pessoas alcançadas através do Instagram e demais divulgações que tiveram, </w:t>
      </w:r>
      <w:commentRangeEnd w:id="92"/>
      <w:r>
        <w:rPr>
          <w:rStyle w:val="Refdecomentrio"/>
        </w:rPr>
        <w:commentReference w:id="92"/>
      </w:r>
      <w:r>
        <w:t>o questionário teve uma adesão de 222 respostas. O público respondente tinha entre 14 e 71 anos e um gosto musical bem diversificado, foram obtidos em torno de 60 estilos musicais, sendo o mais votado o Rock, com 181 marcações.</w:t>
      </w:r>
    </w:p>
    <w:p w14:paraId="7E777760" w14:textId="36CCEB3A" w:rsidR="008A0B65" w:rsidRDefault="001F52F1" w:rsidP="00972812">
      <w:r>
        <w:tab/>
        <w:t xml:space="preserve">O questionário foi aberto no dia 6 de julho de 2020, nesse dia foi realizada uma publicação no Instagram para apresentá-lo ao público, e no decorrer, foi enviado a outras redes sociais, como WhatsApp, Slack (empresarial), Twitter e Facebook. O seu fechamento foi </w:t>
      </w:r>
      <w:r>
        <w:lastRenderedPageBreak/>
        <w:t>realizado no dia 18 de julho de 2020, somando o total de 12 dias em que o ele ficou aberto.</w:t>
      </w:r>
      <w:commentRangeStart w:id="93"/>
      <w:commentRangeEnd w:id="93"/>
      <w:r>
        <w:rPr>
          <w:rStyle w:val="Refdecomentrio"/>
        </w:rPr>
        <w:commentReference w:id="93"/>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94"/>
      <w:r>
        <w:t xml:space="preserve">de </w:t>
      </w:r>
      <w:r w:rsidR="00EF0264">
        <w:t>recomendação</w:t>
      </w:r>
      <w:r>
        <w:t xml:space="preserve"> musical</w:t>
      </w:r>
      <w:commentRangeEnd w:id="94"/>
      <w:r w:rsidR="00F372BC">
        <w:rPr>
          <w:rStyle w:val="Refdecomentrio"/>
        </w:rPr>
        <w:commentReference w:id="94"/>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789F35DD" w:rsidR="003A615F" w:rsidRDefault="003A615F" w:rsidP="00972812">
      <w:r>
        <w:tab/>
      </w:r>
      <w:commentRangeStart w:id="95"/>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95"/>
      <w:r w:rsidR="00726572">
        <w:rPr>
          <w:rStyle w:val="Refdecomentrio"/>
        </w:rPr>
        <w:commentReference w:id="95"/>
      </w:r>
    </w:p>
    <w:p w14:paraId="0EE24784" w14:textId="3D3BC9A7" w:rsidR="00D26EEE" w:rsidRDefault="00CF14F8" w:rsidP="00972812">
      <w:r>
        <w:tab/>
        <w:t>Visando entender o comportamento do público, foi feito a</w:t>
      </w:r>
      <w:r w:rsidR="00716764">
        <w:t>s</w:t>
      </w:r>
      <w:r>
        <w:t xml:space="preserve"> pergunta</w:t>
      </w:r>
      <w:r w:rsidR="00716764">
        <w:t>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desenvolvida.</w:t>
      </w:r>
      <w:r w:rsidR="003E2D2F">
        <w:t xml:space="preserve"> Devido ao tempo disponível para desenvolvimento, ela acabou não sendo utilizada.</w:t>
      </w:r>
    </w:p>
    <w:p w14:paraId="7489439F" w14:textId="77777777"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entender </w:t>
      </w:r>
      <w:r w:rsidR="00D07245">
        <w:lastRenderedPageBreak/>
        <w:t xml:space="preserve">que não era um </w:t>
      </w:r>
      <w:r w:rsidR="004B071B">
        <w:t>público</w:t>
      </w:r>
      <w:r w:rsidR="00D07245">
        <w:t xml:space="preserve"> intenso, pois nas respostas, mais de 50% ouvia de 0 a 10horas por semana.</w:t>
      </w:r>
      <w:r w:rsidR="00C05858">
        <w:t xml:space="preserve"> </w:t>
      </w:r>
    </w:p>
    <w:p w14:paraId="066C13DF" w14:textId="0FB02BB4" w:rsidR="00E164B4" w:rsidRDefault="00005CD2" w:rsidP="00972812">
      <w:r>
        <w:tab/>
        <w:t>Visando realizar um Cold Start na aplicação, foi criado a pergunta “</w:t>
      </w:r>
      <w:r w:rsidR="00E164B4" w:rsidRPr="00E164B4">
        <w:t>Quais são os gêneros musicais que gosta de escutar?</w:t>
      </w:r>
      <w:r>
        <w:t xml:space="preserve">”, visando colocar as principais respostas ao plugin. Porém, devido ao tempo limitado de desenvolvimento, a </w:t>
      </w:r>
      <w:r w:rsidRPr="00E54780">
        <w:rPr>
          <w:i/>
          <w:iCs w:val="0"/>
        </w:rPr>
        <w:t>feature</w:t>
      </w:r>
      <w:r>
        <w:t xml:space="preserve"> não foi </w:t>
      </w:r>
      <w:r w:rsidR="00E54780">
        <w:t>feita</w:t>
      </w:r>
      <w:r>
        <w:t>.</w:t>
      </w:r>
    </w:p>
    <w:p w14:paraId="08CDF2F8" w14:textId="2FBA1B37"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xml:space="preserve">”, a qual, foi utilizada para filtrar somente os usuários que aceitaram ela para enviar o convite para participar do </w:t>
      </w:r>
      <w:r w:rsidR="00173EA6" w:rsidRPr="003E5C3C">
        <w:rPr>
          <w:i/>
          <w:iCs w:val="0"/>
        </w:rPr>
        <w:t>plugin</w:t>
      </w:r>
      <w:r w:rsidR="00173EA6">
        <w:t>.</w:t>
      </w:r>
    </w:p>
    <w:p w14:paraId="032559F2" w14:textId="21902DBC" w:rsidR="00C049E1" w:rsidRDefault="00F9027D" w:rsidP="00972812">
      <w:r>
        <w:tab/>
      </w:r>
      <w:r w:rsidR="00C635FB">
        <w:t>A pergunta “</w:t>
      </w:r>
      <w:r w:rsidR="00C049E1" w:rsidRPr="00C049E1">
        <w:t>Sua idade</w:t>
      </w:r>
      <w:r w:rsidR="00C635FB">
        <w:t>” foi feita para obter conhecimento do range de idade que estávamos lidando na aplicação, 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 por isso, foi feito a pergunta “</w:t>
      </w:r>
      <w:r w:rsidR="00C049E1" w:rsidRPr="00C049E1">
        <w:t>Dicas e sugestões?</w:t>
      </w:r>
      <w:r w:rsidR="00D47A09">
        <w:t>”. Assim, foi possível obter ideias do público para aplicar no modelo</w:t>
      </w:r>
      <w:r w:rsidR="006B706A">
        <w:t>.</w:t>
      </w:r>
    </w:p>
    <w:p w14:paraId="4C4127A1" w14:textId="6BFD103C" w:rsidR="00C076B3" w:rsidRDefault="00C076B3" w:rsidP="00972812">
      <w:pPr>
        <w:pStyle w:val="Ttulo2"/>
      </w:pPr>
      <w:bookmarkStart w:id="96" w:name="_Toc55260958"/>
      <w:r>
        <w:t>Desenvolvimento Do plugin</w:t>
      </w:r>
      <w:bookmarkEnd w:id="96"/>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F31D61">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6A961A44" w:rsidR="00F31D61" w:rsidRPr="00F31D61" w:rsidRDefault="00B61F3A" w:rsidP="00F31D61">
      <w:pPr>
        <w:pStyle w:val="Legenda"/>
      </w:pPr>
      <w:bookmarkStart w:id="97" w:name="_Ref54973492"/>
      <w:bookmarkStart w:id="98" w:name="_Toc55260888"/>
      <w:r>
        <w:t xml:space="preserve">Figura </w:t>
      </w:r>
      <w:fldSimple w:instr=" SEQ Figura \* ARABIC ">
        <w:r w:rsidR="00772326">
          <w:rPr>
            <w:noProof/>
          </w:rPr>
          <w:t>10</w:t>
        </w:r>
      </w:fldSimple>
      <w:bookmarkEnd w:id="97"/>
      <w:r>
        <w:t xml:space="preserve"> </w:t>
      </w:r>
      <w:r w:rsidR="00F31D61">
        <w:t>A esquerda, t</w:t>
      </w:r>
      <w:r>
        <w:t xml:space="preserve">ela </w:t>
      </w:r>
      <w:r w:rsidR="002C4866">
        <w:t>introdutória</w:t>
      </w:r>
      <w:r>
        <w:t xml:space="preserve"> da aplicação </w:t>
      </w:r>
      <w:r w:rsidRPr="00B61F3A">
        <w:t>(próprio, 2020)</w:t>
      </w:r>
      <w:bookmarkStart w:id="99" w:name="_Ref54973486"/>
      <w:r w:rsidR="00F31D61">
        <w:t xml:space="preserve"> Figura </w:t>
      </w:r>
      <w:fldSimple w:instr=" SEQ Figura \* ARABIC ">
        <w:r w:rsidR="00F31D61">
          <w:rPr>
            <w:noProof/>
          </w:rPr>
          <w:t>11</w:t>
        </w:r>
      </w:fldSimple>
      <w:bookmarkEnd w:id="99"/>
      <w:r w:rsidR="00F31D61">
        <w:t xml:space="preserve"> A direita, tela de login da aplicação </w:t>
      </w:r>
      <w:r w:rsidR="00F31D61" w:rsidRPr="00286A2A">
        <w:t>(próprio, 2020)</w:t>
      </w:r>
      <w:bookmarkEnd w:id="98"/>
    </w:p>
    <w:p w14:paraId="312FD9DB" w14:textId="4D36E7A1" w:rsidR="0041211D" w:rsidRPr="0041211D" w:rsidRDefault="0041211D" w:rsidP="00972812">
      <w:pPr>
        <w:pStyle w:val="Ttulo3"/>
      </w:pPr>
      <w:bookmarkStart w:id="100" w:name="_Toc55260959"/>
      <w:r>
        <w:t>Telas da aplicação</w:t>
      </w:r>
      <w:bookmarkEnd w:id="100"/>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4ABE777D" w14:textId="77777777" w:rsidR="009F5DDE" w:rsidRDefault="004F5E97" w:rsidP="009F5DDE">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72FAE381" w:rsidR="009F5DDE" w:rsidRPr="009F5DDE" w:rsidRDefault="004F5E97" w:rsidP="009F5DDE">
      <w:pPr>
        <w:pStyle w:val="Legenda"/>
      </w:pPr>
      <w:bookmarkStart w:id="101" w:name="_Ref54973479"/>
      <w:bookmarkStart w:id="102" w:name="_Toc55260889"/>
      <w:r>
        <w:t xml:space="preserve">Figura </w:t>
      </w:r>
      <w:fldSimple w:instr=" SEQ Figura \* ARABIC ">
        <w:r w:rsidR="00772326">
          <w:rPr>
            <w:noProof/>
          </w:rPr>
          <w:t>12</w:t>
        </w:r>
      </w:fldSimple>
      <w:bookmarkEnd w:id="101"/>
      <w:r>
        <w:t xml:space="preserve"> </w:t>
      </w:r>
      <w:r w:rsidR="009F5DDE">
        <w:t>A esquerda, t</w:t>
      </w:r>
      <w:r>
        <w:t xml:space="preserve">ela de preenchimento do contexto </w:t>
      </w:r>
      <w:r w:rsidRPr="006D6B7A">
        <w:t>(próprio, 2020)</w:t>
      </w:r>
      <w:bookmarkStart w:id="103" w:name="_Ref54973469"/>
      <w:r w:rsidR="009F5DDE">
        <w:t xml:space="preserve"> Figura </w:t>
      </w:r>
      <w:fldSimple w:instr=" SEQ Figura \* ARABIC ">
        <w:r w:rsidR="009F5DDE">
          <w:rPr>
            <w:noProof/>
          </w:rPr>
          <w:t>13</w:t>
        </w:r>
      </w:fldSimple>
      <w:bookmarkEnd w:id="103"/>
      <w:r w:rsidR="009F5DDE">
        <w:t xml:space="preserve"> A direita, tela da lista de dispositivos do Spotify</w:t>
      </w:r>
      <w:r w:rsidR="009F5DDE">
        <w:rPr>
          <w:noProof/>
        </w:rPr>
        <w:t xml:space="preserve"> </w:t>
      </w:r>
      <w:r w:rsidR="009F5DDE" w:rsidRPr="00580B5B">
        <w:rPr>
          <w:noProof/>
        </w:rPr>
        <w:t>(próprio, 2020)</w:t>
      </w:r>
      <w:bookmarkEnd w:id="102"/>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27C66969" w14:textId="77777777" w:rsidR="0051171F" w:rsidRDefault="006955F2" w:rsidP="0051171F">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7A1B0C41" w:rsidR="006955F2" w:rsidRDefault="0051171F" w:rsidP="00972812">
      <w:pPr>
        <w:pStyle w:val="Legenda"/>
      </w:pPr>
      <w:bookmarkStart w:id="104" w:name="_Ref54973458"/>
      <w:bookmarkStart w:id="105" w:name="_Toc55260890"/>
      <w:r>
        <w:t xml:space="preserve">Figura </w:t>
      </w:r>
      <w:fldSimple w:instr=" SEQ Figura \* ARABIC ">
        <w:r>
          <w:rPr>
            <w:noProof/>
          </w:rPr>
          <w:t>14</w:t>
        </w:r>
      </w:fldSimple>
      <w:bookmarkEnd w:id="104"/>
      <w:r>
        <w:t xml:space="preserve"> A esquerda, tela principal, a qual apresenta a música sendo reproduzida ao usuário </w:t>
      </w:r>
      <w:r w:rsidRPr="00A73EA3">
        <w:t>(próprio, 2020)</w:t>
      </w:r>
      <w:bookmarkStart w:id="106" w:name="_Ref54973404"/>
      <w:r>
        <w:t xml:space="preserve"> </w:t>
      </w:r>
      <w:r w:rsidR="006955F2">
        <w:t xml:space="preserve">Figura </w:t>
      </w:r>
      <w:fldSimple w:instr=" SEQ Figura \* ARABIC ">
        <w:r w:rsidR="00772326">
          <w:rPr>
            <w:noProof/>
          </w:rPr>
          <w:t>15</w:t>
        </w:r>
      </w:fldSimple>
      <w:bookmarkEnd w:id="106"/>
      <w:r w:rsidR="006955F2">
        <w:t xml:space="preserve"> </w:t>
      </w:r>
      <w:r>
        <w:t>A direita, t</w:t>
      </w:r>
      <w:r w:rsidR="006955F2">
        <w:t xml:space="preserve">ela de busca de músicas que encaixem melhor no momento </w:t>
      </w:r>
      <w:r w:rsidR="006955F2" w:rsidRPr="00A73EA3">
        <w:t>(próprio, 2020)</w:t>
      </w:r>
      <w:bookmarkEnd w:id="105"/>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107" w:name="_Toc55260960"/>
      <w:r>
        <w:t>Tecnologias utilizadas no desenvolvimento</w:t>
      </w:r>
      <w:bookmarkEnd w:id="107"/>
    </w:p>
    <w:p w14:paraId="47EF48E6" w14:textId="09D86DF9" w:rsidR="00393A4C" w:rsidRDefault="00393A4C" w:rsidP="00972812">
      <w:r>
        <w:tab/>
        <w:t xml:space="preserve">Para desenvolver a aplicação web, foi utilizado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React,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tornaria 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rPr>
        <w:t>Javascript</w:t>
      </w:r>
      <w:r w:rsidR="00DA5C86" w:rsidRPr="00AD472A">
        <w:t>.</w:t>
      </w:r>
    </w:p>
    <w:p w14:paraId="5BB408CD" w14:textId="66301463" w:rsidR="00A75870" w:rsidRDefault="00A75870" w:rsidP="00972812">
      <w:pPr>
        <w:pStyle w:val="Ttulo2"/>
      </w:pPr>
      <w:bookmarkStart w:id="108" w:name="_Toc55260961"/>
      <w:r>
        <w:t>Distribuição d</w:t>
      </w:r>
      <w:r w:rsidR="00A94338">
        <w:t>a aplicação</w:t>
      </w:r>
      <w:r w:rsidR="00251F73">
        <w:t xml:space="preserve"> e coleta de dados</w:t>
      </w:r>
      <w:bookmarkEnd w:id="10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109" w:name="_Toc55260962"/>
      <w:r>
        <w:t>Pré-teste</w:t>
      </w:r>
      <w:bookmarkEnd w:id="10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10" w:name="_Toc55260963"/>
      <w:r>
        <w:t>Hospedagem</w:t>
      </w:r>
      <w:bookmarkEnd w:id="110"/>
    </w:p>
    <w:p w14:paraId="37DE1F44" w14:textId="632B63F1" w:rsidR="000E20F6" w:rsidRDefault="000E20F6" w:rsidP="00972812">
      <w:r>
        <w:tab/>
        <w:t xml:space="preserve">A aplicação foi publicada na ferramenta disponível no Github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972812"/>
    <w:p w14:paraId="66BD8074" w14:textId="775AA368" w:rsidR="00360E5F" w:rsidRDefault="00360E5F" w:rsidP="00972812">
      <w:pPr>
        <w:pStyle w:val="Ttulo3"/>
      </w:pPr>
      <w:bookmarkStart w:id="111" w:name="_Toc55260964"/>
      <w:r>
        <w:t xml:space="preserve">Coleta do </w:t>
      </w:r>
      <w:r w:rsidR="000C1A86">
        <w:t>F</w:t>
      </w:r>
      <w:r>
        <w:t>irebase</w:t>
      </w:r>
      <w:bookmarkEnd w:id="111"/>
    </w:p>
    <w:p w14:paraId="6733EB29" w14:textId="21C96CF2" w:rsidR="009D5C44" w:rsidRDefault="007C31E3" w:rsidP="00972812">
      <w:r>
        <w:tab/>
        <w:t>Ao final do experimento, foi exportado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12" w:name="_Ref53931970"/>
      <w:bookmarkStart w:id="113" w:name="_Toc55260891"/>
      <w:r>
        <w:t xml:space="preserve">Figura </w:t>
      </w:r>
      <w:fldSimple w:instr=" SEQ Figura \* ARABIC ">
        <w:r w:rsidR="00772326">
          <w:rPr>
            <w:noProof/>
          </w:rPr>
          <w:t>16</w:t>
        </w:r>
      </w:fldSimple>
      <w:bookmarkEnd w:id="112"/>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13"/>
    </w:p>
    <w:p w14:paraId="7FB894DE" w14:textId="55167542" w:rsidR="009D5C44" w:rsidRDefault="001C6C85" w:rsidP="00972812">
      <w:r>
        <w:tab/>
        <w:t xml:space="preserve">Com o JSON e a estrutura de dados pronta, foi realizado alguns estudos em </w:t>
      </w:r>
      <w:r w:rsidRPr="001C6C85">
        <w:rPr>
          <w:i/>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14" w:name="_Toc55260965"/>
      <w:r w:rsidRPr="00DC433D">
        <w:lastRenderedPageBreak/>
        <w:t>SISTEMA LORS</w:t>
      </w:r>
      <w:bookmarkEnd w:id="11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15" w:name="_Toc55260966"/>
      <w:r>
        <w:t>O Algoritmo KNN</w:t>
      </w:r>
      <w:bookmarkEnd w:id="115"/>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507E1E0F" w:rsidR="00B55A9C" w:rsidRDefault="00B55A9C" w:rsidP="00972812">
      <w:pPr>
        <w:pStyle w:val="Legenda"/>
        <w:rPr>
          <w:bCs/>
          <w:iCs/>
          <w:caps/>
          <w:snapToGrid w:val="0"/>
          <w:color w:val="000000"/>
          <w:spacing w:val="10"/>
          <w:kern w:val="28"/>
          <w:szCs w:val="20"/>
        </w:rPr>
      </w:pPr>
      <w:bookmarkStart w:id="116" w:name="_Ref52742150"/>
      <w:bookmarkStart w:id="117" w:name="_Toc55260892"/>
      <w:bookmarkStart w:id="118" w:name="_Ref52742133"/>
      <w:r>
        <w:t xml:space="preserve">Figura </w:t>
      </w:r>
      <w:fldSimple w:instr=" SEQ Figura \* ARABIC ">
        <w:r w:rsidR="00772326">
          <w:rPr>
            <w:noProof/>
          </w:rPr>
          <w:t>17</w:t>
        </w:r>
      </w:fldSimple>
      <w:bookmarkEnd w:id="11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117"/>
      <w:r w:rsidRPr="00DE3DAA">
        <w:rPr>
          <w:bCs/>
          <w:iCs/>
          <w:caps/>
          <w:snapToGrid w:val="0"/>
          <w:color w:val="000000"/>
          <w:spacing w:val="10"/>
          <w:kern w:val="28"/>
          <w:szCs w:val="20"/>
        </w:rPr>
        <w:fldChar w:fldCharType="end"/>
      </w:r>
      <w:bookmarkEnd w:id="11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19" w:name="_Ref54920131"/>
      <w:bookmarkStart w:id="120" w:name="_Toc55260967"/>
      <w:r>
        <w:t>Preparação dos dados para o KNN</w:t>
      </w:r>
      <w:bookmarkEnd w:id="119"/>
      <w:bookmarkEnd w:id="120"/>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121" w:name="_Ref55256921"/>
      <w:bookmarkStart w:id="122" w:name="_Toc55260910"/>
      <w:r>
        <w:t xml:space="preserve">Quadro </w:t>
      </w:r>
      <w:fldSimple w:instr=" SEQ Quadro \* ARABIC ">
        <w:r w:rsidR="00496F40">
          <w:rPr>
            <w:noProof/>
          </w:rPr>
          <w:t>3</w:t>
        </w:r>
      </w:fldSimple>
      <w:bookmarkEnd w:id="121"/>
      <w:r>
        <w:t xml:space="preserve"> Lista de ações possíveis nos eventos </w:t>
      </w:r>
      <w:r w:rsidRPr="00A73EA3">
        <w:t>(próprio, 2020)</w:t>
      </w:r>
      <w:bookmarkEnd w:id="12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23" w:name="_Ref54973329"/>
      <w:bookmarkStart w:id="124" w:name="_Toc55260893"/>
      <w:r>
        <w:t xml:space="preserve">Figura </w:t>
      </w:r>
      <w:fldSimple w:instr=" SEQ Figura \* ARABIC ">
        <w:r w:rsidR="00772326">
          <w:rPr>
            <w:noProof/>
          </w:rPr>
          <w:t>18</w:t>
        </w:r>
      </w:fldSimple>
      <w:bookmarkEnd w:id="12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2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25" w:name="_Ref54973321"/>
      <w:bookmarkStart w:id="126" w:name="_Toc55260894"/>
      <w:r>
        <w:t xml:space="preserve">Figura </w:t>
      </w:r>
      <w:fldSimple w:instr=" SEQ Figura \* ARABIC ">
        <w:r w:rsidR="00772326">
          <w:rPr>
            <w:noProof/>
          </w:rPr>
          <w:t>19</w:t>
        </w:r>
      </w:fldSimple>
      <w:bookmarkEnd w:id="125"/>
      <w:r>
        <w:t xml:space="preserve"> Representação dos eventos salvos no Firebase</w:t>
      </w:r>
      <w:r w:rsidR="00180781">
        <w:t xml:space="preserve"> </w:t>
      </w:r>
      <w:r w:rsidR="00180781" w:rsidRPr="00A73EA3">
        <w:t>(próprio, 2020)</w:t>
      </w:r>
      <w:bookmarkEnd w:id="12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27" w:name="_Ref54973316"/>
      <w:bookmarkStart w:id="128" w:name="_Toc55260895"/>
      <w:r>
        <w:t xml:space="preserve">Figura </w:t>
      </w:r>
      <w:fldSimple w:instr=" SEQ Figura \* ARABIC ">
        <w:r w:rsidR="00772326">
          <w:rPr>
            <w:noProof/>
          </w:rPr>
          <w:t>20</w:t>
        </w:r>
      </w:fldSimple>
      <w:bookmarkEnd w:id="12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2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29" w:name="_Ref54973306"/>
      <w:bookmarkStart w:id="130" w:name="_Toc55260896"/>
      <w:r>
        <w:t xml:space="preserve">Figura </w:t>
      </w:r>
      <w:fldSimple w:instr=" SEQ Figura \* ARABIC ">
        <w:r w:rsidR="00772326">
          <w:rPr>
            <w:noProof/>
          </w:rPr>
          <w:t>21</w:t>
        </w:r>
      </w:fldSimple>
      <w:bookmarkEnd w:id="12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3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31" w:name="_Ref54973298"/>
      <w:bookmarkStart w:id="132" w:name="_Toc55260897"/>
      <w:r>
        <w:t xml:space="preserve">Figura </w:t>
      </w:r>
      <w:fldSimple w:instr=" SEQ Figura \* ARABIC ">
        <w:r w:rsidR="00772326">
          <w:rPr>
            <w:noProof/>
          </w:rPr>
          <w:t>22</w:t>
        </w:r>
      </w:fldSimple>
      <w:bookmarkEnd w:id="13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3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33" w:name="_Ref53955795"/>
      <w:bookmarkStart w:id="134" w:name="_Toc55260898"/>
      <w:r>
        <w:t xml:space="preserve">Figura </w:t>
      </w:r>
      <w:fldSimple w:instr=" SEQ Figura \* ARABIC ">
        <w:r w:rsidR="00772326">
          <w:rPr>
            <w:noProof/>
          </w:rPr>
          <w:t>23</w:t>
        </w:r>
      </w:fldSimple>
      <w:bookmarkEnd w:id="133"/>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34"/>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35" w:name="_Ref54908939"/>
      <w:bookmarkStart w:id="136" w:name="_Toc55260968"/>
      <w:r>
        <w:t>Testes com KNN</w:t>
      </w:r>
      <w:bookmarkEnd w:id="135"/>
      <w:bookmarkEnd w:id="136"/>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37" w:name="_Toc55260969"/>
      <w:r>
        <w:t>Taxonomia dos gêneros</w:t>
      </w:r>
      <w:bookmarkEnd w:id="13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38" w:name="_Toc55260970"/>
      <w:r>
        <w:t xml:space="preserve">Modelagem </w:t>
      </w:r>
      <w:r w:rsidR="00CC1095">
        <w:t xml:space="preserve">do </w:t>
      </w:r>
      <w:r>
        <w:t>sistema</w:t>
      </w:r>
      <w:r w:rsidR="00726572">
        <w:t xml:space="preserve"> </w:t>
      </w:r>
      <w:r w:rsidR="00AE024C">
        <w:rPr>
          <w:i/>
        </w:rPr>
        <w:t>LORS</w:t>
      </w:r>
      <w:bookmarkEnd w:id="13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39" w:name="_Ref54973275"/>
      <w:bookmarkStart w:id="140" w:name="_Toc55260899"/>
      <w:r>
        <w:t xml:space="preserve">Figura </w:t>
      </w:r>
      <w:fldSimple w:instr=" SEQ Figura \* ARABIC ">
        <w:r w:rsidR="00772326">
          <w:rPr>
            <w:noProof/>
          </w:rPr>
          <w:t>24</w:t>
        </w:r>
      </w:fldSimple>
      <w:bookmarkEnd w:id="139"/>
      <w:r>
        <w:t xml:space="preserve"> Visão macro do sistema LORS </w:t>
      </w:r>
      <w:r w:rsidRPr="00A73EA3">
        <w:t>(próprio, 2020)</w:t>
      </w:r>
      <w:bookmarkEnd w:id="14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41" w:name="_Toc55260971"/>
      <w:r>
        <w:t>POC (</w:t>
      </w:r>
      <w:r w:rsidRPr="0057045C">
        <w:t>Proof of Concept</w:t>
      </w:r>
      <w:r>
        <w:t>)</w:t>
      </w:r>
      <w:bookmarkEnd w:id="14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3CD7B9E5" w:rsidR="001E49AE" w:rsidRPr="00054F5A" w:rsidRDefault="001E49AE" w:rsidP="00972812">
      <w:pPr>
        <w:pStyle w:val="Ttulo3"/>
      </w:pPr>
      <w:bookmarkStart w:id="142" w:name="_Ref54920174"/>
      <w:bookmarkStart w:id="143" w:name="_Toc55260972"/>
      <w:r>
        <w:t>Servidor</w:t>
      </w:r>
      <w:bookmarkEnd w:id="142"/>
      <w:bookmarkEnd w:id="143"/>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44" w:name="_Toc55260973"/>
      <w:r>
        <w:t>Hospedagem</w:t>
      </w:r>
      <w:bookmarkEnd w:id="14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45" w:name="_Toc55260974"/>
      <w:r>
        <w:t>Recomendação</w:t>
      </w:r>
      <w:bookmarkEnd w:id="14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46" w:name="_Ref54920412"/>
      <w:bookmarkStart w:id="147" w:name="_Toc55260911"/>
      <w:r>
        <w:t xml:space="preserve">Quadro </w:t>
      </w:r>
      <w:fldSimple w:instr=" SEQ Quadro \* ARABIC ">
        <w:r>
          <w:rPr>
            <w:noProof/>
          </w:rPr>
          <w:t>4</w:t>
        </w:r>
      </w:fldSimple>
      <w:bookmarkEnd w:id="146"/>
      <w:r>
        <w:t xml:space="preserve"> Campos e seus respectivos valores utilizados</w:t>
      </w:r>
      <w:r>
        <w:rPr>
          <w:noProof/>
        </w:rPr>
        <w:t xml:space="preserve"> na recomendação</w:t>
      </w:r>
      <w:r w:rsidR="00772326">
        <w:rPr>
          <w:noProof/>
        </w:rPr>
        <w:t xml:space="preserve"> </w:t>
      </w:r>
      <w:r w:rsidR="00772326" w:rsidRPr="00A73EA3">
        <w:t>(próprio, 2020)</w:t>
      </w:r>
      <w:bookmarkEnd w:id="14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48" w:name="_Toc55260975"/>
      <w:r>
        <w:t>Resultado da recomendação</w:t>
      </w:r>
      <w:r w:rsidR="00E162DC">
        <w:t xml:space="preserve"> (integração app)</w:t>
      </w:r>
      <w:bookmarkEnd w:id="14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49" w:name="_Ref54973248"/>
      <w:bookmarkStart w:id="150" w:name="_Toc55260900"/>
      <w:r>
        <w:t xml:space="preserve">Figura </w:t>
      </w:r>
      <w:fldSimple w:instr=" SEQ Figura \* ARABIC ">
        <w:r>
          <w:rPr>
            <w:noProof/>
          </w:rPr>
          <w:t>25</w:t>
        </w:r>
      </w:fldSimple>
      <w:bookmarkEnd w:id="149"/>
      <w:r>
        <w:t xml:space="preserve"> Tela de recomendações </w:t>
      </w:r>
      <w:r w:rsidRPr="00A73EA3">
        <w:t>(próprio, 2020)</w:t>
      </w:r>
      <w:bookmarkEnd w:id="15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51" w:name="_Toc55260976"/>
      <w:r>
        <w:t>Resultados do experimento</w:t>
      </w:r>
      <w:bookmarkEnd w:id="15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52" w:name="_Ref55013755"/>
      <w:bookmarkStart w:id="153" w:name="_Toc55260922"/>
      <w:r>
        <w:t xml:space="preserve">Tabela </w:t>
      </w:r>
      <w:fldSimple w:instr=" SEQ Tabela \* ARABIC ">
        <w:r w:rsidR="003924EC">
          <w:rPr>
            <w:noProof/>
          </w:rPr>
          <w:t>1</w:t>
        </w:r>
      </w:fldSimple>
      <w:bookmarkEnd w:id="152"/>
      <w:r>
        <w:t xml:space="preserve"> relação dos </w:t>
      </w:r>
      <w:r w:rsidR="00CC3975">
        <w:t>gêneros</w:t>
      </w:r>
      <w:r>
        <w:t xml:space="preserve"> e a classe utilizada no KNN </w:t>
      </w:r>
      <w:r w:rsidRPr="00205C38">
        <w:t>(próprio, 2020)</w:t>
      </w:r>
      <w:bookmarkEnd w:id="15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54"/>
            <w:r>
              <w:t>184</w:t>
            </w:r>
            <w:commentRangeEnd w:id="154"/>
            <w:r w:rsidR="009D5421">
              <w:rPr>
                <w:rStyle w:val="Refdecomentrio"/>
              </w:rPr>
              <w:commentReference w:id="15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55"/>
            <w:r>
              <w:t>180</w:t>
            </w:r>
            <w:commentRangeEnd w:id="155"/>
            <w:r w:rsidR="0055253D">
              <w:rPr>
                <w:rStyle w:val="Refdecomentrio"/>
              </w:rPr>
              <w:commentReference w:id="15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56"/>
            <w:r>
              <w:t>46</w:t>
            </w:r>
            <w:commentRangeEnd w:id="156"/>
            <w:r w:rsidR="0055253D">
              <w:rPr>
                <w:rStyle w:val="Refdecomentrio"/>
              </w:rPr>
              <w:commentReference w:id="15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57"/>
            <w:r>
              <w:t>38</w:t>
            </w:r>
            <w:commentRangeEnd w:id="157"/>
            <w:r w:rsidR="0055253D">
              <w:rPr>
                <w:rStyle w:val="Refdecomentrio"/>
              </w:rPr>
              <w:commentReference w:id="157"/>
            </w:r>
          </w:p>
        </w:tc>
      </w:tr>
    </w:tbl>
    <w:p w14:paraId="51E5EBFE" w14:textId="070943A9" w:rsidR="005272A3" w:rsidRDefault="003924EC" w:rsidP="003924EC">
      <w:pPr>
        <w:pStyle w:val="Legenda"/>
      </w:pPr>
      <w:bookmarkStart w:id="158" w:name="_Ref55253627"/>
      <w:bookmarkStart w:id="159" w:name="_Toc55260923"/>
      <w:r>
        <w:t xml:space="preserve">Tabela </w:t>
      </w:r>
      <w:fldSimple w:instr=" SEQ Tabela \* ARABIC ">
        <w:r>
          <w:rPr>
            <w:noProof/>
          </w:rPr>
          <w:t>2</w:t>
        </w:r>
      </w:fldSimple>
      <w:bookmarkEnd w:id="158"/>
      <w:r>
        <w:t xml:space="preserve"> matriz confusão da classe 12, gênero musical country</w:t>
      </w:r>
      <w:r w:rsidR="00CE2C6D">
        <w:t xml:space="preserve"> </w:t>
      </w:r>
      <w:r w:rsidR="00CE2C6D" w:rsidRPr="0006553D">
        <w:t>(próprio, 2020)</w:t>
      </w:r>
      <w:bookmarkEnd w:id="159"/>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B21656"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60" w:name="_Ref55011605"/>
            <w:bookmarkStart w:id="16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B21656"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B21656"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62" w:name="_Ref55013706"/>
      <w:bookmarkStart w:id="163" w:name="_Toc55260924"/>
      <w:r>
        <w:t xml:space="preserve">Tabela </w:t>
      </w:r>
      <w:fldSimple w:instr=" SEQ Tabela \* ARABIC ">
        <w:r w:rsidR="003924EC">
          <w:rPr>
            <w:noProof/>
          </w:rPr>
          <w:t>3</w:t>
        </w:r>
      </w:fldSimple>
      <w:bookmarkEnd w:id="160"/>
      <w:bookmarkEnd w:id="162"/>
      <w:r>
        <w:t xml:space="preserve"> Matrix confusão do usuário </w:t>
      </w:r>
      <w:r w:rsidRPr="00251B57">
        <w:t>spotify:user:4i3jdhv6vubcjdpwsn38iv8u4</w:t>
      </w:r>
      <w:r w:rsidR="0006553D">
        <w:t xml:space="preserve"> </w:t>
      </w:r>
      <w:bookmarkStart w:id="164" w:name="_Hlk55013242"/>
      <w:r w:rsidR="0006553D" w:rsidRPr="0006553D">
        <w:t>(próprio, 2020)</w:t>
      </w:r>
      <w:bookmarkEnd w:id="161"/>
      <w:bookmarkEnd w:id="163"/>
      <w:bookmarkEnd w:id="164"/>
    </w:p>
    <w:p w14:paraId="29875599" w14:textId="295797AD" w:rsidR="008F2AE9" w:rsidRPr="006C1E7D" w:rsidRDefault="008F2AE9" w:rsidP="00972812">
      <w:pPr>
        <w:pStyle w:val="Ttulo1"/>
      </w:pPr>
      <w:bookmarkStart w:id="165" w:name="_Toc55260977"/>
      <w:r w:rsidRPr="006C1E7D">
        <w:lastRenderedPageBreak/>
        <w:t>CONCLUSÃO</w:t>
      </w:r>
      <w:bookmarkEnd w:id="16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4A74AF42" w:rsidR="007468ED" w:rsidRDefault="0066283C" w:rsidP="007468ED">
      <w:pPr>
        <w:pStyle w:val="Ttulo2"/>
      </w:pPr>
      <w:bookmarkStart w:id="166" w:name="_Toc55260978"/>
      <w:r>
        <w:t>Trabalhos futuros</w:t>
      </w:r>
      <w:bookmarkEnd w:id="16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125696D1" w:rsidR="008F2AE9" w:rsidRPr="00310EA6" w:rsidRDefault="008F2AE9" w:rsidP="00972812">
      <w:pPr>
        <w:pStyle w:val="Ttulo1-semnumerao"/>
      </w:pPr>
      <w:bookmarkStart w:id="167" w:name="_Toc55260979"/>
      <w:commentRangeStart w:id="168"/>
      <w:commentRangeStart w:id="169"/>
      <w:r w:rsidRPr="00310EA6">
        <w:lastRenderedPageBreak/>
        <w:t>Referências Bibliográficas</w:t>
      </w:r>
      <w:commentRangeEnd w:id="168"/>
      <w:r w:rsidR="009518DB">
        <w:rPr>
          <w:rStyle w:val="Refdecomentrio"/>
          <w:b w:val="0"/>
          <w:caps w:val="0"/>
          <w:snapToGrid/>
          <w:spacing w:val="0"/>
          <w:kern w:val="0"/>
        </w:rPr>
        <w:commentReference w:id="168"/>
      </w:r>
      <w:commentRangeEnd w:id="169"/>
      <w:r w:rsidR="005A74E7">
        <w:rPr>
          <w:rStyle w:val="Refdecomentrio"/>
          <w:b w:val="0"/>
          <w:caps w:val="0"/>
          <w:snapToGrid/>
          <w:spacing w:val="0"/>
          <w:kern w:val="0"/>
        </w:rPr>
        <w:commentReference w:id="169"/>
      </w:r>
      <w:bookmarkEnd w:id="167"/>
    </w:p>
    <w:p w14:paraId="4135FE7D" w14:textId="609F84FE" w:rsidR="009C731D" w:rsidRPr="00B21656" w:rsidRDefault="00C648F5" w:rsidP="009C731D">
      <w:pPr>
        <w:widowControl w:val="0"/>
        <w:autoSpaceDE w:val="0"/>
        <w:autoSpaceDN w:val="0"/>
        <w:adjustRightInd w:val="0"/>
        <w:rPr>
          <w:noProof/>
          <w:lang w:val="en-US"/>
          <w:rPrChange w:id="170" w:author="Érico Souza Loewe" w:date="2020-11-04T13:56:00Z">
            <w:rPr>
              <w:noProof/>
            </w:rPr>
          </w:rPrChange>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B21656">
        <w:rPr>
          <w:noProof/>
          <w:lang w:val="en-US"/>
          <w:rPrChange w:id="171" w:author="Érico Souza Loewe" w:date="2020-11-04T13:56:00Z">
            <w:rPr>
              <w:noProof/>
            </w:rPr>
          </w:rPrChange>
        </w:rPr>
        <w:t xml:space="preserve">2020. </w:t>
      </w:r>
    </w:p>
    <w:p w14:paraId="4F70D2C8" w14:textId="77777777" w:rsidR="009C731D" w:rsidRPr="009C731D" w:rsidRDefault="009C731D" w:rsidP="009C731D">
      <w:pPr>
        <w:widowControl w:val="0"/>
        <w:autoSpaceDE w:val="0"/>
        <w:autoSpaceDN w:val="0"/>
        <w:adjustRightInd w:val="0"/>
        <w:rPr>
          <w:noProof/>
        </w:rPr>
      </w:pPr>
      <w:r w:rsidRPr="00B21656">
        <w:rPr>
          <w:noProof/>
          <w:lang w:val="en-US"/>
          <w:rPrChange w:id="172" w:author="Érico Souza Loewe" w:date="2020-11-04T13:56:00Z">
            <w:rPr>
              <w:noProof/>
            </w:rPr>
          </w:rPrChange>
        </w:rPr>
        <w:t xml:space="preserve">ACM RECSYS COMMUNITY. </w:t>
      </w:r>
      <w:r w:rsidRPr="00B21656">
        <w:rPr>
          <w:b/>
          <w:bCs/>
          <w:noProof/>
          <w:lang w:val="en-US"/>
          <w:rPrChange w:id="173" w:author="Érico Souza Loewe" w:date="2020-11-04T13:56:00Z">
            <w:rPr>
              <w:b/>
              <w:bCs/>
              <w:noProof/>
            </w:rPr>
          </w:rPrChange>
        </w:rPr>
        <w:t>RecSys – ACM Recommender Systems</w:t>
      </w:r>
      <w:r w:rsidRPr="00B21656">
        <w:rPr>
          <w:noProof/>
          <w:lang w:val="en-US"/>
          <w:rPrChange w:id="174" w:author="Érico Souza Loewe" w:date="2020-11-04T13:56:00Z">
            <w:rPr>
              <w:noProof/>
            </w:rPr>
          </w:rPrChange>
        </w:rPr>
        <w:t xml:space="preserve">. Disponível em: &lt;https://recsys.acm.org/&gt;. </w:t>
      </w:r>
      <w:r w:rsidRPr="009C731D">
        <w:rPr>
          <w:noProof/>
        </w:rPr>
        <w:t xml:space="preserve">Acesso em: 28 abr. 2020. </w:t>
      </w:r>
    </w:p>
    <w:p w14:paraId="36532689" w14:textId="77777777" w:rsidR="009C731D" w:rsidRPr="00B21656" w:rsidRDefault="009C731D" w:rsidP="009C731D">
      <w:pPr>
        <w:widowControl w:val="0"/>
        <w:autoSpaceDE w:val="0"/>
        <w:autoSpaceDN w:val="0"/>
        <w:adjustRightInd w:val="0"/>
        <w:rPr>
          <w:noProof/>
          <w:lang w:val="en-US"/>
          <w:rPrChange w:id="175" w:author="Érico Souza Loewe" w:date="2020-11-04T13:56:00Z">
            <w:rPr>
              <w:noProof/>
            </w:rPr>
          </w:rPrChange>
        </w:rPr>
      </w:pPr>
      <w:r w:rsidRPr="009C731D">
        <w:rPr>
          <w:noProof/>
        </w:rPr>
        <w:t xml:space="preserve">ALIAGA, W. K. DESENVOLVIMENTO DE UM SISTEMA DE RECOMENDACÃO MUSICAL SENSÍVEL AO CONTEXTO. </w:t>
      </w:r>
      <w:r w:rsidRPr="00B21656">
        <w:rPr>
          <w:noProof/>
          <w:lang w:val="en-US"/>
          <w:rPrChange w:id="176" w:author="Érico Souza Loewe" w:date="2020-11-04T13:56:00Z">
            <w:rPr>
              <w:noProof/>
            </w:rPr>
          </w:rPrChange>
        </w:rPr>
        <w:t xml:space="preserve">2018. </w:t>
      </w:r>
    </w:p>
    <w:p w14:paraId="2EFA347B" w14:textId="77777777" w:rsidR="009C731D" w:rsidRPr="00B21656" w:rsidRDefault="009C731D" w:rsidP="009C731D">
      <w:pPr>
        <w:widowControl w:val="0"/>
        <w:autoSpaceDE w:val="0"/>
        <w:autoSpaceDN w:val="0"/>
        <w:adjustRightInd w:val="0"/>
        <w:rPr>
          <w:noProof/>
          <w:lang w:val="en-US"/>
          <w:rPrChange w:id="177" w:author="Érico Souza Loewe" w:date="2020-11-04T13:56:00Z">
            <w:rPr>
              <w:noProof/>
            </w:rPr>
          </w:rPrChange>
        </w:rPr>
      </w:pPr>
      <w:r w:rsidRPr="00B21656">
        <w:rPr>
          <w:noProof/>
          <w:lang w:val="en-US"/>
          <w:rPrChange w:id="178" w:author="Érico Souza Loewe" w:date="2020-11-04T13:56:00Z">
            <w:rPr>
              <w:noProof/>
            </w:rPr>
          </w:rPrChange>
        </w:rPr>
        <w:t xml:space="preserve">BHATNAGAR, V. </w:t>
      </w:r>
      <w:r w:rsidRPr="00B21656">
        <w:rPr>
          <w:b/>
          <w:bCs/>
          <w:noProof/>
          <w:lang w:val="en-US"/>
          <w:rPrChange w:id="179" w:author="Érico Souza Loewe" w:date="2020-11-04T13:56:00Z">
            <w:rPr>
              <w:b/>
              <w:bCs/>
              <w:noProof/>
            </w:rPr>
          </w:rPrChange>
        </w:rPr>
        <w:t>Collaborative filtering using data mining and analysis</w:t>
      </w:r>
      <w:r w:rsidRPr="00B21656">
        <w:rPr>
          <w:noProof/>
          <w:lang w:val="en-US"/>
          <w:rPrChange w:id="180" w:author="Érico Souza Loewe" w:date="2020-11-04T13:56:00Z">
            <w:rPr>
              <w:noProof/>
            </w:rPr>
          </w:rPrChange>
        </w:rPr>
        <w:t xml:space="preserve">. [s.l: s.n.]. </w:t>
      </w:r>
    </w:p>
    <w:p w14:paraId="4FBC1CF0" w14:textId="77777777" w:rsidR="009C731D" w:rsidRPr="00B21656" w:rsidRDefault="009C731D" w:rsidP="009C731D">
      <w:pPr>
        <w:widowControl w:val="0"/>
        <w:autoSpaceDE w:val="0"/>
        <w:autoSpaceDN w:val="0"/>
        <w:adjustRightInd w:val="0"/>
        <w:rPr>
          <w:noProof/>
          <w:lang w:val="en-US"/>
          <w:rPrChange w:id="181" w:author="Érico Souza Loewe" w:date="2020-11-04T13:56:00Z">
            <w:rPr>
              <w:noProof/>
            </w:rPr>
          </w:rPrChange>
        </w:rPr>
      </w:pPr>
      <w:r w:rsidRPr="00B21656">
        <w:rPr>
          <w:noProof/>
          <w:lang w:val="en-US"/>
          <w:rPrChange w:id="182" w:author="Érico Souza Loewe" w:date="2020-11-04T13:56:00Z">
            <w:rPr>
              <w:noProof/>
            </w:rPr>
          </w:rPrChange>
        </w:rPr>
        <w:t xml:space="preserve">BORJA, K.; DIERINGER, S. Streaming or stealing? The complementary features between music streaming and music piracy. </w:t>
      </w:r>
      <w:r w:rsidRPr="00B21656">
        <w:rPr>
          <w:b/>
          <w:bCs/>
          <w:noProof/>
          <w:lang w:val="en-US"/>
          <w:rPrChange w:id="183" w:author="Érico Souza Loewe" w:date="2020-11-04T13:56:00Z">
            <w:rPr>
              <w:b/>
              <w:bCs/>
              <w:noProof/>
            </w:rPr>
          </w:rPrChange>
        </w:rPr>
        <w:t>Journal of Retailing and Consumer Services</w:t>
      </w:r>
      <w:r w:rsidRPr="00B21656">
        <w:rPr>
          <w:noProof/>
          <w:lang w:val="en-US"/>
          <w:rPrChange w:id="184" w:author="Érico Souza Loewe" w:date="2020-11-04T13:56:00Z">
            <w:rPr>
              <w:noProof/>
            </w:rPr>
          </w:rPrChange>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B21656">
        <w:rPr>
          <w:noProof/>
          <w:lang w:val="en-US"/>
          <w:rPrChange w:id="185" w:author="Érico Souza Loewe" w:date="2020-11-04T13:56:00Z">
            <w:rPr>
              <w:noProof/>
            </w:rPr>
          </w:rPrChange>
        </w:rPr>
        <w:t xml:space="preserve">DIETMAR, J. et al. </w:t>
      </w:r>
      <w:r w:rsidRPr="00B21656">
        <w:rPr>
          <w:b/>
          <w:bCs/>
          <w:noProof/>
          <w:lang w:val="en-US"/>
          <w:rPrChange w:id="186" w:author="Érico Souza Loewe" w:date="2020-11-04T13:56:00Z">
            <w:rPr>
              <w:b/>
              <w:bCs/>
              <w:noProof/>
            </w:rPr>
          </w:rPrChange>
        </w:rPr>
        <w:t>Recommendation system -An Introduction</w:t>
      </w:r>
      <w:r w:rsidRPr="00B21656">
        <w:rPr>
          <w:noProof/>
          <w:lang w:val="en-US"/>
          <w:rPrChange w:id="187" w:author="Érico Souza Loewe" w:date="2020-11-04T13:56:00Z">
            <w:rPr>
              <w:noProof/>
            </w:rPr>
          </w:rPrChange>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B21656" w:rsidRDefault="009C731D" w:rsidP="009C731D">
      <w:pPr>
        <w:widowControl w:val="0"/>
        <w:autoSpaceDE w:val="0"/>
        <w:autoSpaceDN w:val="0"/>
        <w:adjustRightInd w:val="0"/>
        <w:rPr>
          <w:noProof/>
          <w:lang w:val="en-US"/>
          <w:rPrChange w:id="188" w:author="Érico Souza Loewe" w:date="2020-11-04T13:56:00Z">
            <w:rPr>
              <w:noProof/>
            </w:rPr>
          </w:rPrChange>
        </w:rPr>
      </w:pPr>
      <w:r w:rsidRPr="00B21656">
        <w:rPr>
          <w:noProof/>
          <w:lang w:val="en-US"/>
          <w:rPrChange w:id="189" w:author="Érico Souza Loewe" w:date="2020-11-04T13:56:00Z">
            <w:rPr>
              <w:noProof/>
            </w:rPr>
          </w:rPrChange>
        </w:rPr>
        <w:t xml:space="preserve">ERIKSSON, M. et al. </w:t>
      </w:r>
      <w:r w:rsidRPr="00B21656">
        <w:rPr>
          <w:b/>
          <w:bCs/>
          <w:noProof/>
          <w:lang w:val="en-US"/>
          <w:rPrChange w:id="190" w:author="Érico Souza Loewe" w:date="2020-11-04T13:56:00Z">
            <w:rPr>
              <w:b/>
              <w:bCs/>
              <w:noProof/>
            </w:rPr>
          </w:rPrChange>
        </w:rPr>
        <w:t>Spotify Teardown</w:t>
      </w:r>
      <w:r w:rsidRPr="00B21656">
        <w:rPr>
          <w:noProof/>
          <w:lang w:val="en-US"/>
          <w:rPrChange w:id="191" w:author="Érico Souza Loewe" w:date="2020-11-04T13:56:00Z">
            <w:rPr>
              <w:noProof/>
            </w:rPr>
          </w:rPrChange>
        </w:rPr>
        <w:t xml:space="preserve">. [s.l.] MIT Press, 2019. </w:t>
      </w:r>
    </w:p>
    <w:p w14:paraId="6FF27537" w14:textId="77777777" w:rsidR="009C731D" w:rsidRPr="00B21656" w:rsidRDefault="009C731D" w:rsidP="009C731D">
      <w:pPr>
        <w:widowControl w:val="0"/>
        <w:autoSpaceDE w:val="0"/>
        <w:autoSpaceDN w:val="0"/>
        <w:adjustRightInd w:val="0"/>
        <w:rPr>
          <w:noProof/>
          <w:lang w:val="en-US"/>
          <w:rPrChange w:id="192" w:author="Érico Souza Loewe" w:date="2020-11-04T13:56:00Z">
            <w:rPr>
              <w:noProof/>
            </w:rPr>
          </w:rPrChange>
        </w:rPr>
      </w:pPr>
      <w:r w:rsidRPr="00B21656">
        <w:rPr>
          <w:noProof/>
          <w:lang w:val="en-US"/>
          <w:rPrChange w:id="193" w:author="Érico Souza Loewe" w:date="2020-11-04T13:56:00Z">
            <w:rPr>
              <w:noProof/>
            </w:rPr>
          </w:rPrChange>
        </w:rPr>
        <w:t xml:space="preserve">FALK, K. </w:t>
      </w:r>
      <w:r w:rsidRPr="00B21656">
        <w:rPr>
          <w:b/>
          <w:bCs/>
          <w:noProof/>
          <w:lang w:val="en-US"/>
          <w:rPrChange w:id="194" w:author="Érico Souza Loewe" w:date="2020-11-04T13:56:00Z">
            <w:rPr>
              <w:b/>
              <w:bCs/>
              <w:noProof/>
            </w:rPr>
          </w:rPrChange>
        </w:rPr>
        <w:t>Practical Recommender Systems</w:t>
      </w:r>
      <w:r w:rsidRPr="00B21656">
        <w:rPr>
          <w:noProof/>
          <w:lang w:val="en-US"/>
          <w:rPrChange w:id="195" w:author="Érico Souza Loewe" w:date="2020-11-04T13:56:00Z">
            <w:rPr>
              <w:noProof/>
            </w:rPr>
          </w:rPrChange>
        </w:rPr>
        <w:t xml:space="preserve">. [s.l: s.n.]. </w:t>
      </w:r>
    </w:p>
    <w:p w14:paraId="4387A269" w14:textId="77777777" w:rsidR="009C731D" w:rsidRPr="009C731D" w:rsidRDefault="009C731D" w:rsidP="009C731D">
      <w:pPr>
        <w:widowControl w:val="0"/>
        <w:autoSpaceDE w:val="0"/>
        <w:autoSpaceDN w:val="0"/>
        <w:adjustRightInd w:val="0"/>
        <w:rPr>
          <w:noProof/>
        </w:rPr>
      </w:pPr>
      <w:r w:rsidRPr="00B21656">
        <w:rPr>
          <w:noProof/>
          <w:lang w:val="en-US"/>
          <w:rPrChange w:id="196" w:author="Érico Souza Loewe" w:date="2020-11-04T13:56:00Z">
            <w:rPr>
              <w:noProof/>
            </w:rPr>
          </w:rPrChange>
        </w:rPr>
        <w:t xml:space="preserve">IFPI. </w:t>
      </w:r>
      <w:r w:rsidRPr="00B21656">
        <w:rPr>
          <w:b/>
          <w:bCs/>
          <w:noProof/>
          <w:lang w:val="en-US"/>
          <w:rPrChange w:id="197" w:author="Érico Souza Loewe" w:date="2020-11-04T13:56:00Z">
            <w:rPr>
              <w:b/>
              <w:bCs/>
              <w:noProof/>
            </w:rPr>
          </w:rPrChange>
        </w:rPr>
        <w:t>IFPI Global Music Report 2019</w:t>
      </w:r>
      <w:r w:rsidRPr="00B21656">
        <w:rPr>
          <w:noProof/>
          <w:lang w:val="en-US"/>
          <w:rPrChange w:id="198" w:author="Érico Souza Loewe" w:date="2020-11-04T13:56:00Z">
            <w:rPr>
              <w:noProof/>
            </w:rPr>
          </w:rPrChange>
        </w:rPr>
        <w:t xml:space="preserve">. </w:t>
      </w:r>
      <w:r w:rsidRPr="009C731D">
        <w:rPr>
          <w:noProof/>
        </w:rPr>
        <w:t xml:space="preserve">Disponível em: &lt;https://www.ifpi.org/news/IFPI-GLOBAL-MUSIC-REPORT-2019&gt;. </w:t>
      </w:r>
    </w:p>
    <w:p w14:paraId="456E717B" w14:textId="77777777" w:rsidR="009C731D" w:rsidRPr="00B21656" w:rsidRDefault="009C731D" w:rsidP="009C731D">
      <w:pPr>
        <w:widowControl w:val="0"/>
        <w:autoSpaceDE w:val="0"/>
        <w:autoSpaceDN w:val="0"/>
        <w:adjustRightInd w:val="0"/>
        <w:rPr>
          <w:noProof/>
          <w:lang w:val="en-US"/>
          <w:rPrChange w:id="199" w:author="Érico Souza Loewe" w:date="2020-11-04T13:56:00Z">
            <w:rPr>
              <w:noProof/>
            </w:rPr>
          </w:rPrChange>
        </w:rPr>
      </w:pPr>
      <w:r w:rsidRPr="00B21656">
        <w:rPr>
          <w:noProof/>
          <w:lang w:val="en-US"/>
          <w:rPrChange w:id="200" w:author="Érico Souza Loewe" w:date="2020-11-04T13:56:00Z">
            <w:rPr>
              <w:noProof/>
            </w:rPr>
          </w:rPrChange>
        </w:rPr>
        <w:t xml:space="preserve">JOSÉ, I. </w:t>
      </w:r>
      <w:r w:rsidRPr="00B21656">
        <w:rPr>
          <w:b/>
          <w:bCs/>
          <w:noProof/>
          <w:lang w:val="en-US"/>
          <w:rPrChange w:id="201" w:author="Érico Souza Loewe" w:date="2020-11-04T13:56:00Z">
            <w:rPr>
              <w:b/>
              <w:bCs/>
              <w:noProof/>
            </w:rPr>
          </w:rPrChange>
        </w:rPr>
        <w:t>KNN (K-Nearest Neighbors) #1</w:t>
      </w:r>
      <w:r w:rsidRPr="00B21656">
        <w:rPr>
          <w:noProof/>
          <w:lang w:val="en-US"/>
          <w:rPrChange w:id="202" w:author="Érico Souza Loewe" w:date="2020-11-04T13:56:00Z">
            <w:rPr>
              <w:noProof/>
            </w:rPr>
          </w:rPrChange>
        </w:rPr>
        <w:t xml:space="preserve">. </w:t>
      </w:r>
      <w:r w:rsidRPr="009C731D">
        <w:rPr>
          <w:noProof/>
        </w:rPr>
        <w:t xml:space="preserve">Disponível em: &lt;https://medium.com/brasil-ai/knn-k-nearest-neighbors-1-e140c82e9c4e&gt;. </w:t>
      </w:r>
      <w:r w:rsidRPr="00B21656">
        <w:rPr>
          <w:noProof/>
          <w:lang w:val="en-US"/>
          <w:rPrChange w:id="203" w:author="Érico Souza Loewe" w:date="2020-11-04T13:56:00Z">
            <w:rPr>
              <w:noProof/>
            </w:rPr>
          </w:rPrChange>
        </w:rPr>
        <w:t xml:space="preserve">Acesso em: 4 out. 2020. </w:t>
      </w:r>
    </w:p>
    <w:p w14:paraId="390465A2" w14:textId="77777777" w:rsidR="009C731D" w:rsidRPr="00B21656" w:rsidRDefault="009C731D" w:rsidP="009C731D">
      <w:pPr>
        <w:widowControl w:val="0"/>
        <w:autoSpaceDE w:val="0"/>
        <w:autoSpaceDN w:val="0"/>
        <w:adjustRightInd w:val="0"/>
        <w:rPr>
          <w:noProof/>
          <w:lang w:val="en-US"/>
          <w:rPrChange w:id="204" w:author="Érico Souza Loewe" w:date="2020-11-04T13:56:00Z">
            <w:rPr>
              <w:noProof/>
            </w:rPr>
          </w:rPrChange>
        </w:rPr>
      </w:pPr>
      <w:r w:rsidRPr="00B21656">
        <w:rPr>
          <w:noProof/>
          <w:lang w:val="en-US"/>
          <w:rPrChange w:id="205" w:author="Érico Souza Loewe" w:date="2020-11-04T13:56:00Z">
            <w:rPr>
              <w:noProof/>
            </w:rPr>
          </w:rPrChange>
        </w:rPr>
        <w:t xml:space="preserve">LUDEWIG, M. et al. Effective nearest-neighbor music recommendations. </w:t>
      </w:r>
      <w:r w:rsidRPr="00B21656">
        <w:rPr>
          <w:b/>
          <w:bCs/>
          <w:noProof/>
          <w:lang w:val="en-US"/>
          <w:rPrChange w:id="206" w:author="Érico Souza Loewe" w:date="2020-11-04T13:56:00Z">
            <w:rPr>
              <w:b/>
              <w:bCs/>
              <w:noProof/>
            </w:rPr>
          </w:rPrChange>
        </w:rPr>
        <w:t>ACM International Conference Proceeding Series</w:t>
      </w:r>
      <w:r w:rsidRPr="00B21656">
        <w:rPr>
          <w:noProof/>
          <w:lang w:val="en-US"/>
          <w:rPrChange w:id="207" w:author="Érico Souza Loewe" w:date="2020-11-04T13:56:00Z">
            <w:rPr>
              <w:noProof/>
            </w:rPr>
          </w:rPrChange>
        </w:rPr>
        <w:t xml:space="preserve">, 2018. </w:t>
      </w:r>
    </w:p>
    <w:p w14:paraId="78BBCB8B" w14:textId="77777777" w:rsidR="009C731D" w:rsidRPr="009C731D" w:rsidRDefault="009C731D" w:rsidP="009C731D">
      <w:pPr>
        <w:widowControl w:val="0"/>
        <w:autoSpaceDE w:val="0"/>
        <w:autoSpaceDN w:val="0"/>
        <w:adjustRightInd w:val="0"/>
        <w:rPr>
          <w:noProof/>
        </w:rPr>
      </w:pPr>
      <w:r w:rsidRPr="00B21656">
        <w:rPr>
          <w:noProof/>
          <w:lang w:val="en-US"/>
          <w:rPrChange w:id="208" w:author="Érico Souza Loewe" w:date="2020-11-04T13:56:00Z">
            <w:rPr>
              <w:noProof/>
            </w:rPr>
          </w:rPrChange>
        </w:rPr>
        <w:t xml:space="preserve">LUINI, B. J. R.; WHITMAN, A. E.; DATE, P. </w:t>
      </w:r>
      <w:r w:rsidRPr="00B21656">
        <w:rPr>
          <w:b/>
          <w:bCs/>
          <w:noProof/>
          <w:lang w:val="en-US"/>
          <w:rPrChange w:id="209" w:author="Érico Souza Loewe" w:date="2020-11-04T13:56:00Z">
            <w:rPr>
              <w:b/>
              <w:bCs/>
              <w:noProof/>
            </w:rPr>
          </w:rPrChange>
        </w:rPr>
        <w:t>Streaming Audio: The FezGuys’ Guide</w:t>
      </w:r>
      <w:r w:rsidRPr="00B21656">
        <w:rPr>
          <w:noProof/>
          <w:lang w:val="en-US"/>
          <w:rPrChange w:id="210" w:author="Érico Souza Loewe" w:date="2020-11-04T13:56:00Z">
            <w:rPr>
              <w:noProof/>
            </w:rPr>
          </w:rPrChange>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B21656" w:rsidRDefault="009C731D" w:rsidP="009C731D">
      <w:pPr>
        <w:widowControl w:val="0"/>
        <w:autoSpaceDE w:val="0"/>
        <w:autoSpaceDN w:val="0"/>
        <w:adjustRightInd w:val="0"/>
        <w:rPr>
          <w:noProof/>
          <w:lang w:val="en-US"/>
          <w:rPrChange w:id="211" w:author="Érico Souza Loewe" w:date="2020-11-04T13:56:00Z">
            <w:rPr>
              <w:noProof/>
            </w:rPr>
          </w:rPrChange>
        </w:rPr>
      </w:pPr>
      <w:r w:rsidRPr="00B21656">
        <w:rPr>
          <w:noProof/>
          <w:lang w:val="en-US"/>
          <w:rPrChange w:id="212" w:author="Érico Souza Loewe" w:date="2020-11-04T13:56:00Z">
            <w:rPr>
              <w:noProof/>
            </w:rPr>
          </w:rPrChange>
        </w:rPr>
        <w:t xml:space="preserve">NIWA, H. </w:t>
      </w:r>
      <w:r w:rsidRPr="00B21656">
        <w:rPr>
          <w:b/>
          <w:bCs/>
          <w:noProof/>
          <w:lang w:val="en-US"/>
          <w:rPrChange w:id="213" w:author="Érico Souza Loewe" w:date="2020-11-04T13:56:00Z">
            <w:rPr>
              <w:b/>
              <w:bCs/>
              <w:noProof/>
            </w:rPr>
          </w:rPrChange>
        </w:rPr>
        <w:t>Streaming Systems</w:t>
      </w:r>
      <w:r w:rsidRPr="00B21656">
        <w:rPr>
          <w:noProof/>
          <w:lang w:val="en-US"/>
          <w:rPrChange w:id="214" w:author="Érico Souza Loewe" w:date="2020-11-04T13:56:00Z">
            <w:rPr>
              <w:noProof/>
            </w:rPr>
          </w:rPrChange>
        </w:rPr>
        <w:t>. [s.l.] O’Reilly Media, 2018. v. 134</w:t>
      </w:r>
    </w:p>
    <w:p w14:paraId="001BEB6F" w14:textId="77777777" w:rsidR="009C731D" w:rsidRPr="00B21656" w:rsidRDefault="009C731D" w:rsidP="009C731D">
      <w:pPr>
        <w:widowControl w:val="0"/>
        <w:autoSpaceDE w:val="0"/>
        <w:autoSpaceDN w:val="0"/>
        <w:adjustRightInd w:val="0"/>
        <w:rPr>
          <w:noProof/>
          <w:lang w:val="en-US"/>
          <w:rPrChange w:id="215" w:author="Érico Souza Loewe" w:date="2020-11-04T13:56:00Z">
            <w:rPr>
              <w:noProof/>
            </w:rPr>
          </w:rPrChange>
        </w:rPr>
      </w:pPr>
      <w:r w:rsidRPr="00B21656">
        <w:rPr>
          <w:noProof/>
          <w:lang w:val="en-US"/>
          <w:rPrChange w:id="216" w:author="Érico Souza Loewe" w:date="2020-11-04T13:56:00Z">
            <w:rPr>
              <w:noProof/>
            </w:rPr>
          </w:rPrChange>
        </w:rPr>
        <w:t xml:space="preserve">PEDREGOSA, F. et al. Scikit-learn: Machine Learning in {P}ython. </w:t>
      </w:r>
      <w:r w:rsidRPr="00B21656">
        <w:rPr>
          <w:b/>
          <w:bCs/>
          <w:noProof/>
          <w:lang w:val="en-US"/>
          <w:rPrChange w:id="217" w:author="Érico Souza Loewe" w:date="2020-11-04T13:56:00Z">
            <w:rPr>
              <w:b/>
              <w:bCs/>
              <w:noProof/>
            </w:rPr>
          </w:rPrChange>
        </w:rPr>
        <w:t>Journal of Machine Learning Research</w:t>
      </w:r>
      <w:r w:rsidRPr="00B21656">
        <w:rPr>
          <w:noProof/>
          <w:lang w:val="en-US"/>
          <w:rPrChange w:id="218" w:author="Érico Souza Loewe" w:date="2020-11-04T13:56:00Z">
            <w:rPr>
              <w:noProof/>
            </w:rPr>
          </w:rPrChange>
        </w:rPr>
        <w:t xml:space="preserve">, v. 12, p. 2825–2830, 2011. </w:t>
      </w:r>
    </w:p>
    <w:p w14:paraId="4A23BAF2" w14:textId="77777777" w:rsidR="009C731D" w:rsidRPr="00B21656" w:rsidRDefault="009C731D" w:rsidP="009C731D">
      <w:pPr>
        <w:widowControl w:val="0"/>
        <w:autoSpaceDE w:val="0"/>
        <w:autoSpaceDN w:val="0"/>
        <w:adjustRightInd w:val="0"/>
        <w:rPr>
          <w:noProof/>
          <w:lang w:val="en-US"/>
          <w:rPrChange w:id="219" w:author="Érico Souza Loewe" w:date="2020-11-04T13:56:00Z">
            <w:rPr>
              <w:noProof/>
            </w:rPr>
          </w:rPrChange>
        </w:rPr>
      </w:pPr>
      <w:r w:rsidRPr="00B21656">
        <w:rPr>
          <w:noProof/>
          <w:lang w:val="en-US"/>
          <w:rPrChange w:id="220" w:author="Érico Souza Loewe" w:date="2020-11-04T13:56:00Z">
            <w:rPr>
              <w:noProof/>
            </w:rPr>
          </w:rPrChange>
        </w:rPr>
        <w:t xml:space="preserve">RÄTSCH, G. A brief introduction into machine learning. </w:t>
      </w:r>
      <w:r w:rsidRPr="00B21656">
        <w:rPr>
          <w:b/>
          <w:bCs/>
          <w:noProof/>
          <w:lang w:val="en-US"/>
          <w:rPrChange w:id="221" w:author="Érico Souza Loewe" w:date="2020-11-04T13:56:00Z">
            <w:rPr>
              <w:b/>
              <w:bCs/>
              <w:noProof/>
            </w:rPr>
          </w:rPrChange>
        </w:rPr>
        <w:t>21st Chaos Communication Congress</w:t>
      </w:r>
      <w:r w:rsidRPr="00B21656">
        <w:rPr>
          <w:noProof/>
          <w:lang w:val="en-US"/>
          <w:rPrChange w:id="222" w:author="Érico Souza Loewe" w:date="2020-11-04T13:56:00Z">
            <w:rPr>
              <w:noProof/>
            </w:rPr>
          </w:rPrChange>
        </w:rPr>
        <w:t xml:space="preserve">, p. 1–6, 2004. </w:t>
      </w:r>
    </w:p>
    <w:p w14:paraId="57C7A38A" w14:textId="77777777" w:rsidR="009C731D" w:rsidRPr="00B21656" w:rsidRDefault="009C731D" w:rsidP="009C731D">
      <w:pPr>
        <w:widowControl w:val="0"/>
        <w:autoSpaceDE w:val="0"/>
        <w:autoSpaceDN w:val="0"/>
        <w:adjustRightInd w:val="0"/>
        <w:rPr>
          <w:noProof/>
          <w:lang w:val="en-US"/>
          <w:rPrChange w:id="223" w:author="Érico Souza Loewe" w:date="2020-11-04T13:56:00Z">
            <w:rPr>
              <w:noProof/>
            </w:rPr>
          </w:rPrChange>
        </w:rPr>
      </w:pPr>
      <w:r w:rsidRPr="00B21656">
        <w:rPr>
          <w:noProof/>
          <w:lang w:val="en-US"/>
          <w:rPrChange w:id="224" w:author="Érico Souza Loewe" w:date="2020-11-04T13:56:00Z">
            <w:rPr>
              <w:noProof/>
            </w:rPr>
          </w:rPrChange>
        </w:rPr>
        <w:t xml:space="preserve">RESNICK, PAUL AND VARIAN, H. R. Recommender Systems. </w:t>
      </w:r>
      <w:r w:rsidRPr="00B21656">
        <w:rPr>
          <w:b/>
          <w:bCs/>
          <w:noProof/>
          <w:lang w:val="en-US"/>
          <w:rPrChange w:id="225" w:author="Érico Souza Loewe" w:date="2020-11-04T13:56:00Z">
            <w:rPr>
              <w:b/>
              <w:bCs/>
              <w:noProof/>
            </w:rPr>
          </w:rPrChange>
        </w:rPr>
        <w:t xml:space="preserve">Communications of the </w:t>
      </w:r>
      <w:r w:rsidRPr="00B21656">
        <w:rPr>
          <w:b/>
          <w:bCs/>
          <w:noProof/>
          <w:lang w:val="en-US"/>
          <w:rPrChange w:id="226" w:author="Érico Souza Loewe" w:date="2020-11-04T13:56:00Z">
            <w:rPr>
              <w:b/>
              <w:bCs/>
              <w:noProof/>
            </w:rPr>
          </w:rPrChange>
        </w:rPr>
        <w:lastRenderedPageBreak/>
        <w:t>ACM</w:t>
      </w:r>
      <w:r w:rsidRPr="00B21656">
        <w:rPr>
          <w:noProof/>
          <w:lang w:val="en-US"/>
          <w:rPrChange w:id="227" w:author="Érico Souza Loewe" w:date="2020-11-04T13:56:00Z">
            <w:rPr>
              <w:noProof/>
            </w:rPr>
          </w:rPrChange>
        </w:rPr>
        <w:t xml:space="preserve">, v. 40, n. 4, p. 56–58, 1997. </w:t>
      </w:r>
    </w:p>
    <w:p w14:paraId="20D9D441" w14:textId="77777777" w:rsidR="009C731D" w:rsidRPr="00B21656" w:rsidRDefault="009C731D" w:rsidP="009C731D">
      <w:pPr>
        <w:widowControl w:val="0"/>
        <w:autoSpaceDE w:val="0"/>
        <w:autoSpaceDN w:val="0"/>
        <w:adjustRightInd w:val="0"/>
        <w:rPr>
          <w:noProof/>
          <w:lang w:val="en-US"/>
          <w:rPrChange w:id="228" w:author="Érico Souza Loewe" w:date="2020-11-04T13:56:00Z">
            <w:rPr>
              <w:noProof/>
            </w:rPr>
          </w:rPrChange>
        </w:rPr>
      </w:pPr>
      <w:r w:rsidRPr="00B21656">
        <w:rPr>
          <w:noProof/>
          <w:lang w:val="en-US"/>
          <w:rPrChange w:id="229" w:author="Érico Souza Loewe" w:date="2020-11-04T13:56:00Z">
            <w:rPr>
              <w:noProof/>
            </w:rPr>
          </w:rPrChange>
        </w:rPr>
        <w:t xml:space="preserve">RICCI, F.; ROKACH, L.; SHAPIRA, B. </w:t>
      </w:r>
      <w:r w:rsidRPr="00B21656">
        <w:rPr>
          <w:b/>
          <w:bCs/>
          <w:noProof/>
          <w:lang w:val="en-US"/>
          <w:rPrChange w:id="230" w:author="Érico Souza Loewe" w:date="2020-11-04T13:56:00Z">
            <w:rPr>
              <w:b/>
              <w:bCs/>
              <w:noProof/>
            </w:rPr>
          </w:rPrChange>
        </w:rPr>
        <w:t>Recommender Systems Handbook</w:t>
      </w:r>
      <w:r w:rsidRPr="00B21656">
        <w:rPr>
          <w:noProof/>
          <w:lang w:val="en-US"/>
          <w:rPrChange w:id="231" w:author="Érico Souza Loewe" w:date="2020-11-04T13:56:00Z">
            <w:rPr>
              <w:noProof/>
            </w:rPr>
          </w:rPrChange>
        </w:rPr>
        <w:t xml:space="preserve">. [s.l: s.n.]. </w:t>
      </w:r>
    </w:p>
    <w:p w14:paraId="5FB08366" w14:textId="77777777" w:rsidR="009C731D" w:rsidRPr="00B21656" w:rsidRDefault="009C731D" w:rsidP="009C731D">
      <w:pPr>
        <w:widowControl w:val="0"/>
        <w:autoSpaceDE w:val="0"/>
        <w:autoSpaceDN w:val="0"/>
        <w:adjustRightInd w:val="0"/>
        <w:rPr>
          <w:noProof/>
          <w:lang w:val="en-US"/>
          <w:rPrChange w:id="232" w:author="Érico Souza Loewe" w:date="2020-11-04T13:56:00Z">
            <w:rPr>
              <w:noProof/>
            </w:rPr>
          </w:rPrChange>
        </w:rPr>
      </w:pPr>
      <w:r w:rsidRPr="00B21656">
        <w:rPr>
          <w:noProof/>
          <w:lang w:val="en-US"/>
          <w:rPrChange w:id="233" w:author="Érico Souza Loewe" w:date="2020-11-04T13:56:00Z">
            <w:rPr>
              <w:noProof/>
            </w:rPr>
          </w:rPrChange>
        </w:rPr>
        <w:t xml:space="preserve">T.M. COVER, P. E. H. Nearest Neighbor Pattern Classfication. v. I, p. 1–28, 1967. </w:t>
      </w:r>
    </w:p>
    <w:p w14:paraId="11ADCC54" w14:textId="77777777" w:rsidR="009C731D" w:rsidRPr="00B21656" w:rsidRDefault="009C731D" w:rsidP="009C731D">
      <w:pPr>
        <w:widowControl w:val="0"/>
        <w:autoSpaceDE w:val="0"/>
        <w:autoSpaceDN w:val="0"/>
        <w:adjustRightInd w:val="0"/>
        <w:rPr>
          <w:noProof/>
          <w:lang w:val="en-US"/>
          <w:rPrChange w:id="234" w:author="Érico Souza Loewe" w:date="2020-11-04T13:56:00Z">
            <w:rPr>
              <w:noProof/>
            </w:rPr>
          </w:rPrChange>
        </w:rPr>
      </w:pPr>
      <w:r w:rsidRPr="00B21656">
        <w:rPr>
          <w:noProof/>
          <w:lang w:val="en-US"/>
          <w:rPrChange w:id="235" w:author="Érico Souza Loewe" w:date="2020-11-04T13:56:00Z">
            <w:rPr>
              <w:noProof/>
            </w:rPr>
          </w:rPrChange>
        </w:rPr>
        <w:t xml:space="preserve">TKALČIČ, M. et al. Prediction of music pairwise preferences from facial expressions. </w:t>
      </w:r>
      <w:r w:rsidRPr="00B21656">
        <w:rPr>
          <w:b/>
          <w:bCs/>
          <w:noProof/>
          <w:lang w:val="en-US"/>
          <w:rPrChange w:id="236" w:author="Érico Souza Loewe" w:date="2020-11-04T13:56:00Z">
            <w:rPr>
              <w:b/>
              <w:bCs/>
              <w:noProof/>
            </w:rPr>
          </w:rPrChange>
        </w:rPr>
        <w:t>International Conference on Intelligent User Interfaces, Proceedings IUI</w:t>
      </w:r>
      <w:r w:rsidRPr="00B21656">
        <w:rPr>
          <w:noProof/>
          <w:lang w:val="en-US"/>
          <w:rPrChange w:id="237" w:author="Érico Souza Loewe" w:date="2020-11-04T13:56:00Z">
            <w:rPr>
              <w:noProof/>
            </w:rPr>
          </w:rPrChange>
        </w:rPr>
        <w:t xml:space="preserve">, v. Part F1476, p. 150–159, 2019. </w:t>
      </w:r>
    </w:p>
    <w:p w14:paraId="5384780C" w14:textId="77777777" w:rsidR="009C731D" w:rsidRPr="00B21656" w:rsidRDefault="009C731D" w:rsidP="009C731D">
      <w:pPr>
        <w:widowControl w:val="0"/>
        <w:autoSpaceDE w:val="0"/>
        <w:autoSpaceDN w:val="0"/>
        <w:adjustRightInd w:val="0"/>
        <w:rPr>
          <w:noProof/>
          <w:lang w:val="en-US"/>
          <w:rPrChange w:id="238" w:author="Érico Souza Loewe" w:date="2020-11-04T13:56:00Z">
            <w:rPr>
              <w:noProof/>
            </w:rPr>
          </w:rPrChange>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B21656">
        <w:rPr>
          <w:noProof/>
          <w:lang w:val="en-US"/>
          <w:rPrChange w:id="239" w:author="Érico Souza Loewe" w:date="2020-11-04T13:56:00Z">
            <w:rPr>
              <w:noProof/>
            </w:rPr>
          </w:rPrChange>
        </w:rPr>
        <w:t xml:space="preserve">Acesso em: 12 mar. 2020. </w:t>
      </w:r>
    </w:p>
    <w:p w14:paraId="1BFE53C8" w14:textId="77777777" w:rsidR="009C731D" w:rsidRPr="00B21656" w:rsidRDefault="009C731D" w:rsidP="009C731D">
      <w:pPr>
        <w:widowControl w:val="0"/>
        <w:autoSpaceDE w:val="0"/>
        <w:autoSpaceDN w:val="0"/>
        <w:adjustRightInd w:val="0"/>
        <w:rPr>
          <w:noProof/>
          <w:lang w:val="en-US"/>
          <w:rPrChange w:id="240" w:author="Érico Souza Loewe" w:date="2020-11-04T13:56:00Z">
            <w:rPr>
              <w:noProof/>
            </w:rPr>
          </w:rPrChange>
        </w:rPr>
      </w:pPr>
      <w:r w:rsidRPr="00B21656">
        <w:rPr>
          <w:noProof/>
          <w:lang w:val="en-US"/>
          <w:rPrChange w:id="241" w:author="Érico Souza Loewe" w:date="2020-11-04T13:56:00Z">
            <w:rPr>
              <w:noProof/>
            </w:rPr>
          </w:rPrChange>
        </w:rPr>
        <w:t xml:space="preserve">VOLOKHIN, S.; AGICHTEIN, E. Towards intent-aware contextual music recommendation: Initial experiments. </w:t>
      </w:r>
      <w:r w:rsidRPr="00B21656">
        <w:rPr>
          <w:b/>
          <w:bCs/>
          <w:noProof/>
          <w:lang w:val="en-US"/>
          <w:rPrChange w:id="242" w:author="Érico Souza Loewe" w:date="2020-11-04T13:56:00Z">
            <w:rPr>
              <w:b/>
              <w:bCs/>
              <w:noProof/>
            </w:rPr>
          </w:rPrChange>
        </w:rPr>
        <w:t>41st International ACM SIGIR Conference on Research and Development in Information Retrieval, SIGIR 2018</w:t>
      </w:r>
      <w:r w:rsidRPr="00B21656">
        <w:rPr>
          <w:noProof/>
          <w:lang w:val="en-US"/>
          <w:rPrChange w:id="243" w:author="Érico Souza Loewe" w:date="2020-11-04T13:56:00Z">
            <w:rPr>
              <w:noProof/>
            </w:rPr>
          </w:rPrChange>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B21656">
        <w:rPr>
          <w:noProof/>
          <w:lang w:val="en-US"/>
          <w:rPrChange w:id="244" w:author="Érico Souza Loewe" w:date="2020-11-04T13:56:00Z">
            <w:rPr>
              <w:noProof/>
            </w:rPr>
          </w:rPrChange>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B21656" w:rsidRDefault="00B21656"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B21656" w:rsidRDefault="00B21656"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B21656" w:rsidRDefault="00B21656"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B21656" w:rsidRDefault="00B21656"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B21656" w:rsidRDefault="00B21656" w:rsidP="00972812">
      <w:pPr>
        <w:pStyle w:val="Textodecomentrio"/>
      </w:pPr>
      <w:r>
        <w:rPr>
          <w:rStyle w:val="Refdecomentrio"/>
        </w:rPr>
        <w:annotationRef/>
      </w:r>
      <w:r>
        <w:rPr>
          <w:noProof/>
        </w:rPr>
        <w:t>Revisar o texto, diz que foi feito um estudo, bla bla bla</w:t>
      </w:r>
    </w:p>
  </w:comment>
  <w:comment w:id="49" w:author="Juliano Varella De Carvalho" w:date="2020-08-15T15:05:00Z" w:initials="JVDC">
    <w:p w14:paraId="7408A155" w14:textId="0E1B7595" w:rsidR="00B21656" w:rsidRDefault="00B21656" w:rsidP="00972812">
      <w:pPr>
        <w:pStyle w:val="Textodecomentrio"/>
      </w:pPr>
      <w:r>
        <w:rPr>
          <w:rStyle w:val="Refdecomentrio"/>
        </w:rPr>
        <w:annotationRef/>
      </w:r>
      <w:r>
        <w:t>Rever essa formatação, não está de acordo com o padrão.</w:t>
      </w:r>
    </w:p>
  </w:comment>
  <w:comment w:id="50" w:author="Juliano Varella De Carvalho" w:date="2020-08-15T15:06:00Z" w:initials="JVDC">
    <w:p w14:paraId="4E7A90C5" w14:textId="36C37BC7" w:rsidR="00B21656" w:rsidRDefault="00B21656" w:rsidP="00972812">
      <w:pPr>
        <w:pStyle w:val="Textodecomentrio"/>
      </w:pPr>
      <w:r>
        <w:rPr>
          <w:rStyle w:val="Refdecomentrio"/>
        </w:rPr>
        <w:annotationRef/>
      </w:r>
      <w:r>
        <w:t>Colocar um conceito de Sistema de Recomendação baseado em uma referência do tema.</w:t>
      </w:r>
    </w:p>
  </w:comment>
  <w:comment w:id="60" w:author="Juliano Varella De Carvalho" w:date="2020-08-15T15:10:00Z" w:initials="JVDC">
    <w:p w14:paraId="26030F69" w14:textId="4CE4CCEF" w:rsidR="00B21656" w:rsidRDefault="00B21656" w:rsidP="00972812">
      <w:pPr>
        <w:pStyle w:val="Textodecomentrio"/>
      </w:pPr>
      <w:r>
        <w:rPr>
          <w:rStyle w:val="Refdecomentrio"/>
        </w:rPr>
        <w:annotationRef/>
      </w:r>
      <w:r>
        <w:t>Não está formatado adequadamente.</w:t>
      </w:r>
    </w:p>
  </w:comment>
  <w:comment w:id="61" w:author="Juliano Varella De Carvalho" w:date="2020-08-15T15:11:00Z" w:initials="JVDC">
    <w:p w14:paraId="672A7206" w14:textId="06B38E59" w:rsidR="00B21656" w:rsidRDefault="00B21656" w:rsidP="00972812">
      <w:pPr>
        <w:pStyle w:val="Textodecomentrio"/>
      </w:pPr>
      <w:r>
        <w:rPr>
          <w:rStyle w:val="Refdecomentrio"/>
        </w:rPr>
        <w:annotationRef/>
      </w:r>
      <w:r>
        <w:t>Esse estudo está baseado em quê ????</w:t>
      </w:r>
    </w:p>
  </w:comment>
  <w:comment w:id="62" w:author="Juliano Varella De Carvalho" w:date="2020-08-15T15:18:00Z" w:initials="JVDC">
    <w:p w14:paraId="76D79E08" w14:textId="531FCE17" w:rsidR="00B21656" w:rsidRDefault="00B21656" w:rsidP="00972812">
      <w:pPr>
        <w:pStyle w:val="Textodecomentrio"/>
      </w:pPr>
      <w:r>
        <w:rPr>
          <w:rStyle w:val="Refdecomentrio"/>
        </w:rPr>
        <w:annotationRef/>
      </w:r>
      <w:r>
        <w:t>Por que há tanto espaço abaixo ???</w:t>
      </w:r>
    </w:p>
  </w:comment>
  <w:comment w:id="63" w:author="Juliano Varella De Carvalho" w:date="2020-08-15T15:11:00Z" w:initials="JVDC">
    <w:p w14:paraId="699431A0" w14:textId="77FAAF77" w:rsidR="00B21656" w:rsidRDefault="00B21656" w:rsidP="00972812">
      <w:pPr>
        <w:pStyle w:val="Textodecomentrio"/>
      </w:pPr>
      <w:r>
        <w:rPr>
          <w:rStyle w:val="Refdecomentrio"/>
        </w:rPr>
        <w:annotationRef/>
      </w:r>
      <w:r>
        <w:t>Melhorar esse texto.</w:t>
      </w:r>
    </w:p>
  </w:comment>
  <w:comment w:id="65" w:author="Juliano Varella De Carvalho" w:date="2020-08-15T15:12:00Z" w:initials="JVDC">
    <w:p w14:paraId="5192D913" w14:textId="4D2CDC01" w:rsidR="00B21656" w:rsidRDefault="00B21656" w:rsidP="00972812">
      <w:pPr>
        <w:pStyle w:val="Textodecomentrio"/>
      </w:pPr>
      <w:r>
        <w:rPr>
          <w:rStyle w:val="Refdecomentrio"/>
        </w:rPr>
        <w:annotationRef/>
      </w:r>
      <w:r>
        <w:t>Não está formatado corretamente.</w:t>
      </w:r>
    </w:p>
  </w:comment>
  <w:comment w:id="66" w:author="Juliano Varella De Carvalho" w:date="2020-08-15T15:13:00Z" w:initials="JVDC">
    <w:p w14:paraId="0821AAB8" w14:textId="24448837" w:rsidR="00B21656" w:rsidRDefault="00B21656" w:rsidP="00972812">
      <w:pPr>
        <w:pStyle w:val="Textodecomentrio"/>
      </w:pPr>
      <w:r>
        <w:rPr>
          <w:rStyle w:val="Refdecomentrio"/>
        </w:rPr>
        <w:annotationRef/>
      </w:r>
      <w:r>
        <w:t>Onde foram encontrados ???</w:t>
      </w:r>
    </w:p>
  </w:comment>
  <w:comment w:id="67" w:author="Juliano Varella De Carvalho" w:date="2020-08-15T15:19:00Z" w:initials="JVDC">
    <w:p w14:paraId="1E17D4CA" w14:textId="427F4B4E" w:rsidR="00B21656" w:rsidRDefault="00B21656" w:rsidP="00972812">
      <w:pPr>
        <w:pStyle w:val="Textodecomentrio"/>
      </w:pPr>
      <w:r>
        <w:rPr>
          <w:rStyle w:val="Refdecomentrio"/>
        </w:rPr>
        <w:annotationRef/>
      </w:r>
      <w:r>
        <w:t>Por que há tanto espaço abaixo ???</w:t>
      </w:r>
    </w:p>
  </w:comment>
  <w:comment w:id="68" w:author="Juliano Varella De Carvalho" w:date="2020-08-15T15:13:00Z" w:initials="JVDC">
    <w:p w14:paraId="742A7D0B" w14:textId="76A3C8AD" w:rsidR="00B21656" w:rsidRDefault="00B21656" w:rsidP="00972812">
      <w:pPr>
        <w:pStyle w:val="Textodecomentrio"/>
      </w:pPr>
      <w:r>
        <w:rPr>
          <w:rStyle w:val="Refdecomentrio"/>
        </w:rPr>
        <w:annotationRef/>
      </w:r>
      <w:r>
        <w:t>Segue o mesmo padrão de lista das ações.</w:t>
      </w:r>
    </w:p>
  </w:comment>
  <w:comment w:id="70" w:author="Juliano Varella De Carvalho" w:date="2020-08-15T15:16:00Z" w:initials="JVDC">
    <w:p w14:paraId="315110E6" w14:textId="2AE8A9E8" w:rsidR="00B21656" w:rsidRDefault="00B21656" w:rsidP="00972812">
      <w:pPr>
        <w:pStyle w:val="Textodecomentrio"/>
      </w:pPr>
      <w:r>
        <w:rPr>
          <w:rStyle w:val="Refdecomentrio"/>
        </w:rPr>
        <w:annotationRef/>
      </w:r>
      <w:r>
        <w:t>Precisas definir o que queres dizer sobre obter implicitamente e obter explicitamente. Não está claro.</w:t>
      </w:r>
    </w:p>
  </w:comment>
  <w:comment w:id="71" w:author="Juliano Varella De Carvalho" w:date="2020-08-15T15:19:00Z" w:initials="JVDC">
    <w:p w14:paraId="2878C3DB" w14:textId="2D3C5BF8" w:rsidR="00B21656" w:rsidRDefault="00B21656" w:rsidP="00972812">
      <w:pPr>
        <w:pStyle w:val="Textodecomentrio"/>
      </w:pPr>
      <w:r>
        <w:rPr>
          <w:rStyle w:val="Refdecomentrio"/>
        </w:rPr>
        <w:annotationRef/>
      </w:r>
      <w:r>
        <w:t>Por que há tanto espaço abaixo ???</w:t>
      </w:r>
    </w:p>
  </w:comment>
  <w:comment w:id="72" w:author="Tatiane Schwanck Schardosim" w:date="2020-07-01T20:52:00Z" w:initials="TSS">
    <w:p w14:paraId="5DB90FFD" w14:textId="1FA73627" w:rsidR="00B21656" w:rsidRDefault="00B21656" w:rsidP="00972812">
      <w:pPr>
        <w:pStyle w:val="Textodecomentrio"/>
      </w:pPr>
      <w:r>
        <w:rPr>
          <w:rStyle w:val="Refdecomentrio"/>
        </w:rPr>
        <w:annotationRef/>
      </w:r>
      <w:r>
        <w:rPr>
          <w:noProof/>
        </w:rPr>
        <w:t>Localização está nos dois?</w:t>
      </w:r>
    </w:p>
  </w:comment>
  <w:comment w:id="73" w:author="Érico Souza Loewe" w:date="2020-07-02T00:04:00Z" w:initials="ÉSL">
    <w:p w14:paraId="4F2B8452" w14:textId="371ACD1D" w:rsidR="00B21656" w:rsidRDefault="00B21656" w:rsidP="00972812">
      <w:pPr>
        <w:pStyle w:val="Textodecomentrio"/>
      </w:pPr>
      <w:r>
        <w:rPr>
          <w:rStyle w:val="Refdecomentrio"/>
        </w:rPr>
        <w:annotationRef/>
      </w:r>
      <w:r>
        <w:t>Sim, sera obtido das duas maneiras</w:t>
      </w:r>
    </w:p>
  </w:comment>
  <w:comment w:id="76" w:author="Tatiane Schwanck Schardosim" w:date="2020-07-01T20:54:00Z" w:initials="TSS">
    <w:p w14:paraId="6345B211" w14:textId="03CD21A0" w:rsidR="00B21656" w:rsidRDefault="00B21656" w:rsidP="00972812">
      <w:pPr>
        <w:pStyle w:val="Textodecomentrio"/>
      </w:pPr>
      <w:r>
        <w:rPr>
          <w:rStyle w:val="Refdecomentrio"/>
        </w:rPr>
        <w:annotationRef/>
      </w:r>
      <w:r>
        <w:rPr>
          <w:noProof/>
        </w:rPr>
        <w:t>Revisa a concordância</w:t>
      </w:r>
    </w:p>
  </w:comment>
  <w:comment w:id="78" w:author="Juliano Varella De Carvalho" w:date="2020-08-15T15:25:00Z" w:initials="JVDC">
    <w:p w14:paraId="7858D77B" w14:textId="66F59ED7" w:rsidR="00B21656" w:rsidRDefault="00B21656" w:rsidP="00972812">
      <w:pPr>
        <w:pStyle w:val="Textodecomentrio"/>
      </w:pPr>
      <w:r>
        <w:rPr>
          <w:rStyle w:val="Refdecomentrio"/>
        </w:rPr>
        <w:annotationRef/>
      </w:r>
      <w:r>
        <w:rPr>
          <w:rStyle w:val="Refdecomentrio"/>
        </w:rPr>
        <w:t>Os verbos não são no futuro !!! Ou presente ou passado.</w:t>
      </w:r>
    </w:p>
  </w:comment>
  <w:comment w:id="79" w:author="Tatiane Schwanck Schardosim" w:date="2020-07-01T20:55:00Z" w:initials="TSS">
    <w:p w14:paraId="00038D8A" w14:textId="23599823" w:rsidR="00B21656" w:rsidRDefault="00B21656" w:rsidP="00972812">
      <w:pPr>
        <w:pStyle w:val="Textodecomentrio"/>
      </w:pPr>
      <w:r>
        <w:rPr>
          <w:rStyle w:val="Refdecomentrio"/>
        </w:rPr>
        <w:annotationRef/>
      </w:r>
      <w:r>
        <w:rPr>
          <w:noProof/>
        </w:rPr>
        <w:t>Será um app?</w:t>
      </w:r>
    </w:p>
  </w:comment>
  <w:comment w:id="80" w:author="Érico Souza Loewe" w:date="2020-07-02T00:12:00Z" w:initials="ÉSL">
    <w:p w14:paraId="44B9C80F" w14:textId="7EE8DC98" w:rsidR="00B21656" w:rsidRDefault="00B21656" w:rsidP="00972812">
      <w:pPr>
        <w:pStyle w:val="Textodecomentrio"/>
      </w:pPr>
      <w:r>
        <w:rPr>
          <w:rStyle w:val="Refdecomentrio"/>
        </w:rPr>
        <w:annotationRef/>
      </w:r>
      <w:r>
        <w:t>Será um webapp</w:t>
      </w:r>
    </w:p>
  </w:comment>
  <w:comment w:id="81" w:author="Juliano Varella De Carvalho" w:date="2020-08-15T15:30:00Z" w:initials="JVDC">
    <w:p w14:paraId="031542B9" w14:textId="09073255" w:rsidR="00B21656" w:rsidRDefault="00B21656" w:rsidP="00972812">
      <w:pPr>
        <w:pStyle w:val="Textodecomentrio"/>
      </w:pPr>
      <w:r>
        <w:rPr>
          <w:rStyle w:val="Refdecomentrio"/>
        </w:rPr>
        <w:annotationRef/>
      </w:r>
      <w:r>
        <w:t>A fonte está muito pequena, talvez tenhas que colocar 4 formas em cima e 4 abaixo.</w:t>
      </w:r>
    </w:p>
  </w:comment>
  <w:comment w:id="82" w:author="Tatiane Schwanck Schardosim" w:date="2020-07-01T20:56:00Z" w:initials="TSS">
    <w:p w14:paraId="0C776C40" w14:textId="5C809AE1" w:rsidR="00B21656" w:rsidRDefault="00B21656" w:rsidP="00972812">
      <w:pPr>
        <w:pStyle w:val="Textodecomentrio"/>
      </w:pPr>
      <w:r>
        <w:rPr>
          <w:rStyle w:val="Refdecomentrio"/>
        </w:rPr>
        <w:annotationRef/>
      </w:r>
      <w:r>
        <w:rPr>
          <w:noProof/>
        </w:rPr>
        <w:t>Acho que a fonte ficou pequena</w:t>
      </w:r>
    </w:p>
  </w:comment>
  <w:comment w:id="83" w:author="Érico Souza Loewe" w:date="2020-07-02T00:14:00Z" w:initials="ÉSL">
    <w:p w14:paraId="6D6E7F99" w14:textId="0C8C193E" w:rsidR="00B21656" w:rsidRDefault="00B21656" w:rsidP="00972812">
      <w:pPr>
        <w:pStyle w:val="Textodecomentrio"/>
      </w:pPr>
      <w:r>
        <w:rPr>
          <w:rStyle w:val="Refdecomentrio"/>
        </w:rPr>
        <w:annotationRef/>
      </w:r>
      <w:r>
        <w:t>Ficou mesmo, mas não tem como aumentar</w:t>
      </w:r>
    </w:p>
  </w:comment>
  <w:comment w:id="87" w:author="Juliano Varella De Carvalho" w:date="2020-08-15T15:34:00Z" w:initials="JVDC">
    <w:p w14:paraId="0FEBEFE3" w14:textId="32F438AA" w:rsidR="00B21656" w:rsidRDefault="00B21656" w:rsidP="00972812">
      <w:pPr>
        <w:pStyle w:val="Textodecomentrio"/>
      </w:pPr>
      <w:r>
        <w:rPr>
          <w:rStyle w:val="Refdecomentrio"/>
        </w:rPr>
        <w:annotationRef/>
      </w:r>
      <w:r>
        <w:t>Abre uma seção Questionário para falar sobre ele.</w:t>
      </w:r>
    </w:p>
  </w:comment>
  <w:comment w:id="92" w:author="Juliano Varella De Carvalho" w:date="2020-08-15T15:45:00Z" w:initials="JVDC">
    <w:p w14:paraId="4EF6E8E3" w14:textId="77777777" w:rsidR="00B21656" w:rsidRDefault="00B21656" w:rsidP="00972812">
      <w:pPr>
        <w:pStyle w:val="Textodecomentrio"/>
      </w:pPr>
      <w:r>
        <w:rPr>
          <w:rStyle w:val="Refdecomentrio"/>
        </w:rPr>
        <w:annotationRef/>
      </w:r>
      <w:r>
        <w:t>De onde vem essa informação?</w:t>
      </w:r>
    </w:p>
  </w:comment>
  <w:comment w:id="93" w:author="Juliano Varella De Carvalho" w:date="2020-08-15T15:42:00Z" w:initials="JVDC">
    <w:p w14:paraId="0F931195" w14:textId="77777777" w:rsidR="00B21656" w:rsidRDefault="00B21656" w:rsidP="00972812">
      <w:pPr>
        <w:pStyle w:val="Textodecomentrio"/>
      </w:pPr>
      <w:r>
        <w:rPr>
          <w:rStyle w:val="Refdecomentrio"/>
        </w:rPr>
        <w:annotationRef/>
      </w:r>
      <w:r>
        <w:t>Esse texto podia iniciar a seção 3.2.2</w:t>
      </w:r>
    </w:p>
  </w:comment>
  <w:comment w:id="94" w:author="Juliano Varella De Carvalho" w:date="2020-08-15T15:47:00Z" w:initials="JVDC">
    <w:p w14:paraId="7D498935" w14:textId="0E79E9F6" w:rsidR="00B21656" w:rsidRDefault="00B21656" w:rsidP="00972812">
      <w:pPr>
        <w:pStyle w:val="Textodecomentrio"/>
      </w:pPr>
      <w:r>
        <w:rPr>
          <w:rStyle w:val="Refdecomentrio"/>
        </w:rPr>
        <w:annotationRef/>
      </w:r>
      <w:r>
        <w:t>Não seria recomendação musical ???</w:t>
      </w:r>
    </w:p>
  </w:comment>
  <w:comment w:id="95" w:author="Juliano Varella De Carvalho" w:date="2020-08-15T15:50:00Z" w:initials="JVDC">
    <w:p w14:paraId="0F56441A" w14:textId="41D9DDAB" w:rsidR="00B21656" w:rsidRDefault="00B21656"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54" w:author="Érico Souza Loewe" w:date="2020-11-03T00:14:00Z" w:initials="ÉSL">
    <w:p w14:paraId="3F8FF34E" w14:textId="2895B121" w:rsidR="00B21656" w:rsidRDefault="00B21656">
      <w:pPr>
        <w:pStyle w:val="Textodecomentrio"/>
      </w:pPr>
      <w:r>
        <w:rPr>
          <w:rStyle w:val="Refdecomentrio"/>
        </w:rPr>
        <w:annotationRef/>
      </w:r>
      <w:r>
        <w:t>Verdadeiro positivo (é e é)</w:t>
      </w:r>
    </w:p>
  </w:comment>
  <w:comment w:id="155" w:author="Érico Souza Loewe" w:date="2020-11-03T00:15:00Z" w:initials="ÉSL">
    <w:p w14:paraId="2B04E5D5" w14:textId="202762A3" w:rsidR="00B21656" w:rsidRDefault="00B21656">
      <w:pPr>
        <w:pStyle w:val="Textodecomentrio"/>
      </w:pPr>
      <w:r>
        <w:rPr>
          <w:rStyle w:val="Refdecomentrio"/>
        </w:rPr>
        <w:annotationRef/>
      </w:r>
      <w:r>
        <w:t>Falso positivo (é mas não é)</w:t>
      </w:r>
    </w:p>
  </w:comment>
  <w:comment w:id="156" w:author="Érico Souza Loewe" w:date="2020-11-03T00:15:00Z" w:initials="ÉSL">
    <w:p w14:paraId="6A72223B" w14:textId="7D8F2831" w:rsidR="00B21656" w:rsidRDefault="00B21656">
      <w:pPr>
        <w:pStyle w:val="Textodecomentrio"/>
      </w:pPr>
      <w:r>
        <w:rPr>
          <w:rStyle w:val="Refdecomentrio"/>
        </w:rPr>
        <w:annotationRef/>
      </w:r>
      <w:r>
        <w:t>Falso negativo (não é mas é)</w:t>
      </w:r>
    </w:p>
  </w:comment>
  <w:comment w:id="157" w:author="Érico Souza Loewe" w:date="2020-11-03T00:14:00Z" w:initials="ÉSL">
    <w:p w14:paraId="6983377C" w14:textId="6BF5C3F2" w:rsidR="00B21656" w:rsidRDefault="00B21656">
      <w:pPr>
        <w:pStyle w:val="Textodecomentrio"/>
      </w:pPr>
      <w:r>
        <w:rPr>
          <w:rStyle w:val="Refdecomentrio"/>
        </w:rPr>
        <w:annotationRef/>
      </w:r>
      <w:r>
        <w:t>Verdadeiro negativo (não é e não é)</w:t>
      </w:r>
    </w:p>
  </w:comment>
  <w:comment w:id="168" w:author="Tatiane Schwanck Schardosim" w:date="2020-07-01T21:30:00Z" w:initials="TSS">
    <w:p w14:paraId="34834409" w14:textId="17229921" w:rsidR="00B21656" w:rsidRDefault="00B21656" w:rsidP="00972812">
      <w:pPr>
        <w:pStyle w:val="Textodecomentrio"/>
      </w:pPr>
      <w:r>
        <w:rPr>
          <w:rStyle w:val="Refdecomentrio"/>
        </w:rPr>
        <w:annotationRef/>
      </w:r>
      <w:r>
        <w:rPr>
          <w:noProof/>
        </w:rPr>
        <w:t>Não precisa referenciar a bibliografiac no texto?</w:t>
      </w:r>
    </w:p>
  </w:comment>
  <w:comment w:id="169" w:author="Érico Souza Loewe" w:date="2020-07-02T00:25:00Z" w:initials="ÉSL">
    <w:p w14:paraId="23D9DB80" w14:textId="3D88D14E" w:rsidR="00B21656" w:rsidRDefault="00B21656"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4B965" w14:textId="77777777" w:rsidR="00DF716D" w:rsidRDefault="00DF716D" w:rsidP="00972812">
      <w:r>
        <w:separator/>
      </w:r>
    </w:p>
    <w:p w14:paraId="73E91774" w14:textId="77777777" w:rsidR="00DF716D" w:rsidRDefault="00DF716D" w:rsidP="00972812"/>
    <w:p w14:paraId="5035AD15" w14:textId="77777777" w:rsidR="00DF716D" w:rsidRDefault="00DF716D" w:rsidP="00972812"/>
    <w:p w14:paraId="363DE6DB" w14:textId="77777777" w:rsidR="00DF716D" w:rsidRDefault="00DF716D" w:rsidP="00972812"/>
    <w:p w14:paraId="7FCE2C6E" w14:textId="77777777" w:rsidR="00DF716D" w:rsidRDefault="00DF716D" w:rsidP="00972812"/>
    <w:p w14:paraId="238B861A" w14:textId="77777777" w:rsidR="00DF716D" w:rsidRDefault="00DF716D" w:rsidP="00972812"/>
    <w:p w14:paraId="3AA45CF3" w14:textId="77777777" w:rsidR="00DF716D" w:rsidRDefault="00DF716D" w:rsidP="00972812"/>
    <w:p w14:paraId="4E8EB762" w14:textId="77777777" w:rsidR="00DF716D" w:rsidRDefault="00DF716D" w:rsidP="00972812"/>
    <w:p w14:paraId="541E1406" w14:textId="77777777" w:rsidR="00DF716D" w:rsidRDefault="00DF716D" w:rsidP="00972812"/>
    <w:p w14:paraId="20F319D3" w14:textId="77777777" w:rsidR="00DF716D" w:rsidRDefault="00DF716D" w:rsidP="00972812"/>
    <w:p w14:paraId="29327FDB" w14:textId="77777777" w:rsidR="00DF716D" w:rsidRDefault="00DF716D" w:rsidP="00972812"/>
    <w:p w14:paraId="115FC3FC" w14:textId="77777777" w:rsidR="00DF716D" w:rsidRDefault="00DF716D" w:rsidP="00972812"/>
    <w:p w14:paraId="21EE62B4" w14:textId="77777777" w:rsidR="00DF716D" w:rsidRDefault="00DF716D" w:rsidP="00972812"/>
    <w:p w14:paraId="514D6A28" w14:textId="77777777" w:rsidR="00DF716D" w:rsidRDefault="00DF716D" w:rsidP="00972812"/>
    <w:p w14:paraId="21EE6769" w14:textId="77777777" w:rsidR="00DF716D" w:rsidRDefault="00DF716D" w:rsidP="00972812"/>
    <w:p w14:paraId="5201E9AE" w14:textId="77777777" w:rsidR="00DF716D" w:rsidRDefault="00DF716D" w:rsidP="00972812"/>
    <w:p w14:paraId="2E6E9D71" w14:textId="77777777" w:rsidR="00DF716D" w:rsidRDefault="00DF716D" w:rsidP="00972812"/>
    <w:p w14:paraId="649ABABC" w14:textId="77777777" w:rsidR="00DF716D" w:rsidRDefault="00DF716D" w:rsidP="00972812"/>
    <w:p w14:paraId="1EFAB177" w14:textId="77777777" w:rsidR="00DF716D" w:rsidRDefault="00DF716D" w:rsidP="00972812"/>
    <w:p w14:paraId="1276DCAD" w14:textId="77777777" w:rsidR="00DF716D" w:rsidRDefault="00DF716D" w:rsidP="00972812"/>
    <w:p w14:paraId="74FCA665" w14:textId="77777777" w:rsidR="00DF716D" w:rsidRDefault="00DF716D" w:rsidP="00972812"/>
    <w:p w14:paraId="1B8870D2" w14:textId="77777777" w:rsidR="00DF716D" w:rsidRDefault="00DF716D" w:rsidP="00972812"/>
    <w:p w14:paraId="5C5CF324" w14:textId="77777777" w:rsidR="00DF716D" w:rsidRDefault="00DF716D" w:rsidP="00972812"/>
    <w:p w14:paraId="74E89786" w14:textId="77777777" w:rsidR="00DF716D" w:rsidRDefault="00DF716D" w:rsidP="00972812"/>
    <w:p w14:paraId="1A09DBA7" w14:textId="77777777" w:rsidR="00DF716D" w:rsidRDefault="00DF716D" w:rsidP="00972812"/>
    <w:p w14:paraId="073C65C5" w14:textId="77777777" w:rsidR="00DF716D" w:rsidRDefault="00DF716D" w:rsidP="00972812"/>
    <w:p w14:paraId="3318F0B6" w14:textId="77777777" w:rsidR="00DF716D" w:rsidRDefault="00DF716D" w:rsidP="00972812"/>
    <w:p w14:paraId="5ED74E28" w14:textId="77777777" w:rsidR="00DF716D" w:rsidRDefault="00DF716D" w:rsidP="00972812"/>
    <w:p w14:paraId="04DE3EC9" w14:textId="77777777" w:rsidR="00DF716D" w:rsidRDefault="00DF716D" w:rsidP="00972812"/>
    <w:p w14:paraId="5D1B47DC" w14:textId="77777777" w:rsidR="00DF716D" w:rsidRDefault="00DF716D" w:rsidP="00972812"/>
    <w:p w14:paraId="7AA0AE84" w14:textId="77777777" w:rsidR="00DF716D" w:rsidRDefault="00DF716D" w:rsidP="00972812"/>
    <w:p w14:paraId="0153F7DE" w14:textId="77777777" w:rsidR="00DF716D" w:rsidRDefault="00DF716D" w:rsidP="00972812"/>
    <w:p w14:paraId="0D58A125" w14:textId="77777777" w:rsidR="00DF716D" w:rsidRDefault="00DF716D" w:rsidP="00972812"/>
    <w:p w14:paraId="1C2AC357" w14:textId="77777777" w:rsidR="00DF716D" w:rsidRDefault="00DF716D" w:rsidP="00972812"/>
    <w:p w14:paraId="2F9496BE" w14:textId="77777777" w:rsidR="00DF716D" w:rsidRDefault="00DF716D"/>
    <w:p w14:paraId="7267C6B5" w14:textId="77777777" w:rsidR="00DF716D" w:rsidRDefault="00DF716D" w:rsidP="005272A3"/>
    <w:p w14:paraId="123F017C" w14:textId="77777777" w:rsidR="00DF716D" w:rsidRDefault="00DF716D" w:rsidP="005272A3"/>
    <w:p w14:paraId="1628A753" w14:textId="77777777" w:rsidR="00DF716D" w:rsidRDefault="00DF716D" w:rsidP="005272A3"/>
    <w:p w14:paraId="30A7D440" w14:textId="77777777" w:rsidR="00DF716D" w:rsidRDefault="00DF716D" w:rsidP="005272A3"/>
  </w:endnote>
  <w:endnote w:type="continuationSeparator" w:id="0">
    <w:p w14:paraId="0AE2AC16" w14:textId="77777777" w:rsidR="00DF716D" w:rsidRDefault="00DF716D" w:rsidP="00972812">
      <w:r>
        <w:continuationSeparator/>
      </w:r>
    </w:p>
    <w:p w14:paraId="34F08BF4" w14:textId="77777777" w:rsidR="00DF716D" w:rsidRDefault="00DF716D" w:rsidP="00972812"/>
    <w:p w14:paraId="0B35DFD1" w14:textId="77777777" w:rsidR="00DF716D" w:rsidRDefault="00DF716D" w:rsidP="00972812"/>
    <w:p w14:paraId="2CD8160A" w14:textId="77777777" w:rsidR="00DF716D" w:rsidRDefault="00DF716D" w:rsidP="00972812"/>
    <w:p w14:paraId="78D2518D" w14:textId="77777777" w:rsidR="00DF716D" w:rsidRDefault="00DF716D" w:rsidP="00972812"/>
    <w:p w14:paraId="378F78D9" w14:textId="77777777" w:rsidR="00DF716D" w:rsidRDefault="00DF716D" w:rsidP="00972812"/>
    <w:p w14:paraId="161BE298" w14:textId="77777777" w:rsidR="00DF716D" w:rsidRDefault="00DF716D" w:rsidP="00972812"/>
    <w:p w14:paraId="46D098D1" w14:textId="77777777" w:rsidR="00DF716D" w:rsidRDefault="00DF716D" w:rsidP="00972812"/>
    <w:p w14:paraId="4B835B39" w14:textId="77777777" w:rsidR="00DF716D" w:rsidRDefault="00DF716D" w:rsidP="00972812"/>
    <w:p w14:paraId="094F769F" w14:textId="77777777" w:rsidR="00DF716D" w:rsidRDefault="00DF716D" w:rsidP="00972812"/>
    <w:p w14:paraId="48866E3B" w14:textId="77777777" w:rsidR="00DF716D" w:rsidRDefault="00DF716D" w:rsidP="00972812"/>
    <w:p w14:paraId="683F9750" w14:textId="77777777" w:rsidR="00DF716D" w:rsidRDefault="00DF716D" w:rsidP="00972812"/>
    <w:p w14:paraId="6A9CB5A5" w14:textId="77777777" w:rsidR="00DF716D" w:rsidRDefault="00DF716D" w:rsidP="00972812"/>
    <w:p w14:paraId="18F17620" w14:textId="77777777" w:rsidR="00DF716D" w:rsidRDefault="00DF716D" w:rsidP="00972812"/>
    <w:p w14:paraId="024D74C8" w14:textId="77777777" w:rsidR="00DF716D" w:rsidRDefault="00DF716D" w:rsidP="00972812"/>
    <w:p w14:paraId="7085D73F" w14:textId="77777777" w:rsidR="00DF716D" w:rsidRDefault="00DF716D" w:rsidP="00972812"/>
    <w:p w14:paraId="599F8DBD" w14:textId="77777777" w:rsidR="00DF716D" w:rsidRDefault="00DF716D" w:rsidP="00972812"/>
    <w:p w14:paraId="590D742F" w14:textId="77777777" w:rsidR="00DF716D" w:rsidRDefault="00DF716D" w:rsidP="00972812"/>
    <w:p w14:paraId="742F17D2" w14:textId="77777777" w:rsidR="00DF716D" w:rsidRDefault="00DF716D" w:rsidP="00972812"/>
    <w:p w14:paraId="4DB1D0F1" w14:textId="77777777" w:rsidR="00DF716D" w:rsidRDefault="00DF716D" w:rsidP="00972812"/>
    <w:p w14:paraId="39A99EEB" w14:textId="77777777" w:rsidR="00DF716D" w:rsidRDefault="00DF716D" w:rsidP="00972812"/>
    <w:p w14:paraId="3B427064" w14:textId="77777777" w:rsidR="00DF716D" w:rsidRDefault="00DF716D" w:rsidP="00972812"/>
    <w:p w14:paraId="7EDE900E" w14:textId="77777777" w:rsidR="00DF716D" w:rsidRDefault="00DF716D" w:rsidP="00972812"/>
    <w:p w14:paraId="3B496039" w14:textId="77777777" w:rsidR="00DF716D" w:rsidRDefault="00DF716D" w:rsidP="00972812"/>
    <w:p w14:paraId="08FD3D5B" w14:textId="77777777" w:rsidR="00DF716D" w:rsidRDefault="00DF716D" w:rsidP="00972812"/>
    <w:p w14:paraId="76278CF2" w14:textId="77777777" w:rsidR="00DF716D" w:rsidRDefault="00DF716D" w:rsidP="00972812"/>
    <w:p w14:paraId="6657054A" w14:textId="77777777" w:rsidR="00DF716D" w:rsidRDefault="00DF716D" w:rsidP="00972812"/>
    <w:p w14:paraId="3372DEF2" w14:textId="77777777" w:rsidR="00DF716D" w:rsidRDefault="00DF716D" w:rsidP="00972812"/>
    <w:p w14:paraId="58DFB571" w14:textId="77777777" w:rsidR="00DF716D" w:rsidRDefault="00DF716D" w:rsidP="00972812"/>
    <w:p w14:paraId="19408D7D" w14:textId="77777777" w:rsidR="00DF716D" w:rsidRDefault="00DF716D" w:rsidP="00972812"/>
    <w:p w14:paraId="5C80BB4A" w14:textId="77777777" w:rsidR="00DF716D" w:rsidRDefault="00DF716D" w:rsidP="00972812"/>
    <w:p w14:paraId="519DFFA4" w14:textId="77777777" w:rsidR="00DF716D" w:rsidRDefault="00DF716D" w:rsidP="00972812"/>
    <w:p w14:paraId="356516C9" w14:textId="77777777" w:rsidR="00DF716D" w:rsidRDefault="00DF716D" w:rsidP="00972812"/>
    <w:p w14:paraId="0227FF8E" w14:textId="77777777" w:rsidR="00DF716D" w:rsidRDefault="00DF716D" w:rsidP="00972812"/>
    <w:p w14:paraId="53839897" w14:textId="77777777" w:rsidR="00DF716D" w:rsidRDefault="00DF716D"/>
    <w:p w14:paraId="7A81C6ED" w14:textId="77777777" w:rsidR="00DF716D" w:rsidRDefault="00DF716D" w:rsidP="005272A3"/>
    <w:p w14:paraId="5FB95C6B" w14:textId="77777777" w:rsidR="00DF716D" w:rsidRDefault="00DF716D" w:rsidP="005272A3"/>
    <w:p w14:paraId="651B6B7B" w14:textId="77777777" w:rsidR="00DF716D" w:rsidRDefault="00DF716D" w:rsidP="005272A3"/>
    <w:p w14:paraId="67F73C20" w14:textId="77777777" w:rsidR="00DF716D" w:rsidRDefault="00DF716D"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72436" w14:textId="77777777" w:rsidR="00DF716D" w:rsidRDefault="00DF716D" w:rsidP="00972812">
      <w:r>
        <w:separator/>
      </w:r>
    </w:p>
    <w:p w14:paraId="4DB50EBF" w14:textId="77777777" w:rsidR="00DF716D" w:rsidRDefault="00DF716D" w:rsidP="00972812"/>
    <w:p w14:paraId="36039B24" w14:textId="77777777" w:rsidR="00DF716D" w:rsidRDefault="00DF716D" w:rsidP="00972812"/>
    <w:p w14:paraId="4363812E" w14:textId="77777777" w:rsidR="00DF716D" w:rsidRDefault="00DF716D" w:rsidP="00972812"/>
    <w:p w14:paraId="5B5F9807" w14:textId="77777777" w:rsidR="00DF716D" w:rsidRDefault="00DF716D" w:rsidP="00972812"/>
    <w:p w14:paraId="7D5827F8" w14:textId="77777777" w:rsidR="00DF716D" w:rsidRDefault="00DF716D" w:rsidP="00972812"/>
    <w:p w14:paraId="3A0256B8" w14:textId="77777777" w:rsidR="00DF716D" w:rsidRDefault="00DF716D" w:rsidP="00972812"/>
    <w:p w14:paraId="06C5B3FA" w14:textId="77777777" w:rsidR="00DF716D" w:rsidRDefault="00DF716D" w:rsidP="00972812"/>
    <w:p w14:paraId="69963D35" w14:textId="77777777" w:rsidR="00DF716D" w:rsidRDefault="00DF716D" w:rsidP="00972812"/>
    <w:p w14:paraId="43B70DB8" w14:textId="77777777" w:rsidR="00DF716D" w:rsidRDefault="00DF716D" w:rsidP="00972812"/>
    <w:p w14:paraId="60962229" w14:textId="77777777" w:rsidR="00DF716D" w:rsidRDefault="00DF716D" w:rsidP="00972812"/>
    <w:p w14:paraId="7AA96252" w14:textId="77777777" w:rsidR="00DF716D" w:rsidRDefault="00DF716D" w:rsidP="00972812"/>
    <w:p w14:paraId="4F2DE56A" w14:textId="77777777" w:rsidR="00DF716D" w:rsidRDefault="00DF716D" w:rsidP="00972812"/>
    <w:p w14:paraId="2EC6F6A4" w14:textId="77777777" w:rsidR="00DF716D" w:rsidRDefault="00DF716D" w:rsidP="00972812"/>
    <w:p w14:paraId="21F0B0F8" w14:textId="77777777" w:rsidR="00DF716D" w:rsidRDefault="00DF716D" w:rsidP="00972812"/>
    <w:p w14:paraId="29C1E732" w14:textId="77777777" w:rsidR="00DF716D" w:rsidRDefault="00DF716D" w:rsidP="00972812"/>
    <w:p w14:paraId="0ECF3F7C" w14:textId="77777777" w:rsidR="00DF716D" w:rsidRDefault="00DF716D" w:rsidP="00972812"/>
    <w:p w14:paraId="3FC3351D" w14:textId="77777777" w:rsidR="00DF716D" w:rsidRDefault="00DF716D" w:rsidP="00972812"/>
    <w:p w14:paraId="3ED974CC" w14:textId="77777777" w:rsidR="00DF716D" w:rsidRDefault="00DF716D" w:rsidP="00972812"/>
    <w:p w14:paraId="37629917" w14:textId="77777777" w:rsidR="00DF716D" w:rsidRDefault="00DF716D" w:rsidP="00972812"/>
    <w:p w14:paraId="5C97DF2C" w14:textId="77777777" w:rsidR="00DF716D" w:rsidRDefault="00DF716D" w:rsidP="00972812"/>
    <w:p w14:paraId="49597054" w14:textId="77777777" w:rsidR="00DF716D" w:rsidRDefault="00DF716D" w:rsidP="00972812"/>
    <w:p w14:paraId="07371C16" w14:textId="77777777" w:rsidR="00DF716D" w:rsidRDefault="00DF716D" w:rsidP="00972812"/>
    <w:p w14:paraId="683D3C1A" w14:textId="77777777" w:rsidR="00DF716D" w:rsidRDefault="00DF716D" w:rsidP="00972812"/>
    <w:p w14:paraId="10378F8F" w14:textId="77777777" w:rsidR="00DF716D" w:rsidRDefault="00DF716D" w:rsidP="00972812"/>
    <w:p w14:paraId="3E8B19D2" w14:textId="77777777" w:rsidR="00DF716D" w:rsidRDefault="00DF716D"/>
    <w:p w14:paraId="796A61F4" w14:textId="77777777" w:rsidR="00DF716D" w:rsidRDefault="00DF716D" w:rsidP="005272A3"/>
    <w:p w14:paraId="013CD796" w14:textId="77777777" w:rsidR="00DF716D" w:rsidRDefault="00DF716D" w:rsidP="005272A3"/>
    <w:p w14:paraId="16275868" w14:textId="77777777" w:rsidR="00DF716D" w:rsidRDefault="00DF716D" w:rsidP="005272A3"/>
    <w:p w14:paraId="7E77491F" w14:textId="77777777" w:rsidR="00DF716D" w:rsidRDefault="00DF716D" w:rsidP="005272A3"/>
  </w:footnote>
  <w:footnote w:type="continuationSeparator" w:id="0">
    <w:p w14:paraId="637D2E79" w14:textId="77777777" w:rsidR="00DF716D" w:rsidRDefault="00DF716D" w:rsidP="00972812">
      <w:r>
        <w:continuationSeparator/>
      </w:r>
    </w:p>
    <w:p w14:paraId="546CC534" w14:textId="77777777" w:rsidR="00DF716D" w:rsidRDefault="00DF716D" w:rsidP="00972812"/>
    <w:p w14:paraId="6BD62F49" w14:textId="77777777" w:rsidR="00DF716D" w:rsidRDefault="00DF716D" w:rsidP="00972812"/>
    <w:p w14:paraId="12E0E3BB" w14:textId="77777777" w:rsidR="00DF716D" w:rsidRDefault="00DF716D" w:rsidP="00972812"/>
    <w:p w14:paraId="588D391A" w14:textId="77777777" w:rsidR="00DF716D" w:rsidRDefault="00DF716D" w:rsidP="00972812"/>
    <w:p w14:paraId="3CD46ED1" w14:textId="77777777" w:rsidR="00DF716D" w:rsidRDefault="00DF716D" w:rsidP="00972812"/>
    <w:p w14:paraId="3CAC0FA2" w14:textId="77777777" w:rsidR="00DF716D" w:rsidRDefault="00DF716D" w:rsidP="00972812"/>
    <w:p w14:paraId="2FE08D2C" w14:textId="77777777" w:rsidR="00DF716D" w:rsidRDefault="00DF716D" w:rsidP="00972812"/>
    <w:p w14:paraId="5494AA39" w14:textId="77777777" w:rsidR="00DF716D" w:rsidRDefault="00DF716D" w:rsidP="00972812"/>
    <w:p w14:paraId="6653335B" w14:textId="77777777" w:rsidR="00DF716D" w:rsidRDefault="00DF716D" w:rsidP="00972812"/>
    <w:p w14:paraId="20E6246B" w14:textId="77777777" w:rsidR="00DF716D" w:rsidRDefault="00DF716D" w:rsidP="00972812"/>
    <w:p w14:paraId="380FE81A" w14:textId="77777777" w:rsidR="00DF716D" w:rsidRDefault="00DF716D" w:rsidP="00972812"/>
    <w:p w14:paraId="5547EF02" w14:textId="77777777" w:rsidR="00DF716D" w:rsidRDefault="00DF716D" w:rsidP="00972812"/>
    <w:p w14:paraId="43A8F718" w14:textId="77777777" w:rsidR="00DF716D" w:rsidRDefault="00DF716D" w:rsidP="00972812"/>
    <w:p w14:paraId="441C259E" w14:textId="77777777" w:rsidR="00DF716D" w:rsidRDefault="00DF716D" w:rsidP="00972812"/>
    <w:p w14:paraId="06DBE655" w14:textId="77777777" w:rsidR="00DF716D" w:rsidRDefault="00DF716D" w:rsidP="00972812"/>
    <w:p w14:paraId="3D200CBE" w14:textId="77777777" w:rsidR="00DF716D" w:rsidRDefault="00DF716D" w:rsidP="00972812"/>
    <w:p w14:paraId="1195A1E7" w14:textId="77777777" w:rsidR="00DF716D" w:rsidRDefault="00DF716D" w:rsidP="00972812"/>
    <w:p w14:paraId="3470DC55" w14:textId="77777777" w:rsidR="00DF716D" w:rsidRDefault="00DF716D" w:rsidP="00972812"/>
    <w:p w14:paraId="68C1724E" w14:textId="77777777" w:rsidR="00DF716D" w:rsidRDefault="00DF716D" w:rsidP="00972812"/>
    <w:p w14:paraId="604B1AD6" w14:textId="77777777" w:rsidR="00DF716D" w:rsidRDefault="00DF716D" w:rsidP="00972812"/>
    <w:p w14:paraId="3C51714A" w14:textId="77777777" w:rsidR="00DF716D" w:rsidRDefault="00DF716D" w:rsidP="00972812"/>
    <w:p w14:paraId="1B73ECCA" w14:textId="77777777" w:rsidR="00DF716D" w:rsidRDefault="00DF716D" w:rsidP="00972812"/>
    <w:p w14:paraId="494FD11B" w14:textId="77777777" w:rsidR="00DF716D" w:rsidRDefault="00DF716D" w:rsidP="00972812"/>
    <w:p w14:paraId="1615DCD7" w14:textId="77777777" w:rsidR="00DF716D" w:rsidRDefault="00DF716D" w:rsidP="00972812"/>
    <w:p w14:paraId="5FC5EA63" w14:textId="77777777" w:rsidR="00DF716D" w:rsidRDefault="00DF716D" w:rsidP="00972812"/>
    <w:p w14:paraId="46BDC057" w14:textId="77777777" w:rsidR="00DF716D" w:rsidRDefault="00DF716D" w:rsidP="00972812"/>
    <w:p w14:paraId="7888A46A" w14:textId="77777777" w:rsidR="00DF716D" w:rsidRDefault="00DF716D" w:rsidP="00972812"/>
    <w:p w14:paraId="2D187C68" w14:textId="77777777" w:rsidR="00DF716D" w:rsidRDefault="00DF716D" w:rsidP="00972812"/>
    <w:p w14:paraId="1F696C0A" w14:textId="77777777" w:rsidR="00DF716D" w:rsidRDefault="00DF716D" w:rsidP="00972812"/>
    <w:p w14:paraId="2A626F56" w14:textId="77777777" w:rsidR="00DF716D" w:rsidRDefault="00DF716D" w:rsidP="00972812"/>
    <w:p w14:paraId="1D55F675" w14:textId="77777777" w:rsidR="00DF716D" w:rsidRDefault="00DF716D" w:rsidP="00972812"/>
    <w:p w14:paraId="05DCB389" w14:textId="77777777" w:rsidR="00DF716D" w:rsidRDefault="00DF716D" w:rsidP="00972812"/>
    <w:p w14:paraId="7EE037C0" w14:textId="77777777" w:rsidR="00DF716D" w:rsidRDefault="00DF716D" w:rsidP="00972812"/>
    <w:p w14:paraId="7AC7CEA9" w14:textId="77777777" w:rsidR="00DF716D" w:rsidRDefault="00DF716D"/>
    <w:p w14:paraId="5E502ACB" w14:textId="77777777" w:rsidR="00DF716D" w:rsidRDefault="00DF716D" w:rsidP="005272A3"/>
    <w:p w14:paraId="4486A242" w14:textId="77777777" w:rsidR="00DF716D" w:rsidRDefault="00DF716D" w:rsidP="005272A3"/>
    <w:p w14:paraId="7C0BA91F" w14:textId="77777777" w:rsidR="00DF716D" w:rsidRDefault="00DF716D" w:rsidP="005272A3"/>
    <w:p w14:paraId="666400B9" w14:textId="77777777" w:rsidR="00DF716D" w:rsidRDefault="00DF716D"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B21656" w:rsidRDefault="00B21656" w:rsidP="00972812">
    <w:r>
      <w:fldChar w:fldCharType="begin"/>
    </w:r>
    <w:r>
      <w:instrText xml:space="preserve">PAGE  </w:instrText>
    </w:r>
    <w:r>
      <w:fldChar w:fldCharType="separate"/>
    </w:r>
    <w:r>
      <w:rPr>
        <w:noProof/>
      </w:rPr>
      <w:t>24</w:t>
    </w:r>
    <w:r>
      <w:fldChar w:fldCharType="end"/>
    </w:r>
  </w:p>
  <w:p w14:paraId="3D42A6EB" w14:textId="77777777" w:rsidR="00B21656" w:rsidRDefault="00B21656"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B21656" w:rsidRDefault="00B21656"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B21656" w:rsidRDefault="00B21656"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6EE1"/>
    <w:rsid w:val="0014785F"/>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07F6"/>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6F4A"/>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342"/>
    <w:rsid w:val="009F4C69"/>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1656"/>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16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27D"/>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8662</TotalTime>
  <Pages>72</Pages>
  <Words>21877</Words>
  <Characters>118136</Characters>
  <Application>Microsoft Office Word</Application>
  <DocSecurity>0</DocSecurity>
  <Lines>984</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139734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2871</cp:revision>
  <cp:lastPrinted>2003-10-22T01:33:00Z</cp:lastPrinted>
  <dcterms:created xsi:type="dcterms:W3CDTF">2020-07-01T22:52:00Z</dcterms:created>
  <dcterms:modified xsi:type="dcterms:W3CDTF">2020-11-04T17:03:00Z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