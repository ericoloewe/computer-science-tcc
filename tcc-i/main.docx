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rsidP="0062580B">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5B8E6948" w:rsidR="008F2AE9" w:rsidRDefault="00833AC3" w:rsidP="00A03108">
      <w:pPr>
        <w:pStyle w:val="NomeTrabalho"/>
      </w:pPr>
      <w:del w:id="18" w:author="Érico Souza Loewe" w:date="2020-11-09T01:20:00Z">
        <w:r>
          <w:delText>Uso</w:delText>
        </w:r>
        <w:r w:rsidR="00A02EEA">
          <w:delText xml:space="preserve"> do KNN para </w:delText>
        </w:r>
      </w:del>
      <w:r w:rsidR="00A02EEA">
        <w:t xml:space="preserve">recomendação de </w:t>
      </w:r>
      <w:del w:id="19" w:author="Érico Souza Loewe" w:date="2020-11-09T01:20:00Z">
        <w:r w:rsidR="00A02EEA">
          <w:delText>generos</w:delText>
        </w:r>
      </w:del>
      <w:ins w:id="20" w:author="Érico Souza Loewe" w:date="2020-11-09T01:20:00Z">
        <w:r w:rsidR="00A02EEA">
          <w:t>g</w:t>
        </w:r>
        <w:r w:rsidR="00147B63">
          <w:t>Ê</w:t>
        </w:r>
        <w:r w:rsidR="00A02EEA">
          <w:t>neros</w:t>
        </w:r>
      </w:ins>
      <w:r w:rsidR="00A02EEA">
        <w:t xml:space="preserve"> musicais</w:t>
      </w:r>
      <w:r w:rsidR="00DF266F">
        <w:t xml:space="preserve"> </w:t>
      </w:r>
      <w:del w:id="21" w:author="Érico Souza Loewe" w:date="2020-11-09T01:20:00Z">
        <w:r w:rsidR="00DF266F">
          <w:delText>atraves do</w:delText>
        </w:r>
      </w:del>
      <w:ins w:id="22" w:author="Érico Souza Loewe" w:date="2020-11-09T01:20:00Z">
        <w:r w:rsidR="00DF266F">
          <w:t>atrav</w:t>
        </w:r>
        <w:r w:rsidR="00147B63">
          <w:t>É</w:t>
        </w:r>
        <w:r w:rsidR="00DF266F">
          <w:t xml:space="preserve">s </w:t>
        </w:r>
        <w:r w:rsidR="00147B63">
          <w:t>dE</w:t>
        </w:r>
      </w:ins>
      <w:r w:rsidR="00147B63">
        <w:t xml:space="preserve"> </w:t>
      </w:r>
      <w:r w:rsidR="00DF266F">
        <w:t>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A03108"/>
    <w:p w14:paraId="1EABE770" w14:textId="77777777" w:rsidR="00D04942" w:rsidRDefault="00D04942" w:rsidP="00A03108"/>
    <w:p w14:paraId="43DA8609" w14:textId="77777777" w:rsidR="00D04942" w:rsidRDefault="00D04942" w:rsidP="00A03108"/>
    <w:p w14:paraId="3154D2A6" w14:textId="77777777" w:rsidR="00D04942" w:rsidRDefault="00D04942" w:rsidP="00A03108"/>
    <w:p w14:paraId="1E21F9CE" w14:textId="77777777" w:rsidR="00D04942" w:rsidRDefault="00D04942" w:rsidP="00A03108"/>
    <w:p w14:paraId="187922F7" w14:textId="77777777" w:rsidR="00D04942" w:rsidRDefault="00D04942" w:rsidP="00A03108"/>
    <w:p w14:paraId="7A3F0A03" w14:textId="77777777" w:rsidR="00D04942" w:rsidRPr="00D04942" w:rsidRDefault="00D04942" w:rsidP="00A03108"/>
    <w:p w14:paraId="3321B369" w14:textId="77777777" w:rsidR="00DF3A09" w:rsidRDefault="00DF3A09" w:rsidP="00A03108">
      <w:pPr>
        <w:pStyle w:val="LocaleData"/>
      </w:pPr>
      <w:r>
        <w:t>Novo Hamburgo</w:t>
      </w:r>
    </w:p>
    <w:p w14:paraId="2EEC8D8D" w14:textId="2AD5D367" w:rsidR="00DF3A09" w:rsidRDefault="00DF3A09" w:rsidP="00A03108">
      <w:pPr>
        <w:pStyle w:val="LocaleData"/>
      </w:pPr>
      <w:r>
        <w:t>2020</w:t>
      </w:r>
    </w:p>
    <w:p w14:paraId="6CF0A5E9" w14:textId="42DDB69D" w:rsidR="008F2AE9" w:rsidRDefault="006676C9" w:rsidP="0062580B">
      <w:pPr>
        <w:pStyle w:val="Capa"/>
      </w:pPr>
      <w:r>
        <w:lastRenderedPageBreak/>
        <mc:AlternateContent>
          <mc:Choice Requires="wps">
            <w:drawing>
              <wp:anchor distT="0" distB="0" distL="114300" distR="114300" simplePos="0" relativeHeight="251657216"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3F66AC" w:rsidRDefault="003F66AC" w:rsidP="00A03108"/>
                          <w:p w14:paraId="0074EEEE" w14:textId="77777777" w:rsidR="003F66AC" w:rsidRDefault="003F66AC" w:rsidP="00A03108"/>
                          <w:p w14:paraId="20FED896" w14:textId="77777777" w:rsidR="003F66AC" w:rsidRDefault="003F66AC" w:rsidP="00A03108"/>
                          <w:p w14:paraId="6BC7A7D7" w14:textId="77777777" w:rsidR="003F66AC" w:rsidRDefault="003F66AC" w:rsidP="00A03108"/>
                          <w:p w14:paraId="657ED508" w14:textId="77777777" w:rsidR="003F66AC" w:rsidRDefault="003F66AC" w:rsidP="00A03108"/>
                          <w:p w14:paraId="4DBF881F" w14:textId="77777777" w:rsidR="003F66AC" w:rsidRDefault="003F66AC" w:rsidP="00A03108"/>
                          <w:p w14:paraId="47D5DC89" w14:textId="77777777" w:rsidR="003F66AC" w:rsidRDefault="003F66AC" w:rsidP="00A0310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3F66AC" w:rsidRDefault="003F66AC" w:rsidP="00A03108"/>
                    <w:p w14:paraId="0074EEEE" w14:textId="77777777" w:rsidR="003F66AC" w:rsidRDefault="003F66AC" w:rsidP="00A03108"/>
                    <w:p w14:paraId="20FED896" w14:textId="77777777" w:rsidR="003F66AC" w:rsidRDefault="003F66AC" w:rsidP="00A03108"/>
                    <w:p w14:paraId="6BC7A7D7" w14:textId="77777777" w:rsidR="003F66AC" w:rsidRDefault="003F66AC" w:rsidP="00A03108"/>
                    <w:p w14:paraId="657ED508" w14:textId="77777777" w:rsidR="003F66AC" w:rsidRDefault="003F66AC" w:rsidP="00A03108"/>
                    <w:p w14:paraId="4DBF881F" w14:textId="77777777" w:rsidR="003F66AC" w:rsidRDefault="003F66AC" w:rsidP="00A03108"/>
                    <w:p w14:paraId="47D5DC89" w14:textId="77777777" w:rsidR="003F66AC" w:rsidRDefault="003F66AC" w:rsidP="00A03108"/>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3E521D1C" w:rsidR="008F2AE9" w:rsidRDefault="00EB4ADC" w:rsidP="00A03108">
      <w:pPr>
        <w:pStyle w:val="NomeTrabalho"/>
      </w:pPr>
      <w:del w:id="23" w:author="Érico Souza Loewe" w:date="2020-11-09T01:20:00Z">
        <w:r w:rsidRPr="00EB4ADC">
          <w:delText xml:space="preserve">USO DO KNN PARA </w:delText>
        </w:r>
      </w:del>
      <w:r w:rsidRPr="00EB4ADC">
        <w:t xml:space="preserve">RECOMENDAÇÃO DE </w:t>
      </w:r>
      <w:del w:id="24" w:author="Érico Souza Loewe" w:date="2020-11-09T01:20:00Z">
        <w:r w:rsidRPr="00EB4ADC">
          <w:delText>GENEROS</w:delText>
        </w:r>
      </w:del>
      <w:ins w:id="25" w:author="Érico Souza Loewe" w:date="2020-11-09T01:20:00Z">
        <w:r w:rsidRPr="00EB4ADC">
          <w:t>G</w:t>
        </w:r>
        <w:r w:rsidR="00147B63">
          <w:t>Ê</w:t>
        </w:r>
        <w:r w:rsidRPr="00EB4ADC">
          <w:t>NEROS</w:t>
        </w:r>
      </w:ins>
      <w:r w:rsidRPr="00EB4ADC">
        <w:t xml:space="preserve"> MUSICAIS </w:t>
      </w:r>
      <w:del w:id="26" w:author="Érico Souza Loewe" w:date="2020-11-09T01:20:00Z">
        <w:r w:rsidRPr="00EB4ADC">
          <w:delText>ATRAVES DO</w:delText>
        </w:r>
      </w:del>
      <w:ins w:id="27" w:author="Érico Souza Loewe" w:date="2020-11-09T01:20:00Z">
        <w:r w:rsidRPr="00EB4ADC">
          <w:t>ATRAV</w:t>
        </w:r>
        <w:r w:rsidR="00147B63">
          <w:t>É</w:t>
        </w:r>
        <w:r w:rsidRPr="00EB4ADC">
          <w:t xml:space="preserve">S </w:t>
        </w:r>
        <w:r w:rsidR="00147B63" w:rsidRPr="00EB4ADC">
          <w:t>D</w:t>
        </w:r>
        <w:r w:rsidR="00147B63">
          <w:t>E</w:t>
        </w:r>
      </w:ins>
      <w:r w:rsidR="00147B63" w:rsidRPr="00EB4ADC">
        <w:t xml:space="preserve"> </w:t>
      </w:r>
      <w:r w:rsidRPr="00EB4ADC">
        <w:t>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A03108">
      <w:pPr>
        <w:pStyle w:val="CapaTexto2"/>
      </w:pPr>
      <w:r>
        <w:t>Trabalho de Conclusão de Curso</w:t>
      </w:r>
    </w:p>
    <w:p w14:paraId="061030AC" w14:textId="77777777" w:rsidR="008F2AE9" w:rsidRPr="00D04942" w:rsidRDefault="00D04942" w:rsidP="00A03108">
      <w:pPr>
        <w:pStyle w:val="CapaTexto2"/>
      </w:pPr>
      <w:r>
        <w:t>apresentado como requisito parcial</w:t>
      </w:r>
    </w:p>
    <w:p w14:paraId="3627E371" w14:textId="77777777" w:rsidR="008F2AE9" w:rsidRPr="00D04942" w:rsidRDefault="00D04942" w:rsidP="00A03108">
      <w:pPr>
        <w:pStyle w:val="CapaTexto2"/>
      </w:pPr>
      <w:r>
        <w:t>à obtenção do grau de Bacharel em</w:t>
      </w:r>
    </w:p>
    <w:p w14:paraId="334D3F4B" w14:textId="48AA1C59" w:rsidR="00D04942" w:rsidRDefault="007A7454" w:rsidP="00A03108">
      <w:pPr>
        <w:pStyle w:val="CapaTexto2"/>
      </w:pPr>
      <w:r>
        <w:t xml:space="preserve">Ciência da computação </w:t>
      </w:r>
      <w:r w:rsidR="00D04942">
        <w:t xml:space="preserve">pela </w:t>
      </w:r>
    </w:p>
    <w:p w14:paraId="3581E089" w14:textId="77777777" w:rsidR="008F2AE9" w:rsidRDefault="00D04942" w:rsidP="00A03108">
      <w:pPr>
        <w:pStyle w:val="CapaTexto2"/>
      </w:pPr>
      <w:r>
        <w:t>Universidade Feevale</w:t>
      </w:r>
    </w:p>
    <w:p w14:paraId="7B186425" w14:textId="77777777" w:rsidR="008F2AE9" w:rsidRDefault="008F2AE9">
      <w:pPr>
        <w:pStyle w:val="Normal3"/>
      </w:pPr>
    </w:p>
    <w:p w14:paraId="107E0C86" w14:textId="77777777" w:rsidR="00A149AB" w:rsidRDefault="00A149AB" w:rsidP="00A03108">
      <w:pPr>
        <w:pStyle w:val="CapaTexto2"/>
      </w:pPr>
    </w:p>
    <w:p w14:paraId="78A1C798" w14:textId="6B9A10A9" w:rsidR="008F2AE9" w:rsidRDefault="008F2AE9" w:rsidP="00A03108">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A03108">
      <w:pPr>
        <w:pStyle w:val="LocaleData"/>
      </w:pPr>
    </w:p>
    <w:p w14:paraId="5B89748E" w14:textId="42390754" w:rsidR="00A149AB" w:rsidRDefault="00A149AB" w:rsidP="00A03108">
      <w:pPr>
        <w:pStyle w:val="LocaleData"/>
      </w:pPr>
      <w:r>
        <w:t>Novo Hamburgo</w:t>
      </w:r>
    </w:p>
    <w:p w14:paraId="1CF50D58" w14:textId="0C7C3D23" w:rsidR="00A149AB" w:rsidRDefault="00A149AB" w:rsidP="00A03108">
      <w:pPr>
        <w:pStyle w:val="LocaleData"/>
      </w:pPr>
      <w:r>
        <w:t>2020</w:t>
      </w:r>
    </w:p>
    <w:p w14:paraId="1A413476" w14:textId="77777777" w:rsidR="00A149AB" w:rsidRDefault="00A149AB">
      <w:pPr>
        <w:pStyle w:val="Normal3"/>
      </w:pPr>
    </w:p>
    <w:p w14:paraId="138394EA" w14:textId="134329C5" w:rsidR="008F2AE9" w:rsidRDefault="008F2AE9" w:rsidP="00A03108"/>
    <w:p w14:paraId="12A62E28" w14:textId="0C4561DE" w:rsidR="0005036F" w:rsidRDefault="0005036F" w:rsidP="00A03108"/>
    <w:p w14:paraId="5CC83100" w14:textId="77777777" w:rsidR="0005036F" w:rsidRDefault="0005036F" w:rsidP="00A03108"/>
    <w:p w14:paraId="39F48EDA" w14:textId="77777777" w:rsidR="008F2AE9" w:rsidRDefault="008F2AE9" w:rsidP="00A03108"/>
    <w:p w14:paraId="761923B9" w14:textId="77777777" w:rsidR="008F2AE9" w:rsidRDefault="008F2AE9" w:rsidP="00A03108"/>
    <w:p w14:paraId="3D7C6AF1" w14:textId="77777777" w:rsidR="008F2AE9" w:rsidRDefault="008F2AE9" w:rsidP="00A03108"/>
    <w:p w14:paraId="691F6768" w14:textId="77777777" w:rsidR="008F2AE9" w:rsidRDefault="008F2AE9" w:rsidP="00A03108">
      <w:pPr>
        <w:pStyle w:val="TtuloAgradecimento"/>
      </w:pPr>
      <w:r>
        <w:t>Agradecimentos</w:t>
      </w:r>
    </w:p>
    <w:p w14:paraId="74CEE209" w14:textId="77777777" w:rsidR="008F2AE9" w:rsidRDefault="008F2AE9" w:rsidP="00A03108">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A03108">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A03108">
      <w:pPr>
        <w:pStyle w:val="Ttulo0"/>
      </w:pPr>
      <w:r w:rsidRPr="000964B3">
        <w:lastRenderedPageBreak/>
        <w:t>Resumo</w:t>
      </w:r>
    </w:p>
    <w:p w14:paraId="0DE9B870" w14:textId="2B822A84" w:rsidR="008F2AE9" w:rsidRDefault="003409B7" w:rsidP="00A03108">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w:t>
      </w:r>
      <w:r w:rsidR="00466A2D">
        <w:t>foi</w:t>
      </w:r>
      <w:r w:rsidRPr="003409B7">
        <w:t xml:space="preserve"> desenvolvido </w:t>
      </w:r>
      <w:r w:rsidR="002959A5">
        <w:t>o LORS</w:t>
      </w:r>
      <w:del w:id="28" w:author="Érico Souza Loewe" w:date="2020-11-09T01:20:00Z">
        <w:r w:rsidR="002959A5">
          <w:delText>,</w:delText>
        </w:r>
      </w:del>
      <w:ins w:id="29" w:author="Érico Souza Loewe" w:date="2020-11-09T01:20:00Z">
        <w:r w:rsidR="00147B63">
          <w:t xml:space="preserve"> (</w:t>
        </w:r>
        <w:proofErr w:type="spellStart"/>
        <w:r w:rsidR="001837E5">
          <w:t>Loewe’s</w:t>
        </w:r>
        <w:proofErr w:type="spellEnd"/>
        <w:r w:rsidR="001837E5">
          <w:t xml:space="preserve"> </w:t>
        </w:r>
        <w:proofErr w:type="spellStart"/>
        <w:r w:rsidR="001837E5" w:rsidRPr="001837E5">
          <w:rPr>
            <w:i/>
          </w:rPr>
          <w:t>Recommender</w:t>
        </w:r>
        <w:proofErr w:type="spellEnd"/>
        <w:r w:rsidR="001837E5" w:rsidRPr="001837E5">
          <w:rPr>
            <w:i/>
          </w:rPr>
          <w:t xml:space="preserve"> System</w:t>
        </w:r>
        <w:r w:rsidR="00147B63">
          <w:t>)</w:t>
        </w:r>
        <w:r w:rsidR="002959A5">
          <w:t>,</w:t>
        </w:r>
      </w:ins>
      <w:r w:rsidR="002959A5">
        <w:t xml:space="preserve"> um</w:t>
      </w:r>
      <w:r w:rsidRPr="003409B7">
        <w:t xml:space="preserve"> sistema de recomendação</w:t>
      </w:r>
      <w:r w:rsidR="00427ACF">
        <w:t xml:space="preserve"> </w:t>
      </w:r>
      <w:r w:rsidR="00064C59">
        <w:t>de gêneros musicais</w:t>
      </w:r>
      <w:r w:rsidR="00113102">
        <w:t xml:space="preserve"> </w:t>
      </w:r>
      <w:r w:rsidRPr="003409B7">
        <w:t>baseado em contexto comportamental e de ambiente</w:t>
      </w:r>
      <w:r w:rsidR="00E7079D">
        <w:t>. Nele é utilizado o algoritmo KNN para</w:t>
      </w:r>
      <w:ins w:id="30" w:author="Érico Souza Loewe" w:date="2020-11-09T01:20:00Z">
        <w:r w:rsidR="00147B63">
          <w:t>,</w:t>
        </w:r>
      </w:ins>
      <w:r w:rsidR="00E7079D">
        <w:t xml:space="preserve"> a partir do contexto musical (gostou, não gostou, repetiu), contexto comportamental (atividade, sentimento) e </w:t>
      </w:r>
      <w:ins w:id="31" w:author="Érico Souza Loewe" w:date="2020-11-09T01:20:00Z">
        <w:r w:rsidR="00147B63">
          <w:t xml:space="preserve">de </w:t>
        </w:r>
      </w:ins>
      <w:r w:rsidR="00E7079D">
        <w:t>ambiente (lugar</w:t>
      </w:r>
      <w:del w:id="32" w:author="Érico Souza Loewe" w:date="2020-11-09T01:20:00Z">
        <w:r w:rsidR="00E7079D">
          <w:delText>)</w:delText>
        </w:r>
      </w:del>
      <w:ins w:id="33" w:author="Érico Souza Loewe" w:date="2020-11-09T01:20:00Z">
        <w:r w:rsidR="00E7079D">
          <w:t>)</w:t>
        </w:r>
        <w:r w:rsidR="00147B63">
          <w:t>,</w:t>
        </w:r>
      </w:ins>
      <w:r w:rsidR="00E7079D">
        <w:t xml:space="preserve"> encontrar o gênero musical mais adequado para o momento</w:t>
      </w:r>
      <w:r w:rsidRPr="003409B7">
        <w:t>.</w:t>
      </w:r>
      <w:r w:rsidR="002225D0">
        <w:t xml:space="preserve"> É </w:t>
      </w:r>
      <w:del w:id="34" w:author="Érico Souza Loewe" w:date="2020-11-09T01:20:00Z">
        <w:r w:rsidR="002225D0">
          <w:delText>apresentado</w:delText>
        </w:r>
      </w:del>
      <w:ins w:id="35" w:author="Érico Souza Loewe" w:date="2020-11-09T01:20:00Z">
        <w:r w:rsidR="002225D0">
          <w:t>apresentad</w:t>
        </w:r>
        <w:r w:rsidR="00147B63">
          <w:t>a</w:t>
        </w:r>
      </w:ins>
      <w:r w:rsidR="005D7B37">
        <w:t xml:space="preserve"> toda pesquisa desenvolvida até o desenvolvimento do sistema,</w:t>
      </w:r>
      <w:r w:rsidR="002225D0">
        <w:t xml:space="preserve"> a evolução</w:t>
      </w:r>
      <w:r w:rsidR="00147B63">
        <w:t xml:space="preserve"> </w:t>
      </w:r>
      <w:ins w:id="36" w:author="Érico Souza Loewe" w:date="2020-11-09T01:20:00Z">
        <w:r w:rsidR="00147B63">
          <w:t>do</w:t>
        </w:r>
        <w:r w:rsidR="002225D0">
          <w:t xml:space="preserve"> </w:t>
        </w:r>
      </w:ins>
      <w:r w:rsidR="002225D0">
        <w:t>sistema</w:t>
      </w:r>
      <w:r w:rsidR="005D7B37">
        <w:t xml:space="preserve"> em si</w:t>
      </w:r>
      <w:r w:rsidR="00AB5D6E">
        <w:t xml:space="preserve"> e</w:t>
      </w:r>
      <w:r w:rsidR="002225D0">
        <w:t xml:space="preserve"> os resultados obtidos com as recomendações.</w:t>
      </w:r>
    </w:p>
    <w:p w14:paraId="5A554FBE" w14:textId="77777777" w:rsidR="008F2AE9" w:rsidRDefault="008F2AE9" w:rsidP="00A03108"/>
    <w:p w14:paraId="15E10890" w14:textId="77777777" w:rsidR="008F2AE9" w:rsidRDefault="008F2AE9" w:rsidP="00A03108"/>
    <w:p w14:paraId="57272C47" w14:textId="58986F23" w:rsidR="008F2AE9" w:rsidRPr="005116EE" w:rsidRDefault="008F2AE9" w:rsidP="00A03108">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moveFromRangeStart w:id="37" w:author="Érico Souza Loewe" w:date="2020-11-09T01:20:00Z" w:name="move55777227"/>
      <w:moveFrom w:id="38" w:author="Érico Souza Loewe" w:date="2020-11-09T01:20:00Z">
        <w:r w:rsidR="00147B63" w:rsidRPr="004E28B3">
          <w:rPr>
            <w:i/>
            <w:lang w:val="en-US"/>
          </w:rPr>
          <w:t>K-Nearest Neighbors</w:t>
        </w:r>
        <w:r w:rsidR="00147B63">
          <w:rPr>
            <w:lang w:val="en-US"/>
          </w:rPr>
          <w:t xml:space="preserve">. </w:t>
        </w:r>
      </w:moveFrom>
      <w:moveFromRangeEnd w:id="37"/>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proofErr w:type="spellStart"/>
      <w:r w:rsidR="007242D1" w:rsidRPr="001D3D9F">
        <w:rPr>
          <w:lang w:val="en-US"/>
        </w:rPr>
        <w:t>Sistemas</w:t>
      </w:r>
      <w:proofErr w:type="spellEnd"/>
      <w:r w:rsidR="007242D1" w:rsidRPr="001D3D9F">
        <w:rPr>
          <w:lang w:val="en-US"/>
        </w:rPr>
        <w:t xml:space="preserve"> de </w:t>
      </w:r>
      <w:proofErr w:type="spellStart"/>
      <w:r w:rsidR="007242D1" w:rsidRPr="001D3D9F">
        <w:rPr>
          <w:lang w:val="en-US"/>
        </w:rPr>
        <w:t>recomendação</w:t>
      </w:r>
      <w:proofErr w:type="spellEnd"/>
      <w:r w:rsidR="007242D1" w:rsidRPr="001D3D9F">
        <w:rPr>
          <w:lang w:val="en-US"/>
        </w:rPr>
        <w:t xml:space="preserve"> musical. </w:t>
      </w:r>
      <w:moveToRangeStart w:id="39" w:author="Érico Souza Loewe" w:date="2020-11-09T01:20:00Z" w:name="move55777227"/>
      <w:moveTo w:id="40" w:author="Érico Souza Loewe" w:date="2020-11-09T01:20:00Z">
        <w:r w:rsidR="00147B63" w:rsidRPr="004E28B3">
          <w:rPr>
            <w:i/>
            <w:lang w:val="en-US"/>
          </w:rPr>
          <w:t>K-Nearest Neighbors</w:t>
        </w:r>
        <w:r w:rsidR="00147B63">
          <w:rPr>
            <w:lang w:val="en-US"/>
          </w:rPr>
          <w:t xml:space="preserve">. </w:t>
        </w:r>
      </w:moveTo>
      <w:moveToRangeEnd w:id="39"/>
      <w:r w:rsidR="007242D1" w:rsidRPr="001D3D9F">
        <w:rPr>
          <w:lang w:val="en-US"/>
        </w:rPr>
        <w:t xml:space="preserve">Música. </w:t>
      </w:r>
      <w:r w:rsidR="007242D1" w:rsidRPr="005116EE">
        <w:rPr>
          <w:i/>
          <w:lang w:val="en-US"/>
        </w:rPr>
        <w:t>Spotify</w:t>
      </w:r>
      <w:r w:rsidR="007242D1" w:rsidRPr="005116EE">
        <w:rPr>
          <w:lang w:val="en-US"/>
        </w:rPr>
        <w:t>.</w:t>
      </w:r>
    </w:p>
    <w:p w14:paraId="14DA8121" w14:textId="77777777" w:rsidR="008F2AE9" w:rsidRPr="005116EE" w:rsidRDefault="008F2AE9" w:rsidP="00A03108">
      <w:pPr>
        <w:pStyle w:val="Ttulo0"/>
        <w:rPr>
          <w:lang w:val="en-US"/>
        </w:rPr>
      </w:pPr>
      <w:r w:rsidRPr="005116EE">
        <w:rPr>
          <w:lang w:val="en-US"/>
        </w:rPr>
        <w:lastRenderedPageBreak/>
        <w:t>Abstract</w:t>
      </w:r>
    </w:p>
    <w:p w14:paraId="1D988098" w14:textId="5FAA1D18" w:rsidR="008F2AE9" w:rsidRPr="00D802E3" w:rsidRDefault="00D802E3" w:rsidP="00A03108">
      <w:pPr>
        <w:pStyle w:val="TextodoResumo"/>
        <w:rPr>
          <w:lang w:val="en-US"/>
        </w:rPr>
      </w:pPr>
      <w:commentRangeStart w:id="41"/>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commentRangeEnd w:id="41"/>
      <w:r w:rsidR="00147B63">
        <w:rPr>
          <w:rStyle w:val="Refdecomentrio"/>
        </w:rPr>
        <w:commentReference w:id="41"/>
      </w:r>
    </w:p>
    <w:p w14:paraId="7E8A0422" w14:textId="77777777" w:rsidR="008F2AE9" w:rsidRPr="00D802E3" w:rsidRDefault="008F2AE9" w:rsidP="00A03108">
      <w:pPr>
        <w:rPr>
          <w:lang w:val="en-US"/>
        </w:rPr>
      </w:pPr>
    </w:p>
    <w:p w14:paraId="0FCD800B" w14:textId="77777777" w:rsidR="008F2AE9" w:rsidRPr="00D802E3" w:rsidRDefault="008F2AE9" w:rsidP="00A03108">
      <w:pPr>
        <w:rPr>
          <w:lang w:val="en-US"/>
        </w:rPr>
      </w:pPr>
    </w:p>
    <w:p w14:paraId="59B5EADB" w14:textId="488E7D14" w:rsidR="008F2AE9" w:rsidRPr="0017416A" w:rsidRDefault="008F2AE9" w:rsidP="00A03108">
      <w:pPr>
        <w:pStyle w:val="Palavras-chave"/>
        <w:rPr>
          <w:lang w:val="en-US"/>
        </w:rPr>
      </w:pPr>
      <w:r w:rsidRPr="003665B2">
        <w:rPr>
          <w:lang w:val="en-US"/>
        </w:rPr>
        <w:t xml:space="preserve">Keywords: </w:t>
      </w:r>
      <w:moveFromRangeStart w:id="42" w:author="Érico Souza Loewe" w:date="2020-11-09T01:20:00Z" w:name="move55777228"/>
      <w:moveFrom w:id="43" w:author="Érico Souza Loewe" w:date="2020-11-09T01:20:00Z">
        <w:r w:rsidR="00147B63" w:rsidRPr="008A0DF9">
          <w:rPr>
            <w:lang w:val="en-US"/>
          </w:rPr>
          <w:t>K-Nearest Neighbors</w:t>
        </w:r>
        <w:r w:rsidR="00147B63">
          <w:rPr>
            <w:lang w:val="en-US"/>
          </w:rPr>
          <w:t>.</w:t>
        </w:r>
        <w:r w:rsidR="00147B63" w:rsidRPr="008A0DF9">
          <w:rPr>
            <w:lang w:val="en-US"/>
          </w:rPr>
          <w:t xml:space="preserve"> </w:t>
        </w:r>
      </w:moveFrom>
      <w:moveFromRangeEnd w:id="42"/>
      <w:r w:rsidR="00E1249D" w:rsidRPr="00E1249D">
        <w:rPr>
          <w:lang w:val="en-US"/>
        </w:rPr>
        <w:t xml:space="preserve">RecSys. Machine Learning. Music Recommender System. </w:t>
      </w:r>
      <w:moveToRangeStart w:id="44" w:author="Érico Souza Loewe" w:date="2020-11-09T01:20:00Z" w:name="move55777228"/>
      <w:moveTo w:id="45" w:author="Érico Souza Loewe" w:date="2020-11-09T01:20:00Z">
        <w:r w:rsidR="00147B63" w:rsidRPr="008A0DF9">
          <w:rPr>
            <w:lang w:val="en-US"/>
          </w:rPr>
          <w:t>K-Nearest Neighbors</w:t>
        </w:r>
        <w:r w:rsidR="00147B63">
          <w:rPr>
            <w:lang w:val="en-US"/>
          </w:rPr>
          <w:t>.</w:t>
        </w:r>
        <w:r w:rsidR="00147B63" w:rsidRPr="008A0DF9">
          <w:rPr>
            <w:lang w:val="en-US"/>
          </w:rPr>
          <w:t xml:space="preserve"> </w:t>
        </w:r>
      </w:moveTo>
      <w:moveToRangeEnd w:id="44"/>
      <w:r w:rsidR="0017416A">
        <w:rPr>
          <w:lang w:val="en-US"/>
        </w:rPr>
        <w:t>Music</w:t>
      </w:r>
      <w:r w:rsidR="00E1249D" w:rsidRPr="0017416A">
        <w:rPr>
          <w:lang w:val="en-US"/>
        </w:rPr>
        <w:t>. Spotify.</w:t>
      </w:r>
    </w:p>
    <w:p w14:paraId="32FFAAA0" w14:textId="77777777" w:rsidR="008F2AE9" w:rsidRPr="0017416A" w:rsidRDefault="008F2AE9" w:rsidP="00A03108">
      <w:pPr>
        <w:rPr>
          <w:lang w:val="en-US"/>
        </w:rPr>
      </w:pPr>
    </w:p>
    <w:p w14:paraId="15419884" w14:textId="77777777" w:rsidR="008F2AE9" w:rsidRDefault="008F2AE9" w:rsidP="00A03108">
      <w:pPr>
        <w:pStyle w:val="Ttulo0"/>
      </w:pPr>
      <w:r>
        <w:lastRenderedPageBreak/>
        <w:t>Lista de Figuras</w:t>
      </w:r>
    </w:p>
    <w:p w14:paraId="1D10D402" w14:textId="0FF4E4C1" w:rsidR="00F53E24" w:rsidRDefault="002E2086" w:rsidP="00A03108">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5260879" w:history="1">
        <w:r w:rsidR="00F53E24" w:rsidRPr="00495A90">
          <w:rPr>
            <w:rStyle w:val="Hyperlink"/>
          </w:rPr>
          <w:t>Figura 1 - Motor avançado de busca da ACM (próprio, 2020)</w:t>
        </w:r>
        <w:r w:rsidR="00F53E24">
          <w:rPr>
            <w:webHidden/>
          </w:rPr>
          <w:tab/>
        </w:r>
        <w:r w:rsidR="00F53E24">
          <w:rPr>
            <w:webHidden/>
          </w:rPr>
          <w:fldChar w:fldCharType="begin"/>
        </w:r>
        <w:r w:rsidR="00F53E24">
          <w:rPr>
            <w:webHidden/>
          </w:rPr>
          <w:instrText xml:space="preserve"> PAGEREF _Toc55260879 \h </w:instrText>
        </w:r>
        <w:r w:rsidR="00F53E24">
          <w:rPr>
            <w:webHidden/>
          </w:rPr>
        </w:r>
        <w:r w:rsidR="00F53E24">
          <w:rPr>
            <w:webHidden/>
          </w:rPr>
          <w:fldChar w:fldCharType="separate"/>
        </w:r>
        <w:r w:rsidR="00F53E24">
          <w:rPr>
            <w:webHidden/>
          </w:rPr>
          <w:t>19</w:t>
        </w:r>
        <w:r w:rsidR="00F53E24">
          <w:rPr>
            <w:webHidden/>
          </w:rPr>
          <w:fldChar w:fldCharType="end"/>
        </w:r>
      </w:hyperlink>
    </w:p>
    <w:p w14:paraId="29A2148A" w14:textId="5D08F096" w:rsidR="00F53E24" w:rsidRDefault="0041076F" w:rsidP="00A03108">
      <w:pPr>
        <w:pStyle w:val="ndicedeilustraes"/>
        <w:rPr>
          <w:rFonts w:asciiTheme="minorHAnsi" w:eastAsiaTheme="minorEastAsia" w:hAnsiTheme="minorHAnsi" w:cstheme="minorBidi"/>
          <w:color w:val="auto"/>
          <w:sz w:val="22"/>
          <w:szCs w:val="22"/>
          <w:lang w:eastAsia="pt-BR"/>
        </w:rPr>
      </w:pPr>
      <w:hyperlink w:anchor="_Toc55260880" w:history="1">
        <w:r w:rsidR="00F53E24" w:rsidRPr="00495A90">
          <w:rPr>
            <w:rStyle w:val="Hyperlink"/>
          </w:rPr>
          <w:t>Figura 2 - Resultado de busca dos proceedings no motor de busca da ACM (próprio, 2020)</w:t>
        </w:r>
        <w:r w:rsidR="00F53E24">
          <w:rPr>
            <w:webHidden/>
          </w:rPr>
          <w:tab/>
        </w:r>
        <w:r w:rsidR="00F53E24">
          <w:rPr>
            <w:webHidden/>
          </w:rPr>
          <w:fldChar w:fldCharType="begin"/>
        </w:r>
        <w:r w:rsidR="00F53E24">
          <w:rPr>
            <w:webHidden/>
          </w:rPr>
          <w:instrText xml:space="preserve"> PAGEREF _Toc55260880 \h </w:instrText>
        </w:r>
        <w:r w:rsidR="00F53E24">
          <w:rPr>
            <w:webHidden/>
          </w:rPr>
        </w:r>
        <w:r w:rsidR="00F53E24">
          <w:rPr>
            <w:webHidden/>
          </w:rPr>
          <w:fldChar w:fldCharType="separate"/>
        </w:r>
        <w:r w:rsidR="00F53E24">
          <w:rPr>
            <w:webHidden/>
          </w:rPr>
          <w:t>20</w:t>
        </w:r>
        <w:r w:rsidR="00F53E24">
          <w:rPr>
            <w:webHidden/>
          </w:rPr>
          <w:fldChar w:fldCharType="end"/>
        </w:r>
      </w:hyperlink>
    </w:p>
    <w:p w14:paraId="49FAB45F" w14:textId="75835B01" w:rsidR="00F53E24" w:rsidRDefault="0041076F" w:rsidP="00A03108">
      <w:pPr>
        <w:pStyle w:val="ndicedeilustraes"/>
        <w:rPr>
          <w:rFonts w:asciiTheme="minorHAnsi" w:eastAsiaTheme="minorEastAsia" w:hAnsiTheme="minorHAnsi" w:cstheme="minorBidi"/>
          <w:color w:val="auto"/>
          <w:sz w:val="22"/>
          <w:szCs w:val="22"/>
          <w:lang w:eastAsia="pt-BR"/>
        </w:rPr>
      </w:pPr>
      <w:hyperlink w:anchor="_Toc55260881" w:history="1">
        <w:r w:rsidR="00F53E24" w:rsidRPr="00495A90">
          <w:rPr>
            <w:rStyle w:val="Hyperlink"/>
          </w:rPr>
          <w:t>Figura 3 - Resultado de busca dos journals no motor de busca da ACM (próprio, 2020)</w:t>
        </w:r>
        <w:r w:rsidR="00F53E24">
          <w:rPr>
            <w:webHidden/>
          </w:rPr>
          <w:tab/>
        </w:r>
        <w:r w:rsidR="00F53E24">
          <w:rPr>
            <w:webHidden/>
          </w:rPr>
          <w:fldChar w:fldCharType="begin"/>
        </w:r>
        <w:r w:rsidR="00F53E24">
          <w:rPr>
            <w:webHidden/>
          </w:rPr>
          <w:instrText xml:space="preserve"> PAGEREF _Toc55260881 \h </w:instrText>
        </w:r>
        <w:r w:rsidR="00F53E24">
          <w:rPr>
            <w:webHidden/>
          </w:rPr>
        </w:r>
        <w:r w:rsidR="00F53E24">
          <w:rPr>
            <w:webHidden/>
          </w:rPr>
          <w:fldChar w:fldCharType="separate"/>
        </w:r>
        <w:r w:rsidR="00F53E24">
          <w:rPr>
            <w:webHidden/>
          </w:rPr>
          <w:t>21</w:t>
        </w:r>
        <w:r w:rsidR="00F53E24">
          <w:rPr>
            <w:webHidden/>
          </w:rPr>
          <w:fldChar w:fldCharType="end"/>
        </w:r>
      </w:hyperlink>
    </w:p>
    <w:p w14:paraId="31E669DE" w14:textId="7CF42EAA" w:rsidR="00F53E24" w:rsidRDefault="0041076F" w:rsidP="00A03108">
      <w:pPr>
        <w:pStyle w:val="ndicedeilustraes"/>
        <w:rPr>
          <w:rFonts w:asciiTheme="minorHAnsi" w:eastAsiaTheme="minorEastAsia" w:hAnsiTheme="minorHAnsi" w:cstheme="minorBidi"/>
          <w:color w:val="auto"/>
          <w:sz w:val="22"/>
          <w:szCs w:val="22"/>
          <w:lang w:eastAsia="pt-BR"/>
        </w:rPr>
      </w:pPr>
      <w:hyperlink w:anchor="_Toc55260882" w:history="1">
        <w:r w:rsidR="00F53E24" w:rsidRPr="00495A90">
          <w:rPr>
            <w:rStyle w:val="Hyperlink"/>
          </w:rPr>
          <w:t>Figura 4 - Etapas realizadas para filtrar os trabalhos encontrados no motor de busca da ACM (próprio, 2020)</w:t>
        </w:r>
        <w:r w:rsidR="00F53E24">
          <w:rPr>
            <w:webHidden/>
          </w:rPr>
          <w:tab/>
        </w:r>
        <w:r w:rsidR="00F53E24">
          <w:rPr>
            <w:webHidden/>
          </w:rPr>
          <w:fldChar w:fldCharType="begin"/>
        </w:r>
        <w:r w:rsidR="00F53E24">
          <w:rPr>
            <w:webHidden/>
          </w:rPr>
          <w:instrText xml:space="preserve"> PAGEREF _Toc55260882 \h </w:instrText>
        </w:r>
        <w:r w:rsidR="00F53E24">
          <w:rPr>
            <w:webHidden/>
          </w:rPr>
        </w:r>
        <w:r w:rsidR="00F53E24">
          <w:rPr>
            <w:webHidden/>
          </w:rPr>
          <w:fldChar w:fldCharType="separate"/>
        </w:r>
        <w:r w:rsidR="00F53E24">
          <w:rPr>
            <w:webHidden/>
          </w:rPr>
          <w:t>21</w:t>
        </w:r>
        <w:r w:rsidR="00F53E24">
          <w:rPr>
            <w:webHidden/>
          </w:rPr>
          <w:fldChar w:fldCharType="end"/>
        </w:r>
      </w:hyperlink>
    </w:p>
    <w:p w14:paraId="6F783CD1" w14:textId="5B43941D" w:rsidR="00F53E24" w:rsidRDefault="0041076F" w:rsidP="00A03108">
      <w:pPr>
        <w:pStyle w:val="ndicedeilustraes"/>
        <w:rPr>
          <w:rFonts w:asciiTheme="minorHAnsi" w:eastAsiaTheme="minorEastAsia" w:hAnsiTheme="minorHAnsi" w:cstheme="minorBidi"/>
          <w:color w:val="auto"/>
          <w:sz w:val="22"/>
          <w:szCs w:val="22"/>
          <w:lang w:eastAsia="pt-BR"/>
        </w:rPr>
      </w:pPr>
      <w:hyperlink w:anchor="_Toc55260883" w:history="1">
        <w:r w:rsidR="00F53E24" w:rsidRPr="00495A90">
          <w:rPr>
            <w:rStyle w:val="Hyperlink"/>
          </w:rPr>
          <w:t>Figura 5 - Filtro em cima dos trabalhos selecionados através do resumo (próprio, 2020)</w:t>
        </w:r>
        <w:r w:rsidR="00F53E24">
          <w:rPr>
            <w:webHidden/>
          </w:rPr>
          <w:tab/>
        </w:r>
        <w:r w:rsidR="00F53E24">
          <w:rPr>
            <w:webHidden/>
          </w:rPr>
          <w:fldChar w:fldCharType="begin"/>
        </w:r>
        <w:r w:rsidR="00F53E24">
          <w:rPr>
            <w:webHidden/>
          </w:rPr>
          <w:instrText xml:space="preserve"> PAGEREF _Toc55260883 \h </w:instrText>
        </w:r>
        <w:r w:rsidR="00F53E24">
          <w:rPr>
            <w:webHidden/>
          </w:rPr>
        </w:r>
        <w:r w:rsidR="00F53E24">
          <w:rPr>
            <w:webHidden/>
          </w:rPr>
          <w:fldChar w:fldCharType="separate"/>
        </w:r>
        <w:r w:rsidR="00F53E24">
          <w:rPr>
            <w:webHidden/>
          </w:rPr>
          <w:t>22</w:t>
        </w:r>
        <w:r w:rsidR="00F53E24">
          <w:rPr>
            <w:webHidden/>
          </w:rPr>
          <w:fldChar w:fldCharType="end"/>
        </w:r>
      </w:hyperlink>
    </w:p>
    <w:p w14:paraId="72C20F97" w14:textId="01C08EF9" w:rsidR="00F53E24" w:rsidRDefault="0041076F" w:rsidP="00A03108">
      <w:pPr>
        <w:pStyle w:val="ndicedeilustraes"/>
        <w:rPr>
          <w:rFonts w:asciiTheme="minorHAnsi" w:eastAsiaTheme="minorEastAsia" w:hAnsiTheme="minorHAnsi" w:cstheme="minorBidi"/>
          <w:color w:val="auto"/>
          <w:sz w:val="22"/>
          <w:szCs w:val="22"/>
          <w:lang w:eastAsia="pt-BR"/>
        </w:rPr>
      </w:pPr>
      <w:hyperlink w:anchor="_Toc55260884" w:history="1">
        <w:r w:rsidR="00F53E24" w:rsidRPr="00495A90">
          <w:rPr>
            <w:rStyle w:val="Hyperlink"/>
          </w:rPr>
          <w:t>Figura 6 - Procedimento de filtro realizado baseado nos trabalhos encontrados no motor de busca da ACM (próprio, 2020)</w:t>
        </w:r>
        <w:r w:rsidR="00F53E24">
          <w:rPr>
            <w:webHidden/>
          </w:rPr>
          <w:tab/>
        </w:r>
        <w:r w:rsidR="00F53E24">
          <w:rPr>
            <w:webHidden/>
          </w:rPr>
          <w:fldChar w:fldCharType="begin"/>
        </w:r>
        <w:r w:rsidR="00F53E24">
          <w:rPr>
            <w:webHidden/>
          </w:rPr>
          <w:instrText xml:space="preserve"> PAGEREF _Toc55260884 \h </w:instrText>
        </w:r>
        <w:r w:rsidR="00F53E24">
          <w:rPr>
            <w:webHidden/>
          </w:rPr>
        </w:r>
        <w:r w:rsidR="00F53E24">
          <w:rPr>
            <w:webHidden/>
          </w:rPr>
          <w:fldChar w:fldCharType="separate"/>
        </w:r>
        <w:r w:rsidR="00F53E24">
          <w:rPr>
            <w:webHidden/>
          </w:rPr>
          <w:t>23</w:t>
        </w:r>
        <w:r w:rsidR="00F53E24">
          <w:rPr>
            <w:webHidden/>
          </w:rPr>
          <w:fldChar w:fldCharType="end"/>
        </w:r>
      </w:hyperlink>
    </w:p>
    <w:p w14:paraId="19DD02D4" w14:textId="51037202" w:rsidR="00F53E24" w:rsidRDefault="0041076F" w:rsidP="00A03108">
      <w:pPr>
        <w:pStyle w:val="ndicedeilustraes"/>
        <w:rPr>
          <w:rFonts w:asciiTheme="minorHAnsi" w:eastAsiaTheme="minorEastAsia" w:hAnsiTheme="minorHAnsi" w:cstheme="minorBidi"/>
          <w:color w:val="auto"/>
          <w:sz w:val="22"/>
          <w:szCs w:val="22"/>
          <w:lang w:eastAsia="pt-BR"/>
        </w:rPr>
      </w:pPr>
      <w:hyperlink w:anchor="_Toc55260885" w:history="1">
        <w:r w:rsidR="00F53E24" w:rsidRPr="00495A90">
          <w:rPr>
            <w:rStyle w:val="Hyperlink"/>
          </w:rPr>
          <w:t>Figura 7 Fatores da preferência musical (próprio, 2020)</w:t>
        </w:r>
        <w:r w:rsidR="00F53E24">
          <w:rPr>
            <w:webHidden/>
          </w:rPr>
          <w:tab/>
        </w:r>
        <w:r w:rsidR="00F53E24">
          <w:rPr>
            <w:webHidden/>
          </w:rPr>
          <w:fldChar w:fldCharType="begin"/>
        </w:r>
        <w:r w:rsidR="00F53E24">
          <w:rPr>
            <w:webHidden/>
          </w:rPr>
          <w:instrText xml:space="preserve"> PAGEREF _Toc55260885 \h </w:instrText>
        </w:r>
        <w:r w:rsidR="00F53E24">
          <w:rPr>
            <w:webHidden/>
          </w:rPr>
        </w:r>
        <w:r w:rsidR="00F53E24">
          <w:rPr>
            <w:webHidden/>
          </w:rPr>
          <w:fldChar w:fldCharType="separate"/>
        </w:r>
        <w:r w:rsidR="00F53E24">
          <w:rPr>
            <w:webHidden/>
          </w:rPr>
          <w:t>32</w:t>
        </w:r>
        <w:r w:rsidR="00F53E24">
          <w:rPr>
            <w:webHidden/>
          </w:rPr>
          <w:fldChar w:fldCharType="end"/>
        </w:r>
      </w:hyperlink>
    </w:p>
    <w:p w14:paraId="4EC232F1" w14:textId="2E6CD0B8" w:rsidR="00F53E24" w:rsidRDefault="0041076F" w:rsidP="00A03108">
      <w:pPr>
        <w:pStyle w:val="ndicedeilustraes"/>
        <w:rPr>
          <w:rFonts w:asciiTheme="minorHAnsi" w:eastAsiaTheme="minorEastAsia" w:hAnsiTheme="minorHAnsi" w:cstheme="minorBidi"/>
          <w:color w:val="auto"/>
          <w:sz w:val="22"/>
          <w:szCs w:val="22"/>
          <w:lang w:eastAsia="pt-BR"/>
        </w:rPr>
      </w:pPr>
      <w:hyperlink w:anchor="_Toc55260886" w:history="1">
        <w:r w:rsidR="00F53E24" w:rsidRPr="00495A90">
          <w:rPr>
            <w:rStyle w:val="Hyperlink"/>
          </w:rPr>
          <w:t>Figura 8 Apresentação dos contextos utilizados no trabalho (próprio, 2020)</w:t>
        </w:r>
        <w:r w:rsidR="00F53E24">
          <w:rPr>
            <w:webHidden/>
          </w:rPr>
          <w:tab/>
        </w:r>
        <w:r w:rsidR="00F53E24">
          <w:rPr>
            <w:webHidden/>
          </w:rPr>
          <w:fldChar w:fldCharType="begin"/>
        </w:r>
        <w:r w:rsidR="00F53E24">
          <w:rPr>
            <w:webHidden/>
          </w:rPr>
          <w:instrText xml:space="preserve"> PAGEREF _Toc55260886 \h </w:instrText>
        </w:r>
        <w:r w:rsidR="00F53E24">
          <w:rPr>
            <w:webHidden/>
          </w:rPr>
        </w:r>
        <w:r w:rsidR="00F53E24">
          <w:rPr>
            <w:webHidden/>
          </w:rPr>
          <w:fldChar w:fldCharType="separate"/>
        </w:r>
        <w:r w:rsidR="00F53E24">
          <w:rPr>
            <w:webHidden/>
          </w:rPr>
          <w:t>38</w:t>
        </w:r>
        <w:r w:rsidR="00F53E24">
          <w:rPr>
            <w:webHidden/>
          </w:rPr>
          <w:fldChar w:fldCharType="end"/>
        </w:r>
      </w:hyperlink>
    </w:p>
    <w:p w14:paraId="0B291CAC" w14:textId="458523C6" w:rsidR="00F53E24" w:rsidRDefault="0041076F" w:rsidP="00A03108">
      <w:pPr>
        <w:pStyle w:val="ndicedeilustraes"/>
        <w:rPr>
          <w:rFonts w:asciiTheme="minorHAnsi" w:eastAsiaTheme="minorEastAsia" w:hAnsiTheme="minorHAnsi" w:cstheme="minorBidi"/>
          <w:color w:val="auto"/>
          <w:sz w:val="22"/>
          <w:szCs w:val="22"/>
          <w:lang w:eastAsia="pt-BR"/>
        </w:rPr>
      </w:pPr>
      <w:hyperlink w:anchor="_Toc55260887" w:history="1">
        <w:r w:rsidR="00F53E24" w:rsidRPr="00495A90">
          <w:rPr>
            <w:rStyle w:val="Hyperlink"/>
          </w:rPr>
          <w:t>Figura 9 Etapas do desenvolvimento do sistema de recomendação musical (próprio, 2020)</w:t>
        </w:r>
        <w:r w:rsidR="00F53E24">
          <w:rPr>
            <w:webHidden/>
          </w:rPr>
          <w:tab/>
        </w:r>
        <w:r w:rsidR="00F53E24">
          <w:rPr>
            <w:webHidden/>
          </w:rPr>
          <w:fldChar w:fldCharType="begin"/>
        </w:r>
        <w:r w:rsidR="00F53E24">
          <w:rPr>
            <w:webHidden/>
          </w:rPr>
          <w:instrText xml:space="preserve"> PAGEREF _Toc55260887 \h </w:instrText>
        </w:r>
        <w:r w:rsidR="00F53E24">
          <w:rPr>
            <w:webHidden/>
          </w:rPr>
        </w:r>
        <w:r w:rsidR="00F53E24">
          <w:rPr>
            <w:webHidden/>
          </w:rPr>
          <w:fldChar w:fldCharType="separate"/>
        </w:r>
        <w:r w:rsidR="00F53E24">
          <w:rPr>
            <w:webHidden/>
          </w:rPr>
          <w:t>41</w:t>
        </w:r>
        <w:r w:rsidR="00F53E24">
          <w:rPr>
            <w:webHidden/>
          </w:rPr>
          <w:fldChar w:fldCharType="end"/>
        </w:r>
      </w:hyperlink>
    </w:p>
    <w:p w14:paraId="433DB326" w14:textId="4782234D" w:rsidR="00F53E24" w:rsidRDefault="0041076F" w:rsidP="00A03108">
      <w:pPr>
        <w:pStyle w:val="ndicedeilustraes"/>
        <w:rPr>
          <w:rFonts w:asciiTheme="minorHAnsi" w:eastAsiaTheme="minorEastAsia" w:hAnsiTheme="minorHAnsi" w:cstheme="minorBidi"/>
          <w:color w:val="auto"/>
          <w:sz w:val="22"/>
          <w:szCs w:val="22"/>
          <w:lang w:eastAsia="pt-BR"/>
        </w:rPr>
      </w:pPr>
      <w:hyperlink w:anchor="_Toc55260888" w:history="1">
        <w:r w:rsidR="00F53E24" w:rsidRPr="00495A90">
          <w:rPr>
            <w:rStyle w:val="Hyperlink"/>
          </w:rPr>
          <w:t>Figura 10 A esquerda, tela introdutória da aplicação (próprio, 2020) Figura 11 A direita, tela de login da aplicação (próprio, 2020)</w:t>
        </w:r>
        <w:r w:rsidR="00F53E24">
          <w:rPr>
            <w:webHidden/>
          </w:rPr>
          <w:tab/>
        </w:r>
        <w:r w:rsidR="00F53E24">
          <w:rPr>
            <w:webHidden/>
          </w:rPr>
          <w:fldChar w:fldCharType="begin"/>
        </w:r>
        <w:r w:rsidR="00F53E24">
          <w:rPr>
            <w:webHidden/>
          </w:rPr>
          <w:instrText xml:space="preserve"> PAGEREF _Toc55260888 \h </w:instrText>
        </w:r>
        <w:r w:rsidR="00F53E24">
          <w:rPr>
            <w:webHidden/>
          </w:rPr>
        </w:r>
        <w:r w:rsidR="00F53E24">
          <w:rPr>
            <w:webHidden/>
          </w:rPr>
          <w:fldChar w:fldCharType="separate"/>
        </w:r>
        <w:r w:rsidR="00F53E24">
          <w:rPr>
            <w:webHidden/>
          </w:rPr>
          <w:t>47</w:t>
        </w:r>
        <w:r w:rsidR="00F53E24">
          <w:rPr>
            <w:webHidden/>
          </w:rPr>
          <w:fldChar w:fldCharType="end"/>
        </w:r>
      </w:hyperlink>
    </w:p>
    <w:p w14:paraId="310E8947" w14:textId="49314D56" w:rsidR="00F53E24" w:rsidRDefault="0041076F" w:rsidP="00A03108">
      <w:pPr>
        <w:pStyle w:val="ndicedeilustraes"/>
        <w:rPr>
          <w:rFonts w:asciiTheme="minorHAnsi" w:eastAsiaTheme="minorEastAsia" w:hAnsiTheme="minorHAnsi" w:cstheme="minorBidi"/>
          <w:color w:val="auto"/>
          <w:sz w:val="22"/>
          <w:szCs w:val="22"/>
          <w:lang w:eastAsia="pt-BR"/>
        </w:rPr>
      </w:pPr>
      <w:hyperlink w:anchor="_Toc55260889" w:history="1">
        <w:r w:rsidR="00F53E24" w:rsidRPr="00495A90">
          <w:rPr>
            <w:rStyle w:val="Hyperlink"/>
          </w:rPr>
          <w:t>Figura 12 A esquerda, tela de preenchimento do contexto (próprio, 2020) Figura 13 A direita, tela da lista de dispositivos do Spotify (próprio, 2020)</w:t>
        </w:r>
        <w:r w:rsidR="00F53E24">
          <w:rPr>
            <w:webHidden/>
          </w:rPr>
          <w:tab/>
        </w:r>
        <w:r w:rsidR="00F53E24">
          <w:rPr>
            <w:webHidden/>
          </w:rPr>
          <w:fldChar w:fldCharType="begin"/>
        </w:r>
        <w:r w:rsidR="00F53E24">
          <w:rPr>
            <w:webHidden/>
          </w:rPr>
          <w:instrText xml:space="preserve"> PAGEREF _Toc55260889 \h </w:instrText>
        </w:r>
        <w:r w:rsidR="00F53E24">
          <w:rPr>
            <w:webHidden/>
          </w:rPr>
        </w:r>
        <w:r w:rsidR="00F53E24">
          <w:rPr>
            <w:webHidden/>
          </w:rPr>
          <w:fldChar w:fldCharType="separate"/>
        </w:r>
        <w:r w:rsidR="00F53E24">
          <w:rPr>
            <w:webHidden/>
          </w:rPr>
          <w:t>48</w:t>
        </w:r>
        <w:r w:rsidR="00F53E24">
          <w:rPr>
            <w:webHidden/>
          </w:rPr>
          <w:fldChar w:fldCharType="end"/>
        </w:r>
      </w:hyperlink>
    </w:p>
    <w:p w14:paraId="15B545C8" w14:textId="48348DFA" w:rsidR="00F53E24" w:rsidRDefault="0041076F" w:rsidP="00A03108">
      <w:pPr>
        <w:pStyle w:val="ndicedeilustraes"/>
        <w:rPr>
          <w:rFonts w:asciiTheme="minorHAnsi" w:eastAsiaTheme="minorEastAsia" w:hAnsiTheme="minorHAnsi" w:cstheme="minorBidi"/>
          <w:color w:val="auto"/>
          <w:sz w:val="22"/>
          <w:szCs w:val="22"/>
          <w:lang w:eastAsia="pt-BR"/>
        </w:rPr>
      </w:pPr>
      <w:hyperlink w:anchor="_Toc55260890" w:history="1">
        <w:r w:rsidR="00F53E24" w:rsidRPr="00495A90">
          <w:rPr>
            <w:rStyle w:val="Hyperlink"/>
          </w:rPr>
          <w:t>Figura 14 A esquerda, tela principal, a qual apresenta a música sendo reproduzida ao usuário (próprio, 2020) Figura 15 A direita, tela de busca de músicas que encaixem melhor no momento (próprio, 2020)</w:t>
        </w:r>
        <w:r w:rsidR="00F53E24">
          <w:rPr>
            <w:webHidden/>
          </w:rPr>
          <w:tab/>
        </w:r>
        <w:r w:rsidR="00F53E24">
          <w:rPr>
            <w:webHidden/>
          </w:rPr>
          <w:fldChar w:fldCharType="begin"/>
        </w:r>
        <w:r w:rsidR="00F53E24">
          <w:rPr>
            <w:webHidden/>
          </w:rPr>
          <w:instrText xml:space="preserve"> PAGEREF _Toc55260890 \h </w:instrText>
        </w:r>
        <w:r w:rsidR="00F53E24">
          <w:rPr>
            <w:webHidden/>
          </w:rPr>
        </w:r>
        <w:r w:rsidR="00F53E24">
          <w:rPr>
            <w:webHidden/>
          </w:rPr>
          <w:fldChar w:fldCharType="separate"/>
        </w:r>
        <w:r w:rsidR="00F53E24">
          <w:rPr>
            <w:webHidden/>
          </w:rPr>
          <w:t>50</w:t>
        </w:r>
        <w:r w:rsidR="00F53E24">
          <w:rPr>
            <w:webHidden/>
          </w:rPr>
          <w:fldChar w:fldCharType="end"/>
        </w:r>
      </w:hyperlink>
    </w:p>
    <w:p w14:paraId="6642CD17" w14:textId="038DB965" w:rsidR="00F53E24" w:rsidRDefault="0041076F" w:rsidP="00A03108">
      <w:pPr>
        <w:pStyle w:val="ndicedeilustraes"/>
        <w:rPr>
          <w:rFonts w:asciiTheme="minorHAnsi" w:eastAsiaTheme="minorEastAsia" w:hAnsiTheme="minorHAnsi" w:cstheme="minorBidi"/>
          <w:color w:val="auto"/>
          <w:sz w:val="22"/>
          <w:szCs w:val="22"/>
          <w:lang w:eastAsia="pt-BR"/>
        </w:rPr>
      </w:pPr>
      <w:hyperlink w:anchor="_Toc55260891" w:history="1">
        <w:r w:rsidR="00F53E24" w:rsidRPr="00495A90">
          <w:rPr>
            <w:rStyle w:val="Hyperlink"/>
          </w:rPr>
          <w:t xml:space="preserve">Figura 16 Console do </w:t>
        </w:r>
        <w:r w:rsidR="00F53E24" w:rsidRPr="00495A90">
          <w:rPr>
            <w:rStyle w:val="Hyperlink"/>
            <w:i/>
            <w:iCs/>
          </w:rPr>
          <w:t>Realtime Database</w:t>
        </w:r>
        <w:r w:rsidR="00F53E24" w:rsidRPr="00495A90">
          <w:rPr>
            <w:rStyle w:val="Hyperlink"/>
          </w:rPr>
          <w:t xml:space="preserve"> do Firebase (próprio, 2020)</w:t>
        </w:r>
        <w:r w:rsidR="00F53E24">
          <w:rPr>
            <w:webHidden/>
          </w:rPr>
          <w:tab/>
        </w:r>
        <w:r w:rsidR="00F53E24">
          <w:rPr>
            <w:webHidden/>
          </w:rPr>
          <w:fldChar w:fldCharType="begin"/>
        </w:r>
        <w:r w:rsidR="00F53E24">
          <w:rPr>
            <w:webHidden/>
          </w:rPr>
          <w:instrText xml:space="preserve"> PAGEREF _Toc55260891 \h </w:instrText>
        </w:r>
        <w:r w:rsidR="00F53E24">
          <w:rPr>
            <w:webHidden/>
          </w:rPr>
        </w:r>
        <w:r w:rsidR="00F53E24">
          <w:rPr>
            <w:webHidden/>
          </w:rPr>
          <w:fldChar w:fldCharType="separate"/>
        </w:r>
        <w:r w:rsidR="00F53E24">
          <w:rPr>
            <w:webHidden/>
          </w:rPr>
          <w:t>52</w:t>
        </w:r>
        <w:r w:rsidR="00F53E24">
          <w:rPr>
            <w:webHidden/>
          </w:rPr>
          <w:fldChar w:fldCharType="end"/>
        </w:r>
      </w:hyperlink>
    </w:p>
    <w:p w14:paraId="2BC2D77B" w14:textId="4AA17FFB" w:rsidR="00F53E24" w:rsidRDefault="0041076F" w:rsidP="00A03108">
      <w:pPr>
        <w:pStyle w:val="ndicedeilustraes"/>
        <w:rPr>
          <w:rFonts w:asciiTheme="minorHAnsi" w:eastAsiaTheme="minorEastAsia" w:hAnsiTheme="minorHAnsi" w:cstheme="minorBidi"/>
          <w:color w:val="auto"/>
          <w:sz w:val="22"/>
          <w:szCs w:val="22"/>
          <w:lang w:eastAsia="pt-BR"/>
        </w:rPr>
      </w:pPr>
      <w:hyperlink w:anchor="_Toc55260892" w:history="1">
        <w:r w:rsidR="00F53E24" w:rsidRPr="00495A90">
          <w:rPr>
            <w:rStyle w:val="Hyperlink"/>
          </w:rPr>
          <w:t xml:space="preserve">Figura 17 – Representação gráfica da classificação do algoritmo KNN sobre um plano x1 e x2. No plano, os pontos amarelos são a representação da classe A, roxos classe B e vermelho é o ponto de teste  </w:t>
        </w:r>
        <w:r w:rsidR="00F53E24" w:rsidRPr="00495A90">
          <w:rPr>
            <w:rStyle w:val="Hyperlink"/>
            <w:bCs/>
            <w:iCs/>
            <w:caps/>
            <w:snapToGrid w:val="0"/>
            <w:spacing w:val="10"/>
            <w:kern w:val="28"/>
          </w:rPr>
          <w:t>(JOSÉ, 2018)</w:t>
        </w:r>
        <w:r w:rsidR="00F53E24">
          <w:rPr>
            <w:webHidden/>
          </w:rPr>
          <w:tab/>
        </w:r>
        <w:r w:rsidR="00F53E24">
          <w:rPr>
            <w:webHidden/>
          </w:rPr>
          <w:fldChar w:fldCharType="begin"/>
        </w:r>
        <w:r w:rsidR="00F53E24">
          <w:rPr>
            <w:webHidden/>
          </w:rPr>
          <w:instrText xml:space="preserve"> PAGEREF _Toc55260892 \h </w:instrText>
        </w:r>
        <w:r w:rsidR="00F53E24">
          <w:rPr>
            <w:webHidden/>
          </w:rPr>
        </w:r>
        <w:r w:rsidR="00F53E24">
          <w:rPr>
            <w:webHidden/>
          </w:rPr>
          <w:fldChar w:fldCharType="separate"/>
        </w:r>
        <w:r w:rsidR="00F53E24">
          <w:rPr>
            <w:webHidden/>
          </w:rPr>
          <w:t>54</w:t>
        </w:r>
        <w:r w:rsidR="00F53E24">
          <w:rPr>
            <w:webHidden/>
          </w:rPr>
          <w:fldChar w:fldCharType="end"/>
        </w:r>
      </w:hyperlink>
    </w:p>
    <w:p w14:paraId="6CD14147" w14:textId="565C3799" w:rsidR="00F53E24" w:rsidRDefault="0041076F" w:rsidP="00A03108">
      <w:pPr>
        <w:pStyle w:val="ndicedeilustraes"/>
        <w:rPr>
          <w:rFonts w:asciiTheme="minorHAnsi" w:eastAsiaTheme="minorEastAsia" w:hAnsiTheme="minorHAnsi" w:cstheme="minorBidi"/>
          <w:color w:val="auto"/>
          <w:sz w:val="22"/>
          <w:szCs w:val="22"/>
          <w:lang w:eastAsia="pt-BR"/>
        </w:rPr>
      </w:pPr>
      <w:hyperlink w:anchor="_Toc55260893" w:history="1">
        <w:r w:rsidR="00F53E24" w:rsidRPr="00495A90">
          <w:rPr>
            <w:rStyle w:val="Hyperlink"/>
          </w:rPr>
          <w:t>Figura 18 Visão macro das etapas para transformar os eventos registrados no firebase na tabela que sera rodado o KNN (próprio, 2020)</w:t>
        </w:r>
        <w:r w:rsidR="00F53E24">
          <w:rPr>
            <w:webHidden/>
          </w:rPr>
          <w:tab/>
        </w:r>
        <w:r w:rsidR="00F53E24">
          <w:rPr>
            <w:webHidden/>
          </w:rPr>
          <w:fldChar w:fldCharType="begin"/>
        </w:r>
        <w:r w:rsidR="00F53E24">
          <w:rPr>
            <w:webHidden/>
          </w:rPr>
          <w:instrText xml:space="preserve"> PAGEREF _Toc55260893 \h </w:instrText>
        </w:r>
        <w:r w:rsidR="00F53E24">
          <w:rPr>
            <w:webHidden/>
          </w:rPr>
        </w:r>
        <w:r w:rsidR="00F53E24">
          <w:rPr>
            <w:webHidden/>
          </w:rPr>
          <w:fldChar w:fldCharType="separate"/>
        </w:r>
        <w:r w:rsidR="00F53E24">
          <w:rPr>
            <w:webHidden/>
          </w:rPr>
          <w:t>57</w:t>
        </w:r>
        <w:r w:rsidR="00F53E24">
          <w:rPr>
            <w:webHidden/>
          </w:rPr>
          <w:fldChar w:fldCharType="end"/>
        </w:r>
      </w:hyperlink>
    </w:p>
    <w:p w14:paraId="32C23874" w14:textId="7E4BDB15" w:rsidR="00F53E24" w:rsidRDefault="0041076F" w:rsidP="00A03108">
      <w:pPr>
        <w:pStyle w:val="ndicedeilustraes"/>
        <w:rPr>
          <w:rFonts w:asciiTheme="minorHAnsi" w:eastAsiaTheme="minorEastAsia" w:hAnsiTheme="minorHAnsi" w:cstheme="minorBidi"/>
          <w:color w:val="auto"/>
          <w:sz w:val="22"/>
          <w:szCs w:val="22"/>
          <w:lang w:eastAsia="pt-BR"/>
        </w:rPr>
      </w:pPr>
      <w:hyperlink w:anchor="_Toc55260894" w:history="1">
        <w:r w:rsidR="00F53E24" w:rsidRPr="00495A90">
          <w:rPr>
            <w:rStyle w:val="Hyperlink"/>
          </w:rPr>
          <w:t>Figura 19 Representação dos eventos salvos no Firebase (próprio, 2020)</w:t>
        </w:r>
        <w:r w:rsidR="00F53E24">
          <w:rPr>
            <w:webHidden/>
          </w:rPr>
          <w:tab/>
        </w:r>
        <w:r w:rsidR="00F53E24">
          <w:rPr>
            <w:webHidden/>
          </w:rPr>
          <w:fldChar w:fldCharType="begin"/>
        </w:r>
        <w:r w:rsidR="00F53E24">
          <w:rPr>
            <w:webHidden/>
          </w:rPr>
          <w:instrText xml:space="preserve"> PAGEREF _Toc55260894 \h </w:instrText>
        </w:r>
        <w:r w:rsidR="00F53E24">
          <w:rPr>
            <w:webHidden/>
          </w:rPr>
        </w:r>
        <w:r w:rsidR="00F53E24">
          <w:rPr>
            <w:webHidden/>
          </w:rPr>
          <w:fldChar w:fldCharType="separate"/>
        </w:r>
        <w:r w:rsidR="00F53E24">
          <w:rPr>
            <w:webHidden/>
          </w:rPr>
          <w:t>57</w:t>
        </w:r>
        <w:r w:rsidR="00F53E24">
          <w:rPr>
            <w:webHidden/>
          </w:rPr>
          <w:fldChar w:fldCharType="end"/>
        </w:r>
      </w:hyperlink>
    </w:p>
    <w:p w14:paraId="5FFC9720" w14:textId="03ABDB72" w:rsidR="00F53E24" w:rsidRDefault="0041076F" w:rsidP="00A03108">
      <w:pPr>
        <w:pStyle w:val="ndicedeilustraes"/>
        <w:rPr>
          <w:rFonts w:asciiTheme="minorHAnsi" w:eastAsiaTheme="minorEastAsia" w:hAnsiTheme="minorHAnsi" w:cstheme="minorBidi"/>
          <w:color w:val="auto"/>
          <w:sz w:val="22"/>
          <w:szCs w:val="22"/>
          <w:lang w:eastAsia="pt-BR"/>
        </w:rPr>
      </w:pPr>
      <w:hyperlink w:anchor="_Toc55260895" w:history="1">
        <w:r w:rsidR="00F53E24" w:rsidRPr="00495A90">
          <w:rPr>
            <w:rStyle w:val="Hyperlink"/>
          </w:rPr>
          <w:t>Figura 20 Representação das listas geradas na etapa “Separa contexto” (próprio, 2020)</w:t>
        </w:r>
        <w:r w:rsidR="00F53E24">
          <w:rPr>
            <w:webHidden/>
          </w:rPr>
          <w:tab/>
        </w:r>
        <w:r w:rsidR="00F53E24">
          <w:rPr>
            <w:webHidden/>
          </w:rPr>
          <w:fldChar w:fldCharType="begin"/>
        </w:r>
        <w:r w:rsidR="00F53E24">
          <w:rPr>
            <w:webHidden/>
          </w:rPr>
          <w:instrText xml:space="preserve"> PAGEREF _Toc55260895 \h </w:instrText>
        </w:r>
        <w:r w:rsidR="00F53E24">
          <w:rPr>
            <w:webHidden/>
          </w:rPr>
        </w:r>
        <w:r w:rsidR="00F53E24">
          <w:rPr>
            <w:webHidden/>
          </w:rPr>
          <w:fldChar w:fldCharType="separate"/>
        </w:r>
        <w:r w:rsidR="00F53E24">
          <w:rPr>
            <w:webHidden/>
          </w:rPr>
          <w:t>58</w:t>
        </w:r>
        <w:r w:rsidR="00F53E24">
          <w:rPr>
            <w:webHidden/>
          </w:rPr>
          <w:fldChar w:fldCharType="end"/>
        </w:r>
      </w:hyperlink>
    </w:p>
    <w:p w14:paraId="783E906C" w14:textId="7772830C" w:rsidR="00F53E24" w:rsidRDefault="0041076F" w:rsidP="00A03108">
      <w:pPr>
        <w:pStyle w:val="ndicedeilustraes"/>
        <w:rPr>
          <w:rFonts w:asciiTheme="minorHAnsi" w:eastAsiaTheme="minorEastAsia" w:hAnsiTheme="minorHAnsi" w:cstheme="minorBidi"/>
          <w:color w:val="auto"/>
          <w:sz w:val="22"/>
          <w:szCs w:val="22"/>
          <w:lang w:eastAsia="pt-BR"/>
        </w:rPr>
      </w:pPr>
      <w:hyperlink w:anchor="_Toc55260896" w:history="1">
        <w:r w:rsidR="00F53E24" w:rsidRPr="00495A90">
          <w:rPr>
            <w:rStyle w:val="Hyperlink"/>
          </w:rPr>
          <w:t>Figura 21 Representação das listas geradas na etapa “separa contexto das músicas” (próprio, 2020)</w:t>
        </w:r>
        <w:r w:rsidR="00F53E24">
          <w:rPr>
            <w:webHidden/>
          </w:rPr>
          <w:tab/>
        </w:r>
        <w:r w:rsidR="00F53E24">
          <w:rPr>
            <w:webHidden/>
          </w:rPr>
          <w:fldChar w:fldCharType="begin"/>
        </w:r>
        <w:r w:rsidR="00F53E24">
          <w:rPr>
            <w:webHidden/>
          </w:rPr>
          <w:instrText xml:space="preserve"> PAGEREF _Toc55260896 \h </w:instrText>
        </w:r>
        <w:r w:rsidR="00F53E24">
          <w:rPr>
            <w:webHidden/>
          </w:rPr>
        </w:r>
        <w:r w:rsidR="00F53E24">
          <w:rPr>
            <w:webHidden/>
          </w:rPr>
          <w:fldChar w:fldCharType="separate"/>
        </w:r>
        <w:r w:rsidR="00F53E24">
          <w:rPr>
            <w:webHidden/>
          </w:rPr>
          <w:t>58</w:t>
        </w:r>
        <w:r w:rsidR="00F53E24">
          <w:rPr>
            <w:webHidden/>
          </w:rPr>
          <w:fldChar w:fldCharType="end"/>
        </w:r>
      </w:hyperlink>
    </w:p>
    <w:p w14:paraId="13376B5C" w14:textId="5FA6EBAE" w:rsidR="00F53E24" w:rsidRDefault="0041076F" w:rsidP="00A03108">
      <w:pPr>
        <w:pStyle w:val="ndicedeilustraes"/>
        <w:rPr>
          <w:rFonts w:asciiTheme="minorHAnsi" w:eastAsiaTheme="minorEastAsia" w:hAnsiTheme="minorHAnsi" w:cstheme="minorBidi"/>
          <w:color w:val="auto"/>
          <w:sz w:val="22"/>
          <w:szCs w:val="22"/>
          <w:lang w:eastAsia="pt-BR"/>
        </w:rPr>
      </w:pPr>
      <w:hyperlink w:anchor="_Toc55260897" w:history="1">
        <w:r w:rsidR="00F53E24" w:rsidRPr="00495A90">
          <w:rPr>
            <w:rStyle w:val="Hyperlink"/>
          </w:rPr>
          <w:t>Figura 22 Representação da tabela na etapa “separa contexto das músicas” (próprio, 2020)</w:t>
        </w:r>
        <w:r w:rsidR="00F53E24">
          <w:rPr>
            <w:webHidden/>
          </w:rPr>
          <w:tab/>
        </w:r>
        <w:r w:rsidR="00F53E24">
          <w:rPr>
            <w:webHidden/>
          </w:rPr>
          <w:fldChar w:fldCharType="begin"/>
        </w:r>
        <w:r w:rsidR="00F53E24">
          <w:rPr>
            <w:webHidden/>
          </w:rPr>
          <w:instrText xml:space="preserve"> PAGEREF _Toc55260897 \h </w:instrText>
        </w:r>
        <w:r w:rsidR="00F53E24">
          <w:rPr>
            <w:webHidden/>
          </w:rPr>
        </w:r>
        <w:r w:rsidR="00F53E24">
          <w:rPr>
            <w:webHidden/>
          </w:rPr>
          <w:fldChar w:fldCharType="separate"/>
        </w:r>
        <w:r w:rsidR="00F53E24">
          <w:rPr>
            <w:webHidden/>
          </w:rPr>
          <w:t>59</w:t>
        </w:r>
        <w:r w:rsidR="00F53E24">
          <w:rPr>
            <w:webHidden/>
          </w:rPr>
          <w:fldChar w:fldCharType="end"/>
        </w:r>
      </w:hyperlink>
    </w:p>
    <w:p w14:paraId="501E6018" w14:textId="6E281FFA" w:rsidR="00F53E24" w:rsidRDefault="0041076F" w:rsidP="00A03108">
      <w:pPr>
        <w:pStyle w:val="ndicedeilustraes"/>
        <w:rPr>
          <w:rFonts w:asciiTheme="minorHAnsi" w:eastAsiaTheme="minorEastAsia" w:hAnsiTheme="minorHAnsi" w:cstheme="minorBidi"/>
          <w:color w:val="auto"/>
          <w:sz w:val="22"/>
          <w:szCs w:val="22"/>
          <w:lang w:eastAsia="pt-BR"/>
        </w:rPr>
      </w:pPr>
      <w:hyperlink w:anchor="_Toc55260898" w:history="1">
        <w:r w:rsidR="00F53E24" w:rsidRPr="00495A90">
          <w:rPr>
            <w:rStyle w:val="Hyperlink"/>
          </w:rPr>
          <w:t xml:space="preserve">Figura 23 </w:t>
        </w:r>
        <w:r w:rsidR="00F53E24" w:rsidRPr="00495A90">
          <w:rPr>
            <w:rStyle w:val="Hyperlink"/>
            <w:i/>
            <w:iCs/>
          </w:rPr>
          <w:t>head()</w:t>
        </w:r>
        <w:r w:rsidR="00F53E24" w:rsidRPr="00495A90">
          <w:rPr>
            <w:rStyle w:val="Hyperlink"/>
          </w:rPr>
          <w:t xml:space="preserve"> do </w:t>
        </w:r>
        <w:r w:rsidR="00F53E24" w:rsidRPr="00495A90">
          <w:rPr>
            <w:rStyle w:val="Hyperlink"/>
            <w:i/>
            <w:iCs/>
          </w:rPr>
          <w:t>dataframe</w:t>
        </w:r>
        <w:r w:rsidR="00F53E24" w:rsidRPr="00495A90">
          <w:rPr>
            <w:rStyle w:val="Hyperlink"/>
          </w:rPr>
          <w:t xml:space="preserve"> criado a partir da variável </w:t>
        </w:r>
        <w:r w:rsidR="00F53E24" w:rsidRPr="00495A90">
          <w:rPr>
            <w:rStyle w:val="Hyperlink"/>
            <w:i/>
            <w:iCs/>
          </w:rPr>
          <w:t>genreTable</w:t>
        </w:r>
        <w:r w:rsidR="00F53E24" w:rsidRPr="00495A90">
          <w:rPr>
            <w:rStyle w:val="Hyperlink"/>
          </w:rPr>
          <w:t xml:space="preserve"> (próprio, 2020)</w:t>
        </w:r>
        <w:r w:rsidR="00F53E24">
          <w:rPr>
            <w:webHidden/>
          </w:rPr>
          <w:tab/>
        </w:r>
        <w:r w:rsidR="00F53E24">
          <w:rPr>
            <w:webHidden/>
          </w:rPr>
          <w:fldChar w:fldCharType="begin"/>
        </w:r>
        <w:r w:rsidR="00F53E24">
          <w:rPr>
            <w:webHidden/>
          </w:rPr>
          <w:instrText xml:space="preserve"> PAGEREF _Toc55260898 \h </w:instrText>
        </w:r>
        <w:r w:rsidR="00F53E24">
          <w:rPr>
            <w:webHidden/>
          </w:rPr>
        </w:r>
        <w:r w:rsidR="00F53E24">
          <w:rPr>
            <w:webHidden/>
          </w:rPr>
          <w:fldChar w:fldCharType="separate"/>
        </w:r>
        <w:r w:rsidR="00F53E24">
          <w:rPr>
            <w:webHidden/>
          </w:rPr>
          <w:t>60</w:t>
        </w:r>
        <w:r w:rsidR="00F53E24">
          <w:rPr>
            <w:webHidden/>
          </w:rPr>
          <w:fldChar w:fldCharType="end"/>
        </w:r>
      </w:hyperlink>
    </w:p>
    <w:p w14:paraId="385950FC" w14:textId="68592CEB" w:rsidR="00F53E24" w:rsidRDefault="0041076F" w:rsidP="00A03108">
      <w:pPr>
        <w:pStyle w:val="ndicedeilustraes"/>
        <w:rPr>
          <w:rFonts w:asciiTheme="minorHAnsi" w:eastAsiaTheme="minorEastAsia" w:hAnsiTheme="minorHAnsi" w:cstheme="minorBidi"/>
          <w:color w:val="auto"/>
          <w:sz w:val="22"/>
          <w:szCs w:val="22"/>
          <w:lang w:eastAsia="pt-BR"/>
        </w:rPr>
      </w:pPr>
      <w:hyperlink w:anchor="_Toc55260899" w:history="1">
        <w:r w:rsidR="00F53E24" w:rsidRPr="00495A90">
          <w:rPr>
            <w:rStyle w:val="Hyperlink"/>
          </w:rPr>
          <w:t>Figura 24 Visão macro do sistema LORS (próprio, 2020)</w:t>
        </w:r>
        <w:r w:rsidR="00F53E24">
          <w:rPr>
            <w:webHidden/>
          </w:rPr>
          <w:tab/>
        </w:r>
        <w:r w:rsidR="00F53E24">
          <w:rPr>
            <w:webHidden/>
          </w:rPr>
          <w:fldChar w:fldCharType="begin"/>
        </w:r>
        <w:r w:rsidR="00F53E24">
          <w:rPr>
            <w:webHidden/>
          </w:rPr>
          <w:instrText xml:space="preserve"> PAGEREF _Toc55260899 \h </w:instrText>
        </w:r>
        <w:r w:rsidR="00F53E24">
          <w:rPr>
            <w:webHidden/>
          </w:rPr>
        </w:r>
        <w:r w:rsidR="00F53E24">
          <w:rPr>
            <w:webHidden/>
          </w:rPr>
          <w:fldChar w:fldCharType="separate"/>
        </w:r>
        <w:r w:rsidR="00F53E24">
          <w:rPr>
            <w:webHidden/>
          </w:rPr>
          <w:t>62</w:t>
        </w:r>
        <w:r w:rsidR="00F53E24">
          <w:rPr>
            <w:webHidden/>
          </w:rPr>
          <w:fldChar w:fldCharType="end"/>
        </w:r>
      </w:hyperlink>
    </w:p>
    <w:p w14:paraId="5584AC56" w14:textId="189755E1" w:rsidR="00F53E24" w:rsidRDefault="0041076F" w:rsidP="00A03108">
      <w:pPr>
        <w:pStyle w:val="ndicedeilustraes"/>
        <w:rPr>
          <w:rFonts w:asciiTheme="minorHAnsi" w:eastAsiaTheme="minorEastAsia" w:hAnsiTheme="minorHAnsi" w:cstheme="minorBidi"/>
          <w:color w:val="auto"/>
          <w:sz w:val="22"/>
          <w:szCs w:val="22"/>
          <w:lang w:eastAsia="pt-BR"/>
        </w:rPr>
      </w:pPr>
      <w:hyperlink w:anchor="_Toc55260900" w:history="1">
        <w:r w:rsidR="00F53E24" w:rsidRPr="00495A90">
          <w:rPr>
            <w:rStyle w:val="Hyperlink"/>
          </w:rPr>
          <w:t>Figura 25 Tela de recomendações (próprio, 2020)</w:t>
        </w:r>
        <w:r w:rsidR="00F53E24">
          <w:rPr>
            <w:webHidden/>
          </w:rPr>
          <w:tab/>
        </w:r>
        <w:r w:rsidR="00F53E24">
          <w:rPr>
            <w:webHidden/>
          </w:rPr>
          <w:fldChar w:fldCharType="begin"/>
        </w:r>
        <w:r w:rsidR="00F53E24">
          <w:rPr>
            <w:webHidden/>
          </w:rPr>
          <w:instrText xml:space="preserve"> PAGEREF _Toc55260900 \h </w:instrText>
        </w:r>
        <w:r w:rsidR="00F53E24">
          <w:rPr>
            <w:webHidden/>
          </w:rPr>
        </w:r>
        <w:r w:rsidR="00F53E24">
          <w:rPr>
            <w:webHidden/>
          </w:rPr>
          <w:fldChar w:fldCharType="separate"/>
        </w:r>
        <w:r w:rsidR="00F53E24">
          <w:rPr>
            <w:webHidden/>
          </w:rPr>
          <w:t>65</w:t>
        </w:r>
        <w:r w:rsidR="00F53E24">
          <w:rPr>
            <w:webHidden/>
          </w:rPr>
          <w:fldChar w:fldCharType="end"/>
        </w:r>
      </w:hyperlink>
    </w:p>
    <w:p w14:paraId="77AC117D" w14:textId="5DD44272" w:rsidR="008F2AE9" w:rsidRDefault="002E2086" w:rsidP="00A03108">
      <w:pPr>
        <w:pStyle w:val="Rodap"/>
      </w:pPr>
      <w:r>
        <w:fldChar w:fldCharType="end"/>
      </w:r>
    </w:p>
    <w:p w14:paraId="1F27E29F" w14:textId="2782BA6D" w:rsidR="008F2AE9" w:rsidRDefault="008F2AE9" w:rsidP="00A03108">
      <w:pPr>
        <w:pStyle w:val="Ttulo0"/>
      </w:pPr>
      <w:r>
        <w:lastRenderedPageBreak/>
        <w:t xml:space="preserve">Lista de </w:t>
      </w:r>
      <w:r w:rsidR="00E65374">
        <w:t>Quadros</w:t>
      </w:r>
    </w:p>
    <w:p w14:paraId="38AFD07E" w14:textId="4667DE05" w:rsidR="0062580B" w:rsidRDefault="00E65374" w:rsidP="00A03108">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5777279" w:history="1">
        <w:r w:rsidR="0062580B" w:rsidRPr="00926354">
          <w:rPr>
            <w:rStyle w:val="Hyperlink"/>
          </w:rPr>
          <w:t>Quadro 1 Relação das funcionalidades desenvolvidas em cada artigo revisado</w:t>
        </w:r>
        <w:r w:rsidR="0062580B">
          <w:rPr>
            <w:webHidden/>
          </w:rPr>
          <w:tab/>
        </w:r>
        <w:r w:rsidR="0062580B">
          <w:rPr>
            <w:webHidden/>
          </w:rPr>
          <w:fldChar w:fldCharType="begin"/>
        </w:r>
        <w:r w:rsidR="0062580B">
          <w:rPr>
            <w:webHidden/>
          </w:rPr>
          <w:instrText xml:space="preserve"> PAGEREF _Toc55777279 \h </w:instrText>
        </w:r>
        <w:r w:rsidR="0062580B">
          <w:rPr>
            <w:webHidden/>
          </w:rPr>
        </w:r>
        <w:r w:rsidR="0062580B">
          <w:rPr>
            <w:webHidden/>
          </w:rPr>
          <w:fldChar w:fldCharType="separate"/>
        </w:r>
        <w:r w:rsidR="0062580B">
          <w:rPr>
            <w:webHidden/>
          </w:rPr>
          <w:t>36</w:t>
        </w:r>
        <w:r w:rsidR="0062580B">
          <w:rPr>
            <w:webHidden/>
          </w:rPr>
          <w:fldChar w:fldCharType="end"/>
        </w:r>
      </w:hyperlink>
    </w:p>
    <w:p w14:paraId="4BDE42C5" w14:textId="413E9553" w:rsidR="0062580B" w:rsidRDefault="0062580B" w:rsidP="00A03108">
      <w:pPr>
        <w:pStyle w:val="ndicedeilustraes"/>
        <w:rPr>
          <w:rFonts w:asciiTheme="minorHAnsi" w:eastAsiaTheme="minorEastAsia" w:hAnsiTheme="minorHAnsi" w:cstheme="minorBidi"/>
          <w:color w:val="auto"/>
          <w:sz w:val="22"/>
          <w:szCs w:val="22"/>
          <w:lang w:eastAsia="pt-BR"/>
        </w:rPr>
      </w:pPr>
      <w:hyperlink w:anchor="_Toc55777280" w:history="1">
        <w:r w:rsidRPr="00926354">
          <w:rPr>
            <w:rStyle w:val="Hyperlink"/>
          </w:rPr>
          <w:t>Quadro 2 Perguntas e respostas disponibilizadas a um certo público através dos formulários do Google. (próprio, 2020)</w:t>
        </w:r>
        <w:r>
          <w:rPr>
            <w:webHidden/>
          </w:rPr>
          <w:tab/>
        </w:r>
        <w:r>
          <w:rPr>
            <w:webHidden/>
          </w:rPr>
          <w:fldChar w:fldCharType="begin"/>
        </w:r>
        <w:r>
          <w:rPr>
            <w:webHidden/>
          </w:rPr>
          <w:instrText xml:space="preserve"> PAGEREF _Toc55777280 \h </w:instrText>
        </w:r>
        <w:r>
          <w:rPr>
            <w:webHidden/>
          </w:rPr>
        </w:r>
        <w:r>
          <w:rPr>
            <w:webHidden/>
          </w:rPr>
          <w:fldChar w:fldCharType="separate"/>
        </w:r>
        <w:r>
          <w:rPr>
            <w:webHidden/>
          </w:rPr>
          <w:t>43</w:t>
        </w:r>
        <w:r>
          <w:rPr>
            <w:webHidden/>
          </w:rPr>
          <w:fldChar w:fldCharType="end"/>
        </w:r>
      </w:hyperlink>
    </w:p>
    <w:p w14:paraId="28B466F8" w14:textId="218A16A5" w:rsidR="0062580B" w:rsidRDefault="0062580B" w:rsidP="00A03108">
      <w:pPr>
        <w:pStyle w:val="ndicedeilustraes"/>
        <w:rPr>
          <w:rFonts w:asciiTheme="minorHAnsi" w:eastAsiaTheme="minorEastAsia" w:hAnsiTheme="minorHAnsi" w:cstheme="minorBidi"/>
          <w:color w:val="auto"/>
          <w:sz w:val="22"/>
          <w:szCs w:val="22"/>
          <w:lang w:eastAsia="pt-BR"/>
        </w:rPr>
      </w:pPr>
      <w:hyperlink w:anchor="_Toc55777281" w:history="1">
        <w:r w:rsidRPr="00926354">
          <w:rPr>
            <w:rStyle w:val="Hyperlink"/>
          </w:rPr>
          <w:t>Quadro 3 Lista de ações possíveis nos eventos (próprio, 2020)</w:t>
        </w:r>
        <w:r>
          <w:rPr>
            <w:webHidden/>
          </w:rPr>
          <w:tab/>
        </w:r>
        <w:r>
          <w:rPr>
            <w:webHidden/>
          </w:rPr>
          <w:fldChar w:fldCharType="begin"/>
        </w:r>
        <w:r>
          <w:rPr>
            <w:webHidden/>
          </w:rPr>
          <w:instrText xml:space="preserve"> PAGEREF _Toc55777281 \h </w:instrText>
        </w:r>
        <w:r>
          <w:rPr>
            <w:webHidden/>
          </w:rPr>
        </w:r>
        <w:r>
          <w:rPr>
            <w:webHidden/>
          </w:rPr>
          <w:fldChar w:fldCharType="separate"/>
        </w:r>
        <w:r>
          <w:rPr>
            <w:webHidden/>
          </w:rPr>
          <w:t>59</w:t>
        </w:r>
        <w:r>
          <w:rPr>
            <w:webHidden/>
          </w:rPr>
          <w:fldChar w:fldCharType="end"/>
        </w:r>
      </w:hyperlink>
    </w:p>
    <w:p w14:paraId="2BDF050C" w14:textId="577DB50F" w:rsidR="0062580B" w:rsidRDefault="0062580B" w:rsidP="00A03108">
      <w:pPr>
        <w:pStyle w:val="ndicedeilustraes"/>
        <w:rPr>
          <w:rFonts w:asciiTheme="minorHAnsi" w:eastAsiaTheme="minorEastAsia" w:hAnsiTheme="minorHAnsi" w:cstheme="minorBidi"/>
          <w:color w:val="auto"/>
          <w:sz w:val="22"/>
          <w:szCs w:val="22"/>
          <w:lang w:eastAsia="pt-BR"/>
        </w:rPr>
      </w:pPr>
      <w:hyperlink w:anchor="_Toc55777282" w:history="1">
        <w:r w:rsidRPr="00926354">
          <w:rPr>
            <w:rStyle w:val="Hyperlink"/>
          </w:rPr>
          <w:t>Quadro 4 Campos e seus respectivos valores utilizados na recomendação (próprio, 2020)</w:t>
        </w:r>
        <w:r>
          <w:rPr>
            <w:webHidden/>
          </w:rPr>
          <w:tab/>
        </w:r>
        <w:r>
          <w:rPr>
            <w:webHidden/>
          </w:rPr>
          <w:fldChar w:fldCharType="begin"/>
        </w:r>
        <w:r>
          <w:rPr>
            <w:webHidden/>
          </w:rPr>
          <w:instrText xml:space="preserve"> PAGEREF _Toc55777282 \h </w:instrText>
        </w:r>
        <w:r>
          <w:rPr>
            <w:webHidden/>
          </w:rPr>
        </w:r>
        <w:r>
          <w:rPr>
            <w:webHidden/>
          </w:rPr>
          <w:fldChar w:fldCharType="separate"/>
        </w:r>
        <w:r>
          <w:rPr>
            <w:webHidden/>
          </w:rPr>
          <w:t>67</w:t>
        </w:r>
        <w:r>
          <w:rPr>
            <w:webHidden/>
          </w:rPr>
          <w:fldChar w:fldCharType="end"/>
        </w:r>
      </w:hyperlink>
    </w:p>
    <w:p w14:paraId="5D36B85E" w14:textId="25D165BE" w:rsidR="00FD641E" w:rsidRDefault="00E65374" w:rsidP="00A03108">
      <w:r>
        <w:fldChar w:fldCharType="end"/>
      </w:r>
    </w:p>
    <w:p w14:paraId="35A10C85" w14:textId="77777777" w:rsidR="00FD641E" w:rsidRDefault="00FD641E" w:rsidP="00A03108">
      <w:r>
        <w:br w:type="page"/>
      </w:r>
    </w:p>
    <w:p w14:paraId="5E4224DE" w14:textId="18CC43FC" w:rsidR="00FD641E" w:rsidRDefault="00FD641E" w:rsidP="00A03108">
      <w:pPr>
        <w:pStyle w:val="Ttulo0"/>
      </w:pPr>
      <w:r>
        <w:lastRenderedPageBreak/>
        <w:t>Lista de TABELAS</w:t>
      </w:r>
    </w:p>
    <w:p w14:paraId="727AE2EE" w14:textId="1E4C689A" w:rsidR="00F53E24" w:rsidRDefault="00FF35D0" w:rsidP="00A03108">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"Tabela" </w:instrText>
      </w:r>
      <w:r>
        <w:fldChar w:fldCharType="separate"/>
      </w:r>
      <w:hyperlink w:anchor="_Toc55260922" w:history="1">
        <w:r w:rsidR="00F53E24" w:rsidRPr="000604D2">
          <w:rPr>
            <w:rStyle w:val="Hyperlink"/>
          </w:rPr>
          <w:t>Tabela 1 relação dos gêneros e a classe utilizada no KNN (próprio, 2020)</w:t>
        </w:r>
        <w:r w:rsidR="00F53E24">
          <w:rPr>
            <w:webHidden/>
          </w:rPr>
          <w:tab/>
        </w:r>
        <w:r w:rsidR="00F53E24">
          <w:rPr>
            <w:webHidden/>
          </w:rPr>
          <w:fldChar w:fldCharType="begin"/>
        </w:r>
        <w:r w:rsidR="00F53E24">
          <w:rPr>
            <w:webHidden/>
          </w:rPr>
          <w:instrText xml:space="preserve"> PAGEREF _Toc55260922 \h </w:instrText>
        </w:r>
        <w:r w:rsidR="00F53E24">
          <w:rPr>
            <w:webHidden/>
          </w:rPr>
        </w:r>
        <w:r w:rsidR="00F53E24">
          <w:rPr>
            <w:webHidden/>
          </w:rPr>
          <w:fldChar w:fldCharType="separate"/>
        </w:r>
        <w:r w:rsidR="00F53E24">
          <w:rPr>
            <w:webHidden/>
          </w:rPr>
          <w:t>67</w:t>
        </w:r>
        <w:r w:rsidR="00F53E24">
          <w:rPr>
            <w:webHidden/>
          </w:rPr>
          <w:fldChar w:fldCharType="end"/>
        </w:r>
      </w:hyperlink>
    </w:p>
    <w:p w14:paraId="6F60C02A" w14:textId="71E8F2B3" w:rsidR="00F53E24" w:rsidRDefault="0041076F" w:rsidP="00A03108">
      <w:pPr>
        <w:pStyle w:val="ndicedeilustraes"/>
        <w:rPr>
          <w:rFonts w:asciiTheme="minorHAnsi" w:eastAsiaTheme="minorEastAsia" w:hAnsiTheme="minorHAnsi" w:cstheme="minorBidi"/>
          <w:color w:val="auto"/>
          <w:sz w:val="22"/>
          <w:szCs w:val="22"/>
          <w:lang w:eastAsia="pt-BR"/>
        </w:rPr>
      </w:pPr>
      <w:hyperlink w:anchor="_Toc55260923" w:history="1">
        <w:r w:rsidR="00F53E24" w:rsidRPr="000604D2">
          <w:rPr>
            <w:rStyle w:val="Hyperlink"/>
          </w:rPr>
          <w:t>Tabela 2 matriz confusão da classe 12, gênero musical country (próprio, 2020)</w:t>
        </w:r>
        <w:r w:rsidR="00F53E24">
          <w:rPr>
            <w:webHidden/>
          </w:rPr>
          <w:tab/>
        </w:r>
        <w:r w:rsidR="00F53E24">
          <w:rPr>
            <w:webHidden/>
          </w:rPr>
          <w:fldChar w:fldCharType="begin"/>
        </w:r>
        <w:r w:rsidR="00F53E24">
          <w:rPr>
            <w:webHidden/>
          </w:rPr>
          <w:instrText xml:space="preserve"> PAGEREF _Toc55260923 \h </w:instrText>
        </w:r>
        <w:r w:rsidR="00F53E24">
          <w:rPr>
            <w:webHidden/>
          </w:rPr>
        </w:r>
        <w:r w:rsidR="00F53E24">
          <w:rPr>
            <w:webHidden/>
          </w:rPr>
          <w:fldChar w:fldCharType="separate"/>
        </w:r>
        <w:r w:rsidR="00F53E24">
          <w:rPr>
            <w:webHidden/>
          </w:rPr>
          <w:t>67</w:t>
        </w:r>
        <w:r w:rsidR="00F53E24">
          <w:rPr>
            <w:webHidden/>
          </w:rPr>
          <w:fldChar w:fldCharType="end"/>
        </w:r>
      </w:hyperlink>
    </w:p>
    <w:p w14:paraId="6DB90743" w14:textId="7D2108EF" w:rsidR="00F53E24" w:rsidRDefault="0041076F" w:rsidP="00A03108">
      <w:pPr>
        <w:pStyle w:val="ndicedeilustraes"/>
        <w:rPr>
          <w:rFonts w:asciiTheme="minorHAnsi" w:eastAsiaTheme="minorEastAsia" w:hAnsiTheme="minorHAnsi" w:cstheme="minorBidi"/>
          <w:color w:val="auto"/>
          <w:sz w:val="22"/>
          <w:szCs w:val="22"/>
          <w:lang w:eastAsia="pt-BR"/>
        </w:rPr>
      </w:pPr>
      <w:hyperlink w:anchor="_Toc55260924" w:history="1">
        <w:r w:rsidR="00F53E24" w:rsidRPr="000604D2">
          <w:rPr>
            <w:rStyle w:val="Hyperlink"/>
          </w:rPr>
          <w:t>Tabela 3 Matrix confusão do usuário spotify:user:4i3jdhv6vubcjdpwsn38iv8u4 (próprio, 2020)</w:t>
        </w:r>
        <w:r w:rsidR="00F53E24">
          <w:rPr>
            <w:webHidden/>
          </w:rPr>
          <w:tab/>
        </w:r>
        <w:r w:rsidR="00F53E24">
          <w:rPr>
            <w:webHidden/>
          </w:rPr>
          <w:fldChar w:fldCharType="begin"/>
        </w:r>
        <w:r w:rsidR="00F53E24">
          <w:rPr>
            <w:webHidden/>
          </w:rPr>
          <w:instrText xml:space="preserve"> PAGEREF _Toc55260924 \h </w:instrText>
        </w:r>
        <w:r w:rsidR="00F53E24">
          <w:rPr>
            <w:webHidden/>
          </w:rPr>
        </w:r>
        <w:r w:rsidR="00F53E24">
          <w:rPr>
            <w:webHidden/>
          </w:rPr>
          <w:fldChar w:fldCharType="separate"/>
        </w:r>
        <w:r w:rsidR="00F53E24">
          <w:rPr>
            <w:webHidden/>
          </w:rPr>
          <w:t>68</w:t>
        </w:r>
        <w:r w:rsidR="00F53E24">
          <w:rPr>
            <w:webHidden/>
          </w:rPr>
          <w:fldChar w:fldCharType="end"/>
        </w:r>
      </w:hyperlink>
    </w:p>
    <w:p w14:paraId="6F58CBEC" w14:textId="6E5886DB" w:rsidR="00032CBA" w:rsidRPr="00032CBA" w:rsidRDefault="00FF35D0" w:rsidP="00A03108">
      <w:r>
        <w:fldChar w:fldCharType="end"/>
      </w:r>
    </w:p>
    <w:p w14:paraId="5D07FD8D" w14:textId="77777777" w:rsidR="00E65374" w:rsidRPr="00E65374" w:rsidRDefault="00E65374" w:rsidP="00A03108"/>
    <w:p w14:paraId="29A964A2" w14:textId="77777777" w:rsidR="008F2AE9" w:rsidRDefault="008F2AE9" w:rsidP="00A03108">
      <w:pPr>
        <w:pStyle w:val="Ttulo0"/>
      </w:pPr>
      <w:r>
        <w:lastRenderedPageBreak/>
        <w:t>Lista de Abreviaturas e Siglas</w:t>
      </w:r>
    </w:p>
    <w:tbl>
      <w:tblPr>
        <w:tblW w:w="0" w:type="auto"/>
        <w:tblLook w:val="01E0" w:firstRow="1" w:lastRow="1" w:firstColumn="1" w:lastColumn="1" w:noHBand="0" w:noVBand="0"/>
      </w:tblPr>
      <w:tblGrid>
        <w:gridCol w:w="7442"/>
        <w:gridCol w:w="1630"/>
      </w:tblGrid>
      <w:tr w:rsidR="00EF0B74" w:rsidRPr="006135FE" w14:paraId="376B051E" w14:textId="77777777" w:rsidTr="00D942ED">
        <w:trPr>
          <w:ins w:id="46" w:author="Érico Souza Loewe" w:date="2020-11-09T01:20:00Z"/>
        </w:trPr>
        <w:tc>
          <w:tcPr>
            <w:tcW w:w="1292" w:type="dxa"/>
          </w:tcPr>
          <w:p w14:paraId="6299C940" w14:textId="1FB01270" w:rsidR="00EF0B74" w:rsidRDefault="00EF0B74" w:rsidP="00A03108">
            <w:pPr>
              <w:pStyle w:val="Remissivo1"/>
              <w:rPr>
                <w:ins w:id="47" w:author="Érico Souza Loewe" w:date="2020-11-09T01:20:00Z"/>
              </w:rPr>
            </w:pPr>
            <w:ins w:id="48" w:author="Érico Souza Loewe" w:date="2020-11-09T01:20:00Z">
              <w:r>
                <w:lastRenderedPageBreak/>
                <w:t>SDK</w:t>
              </w:r>
            </w:ins>
          </w:p>
        </w:tc>
        <w:tc>
          <w:tcPr>
            <w:tcW w:w="7780" w:type="dxa"/>
          </w:tcPr>
          <w:p w14:paraId="40CA9961" w14:textId="33EE37BC" w:rsidR="00EF0B74" w:rsidRDefault="00EF0B74" w:rsidP="00A03108">
            <w:pPr>
              <w:pStyle w:val="Remissivo1"/>
              <w:rPr>
                <w:ins w:id="49" w:author="Érico Souza Loewe" w:date="2020-11-09T01:20:00Z"/>
              </w:rPr>
            </w:pPr>
            <w:ins w:id="50" w:author="Érico Souza Loewe" w:date="2020-11-09T01:20:00Z">
              <w:r w:rsidRPr="00EF0B74">
                <w:t>Software development kit</w:t>
              </w:r>
            </w:ins>
          </w:p>
        </w:tc>
      </w:tr>
      <w:tr w:rsidR="00376A69" w:rsidRPr="006135FE" w14:paraId="52F1A3B3" w14:textId="77777777" w:rsidTr="00D942ED">
        <w:trPr>
          <w:ins w:id="51" w:author="Érico Souza Loewe" w:date="2020-11-09T01:20:00Z"/>
        </w:trPr>
        <w:tc>
          <w:tcPr>
            <w:tcW w:w="1292" w:type="dxa"/>
          </w:tcPr>
          <w:p w14:paraId="357E0BA6" w14:textId="44EFF8D8" w:rsidR="00376A69" w:rsidRDefault="00C51CAB" w:rsidP="00A03108">
            <w:pPr>
              <w:pStyle w:val="Remissivo1"/>
              <w:rPr>
                <w:ins w:id="52" w:author="Érico Souza Loewe" w:date="2020-11-09T01:20:00Z"/>
              </w:rPr>
            </w:pPr>
            <w:ins w:id="53" w:author="Érico Souza Loewe" w:date="2020-11-09T01:20:00Z">
              <w:r>
                <w:t>A</w:t>
              </w:r>
              <w:r w:rsidR="00E35EB7">
                <w:t>pp</w:t>
              </w:r>
              <w:r w:rsidR="00376A69">
                <w:tab/>
              </w:r>
            </w:ins>
          </w:p>
        </w:tc>
        <w:tc>
          <w:tcPr>
            <w:tcW w:w="7780" w:type="dxa"/>
          </w:tcPr>
          <w:p w14:paraId="3F91AEF4" w14:textId="41000955" w:rsidR="00376A69" w:rsidRDefault="00376A69" w:rsidP="00A03108">
            <w:pPr>
              <w:pStyle w:val="Remissivo1"/>
              <w:rPr>
                <w:ins w:id="54" w:author="Érico Souza Loewe" w:date="2020-11-09T01:20:00Z"/>
              </w:rPr>
            </w:pPr>
            <w:ins w:id="55" w:author="Érico Souza Loewe" w:date="2020-11-09T01:20:00Z">
              <w:r>
                <w:t>Application</w:t>
              </w:r>
            </w:ins>
          </w:p>
        </w:tc>
      </w:tr>
      <w:tr w:rsidR="00E15626" w:rsidRPr="006135FE" w14:paraId="309278D6" w14:textId="77777777" w:rsidTr="00D942ED">
        <w:tc>
          <w:tcPr>
            <w:tcW w:w="1292" w:type="dxa"/>
          </w:tcPr>
          <w:p w14:paraId="62F14C93" w14:textId="248AF443" w:rsidR="00E15626" w:rsidRPr="00CA31F6" w:rsidRDefault="00E15626" w:rsidP="00A03108">
            <w:pPr>
              <w:pStyle w:val="Remissivo1"/>
            </w:pPr>
            <w:r>
              <w:t>LORS</w:t>
            </w:r>
          </w:p>
        </w:tc>
        <w:tc>
          <w:tcPr>
            <w:tcW w:w="7780" w:type="dxa"/>
          </w:tcPr>
          <w:p w14:paraId="5E1396F1" w14:textId="28AF744C" w:rsidR="00E15626" w:rsidRPr="00CA31F6" w:rsidRDefault="00E15626" w:rsidP="00A03108">
            <w:pPr>
              <w:pStyle w:val="Remissivo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A03108">
            <w:pPr>
              <w:pStyle w:val="Remissivo1"/>
            </w:pPr>
            <w:r>
              <w:t>POC</w:t>
            </w:r>
          </w:p>
        </w:tc>
        <w:tc>
          <w:tcPr>
            <w:tcW w:w="7780" w:type="dxa"/>
          </w:tcPr>
          <w:p w14:paraId="1183FB1F" w14:textId="27D82AFF" w:rsidR="00CB3DB4" w:rsidRDefault="00CB3DB4" w:rsidP="00A03108">
            <w:pPr>
              <w:pStyle w:val="Remissivo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A03108">
            <w:pPr>
              <w:pStyle w:val="Remissivo1"/>
            </w:pPr>
            <w:r w:rsidRPr="00CA31F6">
              <w:t>RecSys</w:t>
            </w:r>
          </w:p>
          <w:p w14:paraId="25F1B6B2" w14:textId="77777777" w:rsidR="00F31FE8" w:rsidRPr="00CA31F6" w:rsidRDefault="00F31FE8" w:rsidP="00A03108">
            <w:r w:rsidRPr="00CA31F6">
              <w:t>SVM</w:t>
            </w:r>
          </w:p>
          <w:p w14:paraId="02AD21B5" w14:textId="77777777" w:rsidR="00FF5562" w:rsidRPr="00233953" w:rsidRDefault="00AE34C4" w:rsidP="00A03108">
            <w:r w:rsidRPr="00233953">
              <w:t>AUC</w:t>
            </w:r>
          </w:p>
          <w:p w14:paraId="7942D138" w14:textId="77777777" w:rsidR="00AE34C4" w:rsidRPr="00233953" w:rsidRDefault="00AE34C4" w:rsidP="00A03108">
            <w:r w:rsidRPr="00233953">
              <w:t>RBF</w:t>
            </w:r>
          </w:p>
          <w:p w14:paraId="698083C8" w14:textId="77777777" w:rsidR="00AE34C4" w:rsidRPr="00233953" w:rsidRDefault="00AE34C4" w:rsidP="00A03108">
            <w:r w:rsidRPr="00233953">
              <w:t>GPML</w:t>
            </w:r>
          </w:p>
          <w:p w14:paraId="0915174B" w14:textId="77777777" w:rsidR="00D212D3" w:rsidRPr="00233953" w:rsidRDefault="00D212D3" w:rsidP="00A03108">
            <w:r w:rsidRPr="00233953">
              <w:t>GPR</w:t>
            </w:r>
          </w:p>
          <w:p w14:paraId="57BAC388" w14:textId="77777777" w:rsidR="00D212D3" w:rsidRPr="00CA31F6" w:rsidRDefault="00D212D3" w:rsidP="00A03108">
            <w:pPr>
              <w:rPr>
                <w:lang w:val="en-US"/>
              </w:rPr>
            </w:pPr>
            <w:r w:rsidRPr="00CA31F6">
              <w:rPr>
                <w:lang w:val="en-US"/>
              </w:rPr>
              <w:t>AIR</w:t>
            </w:r>
          </w:p>
          <w:p w14:paraId="62866913" w14:textId="48E3C733" w:rsidR="00D212D3" w:rsidRPr="00CA31F6" w:rsidRDefault="00D212D3" w:rsidP="00A03108">
            <w:pPr>
              <w:rPr>
                <w:lang w:val="en-US"/>
              </w:rPr>
            </w:pPr>
            <w:r w:rsidRPr="00205C38">
              <w:rPr>
                <w:lang w:val="en-US"/>
              </w:rPr>
              <w:t>SPTF</w:t>
            </w:r>
          </w:p>
        </w:tc>
        <w:tc>
          <w:tcPr>
            <w:tcW w:w="7780" w:type="dxa"/>
          </w:tcPr>
          <w:p w14:paraId="446FB7C6" w14:textId="77777777" w:rsidR="008F2AE9" w:rsidRPr="00CA31F6" w:rsidRDefault="00D942ED" w:rsidP="00A03108">
            <w:pPr>
              <w:pStyle w:val="Remissivo1"/>
              <w:rPr>
                <w:lang w:val="en-US"/>
              </w:rPr>
            </w:pPr>
            <w:r w:rsidRPr="00CA31F6">
              <w:rPr>
                <w:lang w:val="en-US"/>
              </w:rPr>
              <w:t>Recommender Systems</w:t>
            </w:r>
          </w:p>
          <w:p w14:paraId="26611B19" w14:textId="77777777" w:rsidR="00F25BE1" w:rsidRPr="00CA31F6" w:rsidRDefault="00F31FE8" w:rsidP="00A03108">
            <w:pPr>
              <w:rPr>
                <w:lang w:val="en-US"/>
              </w:rPr>
            </w:pPr>
            <w:r w:rsidRPr="00CA31F6">
              <w:rPr>
                <w:lang w:val="en-US"/>
              </w:rPr>
              <w:t>Support Vector Machine</w:t>
            </w:r>
          </w:p>
          <w:p w14:paraId="2A29754B" w14:textId="1093C225" w:rsidR="00AE34C4" w:rsidRPr="00CA31F6" w:rsidRDefault="00AE34C4" w:rsidP="00A03108">
            <w:pPr>
              <w:rPr>
                <w:lang w:val="en-US"/>
              </w:rPr>
            </w:pPr>
            <w:r w:rsidRPr="00CA31F6">
              <w:rPr>
                <w:lang w:val="en-US"/>
              </w:rPr>
              <w:t>Operating Characteristic Curve</w:t>
            </w:r>
          </w:p>
          <w:p w14:paraId="253015F3" w14:textId="68A37179" w:rsidR="00AE34C4" w:rsidRPr="00CA31F6" w:rsidRDefault="00AE34C4" w:rsidP="00A03108">
            <w:pPr>
              <w:rPr>
                <w:lang w:val="en-US"/>
              </w:rPr>
            </w:pPr>
            <w:r w:rsidRPr="00CA31F6">
              <w:rPr>
                <w:lang w:val="en-US"/>
              </w:rPr>
              <w:t>Radial Basis Function</w:t>
            </w:r>
          </w:p>
          <w:p w14:paraId="379185F9" w14:textId="77777777" w:rsidR="00AE34C4" w:rsidRPr="00CA31F6" w:rsidRDefault="00AE34C4" w:rsidP="00A03108">
            <w:pPr>
              <w:rPr>
                <w:lang w:val="en-US"/>
              </w:rPr>
            </w:pPr>
            <w:r w:rsidRPr="00CA31F6">
              <w:rPr>
                <w:lang w:val="en-US"/>
              </w:rPr>
              <w:t>Gaussian Process for Machine Learning</w:t>
            </w:r>
          </w:p>
          <w:p w14:paraId="06AD3AFF" w14:textId="77777777" w:rsidR="00D212D3" w:rsidRPr="00CA31F6" w:rsidRDefault="00D212D3" w:rsidP="00A03108">
            <w:pPr>
              <w:rPr>
                <w:lang w:val="en-US"/>
              </w:rPr>
            </w:pPr>
            <w:r w:rsidRPr="00CA31F6">
              <w:rPr>
                <w:lang w:val="en-US"/>
              </w:rPr>
              <w:t>Gaussian Process Regression</w:t>
            </w:r>
          </w:p>
          <w:p w14:paraId="1101224E" w14:textId="77777777" w:rsidR="00D212D3" w:rsidRPr="00CA31F6" w:rsidRDefault="00D212D3" w:rsidP="00A03108">
            <w:pPr>
              <w:rPr>
                <w:lang w:val="en-US"/>
              </w:rPr>
            </w:pPr>
            <w:r w:rsidRPr="00CA31F6">
              <w:rPr>
                <w:lang w:val="en-US"/>
              </w:rPr>
              <w:t>Activity-aware Intent Recommendation</w:t>
            </w:r>
          </w:p>
          <w:p w14:paraId="75AD77D6" w14:textId="77777777" w:rsidR="00D212D3" w:rsidRPr="00CA31F6" w:rsidRDefault="00D212D3" w:rsidP="00A03108">
            <w:r w:rsidRPr="00CA31F6">
              <w:t>RecSys do Spotify</w:t>
            </w:r>
          </w:p>
          <w:p w14:paraId="5979F004" w14:textId="641ADD6D" w:rsidR="00F92BE3" w:rsidRPr="00CA31F6" w:rsidRDefault="00F92BE3" w:rsidP="00A03108">
            <w:pPr>
              <w:rPr>
                <w:lang w:val="en-US"/>
              </w:rPr>
            </w:pPr>
          </w:p>
        </w:tc>
      </w:tr>
      <w:tr w:rsidR="001220CC" w:rsidRPr="006135FE" w14:paraId="5DD25D23" w14:textId="77777777" w:rsidTr="00D942ED">
        <w:tc>
          <w:tcPr>
            <w:tcW w:w="1292" w:type="dxa"/>
          </w:tcPr>
          <w:p w14:paraId="1596D551" w14:textId="77777777" w:rsidR="001220CC" w:rsidRPr="00CA31F6" w:rsidRDefault="001220CC" w:rsidP="00A03108">
            <w:pPr>
              <w:pStyle w:val="Remissivo1"/>
            </w:pPr>
          </w:p>
        </w:tc>
        <w:tc>
          <w:tcPr>
            <w:tcW w:w="7780" w:type="dxa"/>
          </w:tcPr>
          <w:p w14:paraId="56823FB1" w14:textId="77777777" w:rsidR="001220CC" w:rsidRPr="00CA31F6" w:rsidRDefault="001220CC" w:rsidP="00A03108">
            <w:pPr>
              <w:pStyle w:val="Remissivo1"/>
              <w:rPr>
                <w:lang w:val="en-US"/>
              </w:rPr>
            </w:pPr>
          </w:p>
        </w:tc>
      </w:tr>
    </w:tbl>
    <w:p w14:paraId="22421968" w14:textId="77777777" w:rsidR="008F2AE9" w:rsidRPr="00F31FE8" w:rsidRDefault="008F2AE9" w:rsidP="00A03108">
      <w:pPr>
        <w:rPr>
          <w:lang w:val="en-US"/>
        </w:rPr>
      </w:pPr>
    </w:p>
    <w:p w14:paraId="5CD56C6B" w14:textId="77777777" w:rsidR="008F2AE9" w:rsidRDefault="008F2AE9" w:rsidP="00A03108">
      <w:pPr>
        <w:pStyle w:val="Ttulo0"/>
      </w:pPr>
      <w:r>
        <w:lastRenderedPageBreak/>
        <w:t>Sumário</w:t>
      </w:r>
    </w:p>
    <w:p w14:paraId="1D145A1F" w14:textId="7D867E89" w:rsidR="0062580B" w:rsidRDefault="000C396C" w:rsidP="00A03108">
      <w:pPr>
        <w:pStyle w:val="Sumrio1"/>
        <w:rPr>
          <w:rFonts w:asciiTheme="minorHAnsi" w:eastAsiaTheme="minorEastAsia" w:hAnsiTheme="minorHAnsi" w:cstheme="minorBidi"/>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5777236" w:history="1">
        <w:r w:rsidR="0062580B" w:rsidRPr="00CF5594">
          <w:rPr>
            <w:rStyle w:val="Hyperlink"/>
            <w:noProof/>
          </w:rPr>
          <w:t>1</w:t>
        </w:r>
        <w:r w:rsidR="0062580B">
          <w:rPr>
            <w:rFonts w:asciiTheme="minorHAnsi" w:eastAsiaTheme="minorEastAsia" w:hAnsiTheme="minorHAnsi" w:cstheme="minorBidi"/>
            <w:noProof/>
            <w:color w:val="auto"/>
            <w:sz w:val="22"/>
            <w:szCs w:val="22"/>
            <w:lang w:eastAsia="pt-BR"/>
          </w:rPr>
          <w:tab/>
        </w:r>
        <w:r w:rsidR="0062580B" w:rsidRPr="00CF5594">
          <w:rPr>
            <w:rStyle w:val="Hyperlink"/>
            <w:noProof/>
          </w:rPr>
          <w:t>Introdução</w:t>
        </w:r>
        <w:r w:rsidR="0062580B">
          <w:rPr>
            <w:noProof/>
            <w:webHidden/>
          </w:rPr>
          <w:tab/>
        </w:r>
        <w:r w:rsidR="0062580B">
          <w:rPr>
            <w:noProof/>
            <w:webHidden/>
          </w:rPr>
          <w:fldChar w:fldCharType="begin"/>
        </w:r>
        <w:r w:rsidR="0062580B">
          <w:rPr>
            <w:noProof/>
            <w:webHidden/>
          </w:rPr>
          <w:instrText xml:space="preserve"> PAGEREF _Toc55777236 \h </w:instrText>
        </w:r>
        <w:r w:rsidR="0062580B">
          <w:rPr>
            <w:noProof/>
            <w:webHidden/>
          </w:rPr>
        </w:r>
        <w:r w:rsidR="0062580B">
          <w:rPr>
            <w:noProof/>
            <w:webHidden/>
          </w:rPr>
          <w:fldChar w:fldCharType="separate"/>
        </w:r>
        <w:r w:rsidR="0062580B">
          <w:rPr>
            <w:noProof/>
            <w:webHidden/>
          </w:rPr>
          <w:t>15</w:t>
        </w:r>
        <w:r w:rsidR="0062580B">
          <w:rPr>
            <w:noProof/>
            <w:webHidden/>
          </w:rPr>
          <w:fldChar w:fldCharType="end"/>
        </w:r>
      </w:hyperlink>
    </w:p>
    <w:p w14:paraId="30D223D7" w14:textId="61964DCD" w:rsidR="0062580B" w:rsidRDefault="0062580B" w:rsidP="00A03108">
      <w:pPr>
        <w:pStyle w:val="Sumrio2"/>
        <w:rPr>
          <w:rFonts w:asciiTheme="minorHAnsi" w:eastAsiaTheme="minorEastAsia" w:hAnsiTheme="minorHAnsi" w:cstheme="minorBidi"/>
          <w:color w:val="auto"/>
          <w:sz w:val="22"/>
          <w:szCs w:val="22"/>
          <w:lang w:eastAsia="pt-BR"/>
        </w:rPr>
      </w:pPr>
      <w:hyperlink w:anchor="_Toc55777237" w:history="1">
        <w:r w:rsidRPr="00CF5594">
          <w:rPr>
            <w:rStyle w:val="Hyperlink"/>
          </w:rPr>
          <w:t>1.1</w:t>
        </w:r>
        <w:r>
          <w:rPr>
            <w:rFonts w:asciiTheme="minorHAnsi" w:eastAsiaTheme="minorEastAsia" w:hAnsiTheme="minorHAnsi" w:cstheme="minorBidi"/>
            <w:color w:val="auto"/>
            <w:sz w:val="22"/>
            <w:szCs w:val="22"/>
            <w:lang w:eastAsia="pt-BR"/>
          </w:rPr>
          <w:tab/>
        </w:r>
        <w:r w:rsidRPr="00CF5594">
          <w:rPr>
            <w:rStyle w:val="Hyperlink"/>
          </w:rPr>
          <w:t>Objetivo Geral</w:t>
        </w:r>
        <w:r>
          <w:rPr>
            <w:webHidden/>
          </w:rPr>
          <w:tab/>
        </w:r>
        <w:r>
          <w:rPr>
            <w:webHidden/>
          </w:rPr>
          <w:fldChar w:fldCharType="begin"/>
        </w:r>
        <w:r>
          <w:rPr>
            <w:webHidden/>
          </w:rPr>
          <w:instrText xml:space="preserve"> PAGEREF _Toc55777237 \h </w:instrText>
        </w:r>
        <w:r>
          <w:rPr>
            <w:webHidden/>
          </w:rPr>
        </w:r>
        <w:r>
          <w:rPr>
            <w:webHidden/>
          </w:rPr>
          <w:fldChar w:fldCharType="separate"/>
        </w:r>
        <w:r>
          <w:rPr>
            <w:webHidden/>
          </w:rPr>
          <w:t>18</w:t>
        </w:r>
        <w:r>
          <w:rPr>
            <w:webHidden/>
          </w:rPr>
          <w:fldChar w:fldCharType="end"/>
        </w:r>
      </w:hyperlink>
    </w:p>
    <w:p w14:paraId="08B5BB03" w14:textId="1EC3235B" w:rsidR="0062580B" w:rsidRDefault="0062580B" w:rsidP="00A03108">
      <w:pPr>
        <w:pStyle w:val="Sumrio2"/>
        <w:rPr>
          <w:rFonts w:asciiTheme="minorHAnsi" w:eastAsiaTheme="minorEastAsia" w:hAnsiTheme="minorHAnsi" w:cstheme="minorBidi"/>
          <w:color w:val="auto"/>
          <w:sz w:val="22"/>
          <w:szCs w:val="22"/>
          <w:lang w:eastAsia="pt-BR"/>
        </w:rPr>
      </w:pPr>
      <w:hyperlink w:anchor="_Toc55777238" w:history="1">
        <w:r w:rsidRPr="00CF5594">
          <w:rPr>
            <w:rStyle w:val="Hyperlink"/>
          </w:rPr>
          <w:t>1.2</w:t>
        </w:r>
        <w:r>
          <w:rPr>
            <w:rFonts w:asciiTheme="minorHAnsi" w:eastAsiaTheme="minorEastAsia" w:hAnsiTheme="minorHAnsi" w:cstheme="minorBidi"/>
            <w:color w:val="auto"/>
            <w:sz w:val="22"/>
            <w:szCs w:val="22"/>
            <w:lang w:eastAsia="pt-BR"/>
          </w:rPr>
          <w:tab/>
        </w:r>
        <w:r w:rsidRPr="00CF5594">
          <w:rPr>
            <w:rStyle w:val="Hyperlink"/>
          </w:rPr>
          <w:t>Objetivos Específicos</w:t>
        </w:r>
        <w:r>
          <w:rPr>
            <w:webHidden/>
          </w:rPr>
          <w:tab/>
        </w:r>
        <w:r>
          <w:rPr>
            <w:webHidden/>
          </w:rPr>
          <w:fldChar w:fldCharType="begin"/>
        </w:r>
        <w:r>
          <w:rPr>
            <w:webHidden/>
          </w:rPr>
          <w:instrText xml:space="preserve"> PAGEREF _Toc55777238 \h </w:instrText>
        </w:r>
        <w:r>
          <w:rPr>
            <w:webHidden/>
          </w:rPr>
        </w:r>
        <w:r>
          <w:rPr>
            <w:webHidden/>
          </w:rPr>
          <w:fldChar w:fldCharType="separate"/>
        </w:r>
        <w:r>
          <w:rPr>
            <w:webHidden/>
          </w:rPr>
          <w:t>18</w:t>
        </w:r>
        <w:r>
          <w:rPr>
            <w:webHidden/>
          </w:rPr>
          <w:fldChar w:fldCharType="end"/>
        </w:r>
      </w:hyperlink>
    </w:p>
    <w:p w14:paraId="3ED415A4" w14:textId="5F13E4BA" w:rsidR="0062580B" w:rsidRDefault="0062580B" w:rsidP="00A03108">
      <w:pPr>
        <w:pStyle w:val="Sumrio2"/>
        <w:rPr>
          <w:rFonts w:asciiTheme="minorHAnsi" w:eastAsiaTheme="minorEastAsia" w:hAnsiTheme="minorHAnsi" w:cstheme="minorBidi"/>
          <w:color w:val="auto"/>
          <w:sz w:val="22"/>
          <w:szCs w:val="22"/>
          <w:lang w:eastAsia="pt-BR"/>
        </w:rPr>
      </w:pPr>
      <w:hyperlink w:anchor="_Toc55777239" w:history="1">
        <w:r w:rsidRPr="00CF5594">
          <w:rPr>
            <w:rStyle w:val="Hyperlink"/>
          </w:rPr>
          <w:t>1.3</w:t>
        </w:r>
        <w:r>
          <w:rPr>
            <w:rFonts w:asciiTheme="minorHAnsi" w:eastAsiaTheme="minorEastAsia" w:hAnsiTheme="minorHAnsi" w:cstheme="minorBidi"/>
            <w:color w:val="auto"/>
            <w:sz w:val="22"/>
            <w:szCs w:val="22"/>
            <w:lang w:eastAsia="pt-BR"/>
          </w:rPr>
          <w:tab/>
        </w:r>
        <w:r w:rsidRPr="00CF5594">
          <w:rPr>
            <w:rStyle w:val="Hyperlink"/>
          </w:rPr>
          <w:t>Metodologia</w:t>
        </w:r>
        <w:r>
          <w:rPr>
            <w:webHidden/>
          </w:rPr>
          <w:tab/>
        </w:r>
        <w:r>
          <w:rPr>
            <w:webHidden/>
          </w:rPr>
          <w:fldChar w:fldCharType="begin"/>
        </w:r>
        <w:r>
          <w:rPr>
            <w:webHidden/>
          </w:rPr>
          <w:instrText xml:space="preserve"> PAGEREF _Toc55777239 \h </w:instrText>
        </w:r>
        <w:r>
          <w:rPr>
            <w:webHidden/>
          </w:rPr>
        </w:r>
        <w:r>
          <w:rPr>
            <w:webHidden/>
          </w:rPr>
          <w:fldChar w:fldCharType="separate"/>
        </w:r>
        <w:r>
          <w:rPr>
            <w:webHidden/>
          </w:rPr>
          <w:t>18</w:t>
        </w:r>
        <w:r>
          <w:rPr>
            <w:webHidden/>
          </w:rPr>
          <w:fldChar w:fldCharType="end"/>
        </w:r>
      </w:hyperlink>
    </w:p>
    <w:p w14:paraId="694F0D37" w14:textId="60A9A077" w:rsidR="0062580B" w:rsidRDefault="0062580B" w:rsidP="00A03108">
      <w:pPr>
        <w:pStyle w:val="Sumrio1"/>
        <w:rPr>
          <w:rFonts w:asciiTheme="minorHAnsi" w:eastAsiaTheme="minorEastAsia" w:hAnsiTheme="minorHAnsi" w:cstheme="minorBidi"/>
          <w:noProof/>
          <w:color w:val="auto"/>
          <w:sz w:val="22"/>
          <w:szCs w:val="22"/>
          <w:lang w:eastAsia="pt-BR"/>
        </w:rPr>
      </w:pPr>
      <w:hyperlink w:anchor="_Toc55777240" w:history="1">
        <w:r w:rsidRPr="00CF5594">
          <w:rPr>
            <w:rStyle w:val="Hyperlink"/>
            <w:noProof/>
          </w:rPr>
          <w:t>2</w:t>
        </w:r>
        <w:r>
          <w:rPr>
            <w:rFonts w:asciiTheme="minorHAnsi" w:eastAsiaTheme="minorEastAsia" w:hAnsiTheme="minorHAnsi" w:cstheme="minorBidi"/>
            <w:noProof/>
            <w:color w:val="auto"/>
            <w:sz w:val="22"/>
            <w:szCs w:val="22"/>
            <w:lang w:eastAsia="pt-BR"/>
          </w:rPr>
          <w:tab/>
        </w:r>
        <w:r w:rsidRPr="00CF5594">
          <w:rPr>
            <w:rStyle w:val="Hyperlink"/>
            <w:noProof/>
          </w:rPr>
          <w:t>Trabalhos relacionados</w:t>
        </w:r>
        <w:r>
          <w:rPr>
            <w:noProof/>
            <w:webHidden/>
          </w:rPr>
          <w:tab/>
        </w:r>
        <w:r>
          <w:rPr>
            <w:noProof/>
            <w:webHidden/>
          </w:rPr>
          <w:fldChar w:fldCharType="begin"/>
        </w:r>
        <w:r>
          <w:rPr>
            <w:noProof/>
            <w:webHidden/>
          </w:rPr>
          <w:instrText xml:space="preserve"> PAGEREF _Toc55777240 \h </w:instrText>
        </w:r>
        <w:r>
          <w:rPr>
            <w:noProof/>
            <w:webHidden/>
          </w:rPr>
        </w:r>
        <w:r>
          <w:rPr>
            <w:noProof/>
            <w:webHidden/>
          </w:rPr>
          <w:fldChar w:fldCharType="separate"/>
        </w:r>
        <w:r>
          <w:rPr>
            <w:noProof/>
            <w:webHidden/>
          </w:rPr>
          <w:t>20</w:t>
        </w:r>
        <w:r>
          <w:rPr>
            <w:noProof/>
            <w:webHidden/>
          </w:rPr>
          <w:fldChar w:fldCharType="end"/>
        </w:r>
      </w:hyperlink>
    </w:p>
    <w:p w14:paraId="18BAF29D" w14:textId="570649A0" w:rsidR="0062580B" w:rsidRDefault="0062580B" w:rsidP="00A03108">
      <w:pPr>
        <w:pStyle w:val="Sumrio2"/>
        <w:rPr>
          <w:rFonts w:asciiTheme="minorHAnsi" w:eastAsiaTheme="minorEastAsia" w:hAnsiTheme="minorHAnsi" w:cstheme="minorBidi"/>
          <w:color w:val="auto"/>
          <w:sz w:val="22"/>
          <w:szCs w:val="22"/>
          <w:lang w:eastAsia="pt-BR"/>
        </w:rPr>
      </w:pPr>
      <w:hyperlink w:anchor="_Toc55777241" w:history="1">
        <w:r w:rsidRPr="00CF5594">
          <w:rPr>
            <w:rStyle w:val="Hyperlink"/>
          </w:rPr>
          <w:t>2.1</w:t>
        </w:r>
        <w:r>
          <w:rPr>
            <w:rFonts w:asciiTheme="minorHAnsi" w:eastAsiaTheme="minorEastAsia" w:hAnsiTheme="minorHAnsi" w:cstheme="minorBidi"/>
            <w:color w:val="auto"/>
            <w:sz w:val="22"/>
            <w:szCs w:val="22"/>
            <w:lang w:eastAsia="pt-BR"/>
          </w:rPr>
          <w:tab/>
        </w:r>
        <w:r w:rsidRPr="00CF5594">
          <w:rPr>
            <w:rStyle w:val="Hyperlink"/>
          </w:rPr>
          <w:t>Levantamento bibliográfico inicial</w:t>
        </w:r>
        <w:r>
          <w:rPr>
            <w:webHidden/>
          </w:rPr>
          <w:tab/>
        </w:r>
        <w:r>
          <w:rPr>
            <w:webHidden/>
          </w:rPr>
          <w:fldChar w:fldCharType="begin"/>
        </w:r>
        <w:r>
          <w:rPr>
            <w:webHidden/>
          </w:rPr>
          <w:instrText xml:space="preserve"> PAGEREF _Toc55777241 \h </w:instrText>
        </w:r>
        <w:r>
          <w:rPr>
            <w:webHidden/>
          </w:rPr>
        </w:r>
        <w:r>
          <w:rPr>
            <w:webHidden/>
          </w:rPr>
          <w:fldChar w:fldCharType="separate"/>
        </w:r>
        <w:r>
          <w:rPr>
            <w:webHidden/>
          </w:rPr>
          <w:t>20</w:t>
        </w:r>
        <w:r>
          <w:rPr>
            <w:webHidden/>
          </w:rPr>
          <w:fldChar w:fldCharType="end"/>
        </w:r>
      </w:hyperlink>
    </w:p>
    <w:p w14:paraId="56FA3FA2" w14:textId="0FAB5D52" w:rsidR="0062580B" w:rsidRDefault="0062580B" w:rsidP="00A03108">
      <w:pPr>
        <w:pStyle w:val="Sumrio2"/>
        <w:rPr>
          <w:rFonts w:asciiTheme="minorHAnsi" w:eastAsiaTheme="minorEastAsia" w:hAnsiTheme="minorHAnsi" w:cstheme="minorBidi"/>
          <w:color w:val="auto"/>
          <w:sz w:val="22"/>
          <w:szCs w:val="22"/>
          <w:lang w:eastAsia="pt-BR"/>
        </w:rPr>
      </w:pPr>
      <w:hyperlink w:anchor="_Toc55777242" w:history="1">
        <w:r w:rsidRPr="00CF5594">
          <w:rPr>
            <w:rStyle w:val="Hyperlink"/>
          </w:rPr>
          <w:t>2.2</w:t>
        </w:r>
        <w:r>
          <w:rPr>
            <w:rFonts w:asciiTheme="minorHAnsi" w:eastAsiaTheme="minorEastAsia" w:hAnsiTheme="minorHAnsi" w:cstheme="minorBidi"/>
            <w:color w:val="auto"/>
            <w:sz w:val="22"/>
            <w:szCs w:val="22"/>
            <w:lang w:eastAsia="pt-BR"/>
          </w:rPr>
          <w:tab/>
        </w:r>
        <w:r w:rsidRPr="00CF5594">
          <w:rPr>
            <w:rStyle w:val="Hyperlink"/>
          </w:rPr>
          <w:t>O protocolo de revisão</w:t>
        </w:r>
        <w:r>
          <w:rPr>
            <w:webHidden/>
          </w:rPr>
          <w:tab/>
        </w:r>
        <w:r>
          <w:rPr>
            <w:webHidden/>
          </w:rPr>
          <w:fldChar w:fldCharType="begin"/>
        </w:r>
        <w:r>
          <w:rPr>
            <w:webHidden/>
          </w:rPr>
          <w:instrText xml:space="preserve"> PAGEREF _Toc55777242 \h </w:instrText>
        </w:r>
        <w:r>
          <w:rPr>
            <w:webHidden/>
          </w:rPr>
        </w:r>
        <w:r>
          <w:rPr>
            <w:webHidden/>
          </w:rPr>
          <w:fldChar w:fldCharType="separate"/>
        </w:r>
        <w:r>
          <w:rPr>
            <w:webHidden/>
          </w:rPr>
          <w:t>21</w:t>
        </w:r>
        <w:r>
          <w:rPr>
            <w:webHidden/>
          </w:rPr>
          <w:fldChar w:fldCharType="end"/>
        </w:r>
      </w:hyperlink>
    </w:p>
    <w:p w14:paraId="59681872" w14:textId="65BFE62E" w:rsidR="0062580B" w:rsidRDefault="0062580B" w:rsidP="00A03108">
      <w:pPr>
        <w:pStyle w:val="Sumrio2"/>
        <w:rPr>
          <w:rFonts w:asciiTheme="minorHAnsi" w:eastAsiaTheme="minorEastAsia" w:hAnsiTheme="minorHAnsi" w:cstheme="minorBidi"/>
          <w:color w:val="auto"/>
          <w:sz w:val="22"/>
          <w:szCs w:val="22"/>
          <w:lang w:eastAsia="pt-BR"/>
        </w:rPr>
      </w:pPr>
      <w:hyperlink w:anchor="_Toc55777243" w:history="1">
        <w:r w:rsidRPr="00CF5594">
          <w:rPr>
            <w:rStyle w:val="Hyperlink"/>
          </w:rPr>
          <w:t>2.3</w:t>
        </w:r>
        <w:r>
          <w:rPr>
            <w:rFonts w:asciiTheme="minorHAnsi" w:eastAsiaTheme="minorEastAsia" w:hAnsiTheme="minorHAnsi" w:cstheme="minorBidi"/>
            <w:color w:val="auto"/>
            <w:sz w:val="22"/>
            <w:szCs w:val="22"/>
            <w:lang w:eastAsia="pt-BR"/>
          </w:rPr>
          <w:tab/>
        </w:r>
        <w:r w:rsidRPr="00CF5594">
          <w:rPr>
            <w:rStyle w:val="Hyperlink"/>
          </w:rPr>
          <w:t>PROCURA NOS MOTORES DE BUSCA</w:t>
        </w:r>
        <w:r>
          <w:rPr>
            <w:webHidden/>
          </w:rPr>
          <w:tab/>
        </w:r>
        <w:r>
          <w:rPr>
            <w:webHidden/>
          </w:rPr>
          <w:fldChar w:fldCharType="begin"/>
        </w:r>
        <w:r>
          <w:rPr>
            <w:webHidden/>
          </w:rPr>
          <w:instrText xml:space="preserve"> PAGEREF _Toc55777243 \h </w:instrText>
        </w:r>
        <w:r>
          <w:rPr>
            <w:webHidden/>
          </w:rPr>
        </w:r>
        <w:r>
          <w:rPr>
            <w:webHidden/>
          </w:rPr>
          <w:fldChar w:fldCharType="separate"/>
        </w:r>
        <w:r>
          <w:rPr>
            <w:webHidden/>
          </w:rPr>
          <w:t>22</w:t>
        </w:r>
        <w:r>
          <w:rPr>
            <w:webHidden/>
          </w:rPr>
          <w:fldChar w:fldCharType="end"/>
        </w:r>
      </w:hyperlink>
    </w:p>
    <w:p w14:paraId="097EAB27" w14:textId="3CCC59AF" w:rsidR="0062580B" w:rsidRDefault="0062580B" w:rsidP="00A03108">
      <w:pPr>
        <w:pStyle w:val="Sumrio2"/>
        <w:rPr>
          <w:rFonts w:asciiTheme="minorHAnsi" w:eastAsiaTheme="minorEastAsia" w:hAnsiTheme="minorHAnsi" w:cstheme="minorBidi"/>
          <w:color w:val="auto"/>
          <w:sz w:val="22"/>
          <w:szCs w:val="22"/>
          <w:lang w:eastAsia="pt-BR"/>
        </w:rPr>
      </w:pPr>
      <w:hyperlink w:anchor="_Toc55777244" w:history="1">
        <w:r w:rsidRPr="00CF5594">
          <w:rPr>
            <w:rStyle w:val="Hyperlink"/>
          </w:rPr>
          <w:t>2.4</w:t>
        </w:r>
        <w:r>
          <w:rPr>
            <w:rFonts w:asciiTheme="minorHAnsi" w:eastAsiaTheme="minorEastAsia" w:hAnsiTheme="minorHAnsi" w:cstheme="minorBidi"/>
            <w:color w:val="auto"/>
            <w:sz w:val="22"/>
            <w:szCs w:val="22"/>
            <w:lang w:eastAsia="pt-BR"/>
          </w:rPr>
          <w:tab/>
        </w:r>
        <w:r w:rsidRPr="00CF5594">
          <w:rPr>
            <w:rStyle w:val="Hyperlink"/>
          </w:rPr>
          <w:t>ETAPAS DA REVISÃO DOS TRABALHOS</w:t>
        </w:r>
        <w:r>
          <w:rPr>
            <w:webHidden/>
          </w:rPr>
          <w:tab/>
        </w:r>
        <w:r>
          <w:rPr>
            <w:webHidden/>
          </w:rPr>
          <w:fldChar w:fldCharType="begin"/>
        </w:r>
        <w:r>
          <w:rPr>
            <w:webHidden/>
          </w:rPr>
          <w:instrText xml:space="preserve"> PAGEREF _Toc55777244 \h </w:instrText>
        </w:r>
        <w:r>
          <w:rPr>
            <w:webHidden/>
          </w:rPr>
        </w:r>
        <w:r>
          <w:rPr>
            <w:webHidden/>
          </w:rPr>
          <w:fldChar w:fldCharType="separate"/>
        </w:r>
        <w:r>
          <w:rPr>
            <w:webHidden/>
          </w:rPr>
          <w:t>23</w:t>
        </w:r>
        <w:r>
          <w:rPr>
            <w:webHidden/>
          </w:rPr>
          <w:fldChar w:fldCharType="end"/>
        </w:r>
      </w:hyperlink>
    </w:p>
    <w:p w14:paraId="5B78B38F" w14:textId="7AC47FC4" w:rsidR="0062580B" w:rsidRDefault="0062580B" w:rsidP="00A03108">
      <w:pPr>
        <w:pStyle w:val="Sumrio3"/>
        <w:rPr>
          <w:rFonts w:asciiTheme="minorHAnsi" w:eastAsiaTheme="minorEastAsia" w:hAnsiTheme="minorHAnsi" w:cstheme="minorBidi"/>
          <w:color w:val="auto"/>
          <w:sz w:val="22"/>
          <w:szCs w:val="22"/>
          <w:lang w:eastAsia="pt-BR"/>
        </w:rPr>
      </w:pPr>
      <w:hyperlink w:anchor="_Toc55777245" w:history="1">
        <w:r w:rsidRPr="00CF5594">
          <w:rPr>
            <w:rStyle w:val="Hyperlink"/>
          </w:rPr>
          <w:t>2.4.1</w:t>
        </w:r>
        <w:r>
          <w:rPr>
            <w:rFonts w:asciiTheme="minorHAnsi" w:eastAsiaTheme="minorEastAsia" w:hAnsiTheme="minorHAnsi" w:cstheme="minorBidi"/>
            <w:color w:val="auto"/>
            <w:sz w:val="22"/>
            <w:szCs w:val="22"/>
            <w:lang w:eastAsia="pt-BR"/>
          </w:rPr>
          <w:tab/>
        </w:r>
        <w:r w:rsidRPr="00CF5594">
          <w:rPr>
            <w:rStyle w:val="Hyperlink"/>
          </w:rPr>
          <w:t>Trabalhos selecionados</w:t>
        </w:r>
        <w:r>
          <w:rPr>
            <w:webHidden/>
          </w:rPr>
          <w:tab/>
        </w:r>
        <w:r>
          <w:rPr>
            <w:webHidden/>
          </w:rPr>
          <w:fldChar w:fldCharType="begin"/>
        </w:r>
        <w:r>
          <w:rPr>
            <w:webHidden/>
          </w:rPr>
          <w:instrText xml:space="preserve"> PAGEREF _Toc55777245 \h </w:instrText>
        </w:r>
        <w:r>
          <w:rPr>
            <w:webHidden/>
          </w:rPr>
        </w:r>
        <w:r>
          <w:rPr>
            <w:webHidden/>
          </w:rPr>
          <w:fldChar w:fldCharType="separate"/>
        </w:r>
        <w:r>
          <w:rPr>
            <w:webHidden/>
          </w:rPr>
          <w:t>25</w:t>
        </w:r>
        <w:r>
          <w:rPr>
            <w:webHidden/>
          </w:rPr>
          <w:fldChar w:fldCharType="end"/>
        </w:r>
      </w:hyperlink>
    </w:p>
    <w:p w14:paraId="408D5E39" w14:textId="52043EE2" w:rsidR="0062580B" w:rsidRDefault="0062580B" w:rsidP="00A03108">
      <w:pPr>
        <w:pStyle w:val="Sumrio2"/>
        <w:rPr>
          <w:rFonts w:asciiTheme="minorHAnsi" w:eastAsiaTheme="minorEastAsia" w:hAnsiTheme="minorHAnsi" w:cstheme="minorBidi"/>
          <w:color w:val="auto"/>
          <w:sz w:val="22"/>
          <w:szCs w:val="22"/>
          <w:lang w:eastAsia="pt-BR"/>
        </w:rPr>
      </w:pPr>
      <w:hyperlink w:anchor="_Toc55777246" w:history="1">
        <w:r w:rsidRPr="00CF5594">
          <w:rPr>
            <w:rStyle w:val="Hyperlink"/>
          </w:rPr>
          <w:t>2.5</w:t>
        </w:r>
        <w:r>
          <w:rPr>
            <w:rFonts w:asciiTheme="minorHAnsi" w:eastAsiaTheme="minorEastAsia" w:hAnsiTheme="minorHAnsi" w:cstheme="minorBidi"/>
            <w:color w:val="auto"/>
            <w:sz w:val="22"/>
            <w:szCs w:val="22"/>
            <w:lang w:eastAsia="pt-BR"/>
          </w:rPr>
          <w:tab/>
        </w:r>
        <w:r w:rsidRPr="00CF5594">
          <w:rPr>
            <w:rStyle w:val="Hyperlink"/>
          </w:rPr>
          <w:t>FUNCIONALIDADES DOS TRABALHOS INVESTIGADOS</w:t>
        </w:r>
        <w:r>
          <w:rPr>
            <w:webHidden/>
          </w:rPr>
          <w:tab/>
        </w:r>
        <w:r>
          <w:rPr>
            <w:webHidden/>
          </w:rPr>
          <w:fldChar w:fldCharType="begin"/>
        </w:r>
        <w:r>
          <w:rPr>
            <w:webHidden/>
          </w:rPr>
          <w:instrText xml:space="preserve"> PAGEREF _Toc55777246 \h </w:instrText>
        </w:r>
        <w:r>
          <w:rPr>
            <w:webHidden/>
          </w:rPr>
        </w:r>
        <w:r>
          <w:rPr>
            <w:webHidden/>
          </w:rPr>
          <w:fldChar w:fldCharType="separate"/>
        </w:r>
        <w:r>
          <w:rPr>
            <w:webHidden/>
          </w:rPr>
          <w:t>35</w:t>
        </w:r>
        <w:r>
          <w:rPr>
            <w:webHidden/>
          </w:rPr>
          <w:fldChar w:fldCharType="end"/>
        </w:r>
      </w:hyperlink>
    </w:p>
    <w:p w14:paraId="0A64926B" w14:textId="2ACD1993" w:rsidR="0062580B" w:rsidRDefault="0062580B" w:rsidP="00A03108">
      <w:pPr>
        <w:pStyle w:val="Sumrio2"/>
        <w:rPr>
          <w:rFonts w:asciiTheme="minorHAnsi" w:eastAsiaTheme="minorEastAsia" w:hAnsiTheme="minorHAnsi" w:cstheme="minorBidi"/>
          <w:color w:val="auto"/>
          <w:sz w:val="22"/>
          <w:szCs w:val="22"/>
          <w:lang w:eastAsia="pt-BR"/>
        </w:rPr>
      </w:pPr>
      <w:hyperlink w:anchor="_Toc55777247" w:history="1">
        <w:r w:rsidRPr="00CF5594">
          <w:rPr>
            <w:rStyle w:val="Hyperlink"/>
          </w:rPr>
          <w:t>2.6</w:t>
        </w:r>
        <w:r>
          <w:rPr>
            <w:rFonts w:asciiTheme="minorHAnsi" w:eastAsiaTheme="minorEastAsia" w:hAnsiTheme="minorHAnsi" w:cstheme="minorBidi"/>
            <w:color w:val="auto"/>
            <w:sz w:val="22"/>
            <w:szCs w:val="22"/>
            <w:lang w:eastAsia="pt-BR"/>
          </w:rPr>
          <w:tab/>
        </w:r>
        <w:r w:rsidRPr="00CF5594">
          <w:rPr>
            <w:rStyle w:val="Hyperlink"/>
          </w:rPr>
          <w:t>Conclusões dos trabalhos revisados</w:t>
        </w:r>
        <w:r>
          <w:rPr>
            <w:webHidden/>
          </w:rPr>
          <w:tab/>
        </w:r>
        <w:r>
          <w:rPr>
            <w:webHidden/>
          </w:rPr>
          <w:fldChar w:fldCharType="begin"/>
        </w:r>
        <w:r>
          <w:rPr>
            <w:webHidden/>
          </w:rPr>
          <w:instrText xml:space="preserve"> PAGEREF _Toc55777247 \h </w:instrText>
        </w:r>
        <w:r>
          <w:rPr>
            <w:webHidden/>
          </w:rPr>
        </w:r>
        <w:r>
          <w:rPr>
            <w:webHidden/>
          </w:rPr>
          <w:fldChar w:fldCharType="separate"/>
        </w:r>
        <w:r>
          <w:rPr>
            <w:webHidden/>
          </w:rPr>
          <w:t>38</w:t>
        </w:r>
        <w:r>
          <w:rPr>
            <w:webHidden/>
          </w:rPr>
          <w:fldChar w:fldCharType="end"/>
        </w:r>
      </w:hyperlink>
    </w:p>
    <w:p w14:paraId="4F51C0F4" w14:textId="500CFF4A" w:rsidR="0062580B" w:rsidRDefault="0062580B" w:rsidP="00A03108">
      <w:pPr>
        <w:pStyle w:val="Sumrio1"/>
        <w:rPr>
          <w:rFonts w:asciiTheme="minorHAnsi" w:eastAsiaTheme="minorEastAsia" w:hAnsiTheme="minorHAnsi" w:cstheme="minorBidi"/>
          <w:noProof/>
          <w:color w:val="auto"/>
          <w:sz w:val="22"/>
          <w:szCs w:val="22"/>
          <w:lang w:eastAsia="pt-BR"/>
        </w:rPr>
      </w:pPr>
      <w:hyperlink w:anchor="_Toc55777248" w:history="1">
        <w:r w:rsidRPr="00CF5594">
          <w:rPr>
            <w:rStyle w:val="Hyperlink"/>
            <w:noProof/>
          </w:rPr>
          <w:t>3</w:t>
        </w:r>
        <w:r>
          <w:rPr>
            <w:rFonts w:asciiTheme="minorHAnsi" w:eastAsiaTheme="minorEastAsia" w:hAnsiTheme="minorHAnsi" w:cstheme="minorBidi"/>
            <w:noProof/>
            <w:color w:val="auto"/>
            <w:sz w:val="22"/>
            <w:szCs w:val="22"/>
            <w:lang w:eastAsia="pt-BR"/>
          </w:rPr>
          <w:tab/>
        </w:r>
        <w:r w:rsidRPr="00CF5594">
          <w:rPr>
            <w:rStyle w:val="Hyperlink"/>
            <w:noProof/>
          </w:rPr>
          <w:t>COLETA DO CONTEXTO DOS USUáRIOS</w:t>
        </w:r>
        <w:r>
          <w:rPr>
            <w:noProof/>
            <w:webHidden/>
          </w:rPr>
          <w:tab/>
        </w:r>
        <w:r>
          <w:rPr>
            <w:noProof/>
            <w:webHidden/>
          </w:rPr>
          <w:fldChar w:fldCharType="begin"/>
        </w:r>
        <w:r>
          <w:rPr>
            <w:noProof/>
            <w:webHidden/>
          </w:rPr>
          <w:instrText xml:space="preserve"> PAGEREF _Toc55777248 \h </w:instrText>
        </w:r>
        <w:r>
          <w:rPr>
            <w:noProof/>
            <w:webHidden/>
          </w:rPr>
        </w:r>
        <w:r>
          <w:rPr>
            <w:noProof/>
            <w:webHidden/>
          </w:rPr>
          <w:fldChar w:fldCharType="separate"/>
        </w:r>
        <w:r>
          <w:rPr>
            <w:noProof/>
            <w:webHidden/>
          </w:rPr>
          <w:t>39</w:t>
        </w:r>
        <w:r>
          <w:rPr>
            <w:noProof/>
            <w:webHidden/>
          </w:rPr>
          <w:fldChar w:fldCharType="end"/>
        </w:r>
      </w:hyperlink>
    </w:p>
    <w:p w14:paraId="0E641F52" w14:textId="1EB8A9FC" w:rsidR="0062580B" w:rsidRDefault="0062580B" w:rsidP="00A03108">
      <w:pPr>
        <w:pStyle w:val="Sumrio2"/>
        <w:rPr>
          <w:rFonts w:asciiTheme="minorHAnsi" w:eastAsiaTheme="minorEastAsia" w:hAnsiTheme="minorHAnsi" w:cstheme="minorBidi"/>
          <w:color w:val="auto"/>
          <w:sz w:val="22"/>
          <w:szCs w:val="22"/>
          <w:lang w:eastAsia="pt-BR"/>
        </w:rPr>
      </w:pPr>
      <w:hyperlink w:anchor="_Toc55777249" w:history="1">
        <w:r w:rsidRPr="00CF5594">
          <w:rPr>
            <w:rStyle w:val="Hyperlink"/>
          </w:rPr>
          <w:t>3.1</w:t>
        </w:r>
        <w:r>
          <w:rPr>
            <w:rFonts w:asciiTheme="minorHAnsi" w:eastAsiaTheme="minorEastAsia" w:hAnsiTheme="minorHAnsi" w:cstheme="minorBidi"/>
            <w:color w:val="auto"/>
            <w:sz w:val="22"/>
            <w:szCs w:val="22"/>
            <w:lang w:eastAsia="pt-BR"/>
          </w:rPr>
          <w:tab/>
        </w:r>
        <w:r w:rsidRPr="00CF5594">
          <w:rPr>
            <w:rStyle w:val="Hyperlink"/>
          </w:rPr>
          <w:t>Contexto</w:t>
        </w:r>
        <w:r>
          <w:rPr>
            <w:webHidden/>
          </w:rPr>
          <w:tab/>
        </w:r>
        <w:r>
          <w:rPr>
            <w:webHidden/>
          </w:rPr>
          <w:fldChar w:fldCharType="begin"/>
        </w:r>
        <w:r>
          <w:rPr>
            <w:webHidden/>
          </w:rPr>
          <w:instrText xml:space="preserve"> PAGEREF _Toc55777249 \h </w:instrText>
        </w:r>
        <w:r>
          <w:rPr>
            <w:webHidden/>
          </w:rPr>
        </w:r>
        <w:r>
          <w:rPr>
            <w:webHidden/>
          </w:rPr>
          <w:fldChar w:fldCharType="separate"/>
        </w:r>
        <w:r>
          <w:rPr>
            <w:webHidden/>
          </w:rPr>
          <w:t>39</w:t>
        </w:r>
        <w:r>
          <w:rPr>
            <w:webHidden/>
          </w:rPr>
          <w:fldChar w:fldCharType="end"/>
        </w:r>
      </w:hyperlink>
    </w:p>
    <w:p w14:paraId="321235A0" w14:textId="4B76FCDC" w:rsidR="0062580B" w:rsidRDefault="0062580B" w:rsidP="00A03108">
      <w:pPr>
        <w:pStyle w:val="Sumrio3"/>
        <w:rPr>
          <w:rFonts w:asciiTheme="minorHAnsi" w:eastAsiaTheme="minorEastAsia" w:hAnsiTheme="minorHAnsi" w:cstheme="minorBidi"/>
          <w:color w:val="auto"/>
          <w:sz w:val="22"/>
          <w:szCs w:val="22"/>
          <w:lang w:eastAsia="pt-BR"/>
        </w:rPr>
      </w:pPr>
      <w:hyperlink w:anchor="_Toc55777250" w:history="1">
        <w:r w:rsidRPr="00CF5594">
          <w:rPr>
            <w:rStyle w:val="Hyperlink"/>
          </w:rPr>
          <w:t>3.1.1</w:t>
        </w:r>
        <w:r>
          <w:rPr>
            <w:rFonts w:asciiTheme="minorHAnsi" w:eastAsiaTheme="minorEastAsia" w:hAnsiTheme="minorHAnsi" w:cstheme="minorBidi"/>
            <w:color w:val="auto"/>
            <w:sz w:val="22"/>
            <w:szCs w:val="22"/>
            <w:lang w:eastAsia="pt-BR"/>
          </w:rPr>
          <w:tab/>
        </w:r>
        <w:r w:rsidRPr="00CF5594">
          <w:rPr>
            <w:rStyle w:val="Hyperlink"/>
          </w:rPr>
          <w:t>O que é o contexto comportamental?</w:t>
        </w:r>
        <w:r>
          <w:rPr>
            <w:webHidden/>
          </w:rPr>
          <w:tab/>
        </w:r>
        <w:r>
          <w:rPr>
            <w:webHidden/>
          </w:rPr>
          <w:fldChar w:fldCharType="begin"/>
        </w:r>
        <w:r>
          <w:rPr>
            <w:webHidden/>
          </w:rPr>
          <w:instrText xml:space="preserve"> PAGEREF _Toc55777250 \h </w:instrText>
        </w:r>
        <w:r>
          <w:rPr>
            <w:webHidden/>
          </w:rPr>
        </w:r>
        <w:r>
          <w:rPr>
            <w:webHidden/>
          </w:rPr>
          <w:fldChar w:fldCharType="separate"/>
        </w:r>
        <w:r>
          <w:rPr>
            <w:webHidden/>
          </w:rPr>
          <w:t>40</w:t>
        </w:r>
        <w:r>
          <w:rPr>
            <w:webHidden/>
          </w:rPr>
          <w:fldChar w:fldCharType="end"/>
        </w:r>
      </w:hyperlink>
    </w:p>
    <w:p w14:paraId="7FA014BC" w14:textId="482F178E" w:rsidR="0062580B" w:rsidRDefault="0062580B" w:rsidP="00A03108">
      <w:pPr>
        <w:pStyle w:val="Sumrio3"/>
        <w:rPr>
          <w:rFonts w:asciiTheme="minorHAnsi" w:eastAsiaTheme="minorEastAsia" w:hAnsiTheme="minorHAnsi" w:cstheme="minorBidi"/>
          <w:color w:val="auto"/>
          <w:sz w:val="22"/>
          <w:szCs w:val="22"/>
          <w:lang w:eastAsia="pt-BR"/>
        </w:rPr>
      </w:pPr>
      <w:hyperlink w:anchor="_Toc55777251" w:history="1">
        <w:r w:rsidRPr="00CF5594">
          <w:rPr>
            <w:rStyle w:val="Hyperlink"/>
          </w:rPr>
          <w:t>3.1.2</w:t>
        </w:r>
        <w:r>
          <w:rPr>
            <w:rFonts w:asciiTheme="minorHAnsi" w:eastAsiaTheme="minorEastAsia" w:hAnsiTheme="minorHAnsi" w:cstheme="minorBidi"/>
            <w:color w:val="auto"/>
            <w:sz w:val="22"/>
            <w:szCs w:val="22"/>
            <w:lang w:eastAsia="pt-BR"/>
          </w:rPr>
          <w:tab/>
        </w:r>
        <w:r w:rsidRPr="00CF5594">
          <w:rPr>
            <w:rStyle w:val="Hyperlink"/>
          </w:rPr>
          <w:t>O que é o contexto de ambiente?</w:t>
        </w:r>
        <w:r>
          <w:rPr>
            <w:webHidden/>
          </w:rPr>
          <w:tab/>
        </w:r>
        <w:r>
          <w:rPr>
            <w:webHidden/>
          </w:rPr>
          <w:fldChar w:fldCharType="begin"/>
        </w:r>
        <w:r>
          <w:rPr>
            <w:webHidden/>
          </w:rPr>
          <w:instrText xml:space="preserve"> PAGEREF _Toc55777251 \h </w:instrText>
        </w:r>
        <w:r>
          <w:rPr>
            <w:webHidden/>
          </w:rPr>
        </w:r>
        <w:r>
          <w:rPr>
            <w:webHidden/>
          </w:rPr>
          <w:fldChar w:fldCharType="separate"/>
        </w:r>
        <w:r>
          <w:rPr>
            <w:webHidden/>
          </w:rPr>
          <w:t>40</w:t>
        </w:r>
        <w:r>
          <w:rPr>
            <w:webHidden/>
          </w:rPr>
          <w:fldChar w:fldCharType="end"/>
        </w:r>
      </w:hyperlink>
    </w:p>
    <w:p w14:paraId="3B4879CA" w14:textId="10808ED2" w:rsidR="0062580B" w:rsidRDefault="0062580B" w:rsidP="00A03108">
      <w:pPr>
        <w:pStyle w:val="Sumrio3"/>
        <w:rPr>
          <w:rFonts w:asciiTheme="minorHAnsi" w:eastAsiaTheme="minorEastAsia" w:hAnsiTheme="minorHAnsi" w:cstheme="minorBidi"/>
          <w:color w:val="auto"/>
          <w:sz w:val="22"/>
          <w:szCs w:val="22"/>
          <w:lang w:eastAsia="pt-BR"/>
        </w:rPr>
      </w:pPr>
      <w:hyperlink w:anchor="_Toc55777252" w:history="1">
        <w:r w:rsidRPr="00CF5594">
          <w:rPr>
            <w:rStyle w:val="Hyperlink"/>
          </w:rPr>
          <w:t>3.1.3</w:t>
        </w:r>
        <w:r>
          <w:rPr>
            <w:rFonts w:asciiTheme="minorHAnsi" w:eastAsiaTheme="minorEastAsia" w:hAnsiTheme="minorHAnsi" w:cstheme="minorBidi"/>
            <w:color w:val="auto"/>
            <w:sz w:val="22"/>
            <w:szCs w:val="22"/>
            <w:lang w:eastAsia="pt-BR"/>
          </w:rPr>
          <w:tab/>
        </w:r>
        <w:r w:rsidRPr="00CF5594">
          <w:rPr>
            <w:rStyle w:val="Hyperlink"/>
          </w:rPr>
          <w:t>Como serão obtidos os contextos?</w:t>
        </w:r>
        <w:r>
          <w:rPr>
            <w:webHidden/>
          </w:rPr>
          <w:tab/>
        </w:r>
        <w:r>
          <w:rPr>
            <w:webHidden/>
          </w:rPr>
          <w:fldChar w:fldCharType="begin"/>
        </w:r>
        <w:r>
          <w:rPr>
            <w:webHidden/>
          </w:rPr>
          <w:instrText xml:space="preserve"> PAGEREF _Toc55777252 \h </w:instrText>
        </w:r>
        <w:r>
          <w:rPr>
            <w:webHidden/>
          </w:rPr>
        </w:r>
        <w:r>
          <w:rPr>
            <w:webHidden/>
          </w:rPr>
          <w:fldChar w:fldCharType="separate"/>
        </w:r>
        <w:r>
          <w:rPr>
            <w:webHidden/>
          </w:rPr>
          <w:t>41</w:t>
        </w:r>
        <w:r>
          <w:rPr>
            <w:webHidden/>
          </w:rPr>
          <w:fldChar w:fldCharType="end"/>
        </w:r>
      </w:hyperlink>
    </w:p>
    <w:p w14:paraId="66752035" w14:textId="5DF7EA4A" w:rsidR="0062580B" w:rsidRDefault="0062580B" w:rsidP="00A03108">
      <w:pPr>
        <w:pStyle w:val="Sumrio3"/>
        <w:rPr>
          <w:rFonts w:asciiTheme="minorHAnsi" w:eastAsiaTheme="minorEastAsia" w:hAnsiTheme="minorHAnsi" w:cstheme="minorBidi"/>
          <w:color w:val="auto"/>
          <w:sz w:val="22"/>
          <w:szCs w:val="22"/>
          <w:lang w:eastAsia="pt-BR"/>
        </w:rPr>
      </w:pPr>
      <w:hyperlink w:anchor="_Toc55777253" w:history="1">
        <w:r w:rsidRPr="00CF5594">
          <w:rPr>
            <w:rStyle w:val="Hyperlink"/>
          </w:rPr>
          <w:t>3.1.4</w:t>
        </w:r>
        <w:r>
          <w:rPr>
            <w:rFonts w:asciiTheme="minorHAnsi" w:eastAsiaTheme="minorEastAsia" w:hAnsiTheme="minorHAnsi" w:cstheme="minorBidi"/>
            <w:color w:val="auto"/>
            <w:sz w:val="22"/>
            <w:szCs w:val="22"/>
            <w:lang w:eastAsia="pt-BR"/>
          </w:rPr>
          <w:tab/>
        </w:r>
        <w:r w:rsidRPr="00CF5594">
          <w:rPr>
            <w:rStyle w:val="Hyperlink"/>
          </w:rPr>
          <w:t>O que são as ações do usuário?</w:t>
        </w:r>
        <w:r>
          <w:rPr>
            <w:webHidden/>
          </w:rPr>
          <w:tab/>
        </w:r>
        <w:r>
          <w:rPr>
            <w:webHidden/>
          </w:rPr>
          <w:fldChar w:fldCharType="begin"/>
        </w:r>
        <w:r>
          <w:rPr>
            <w:webHidden/>
          </w:rPr>
          <w:instrText xml:space="preserve"> PAGEREF _Toc55777253 \h </w:instrText>
        </w:r>
        <w:r>
          <w:rPr>
            <w:webHidden/>
          </w:rPr>
        </w:r>
        <w:r>
          <w:rPr>
            <w:webHidden/>
          </w:rPr>
          <w:fldChar w:fldCharType="separate"/>
        </w:r>
        <w:r>
          <w:rPr>
            <w:webHidden/>
          </w:rPr>
          <w:t>42</w:t>
        </w:r>
        <w:r>
          <w:rPr>
            <w:webHidden/>
          </w:rPr>
          <w:fldChar w:fldCharType="end"/>
        </w:r>
      </w:hyperlink>
    </w:p>
    <w:p w14:paraId="36618BB0" w14:textId="5FBE00A4" w:rsidR="0062580B" w:rsidRDefault="0062580B" w:rsidP="00A03108">
      <w:pPr>
        <w:pStyle w:val="Sumrio2"/>
        <w:rPr>
          <w:rFonts w:asciiTheme="minorHAnsi" w:eastAsiaTheme="minorEastAsia" w:hAnsiTheme="minorHAnsi" w:cstheme="minorBidi"/>
          <w:color w:val="auto"/>
          <w:sz w:val="22"/>
          <w:szCs w:val="22"/>
          <w:lang w:eastAsia="pt-BR"/>
        </w:rPr>
      </w:pPr>
      <w:hyperlink w:anchor="_Toc55777254" w:history="1">
        <w:r w:rsidRPr="00CF5594">
          <w:rPr>
            <w:rStyle w:val="Hyperlink"/>
          </w:rPr>
          <w:t>3.2</w:t>
        </w:r>
        <w:r>
          <w:rPr>
            <w:rFonts w:asciiTheme="minorHAnsi" w:eastAsiaTheme="minorEastAsia" w:hAnsiTheme="minorHAnsi" w:cstheme="minorBidi"/>
            <w:color w:val="auto"/>
            <w:sz w:val="22"/>
            <w:szCs w:val="22"/>
            <w:lang w:eastAsia="pt-BR"/>
          </w:rPr>
          <w:tab/>
        </w:r>
        <w:r w:rsidRPr="00CF5594">
          <w:rPr>
            <w:rStyle w:val="Hyperlink"/>
          </w:rPr>
          <w:t>Pesquisa com usuários sobre recomendação musical (QUESTIONÁRIO)</w:t>
        </w:r>
        <w:r>
          <w:rPr>
            <w:webHidden/>
          </w:rPr>
          <w:tab/>
        </w:r>
        <w:r>
          <w:rPr>
            <w:webHidden/>
          </w:rPr>
          <w:fldChar w:fldCharType="begin"/>
        </w:r>
        <w:r>
          <w:rPr>
            <w:webHidden/>
          </w:rPr>
          <w:instrText xml:space="preserve"> PAGEREF _Toc55777254 \h </w:instrText>
        </w:r>
        <w:r>
          <w:rPr>
            <w:webHidden/>
          </w:rPr>
        </w:r>
        <w:r>
          <w:rPr>
            <w:webHidden/>
          </w:rPr>
          <w:fldChar w:fldCharType="separate"/>
        </w:r>
        <w:r>
          <w:rPr>
            <w:webHidden/>
          </w:rPr>
          <w:t>42</w:t>
        </w:r>
        <w:r>
          <w:rPr>
            <w:webHidden/>
          </w:rPr>
          <w:fldChar w:fldCharType="end"/>
        </w:r>
      </w:hyperlink>
    </w:p>
    <w:p w14:paraId="5738B122" w14:textId="221BF23D" w:rsidR="0062580B" w:rsidRDefault="0062580B" w:rsidP="00A03108">
      <w:pPr>
        <w:pStyle w:val="Sumrio3"/>
        <w:rPr>
          <w:rFonts w:asciiTheme="minorHAnsi" w:eastAsiaTheme="minorEastAsia" w:hAnsiTheme="minorHAnsi" w:cstheme="minorBidi"/>
          <w:color w:val="auto"/>
          <w:sz w:val="22"/>
          <w:szCs w:val="22"/>
          <w:lang w:eastAsia="pt-BR"/>
        </w:rPr>
      </w:pPr>
      <w:hyperlink w:anchor="_Toc55777255" w:history="1">
        <w:r w:rsidRPr="00CF5594">
          <w:rPr>
            <w:rStyle w:val="Hyperlink"/>
          </w:rPr>
          <w:t>3.2.1</w:t>
        </w:r>
        <w:r>
          <w:rPr>
            <w:rFonts w:asciiTheme="minorHAnsi" w:eastAsiaTheme="minorEastAsia" w:hAnsiTheme="minorHAnsi" w:cstheme="minorBidi"/>
            <w:color w:val="auto"/>
            <w:sz w:val="22"/>
            <w:szCs w:val="22"/>
            <w:lang w:eastAsia="pt-BR"/>
          </w:rPr>
          <w:tab/>
        </w:r>
        <w:r w:rsidRPr="00CF5594">
          <w:rPr>
            <w:rStyle w:val="Hyperlink"/>
          </w:rPr>
          <w:t>Pré-teste do questionário</w:t>
        </w:r>
        <w:r>
          <w:rPr>
            <w:webHidden/>
          </w:rPr>
          <w:tab/>
        </w:r>
        <w:r>
          <w:rPr>
            <w:webHidden/>
          </w:rPr>
          <w:fldChar w:fldCharType="begin"/>
        </w:r>
        <w:r>
          <w:rPr>
            <w:webHidden/>
          </w:rPr>
          <w:instrText xml:space="preserve"> PAGEREF _Toc55777255 \h </w:instrText>
        </w:r>
        <w:r>
          <w:rPr>
            <w:webHidden/>
          </w:rPr>
        </w:r>
        <w:r>
          <w:rPr>
            <w:webHidden/>
          </w:rPr>
          <w:fldChar w:fldCharType="separate"/>
        </w:r>
        <w:r>
          <w:rPr>
            <w:webHidden/>
          </w:rPr>
          <w:t>45</w:t>
        </w:r>
        <w:r>
          <w:rPr>
            <w:webHidden/>
          </w:rPr>
          <w:fldChar w:fldCharType="end"/>
        </w:r>
      </w:hyperlink>
    </w:p>
    <w:p w14:paraId="34F04928" w14:textId="79321FF1" w:rsidR="0062580B" w:rsidRDefault="0062580B" w:rsidP="00A03108">
      <w:pPr>
        <w:pStyle w:val="Sumrio3"/>
        <w:rPr>
          <w:rFonts w:asciiTheme="minorHAnsi" w:eastAsiaTheme="minorEastAsia" w:hAnsiTheme="minorHAnsi" w:cstheme="minorBidi"/>
          <w:color w:val="auto"/>
          <w:sz w:val="22"/>
          <w:szCs w:val="22"/>
          <w:lang w:eastAsia="pt-BR"/>
        </w:rPr>
      </w:pPr>
      <w:hyperlink w:anchor="_Toc55777256" w:history="1">
        <w:r w:rsidRPr="00CF5594">
          <w:rPr>
            <w:rStyle w:val="Hyperlink"/>
          </w:rPr>
          <w:t>3.2.2</w:t>
        </w:r>
        <w:r>
          <w:rPr>
            <w:rFonts w:asciiTheme="minorHAnsi" w:eastAsiaTheme="minorEastAsia" w:hAnsiTheme="minorHAnsi" w:cstheme="minorBidi"/>
            <w:color w:val="auto"/>
            <w:sz w:val="22"/>
            <w:szCs w:val="22"/>
            <w:lang w:eastAsia="pt-BR"/>
          </w:rPr>
          <w:tab/>
        </w:r>
        <w:r w:rsidRPr="00CF5594">
          <w:rPr>
            <w:rStyle w:val="Hyperlink"/>
          </w:rPr>
          <w:t>Resultados do questionário</w:t>
        </w:r>
        <w:r>
          <w:rPr>
            <w:webHidden/>
          </w:rPr>
          <w:tab/>
        </w:r>
        <w:r>
          <w:rPr>
            <w:webHidden/>
          </w:rPr>
          <w:fldChar w:fldCharType="begin"/>
        </w:r>
        <w:r>
          <w:rPr>
            <w:webHidden/>
          </w:rPr>
          <w:instrText xml:space="preserve"> PAGEREF _Toc55777256 \h </w:instrText>
        </w:r>
        <w:r>
          <w:rPr>
            <w:webHidden/>
          </w:rPr>
        </w:r>
        <w:r>
          <w:rPr>
            <w:webHidden/>
          </w:rPr>
          <w:fldChar w:fldCharType="separate"/>
        </w:r>
        <w:r>
          <w:rPr>
            <w:webHidden/>
          </w:rPr>
          <w:t>45</w:t>
        </w:r>
        <w:r>
          <w:rPr>
            <w:webHidden/>
          </w:rPr>
          <w:fldChar w:fldCharType="end"/>
        </w:r>
      </w:hyperlink>
    </w:p>
    <w:p w14:paraId="01335B47" w14:textId="2B946B89" w:rsidR="0062580B" w:rsidRDefault="0062580B" w:rsidP="00A03108">
      <w:pPr>
        <w:pStyle w:val="Sumrio2"/>
        <w:rPr>
          <w:rFonts w:asciiTheme="minorHAnsi" w:eastAsiaTheme="minorEastAsia" w:hAnsiTheme="minorHAnsi" w:cstheme="minorBidi"/>
          <w:color w:val="auto"/>
          <w:sz w:val="22"/>
          <w:szCs w:val="22"/>
          <w:lang w:eastAsia="pt-BR"/>
        </w:rPr>
      </w:pPr>
      <w:hyperlink w:anchor="_Toc55777257" w:history="1">
        <w:r w:rsidRPr="00CF5594">
          <w:rPr>
            <w:rStyle w:val="Hyperlink"/>
          </w:rPr>
          <w:t>3.3</w:t>
        </w:r>
        <w:r>
          <w:rPr>
            <w:rFonts w:asciiTheme="minorHAnsi" w:eastAsiaTheme="minorEastAsia" w:hAnsiTheme="minorHAnsi" w:cstheme="minorBidi"/>
            <w:color w:val="auto"/>
            <w:sz w:val="22"/>
            <w:szCs w:val="22"/>
            <w:lang w:eastAsia="pt-BR"/>
          </w:rPr>
          <w:tab/>
        </w:r>
        <w:r w:rsidRPr="00CF5594">
          <w:rPr>
            <w:rStyle w:val="Hyperlink"/>
          </w:rPr>
          <w:t>Desenvolvimento Do plugin</w:t>
        </w:r>
        <w:r>
          <w:rPr>
            <w:webHidden/>
          </w:rPr>
          <w:tab/>
        </w:r>
        <w:r>
          <w:rPr>
            <w:webHidden/>
          </w:rPr>
          <w:fldChar w:fldCharType="begin"/>
        </w:r>
        <w:r>
          <w:rPr>
            <w:webHidden/>
          </w:rPr>
          <w:instrText xml:space="preserve"> PAGEREF _Toc55777257 \h </w:instrText>
        </w:r>
        <w:r>
          <w:rPr>
            <w:webHidden/>
          </w:rPr>
        </w:r>
        <w:r>
          <w:rPr>
            <w:webHidden/>
          </w:rPr>
          <w:fldChar w:fldCharType="separate"/>
        </w:r>
        <w:r>
          <w:rPr>
            <w:webHidden/>
          </w:rPr>
          <w:t>49</w:t>
        </w:r>
        <w:r>
          <w:rPr>
            <w:webHidden/>
          </w:rPr>
          <w:fldChar w:fldCharType="end"/>
        </w:r>
      </w:hyperlink>
    </w:p>
    <w:p w14:paraId="2A415ACE" w14:textId="381C3AAC" w:rsidR="0062580B" w:rsidRDefault="0062580B" w:rsidP="00A03108">
      <w:pPr>
        <w:pStyle w:val="Sumrio3"/>
        <w:rPr>
          <w:rFonts w:asciiTheme="minorHAnsi" w:eastAsiaTheme="minorEastAsia" w:hAnsiTheme="minorHAnsi" w:cstheme="minorBidi"/>
          <w:color w:val="auto"/>
          <w:sz w:val="22"/>
          <w:szCs w:val="22"/>
          <w:lang w:eastAsia="pt-BR"/>
        </w:rPr>
      </w:pPr>
      <w:hyperlink w:anchor="_Toc55777258" w:history="1">
        <w:r w:rsidRPr="00CF5594">
          <w:rPr>
            <w:rStyle w:val="Hyperlink"/>
          </w:rPr>
          <w:t>3.3.1</w:t>
        </w:r>
        <w:r>
          <w:rPr>
            <w:rFonts w:asciiTheme="minorHAnsi" w:eastAsiaTheme="minorEastAsia" w:hAnsiTheme="minorHAnsi" w:cstheme="minorBidi"/>
            <w:color w:val="auto"/>
            <w:sz w:val="22"/>
            <w:szCs w:val="22"/>
            <w:lang w:eastAsia="pt-BR"/>
          </w:rPr>
          <w:tab/>
        </w:r>
        <w:r w:rsidRPr="00CF5594">
          <w:rPr>
            <w:rStyle w:val="Hyperlink"/>
          </w:rPr>
          <w:t>Telas da aplicação (</w:t>
        </w:r>
        <w:r w:rsidRPr="00CF5594">
          <w:rPr>
            <w:rStyle w:val="Hyperlink"/>
            <w:i/>
          </w:rPr>
          <w:t>plugin</w:t>
        </w:r>
        <w:r w:rsidRPr="00CF5594">
          <w:rPr>
            <w:rStyle w:val="Hyperlink"/>
          </w:rPr>
          <w:t>)</w:t>
        </w:r>
        <w:r>
          <w:rPr>
            <w:webHidden/>
          </w:rPr>
          <w:tab/>
        </w:r>
        <w:r>
          <w:rPr>
            <w:webHidden/>
          </w:rPr>
          <w:fldChar w:fldCharType="begin"/>
        </w:r>
        <w:r>
          <w:rPr>
            <w:webHidden/>
          </w:rPr>
          <w:instrText xml:space="preserve"> PAGEREF _Toc55777258 \h </w:instrText>
        </w:r>
        <w:r>
          <w:rPr>
            <w:webHidden/>
          </w:rPr>
        </w:r>
        <w:r>
          <w:rPr>
            <w:webHidden/>
          </w:rPr>
          <w:fldChar w:fldCharType="separate"/>
        </w:r>
        <w:r>
          <w:rPr>
            <w:webHidden/>
          </w:rPr>
          <w:t>51</w:t>
        </w:r>
        <w:r>
          <w:rPr>
            <w:webHidden/>
          </w:rPr>
          <w:fldChar w:fldCharType="end"/>
        </w:r>
      </w:hyperlink>
    </w:p>
    <w:p w14:paraId="28456A87" w14:textId="5B643884" w:rsidR="0062580B" w:rsidRDefault="0062580B" w:rsidP="00A03108">
      <w:pPr>
        <w:pStyle w:val="Sumrio3"/>
        <w:rPr>
          <w:rFonts w:asciiTheme="minorHAnsi" w:eastAsiaTheme="minorEastAsia" w:hAnsiTheme="minorHAnsi" w:cstheme="minorBidi"/>
          <w:color w:val="auto"/>
          <w:sz w:val="22"/>
          <w:szCs w:val="22"/>
          <w:lang w:eastAsia="pt-BR"/>
        </w:rPr>
      </w:pPr>
      <w:hyperlink w:anchor="_Toc55777259" w:history="1">
        <w:r w:rsidRPr="00CF5594">
          <w:rPr>
            <w:rStyle w:val="Hyperlink"/>
          </w:rPr>
          <w:t>3.3.2</w:t>
        </w:r>
        <w:r>
          <w:rPr>
            <w:rFonts w:asciiTheme="minorHAnsi" w:eastAsiaTheme="minorEastAsia" w:hAnsiTheme="minorHAnsi" w:cstheme="minorBidi"/>
            <w:color w:val="auto"/>
            <w:sz w:val="22"/>
            <w:szCs w:val="22"/>
            <w:lang w:eastAsia="pt-BR"/>
          </w:rPr>
          <w:tab/>
        </w:r>
        <w:r w:rsidRPr="00CF5594">
          <w:rPr>
            <w:rStyle w:val="Hyperlink"/>
          </w:rPr>
          <w:t>Tecnologias utilizadas no desenvolvimento</w:t>
        </w:r>
        <w:r>
          <w:rPr>
            <w:webHidden/>
          </w:rPr>
          <w:tab/>
        </w:r>
        <w:r>
          <w:rPr>
            <w:webHidden/>
          </w:rPr>
          <w:fldChar w:fldCharType="begin"/>
        </w:r>
        <w:r>
          <w:rPr>
            <w:webHidden/>
          </w:rPr>
          <w:instrText xml:space="preserve"> PAGEREF _Toc55777259 \h </w:instrText>
        </w:r>
        <w:r>
          <w:rPr>
            <w:webHidden/>
          </w:rPr>
        </w:r>
        <w:r>
          <w:rPr>
            <w:webHidden/>
          </w:rPr>
          <w:fldChar w:fldCharType="separate"/>
        </w:r>
        <w:r>
          <w:rPr>
            <w:webHidden/>
          </w:rPr>
          <w:t>54</w:t>
        </w:r>
        <w:r>
          <w:rPr>
            <w:webHidden/>
          </w:rPr>
          <w:fldChar w:fldCharType="end"/>
        </w:r>
      </w:hyperlink>
    </w:p>
    <w:p w14:paraId="0A148C49" w14:textId="13821B89" w:rsidR="0062580B" w:rsidRDefault="0062580B" w:rsidP="00A03108">
      <w:pPr>
        <w:pStyle w:val="Sumrio2"/>
        <w:rPr>
          <w:rFonts w:asciiTheme="minorHAnsi" w:eastAsiaTheme="minorEastAsia" w:hAnsiTheme="minorHAnsi" w:cstheme="minorBidi"/>
          <w:color w:val="auto"/>
          <w:sz w:val="22"/>
          <w:szCs w:val="22"/>
          <w:lang w:eastAsia="pt-BR"/>
        </w:rPr>
      </w:pPr>
      <w:hyperlink w:anchor="_Toc55777260" w:history="1">
        <w:r w:rsidRPr="00CF5594">
          <w:rPr>
            <w:rStyle w:val="Hyperlink"/>
          </w:rPr>
          <w:t>3.4</w:t>
        </w:r>
        <w:r>
          <w:rPr>
            <w:rFonts w:asciiTheme="minorHAnsi" w:eastAsiaTheme="minorEastAsia" w:hAnsiTheme="minorHAnsi" w:cstheme="minorBidi"/>
            <w:color w:val="auto"/>
            <w:sz w:val="22"/>
            <w:szCs w:val="22"/>
            <w:lang w:eastAsia="pt-BR"/>
          </w:rPr>
          <w:tab/>
        </w:r>
        <w:r w:rsidRPr="00CF5594">
          <w:rPr>
            <w:rStyle w:val="Hyperlink"/>
          </w:rPr>
          <w:t>Distribuição da aplicação e coleta de dados</w:t>
        </w:r>
        <w:r>
          <w:rPr>
            <w:webHidden/>
          </w:rPr>
          <w:tab/>
        </w:r>
        <w:r>
          <w:rPr>
            <w:webHidden/>
          </w:rPr>
          <w:fldChar w:fldCharType="begin"/>
        </w:r>
        <w:r>
          <w:rPr>
            <w:webHidden/>
          </w:rPr>
          <w:instrText xml:space="preserve"> PAGEREF _Toc55777260 \h </w:instrText>
        </w:r>
        <w:r>
          <w:rPr>
            <w:webHidden/>
          </w:rPr>
        </w:r>
        <w:r>
          <w:rPr>
            <w:webHidden/>
          </w:rPr>
          <w:fldChar w:fldCharType="separate"/>
        </w:r>
        <w:r>
          <w:rPr>
            <w:webHidden/>
          </w:rPr>
          <w:t>54</w:t>
        </w:r>
        <w:r>
          <w:rPr>
            <w:webHidden/>
          </w:rPr>
          <w:fldChar w:fldCharType="end"/>
        </w:r>
      </w:hyperlink>
    </w:p>
    <w:p w14:paraId="51567013" w14:textId="5AC41E5F" w:rsidR="0062580B" w:rsidRDefault="0062580B" w:rsidP="00A03108">
      <w:pPr>
        <w:pStyle w:val="Sumrio3"/>
        <w:rPr>
          <w:rFonts w:asciiTheme="minorHAnsi" w:eastAsiaTheme="minorEastAsia" w:hAnsiTheme="minorHAnsi" w:cstheme="minorBidi"/>
          <w:color w:val="auto"/>
          <w:sz w:val="22"/>
          <w:szCs w:val="22"/>
          <w:lang w:eastAsia="pt-BR"/>
        </w:rPr>
      </w:pPr>
      <w:hyperlink w:anchor="_Toc55777261" w:history="1">
        <w:r w:rsidRPr="00CF5594">
          <w:rPr>
            <w:rStyle w:val="Hyperlink"/>
          </w:rPr>
          <w:t>3.4.1</w:t>
        </w:r>
        <w:r>
          <w:rPr>
            <w:rFonts w:asciiTheme="minorHAnsi" w:eastAsiaTheme="minorEastAsia" w:hAnsiTheme="minorHAnsi" w:cstheme="minorBidi"/>
            <w:color w:val="auto"/>
            <w:sz w:val="22"/>
            <w:szCs w:val="22"/>
            <w:lang w:eastAsia="pt-BR"/>
          </w:rPr>
          <w:tab/>
        </w:r>
        <w:r w:rsidRPr="00CF5594">
          <w:rPr>
            <w:rStyle w:val="Hyperlink"/>
          </w:rPr>
          <w:t>Pré-teste</w:t>
        </w:r>
        <w:r>
          <w:rPr>
            <w:webHidden/>
          </w:rPr>
          <w:tab/>
        </w:r>
        <w:r>
          <w:rPr>
            <w:webHidden/>
          </w:rPr>
          <w:fldChar w:fldCharType="begin"/>
        </w:r>
        <w:r>
          <w:rPr>
            <w:webHidden/>
          </w:rPr>
          <w:instrText xml:space="preserve"> PAGEREF _Toc55777261 \h </w:instrText>
        </w:r>
        <w:r>
          <w:rPr>
            <w:webHidden/>
          </w:rPr>
        </w:r>
        <w:r>
          <w:rPr>
            <w:webHidden/>
          </w:rPr>
          <w:fldChar w:fldCharType="separate"/>
        </w:r>
        <w:r>
          <w:rPr>
            <w:webHidden/>
          </w:rPr>
          <w:t>54</w:t>
        </w:r>
        <w:r>
          <w:rPr>
            <w:webHidden/>
          </w:rPr>
          <w:fldChar w:fldCharType="end"/>
        </w:r>
      </w:hyperlink>
    </w:p>
    <w:p w14:paraId="7C1656C9" w14:textId="5060D75A" w:rsidR="0062580B" w:rsidRDefault="0062580B" w:rsidP="00A03108">
      <w:pPr>
        <w:pStyle w:val="Sumrio3"/>
        <w:rPr>
          <w:rFonts w:asciiTheme="minorHAnsi" w:eastAsiaTheme="minorEastAsia" w:hAnsiTheme="minorHAnsi" w:cstheme="minorBidi"/>
          <w:color w:val="auto"/>
          <w:sz w:val="22"/>
          <w:szCs w:val="22"/>
          <w:lang w:eastAsia="pt-BR"/>
        </w:rPr>
      </w:pPr>
      <w:hyperlink w:anchor="_Toc55777262" w:history="1">
        <w:r w:rsidRPr="00CF5594">
          <w:rPr>
            <w:rStyle w:val="Hyperlink"/>
          </w:rPr>
          <w:t>3.4.2</w:t>
        </w:r>
        <w:r>
          <w:rPr>
            <w:rFonts w:asciiTheme="minorHAnsi" w:eastAsiaTheme="minorEastAsia" w:hAnsiTheme="minorHAnsi" w:cstheme="minorBidi"/>
            <w:color w:val="auto"/>
            <w:sz w:val="22"/>
            <w:szCs w:val="22"/>
            <w:lang w:eastAsia="pt-BR"/>
          </w:rPr>
          <w:tab/>
        </w:r>
        <w:r w:rsidRPr="00CF5594">
          <w:rPr>
            <w:rStyle w:val="Hyperlink"/>
          </w:rPr>
          <w:t>Hospedagem</w:t>
        </w:r>
        <w:r>
          <w:rPr>
            <w:webHidden/>
          </w:rPr>
          <w:tab/>
        </w:r>
        <w:r>
          <w:rPr>
            <w:webHidden/>
          </w:rPr>
          <w:fldChar w:fldCharType="begin"/>
        </w:r>
        <w:r>
          <w:rPr>
            <w:webHidden/>
          </w:rPr>
          <w:instrText xml:space="preserve"> PAGEREF _Toc55777262 \h </w:instrText>
        </w:r>
        <w:r>
          <w:rPr>
            <w:webHidden/>
          </w:rPr>
        </w:r>
        <w:r>
          <w:rPr>
            <w:webHidden/>
          </w:rPr>
          <w:fldChar w:fldCharType="separate"/>
        </w:r>
        <w:r>
          <w:rPr>
            <w:webHidden/>
          </w:rPr>
          <w:t>55</w:t>
        </w:r>
        <w:r>
          <w:rPr>
            <w:webHidden/>
          </w:rPr>
          <w:fldChar w:fldCharType="end"/>
        </w:r>
      </w:hyperlink>
    </w:p>
    <w:p w14:paraId="000C694A" w14:textId="1533C491" w:rsidR="0062580B" w:rsidRDefault="0062580B" w:rsidP="00A03108">
      <w:pPr>
        <w:pStyle w:val="Sumrio3"/>
        <w:rPr>
          <w:rFonts w:asciiTheme="minorHAnsi" w:eastAsiaTheme="minorEastAsia" w:hAnsiTheme="minorHAnsi" w:cstheme="minorBidi"/>
          <w:color w:val="auto"/>
          <w:sz w:val="22"/>
          <w:szCs w:val="22"/>
          <w:lang w:eastAsia="pt-BR"/>
        </w:rPr>
      </w:pPr>
      <w:hyperlink w:anchor="_Toc55777263" w:history="1">
        <w:r w:rsidRPr="00CF5594">
          <w:rPr>
            <w:rStyle w:val="Hyperlink"/>
          </w:rPr>
          <w:t>3.4.3</w:t>
        </w:r>
        <w:r>
          <w:rPr>
            <w:rFonts w:asciiTheme="minorHAnsi" w:eastAsiaTheme="minorEastAsia" w:hAnsiTheme="minorHAnsi" w:cstheme="minorBidi"/>
            <w:color w:val="auto"/>
            <w:sz w:val="22"/>
            <w:szCs w:val="22"/>
            <w:lang w:eastAsia="pt-BR"/>
          </w:rPr>
          <w:tab/>
        </w:r>
        <w:r w:rsidRPr="00CF5594">
          <w:rPr>
            <w:rStyle w:val="Hyperlink"/>
          </w:rPr>
          <w:t>Coleta do Firebase</w:t>
        </w:r>
        <w:r>
          <w:rPr>
            <w:webHidden/>
          </w:rPr>
          <w:tab/>
        </w:r>
        <w:r>
          <w:rPr>
            <w:webHidden/>
          </w:rPr>
          <w:fldChar w:fldCharType="begin"/>
        </w:r>
        <w:r>
          <w:rPr>
            <w:webHidden/>
          </w:rPr>
          <w:instrText xml:space="preserve"> PAGEREF _Toc55777263 \h </w:instrText>
        </w:r>
        <w:r>
          <w:rPr>
            <w:webHidden/>
          </w:rPr>
        </w:r>
        <w:r>
          <w:rPr>
            <w:webHidden/>
          </w:rPr>
          <w:fldChar w:fldCharType="separate"/>
        </w:r>
        <w:r>
          <w:rPr>
            <w:webHidden/>
          </w:rPr>
          <w:t>55</w:t>
        </w:r>
        <w:r>
          <w:rPr>
            <w:webHidden/>
          </w:rPr>
          <w:fldChar w:fldCharType="end"/>
        </w:r>
      </w:hyperlink>
    </w:p>
    <w:p w14:paraId="772FF08E" w14:textId="59DE19BC" w:rsidR="0062580B" w:rsidRDefault="0062580B" w:rsidP="00A03108">
      <w:pPr>
        <w:pStyle w:val="Sumrio1"/>
        <w:rPr>
          <w:rFonts w:asciiTheme="minorHAnsi" w:eastAsiaTheme="minorEastAsia" w:hAnsiTheme="minorHAnsi" w:cstheme="minorBidi"/>
          <w:noProof/>
          <w:color w:val="auto"/>
          <w:sz w:val="22"/>
          <w:szCs w:val="22"/>
          <w:lang w:eastAsia="pt-BR"/>
        </w:rPr>
      </w:pPr>
      <w:hyperlink w:anchor="_Toc55777264" w:history="1">
        <w:r w:rsidRPr="00CF5594">
          <w:rPr>
            <w:rStyle w:val="Hyperlink"/>
            <w:noProof/>
          </w:rPr>
          <w:t>4</w:t>
        </w:r>
        <w:r>
          <w:rPr>
            <w:rFonts w:asciiTheme="minorHAnsi" w:eastAsiaTheme="minorEastAsia" w:hAnsiTheme="minorHAnsi" w:cstheme="minorBidi"/>
            <w:noProof/>
            <w:color w:val="auto"/>
            <w:sz w:val="22"/>
            <w:szCs w:val="22"/>
            <w:lang w:eastAsia="pt-BR"/>
          </w:rPr>
          <w:tab/>
        </w:r>
        <w:r w:rsidRPr="00CF5594">
          <w:rPr>
            <w:rStyle w:val="Hyperlink"/>
            <w:noProof/>
          </w:rPr>
          <w:t>SISTEMA LORS</w:t>
        </w:r>
        <w:r>
          <w:rPr>
            <w:noProof/>
            <w:webHidden/>
          </w:rPr>
          <w:tab/>
        </w:r>
        <w:r>
          <w:rPr>
            <w:noProof/>
            <w:webHidden/>
          </w:rPr>
          <w:fldChar w:fldCharType="begin"/>
        </w:r>
        <w:r>
          <w:rPr>
            <w:noProof/>
            <w:webHidden/>
          </w:rPr>
          <w:instrText xml:space="preserve"> PAGEREF _Toc55777264 \h </w:instrText>
        </w:r>
        <w:r>
          <w:rPr>
            <w:noProof/>
            <w:webHidden/>
          </w:rPr>
        </w:r>
        <w:r>
          <w:rPr>
            <w:noProof/>
            <w:webHidden/>
          </w:rPr>
          <w:fldChar w:fldCharType="separate"/>
        </w:r>
        <w:r>
          <w:rPr>
            <w:noProof/>
            <w:webHidden/>
          </w:rPr>
          <w:t>57</w:t>
        </w:r>
        <w:r>
          <w:rPr>
            <w:noProof/>
            <w:webHidden/>
          </w:rPr>
          <w:fldChar w:fldCharType="end"/>
        </w:r>
      </w:hyperlink>
    </w:p>
    <w:p w14:paraId="052C6C08" w14:textId="0ACDABAF" w:rsidR="0062580B" w:rsidRDefault="0062580B" w:rsidP="00A03108">
      <w:pPr>
        <w:pStyle w:val="Sumrio2"/>
        <w:rPr>
          <w:rFonts w:asciiTheme="minorHAnsi" w:eastAsiaTheme="minorEastAsia" w:hAnsiTheme="minorHAnsi" w:cstheme="minorBidi"/>
          <w:color w:val="auto"/>
          <w:sz w:val="22"/>
          <w:szCs w:val="22"/>
          <w:lang w:eastAsia="pt-BR"/>
        </w:rPr>
      </w:pPr>
      <w:hyperlink w:anchor="_Toc55777265" w:history="1">
        <w:r w:rsidRPr="00CF5594">
          <w:rPr>
            <w:rStyle w:val="Hyperlink"/>
          </w:rPr>
          <w:t>4.1</w:t>
        </w:r>
        <w:r>
          <w:rPr>
            <w:rFonts w:asciiTheme="minorHAnsi" w:eastAsiaTheme="minorEastAsia" w:hAnsiTheme="minorHAnsi" w:cstheme="minorBidi"/>
            <w:color w:val="auto"/>
            <w:sz w:val="22"/>
            <w:szCs w:val="22"/>
            <w:lang w:eastAsia="pt-BR"/>
          </w:rPr>
          <w:tab/>
        </w:r>
        <w:r w:rsidRPr="00CF5594">
          <w:rPr>
            <w:rStyle w:val="Hyperlink"/>
          </w:rPr>
          <w:t>O Algoritmo KNN</w:t>
        </w:r>
        <w:r>
          <w:rPr>
            <w:webHidden/>
          </w:rPr>
          <w:tab/>
        </w:r>
        <w:r>
          <w:rPr>
            <w:webHidden/>
          </w:rPr>
          <w:fldChar w:fldCharType="begin"/>
        </w:r>
        <w:r>
          <w:rPr>
            <w:webHidden/>
          </w:rPr>
          <w:instrText xml:space="preserve"> PAGEREF _Toc55777265 \h </w:instrText>
        </w:r>
        <w:r>
          <w:rPr>
            <w:webHidden/>
          </w:rPr>
        </w:r>
        <w:r>
          <w:rPr>
            <w:webHidden/>
          </w:rPr>
          <w:fldChar w:fldCharType="separate"/>
        </w:r>
        <w:r>
          <w:rPr>
            <w:webHidden/>
          </w:rPr>
          <w:t>57</w:t>
        </w:r>
        <w:r>
          <w:rPr>
            <w:webHidden/>
          </w:rPr>
          <w:fldChar w:fldCharType="end"/>
        </w:r>
      </w:hyperlink>
    </w:p>
    <w:p w14:paraId="14391426" w14:textId="570C9867" w:rsidR="0062580B" w:rsidRDefault="0062580B" w:rsidP="00A03108">
      <w:pPr>
        <w:pStyle w:val="Sumrio3"/>
        <w:rPr>
          <w:rFonts w:asciiTheme="minorHAnsi" w:eastAsiaTheme="minorEastAsia" w:hAnsiTheme="minorHAnsi" w:cstheme="minorBidi"/>
          <w:color w:val="auto"/>
          <w:sz w:val="22"/>
          <w:szCs w:val="22"/>
          <w:lang w:eastAsia="pt-BR"/>
        </w:rPr>
      </w:pPr>
      <w:hyperlink w:anchor="_Toc55777266" w:history="1">
        <w:r w:rsidRPr="00CF5594">
          <w:rPr>
            <w:rStyle w:val="Hyperlink"/>
          </w:rPr>
          <w:t>4.1.1</w:t>
        </w:r>
        <w:r>
          <w:rPr>
            <w:rFonts w:asciiTheme="minorHAnsi" w:eastAsiaTheme="minorEastAsia" w:hAnsiTheme="minorHAnsi" w:cstheme="minorBidi"/>
            <w:color w:val="auto"/>
            <w:sz w:val="22"/>
            <w:szCs w:val="22"/>
            <w:lang w:eastAsia="pt-BR"/>
          </w:rPr>
          <w:tab/>
        </w:r>
        <w:r w:rsidRPr="00CF5594">
          <w:rPr>
            <w:rStyle w:val="Hyperlink"/>
          </w:rPr>
          <w:t>Preparação dos dados para o KNN</w:t>
        </w:r>
        <w:r>
          <w:rPr>
            <w:webHidden/>
          </w:rPr>
          <w:tab/>
        </w:r>
        <w:r>
          <w:rPr>
            <w:webHidden/>
          </w:rPr>
          <w:fldChar w:fldCharType="begin"/>
        </w:r>
        <w:r>
          <w:rPr>
            <w:webHidden/>
          </w:rPr>
          <w:instrText xml:space="preserve"> PAGEREF _Toc55777266 \h </w:instrText>
        </w:r>
        <w:r>
          <w:rPr>
            <w:webHidden/>
          </w:rPr>
        </w:r>
        <w:r>
          <w:rPr>
            <w:webHidden/>
          </w:rPr>
          <w:fldChar w:fldCharType="separate"/>
        </w:r>
        <w:r>
          <w:rPr>
            <w:webHidden/>
          </w:rPr>
          <w:t>58</w:t>
        </w:r>
        <w:r>
          <w:rPr>
            <w:webHidden/>
          </w:rPr>
          <w:fldChar w:fldCharType="end"/>
        </w:r>
      </w:hyperlink>
    </w:p>
    <w:p w14:paraId="6CC6B3D8" w14:textId="2B8FCA84" w:rsidR="0062580B" w:rsidRDefault="0062580B" w:rsidP="00A03108">
      <w:pPr>
        <w:pStyle w:val="Sumrio3"/>
        <w:rPr>
          <w:rFonts w:asciiTheme="minorHAnsi" w:eastAsiaTheme="minorEastAsia" w:hAnsiTheme="minorHAnsi" w:cstheme="minorBidi"/>
          <w:color w:val="auto"/>
          <w:sz w:val="22"/>
          <w:szCs w:val="22"/>
          <w:lang w:eastAsia="pt-BR"/>
        </w:rPr>
      </w:pPr>
      <w:hyperlink w:anchor="_Toc55777267" w:history="1">
        <w:r w:rsidRPr="00CF5594">
          <w:rPr>
            <w:rStyle w:val="Hyperlink"/>
          </w:rPr>
          <w:t>4.1.2</w:t>
        </w:r>
        <w:r>
          <w:rPr>
            <w:rFonts w:asciiTheme="minorHAnsi" w:eastAsiaTheme="minorEastAsia" w:hAnsiTheme="minorHAnsi" w:cstheme="minorBidi"/>
            <w:color w:val="auto"/>
            <w:sz w:val="22"/>
            <w:szCs w:val="22"/>
            <w:lang w:eastAsia="pt-BR"/>
          </w:rPr>
          <w:tab/>
        </w:r>
        <w:r w:rsidRPr="00CF5594">
          <w:rPr>
            <w:rStyle w:val="Hyperlink"/>
          </w:rPr>
          <w:t>Testes com KNN</w:t>
        </w:r>
        <w:r>
          <w:rPr>
            <w:webHidden/>
          </w:rPr>
          <w:tab/>
        </w:r>
        <w:r>
          <w:rPr>
            <w:webHidden/>
          </w:rPr>
          <w:fldChar w:fldCharType="begin"/>
        </w:r>
        <w:r>
          <w:rPr>
            <w:webHidden/>
          </w:rPr>
          <w:instrText xml:space="preserve"> PAGEREF _Toc55777267 \h </w:instrText>
        </w:r>
        <w:r>
          <w:rPr>
            <w:webHidden/>
          </w:rPr>
        </w:r>
        <w:r>
          <w:rPr>
            <w:webHidden/>
          </w:rPr>
          <w:fldChar w:fldCharType="separate"/>
        </w:r>
        <w:r>
          <w:rPr>
            <w:webHidden/>
          </w:rPr>
          <w:t>63</w:t>
        </w:r>
        <w:r>
          <w:rPr>
            <w:webHidden/>
          </w:rPr>
          <w:fldChar w:fldCharType="end"/>
        </w:r>
      </w:hyperlink>
    </w:p>
    <w:p w14:paraId="1DEE4E98" w14:textId="08F5B184" w:rsidR="0062580B" w:rsidRDefault="0062580B" w:rsidP="00A03108">
      <w:pPr>
        <w:pStyle w:val="Sumrio3"/>
        <w:rPr>
          <w:rFonts w:asciiTheme="minorHAnsi" w:eastAsiaTheme="minorEastAsia" w:hAnsiTheme="minorHAnsi" w:cstheme="minorBidi"/>
          <w:color w:val="auto"/>
          <w:sz w:val="22"/>
          <w:szCs w:val="22"/>
          <w:lang w:eastAsia="pt-BR"/>
        </w:rPr>
      </w:pPr>
      <w:hyperlink w:anchor="_Toc55777268" w:history="1">
        <w:r w:rsidRPr="00CF5594">
          <w:rPr>
            <w:rStyle w:val="Hyperlink"/>
          </w:rPr>
          <w:t>4.1.3</w:t>
        </w:r>
        <w:r>
          <w:rPr>
            <w:rFonts w:asciiTheme="minorHAnsi" w:eastAsiaTheme="minorEastAsia" w:hAnsiTheme="minorHAnsi" w:cstheme="minorBidi"/>
            <w:color w:val="auto"/>
            <w:sz w:val="22"/>
            <w:szCs w:val="22"/>
            <w:lang w:eastAsia="pt-BR"/>
          </w:rPr>
          <w:tab/>
        </w:r>
        <w:r w:rsidRPr="00CF5594">
          <w:rPr>
            <w:rStyle w:val="Hyperlink"/>
          </w:rPr>
          <w:t xml:space="preserve">Predição no sistema </w:t>
        </w:r>
        <w:r w:rsidRPr="00CF5594">
          <w:rPr>
            <w:rStyle w:val="Hyperlink"/>
            <w:i/>
          </w:rPr>
          <w:t>LORS</w:t>
        </w:r>
        <w:r w:rsidRPr="00CF5594">
          <w:rPr>
            <w:rStyle w:val="Hyperlink"/>
          </w:rPr>
          <w:t>Taxonomia dos gêneros</w:t>
        </w:r>
        <w:r>
          <w:rPr>
            <w:webHidden/>
          </w:rPr>
          <w:tab/>
        </w:r>
        <w:r>
          <w:rPr>
            <w:webHidden/>
          </w:rPr>
          <w:fldChar w:fldCharType="begin"/>
        </w:r>
        <w:r>
          <w:rPr>
            <w:webHidden/>
          </w:rPr>
          <w:instrText xml:space="preserve"> PAGEREF _Toc55777268 \h </w:instrText>
        </w:r>
        <w:r>
          <w:rPr>
            <w:webHidden/>
          </w:rPr>
        </w:r>
        <w:r>
          <w:rPr>
            <w:webHidden/>
          </w:rPr>
          <w:fldChar w:fldCharType="separate"/>
        </w:r>
        <w:r>
          <w:rPr>
            <w:webHidden/>
          </w:rPr>
          <w:t>64</w:t>
        </w:r>
        <w:r>
          <w:rPr>
            <w:webHidden/>
          </w:rPr>
          <w:fldChar w:fldCharType="end"/>
        </w:r>
      </w:hyperlink>
    </w:p>
    <w:p w14:paraId="5A49F110" w14:textId="7D3B6C52" w:rsidR="0062580B" w:rsidRDefault="0062580B" w:rsidP="00A03108">
      <w:pPr>
        <w:pStyle w:val="Sumrio2"/>
        <w:rPr>
          <w:rFonts w:asciiTheme="minorHAnsi" w:eastAsiaTheme="minorEastAsia" w:hAnsiTheme="minorHAnsi" w:cstheme="minorBidi"/>
          <w:color w:val="auto"/>
          <w:sz w:val="22"/>
          <w:szCs w:val="22"/>
          <w:lang w:eastAsia="pt-BR"/>
        </w:rPr>
      </w:pPr>
      <w:hyperlink w:anchor="_Toc55777269" w:history="1">
        <w:r w:rsidRPr="00CF5594">
          <w:rPr>
            <w:rStyle w:val="Hyperlink"/>
            <w:i/>
          </w:rPr>
          <w:t>4.2</w:t>
        </w:r>
        <w:r>
          <w:rPr>
            <w:rFonts w:asciiTheme="minorHAnsi" w:eastAsiaTheme="minorEastAsia" w:hAnsiTheme="minorHAnsi" w:cstheme="minorBidi"/>
            <w:color w:val="auto"/>
            <w:sz w:val="22"/>
            <w:szCs w:val="22"/>
            <w:lang w:eastAsia="pt-BR"/>
          </w:rPr>
          <w:tab/>
        </w:r>
        <w:r w:rsidRPr="00CF5594">
          <w:rPr>
            <w:rStyle w:val="Hyperlink"/>
          </w:rPr>
          <w:t xml:space="preserve">Modelagem do sistema </w:t>
        </w:r>
        <w:r w:rsidRPr="00CF5594">
          <w:rPr>
            <w:rStyle w:val="Hyperlink"/>
            <w:i/>
          </w:rPr>
          <w:t>LORS</w:t>
        </w:r>
        <w:r>
          <w:rPr>
            <w:webHidden/>
          </w:rPr>
          <w:tab/>
        </w:r>
        <w:r>
          <w:rPr>
            <w:webHidden/>
          </w:rPr>
          <w:fldChar w:fldCharType="begin"/>
        </w:r>
        <w:r>
          <w:rPr>
            <w:webHidden/>
          </w:rPr>
          <w:instrText xml:space="preserve"> PAGEREF _Toc55777269 \h </w:instrText>
        </w:r>
        <w:r>
          <w:rPr>
            <w:webHidden/>
          </w:rPr>
        </w:r>
        <w:r>
          <w:rPr>
            <w:webHidden/>
          </w:rPr>
          <w:fldChar w:fldCharType="separate"/>
        </w:r>
        <w:r>
          <w:rPr>
            <w:webHidden/>
          </w:rPr>
          <w:t>64</w:t>
        </w:r>
        <w:r>
          <w:rPr>
            <w:webHidden/>
          </w:rPr>
          <w:fldChar w:fldCharType="end"/>
        </w:r>
      </w:hyperlink>
    </w:p>
    <w:p w14:paraId="61B1D677" w14:textId="5ED50CDE" w:rsidR="0062580B" w:rsidRDefault="0062580B" w:rsidP="00A03108">
      <w:pPr>
        <w:pStyle w:val="Sumrio3"/>
        <w:rPr>
          <w:rFonts w:asciiTheme="minorHAnsi" w:eastAsiaTheme="minorEastAsia" w:hAnsiTheme="minorHAnsi" w:cstheme="minorBidi"/>
          <w:color w:val="auto"/>
          <w:sz w:val="22"/>
          <w:szCs w:val="22"/>
          <w:lang w:eastAsia="pt-BR"/>
        </w:rPr>
      </w:pPr>
      <w:hyperlink w:anchor="_Toc55777270" w:history="1">
        <w:r w:rsidRPr="00CF5594">
          <w:rPr>
            <w:rStyle w:val="Hyperlink"/>
          </w:rPr>
          <w:t>4.2.1</w:t>
        </w:r>
        <w:r>
          <w:rPr>
            <w:rFonts w:asciiTheme="minorHAnsi" w:eastAsiaTheme="minorEastAsia" w:hAnsiTheme="minorHAnsi" w:cstheme="minorBidi"/>
            <w:color w:val="auto"/>
            <w:sz w:val="22"/>
            <w:szCs w:val="22"/>
            <w:lang w:eastAsia="pt-BR"/>
          </w:rPr>
          <w:tab/>
        </w:r>
        <w:r w:rsidRPr="00CF5594">
          <w:rPr>
            <w:rStyle w:val="Hyperlink"/>
          </w:rPr>
          <w:t>POC (</w:t>
        </w:r>
        <w:r w:rsidRPr="00CF5594">
          <w:rPr>
            <w:rStyle w:val="Hyperlink"/>
            <w:i/>
          </w:rPr>
          <w:t>Proof of Concept</w:t>
        </w:r>
        <w:r w:rsidRPr="00CF5594">
          <w:rPr>
            <w:rStyle w:val="Hyperlink"/>
          </w:rPr>
          <w:t>)</w:t>
        </w:r>
        <w:r>
          <w:rPr>
            <w:webHidden/>
          </w:rPr>
          <w:tab/>
        </w:r>
        <w:r>
          <w:rPr>
            <w:webHidden/>
          </w:rPr>
          <w:fldChar w:fldCharType="begin"/>
        </w:r>
        <w:r>
          <w:rPr>
            <w:webHidden/>
          </w:rPr>
          <w:instrText xml:space="preserve"> PAGEREF _Toc55777270 \h </w:instrText>
        </w:r>
        <w:r>
          <w:rPr>
            <w:webHidden/>
          </w:rPr>
        </w:r>
        <w:r>
          <w:rPr>
            <w:webHidden/>
          </w:rPr>
          <w:fldChar w:fldCharType="separate"/>
        </w:r>
        <w:r>
          <w:rPr>
            <w:webHidden/>
          </w:rPr>
          <w:t>65</w:t>
        </w:r>
        <w:r>
          <w:rPr>
            <w:webHidden/>
          </w:rPr>
          <w:fldChar w:fldCharType="end"/>
        </w:r>
      </w:hyperlink>
    </w:p>
    <w:p w14:paraId="7E7D8365" w14:textId="31109DFC" w:rsidR="0062580B" w:rsidRDefault="0062580B" w:rsidP="00A03108">
      <w:pPr>
        <w:pStyle w:val="Sumrio3"/>
        <w:rPr>
          <w:rFonts w:asciiTheme="minorHAnsi" w:eastAsiaTheme="minorEastAsia" w:hAnsiTheme="minorHAnsi" w:cstheme="minorBidi"/>
          <w:color w:val="auto"/>
          <w:sz w:val="22"/>
          <w:szCs w:val="22"/>
          <w:lang w:eastAsia="pt-BR"/>
        </w:rPr>
      </w:pPr>
      <w:hyperlink w:anchor="_Toc55777271" w:history="1">
        <w:r w:rsidRPr="00CF5594">
          <w:rPr>
            <w:rStyle w:val="Hyperlink"/>
          </w:rPr>
          <w:t>4.2.2</w:t>
        </w:r>
        <w:r>
          <w:rPr>
            <w:rFonts w:asciiTheme="minorHAnsi" w:eastAsiaTheme="minorEastAsia" w:hAnsiTheme="minorHAnsi" w:cstheme="minorBidi"/>
            <w:color w:val="auto"/>
            <w:sz w:val="22"/>
            <w:szCs w:val="22"/>
            <w:lang w:eastAsia="pt-BR"/>
          </w:rPr>
          <w:tab/>
        </w:r>
        <w:r w:rsidRPr="00CF5594">
          <w:rPr>
            <w:rStyle w:val="Hyperlink"/>
          </w:rPr>
          <w:t>Servidor</w:t>
        </w:r>
        <w:r>
          <w:rPr>
            <w:webHidden/>
          </w:rPr>
          <w:tab/>
        </w:r>
        <w:r>
          <w:rPr>
            <w:webHidden/>
          </w:rPr>
          <w:fldChar w:fldCharType="begin"/>
        </w:r>
        <w:r>
          <w:rPr>
            <w:webHidden/>
          </w:rPr>
          <w:instrText xml:space="preserve"> PAGEREF _Toc55777271 \h </w:instrText>
        </w:r>
        <w:r>
          <w:rPr>
            <w:webHidden/>
          </w:rPr>
        </w:r>
        <w:r>
          <w:rPr>
            <w:webHidden/>
          </w:rPr>
          <w:fldChar w:fldCharType="separate"/>
        </w:r>
        <w:r>
          <w:rPr>
            <w:webHidden/>
          </w:rPr>
          <w:t>65</w:t>
        </w:r>
        <w:r>
          <w:rPr>
            <w:webHidden/>
          </w:rPr>
          <w:fldChar w:fldCharType="end"/>
        </w:r>
      </w:hyperlink>
    </w:p>
    <w:p w14:paraId="3026B6AC" w14:textId="416980A1" w:rsidR="0062580B" w:rsidRDefault="0062580B" w:rsidP="00A03108">
      <w:pPr>
        <w:pStyle w:val="Sumrio3"/>
        <w:rPr>
          <w:rFonts w:asciiTheme="minorHAnsi" w:eastAsiaTheme="minorEastAsia" w:hAnsiTheme="minorHAnsi" w:cstheme="minorBidi"/>
          <w:color w:val="auto"/>
          <w:sz w:val="22"/>
          <w:szCs w:val="22"/>
          <w:lang w:eastAsia="pt-BR"/>
        </w:rPr>
      </w:pPr>
      <w:hyperlink w:anchor="_Toc55777272" w:history="1">
        <w:r w:rsidRPr="00CF5594">
          <w:rPr>
            <w:rStyle w:val="Hyperlink"/>
          </w:rPr>
          <w:t>4.2.3</w:t>
        </w:r>
        <w:r>
          <w:rPr>
            <w:rFonts w:asciiTheme="minorHAnsi" w:eastAsiaTheme="minorEastAsia" w:hAnsiTheme="minorHAnsi" w:cstheme="minorBidi"/>
            <w:color w:val="auto"/>
            <w:sz w:val="22"/>
            <w:szCs w:val="22"/>
            <w:lang w:eastAsia="pt-BR"/>
          </w:rPr>
          <w:tab/>
        </w:r>
        <w:r w:rsidRPr="00CF5594">
          <w:rPr>
            <w:rStyle w:val="Hyperlink"/>
          </w:rPr>
          <w:t>Hospedagem</w:t>
        </w:r>
        <w:r>
          <w:rPr>
            <w:webHidden/>
          </w:rPr>
          <w:tab/>
        </w:r>
        <w:r>
          <w:rPr>
            <w:webHidden/>
          </w:rPr>
          <w:fldChar w:fldCharType="begin"/>
        </w:r>
        <w:r>
          <w:rPr>
            <w:webHidden/>
          </w:rPr>
          <w:instrText xml:space="preserve"> PAGEREF _Toc55777272 \h </w:instrText>
        </w:r>
        <w:r>
          <w:rPr>
            <w:webHidden/>
          </w:rPr>
        </w:r>
        <w:r>
          <w:rPr>
            <w:webHidden/>
          </w:rPr>
          <w:fldChar w:fldCharType="separate"/>
        </w:r>
        <w:r>
          <w:rPr>
            <w:webHidden/>
          </w:rPr>
          <w:t>66</w:t>
        </w:r>
        <w:r>
          <w:rPr>
            <w:webHidden/>
          </w:rPr>
          <w:fldChar w:fldCharType="end"/>
        </w:r>
      </w:hyperlink>
    </w:p>
    <w:p w14:paraId="583ABD6C" w14:textId="6433C071" w:rsidR="0062580B" w:rsidRDefault="0062580B" w:rsidP="00A03108">
      <w:pPr>
        <w:pStyle w:val="Sumrio3"/>
        <w:rPr>
          <w:rFonts w:asciiTheme="minorHAnsi" w:eastAsiaTheme="minorEastAsia" w:hAnsiTheme="minorHAnsi" w:cstheme="minorBidi"/>
          <w:color w:val="auto"/>
          <w:sz w:val="22"/>
          <w:szCs w:val="22"/>
          <w:lang w:eastAsia="pt-BR"/>
        </w:rPr>
      </w:pPr>
      <w:hyperlink w:anchor="_Toc55777273" w:history="1">
        <w:r w:rsidRPr="00CF5594">
          <w:rPr>
            <w:rStyle w:val="Hyperlink"/>
          </w:rPr>
          <w:t>4.2.4</w:t>
        </w:r>
        <w:r>
          <w:rPr>
            <w:rFonts w:asciiTheme="minorHAnsi" w:eastAsiaTheme="minorEastAsia" w:hAnsiTheme="minorHAnsi" w:cstheme="minorBidi"/>
            <w:color w:val="auto"/>
            <w:sz w:val="22"/>
            <w:szCs w:val="22"/>
            <w:lang w:eastAsia="pt-BR"/>
          </w:rPr>
          <w:tab/>
        </w:r>
        <w:r w:rsidRPr="00CF5594">
          <w:rPr>
            <w:rStyle w:val="Hyperlink"/>
          </w:rPr>
          <w:t>Recomendação</w:t>
        </w:r>
        <w:r>
          <w:rPr>
            <w:webHidden/>
          </w:rPr>
          <w:tab/>
        </w:r>
        <w:r>
          <w:rPr>
            <w:webHidden/>
          </w:rPr>
          <w:fldChar w:fldCharType="begin"/>
        </w:r>
        <w:r>
          <w:rPr>
            <w:webHidden/>
          </w:rPr>
          <w:instrText xml:space="preserve"> PAGEREF _Toc55777273 \h </w:instrText>
        </w:r>
        <w:r>
          <w:rPr>
            <w:webHidden/>
          </w:rPr>
        </w:r>
        <w:r>
          <w:rPr>
            <w:webHidden/>
          </w:rPr>
          <w:fldChar w:fldCharType="separate"/>
        </w:r>
        <w:r>
          <w:rPr>
            <w:webHidden/>
          </w:rPr>
          <w:t>66</w:t>
        </w:r>
        <w:r>
          <w:rPr>
            <w:webHidden/>
          </w:rPr>
          <w:fldChar w:fldCharType="end"/>
        </w:r>
      </w:hyperlink>
    </w:p>
    <w:p w14:paraId="6081C960" w14:textId="0735355B" w:rsidR="0062580B" w:rsidRDefault="0062580B" w:rsidP="00A03108">
      <w:pPr>
        <w:pStyle w:val="Sumrio3"/>
        <w:rPr>
          <w:rFonts w:asciiTheme="minorHAnsi" w:eastAsiaTheme="minorEastAsia" w:hAnsiTheme="minorHAnsi" w:cstheme="minorBidi"/>
          <w:color w:val="auto"/>
          <w:sz w:val="22"/>
          <w:szCs w:val="22"/>
          <w:lang w:eastAsia="pt-BR"/>
        </w:rPr>
      </w:pPr>
      <w:hyperlink w:anchor="_Toc55777274" w:history="1">
        <w:r w:rsidRPr="00CF5594">
          <w:rPr>
            <w:rStyle w:val="Hyperlink"/>
          </w:rPr>
          <w:t>4.2.5</w:t>
        </w:r>
        <w:r>
          <w:rPr>
            <w:rFonts w:asciiTheme="minorHAnsi" w:eastAsiaTheme="minorEastAsia" w:hAnsiTheme="minorHAnsi" w:cstheme="minorBidi"/>
            <w:color w:val="auto"/>
            <w:sz w:val="22"/>
            <w:szCs w:val="22"/>
            <w:lang w:eastAsia="pt-BR"/>
          </w:rPr>
          <w:tab/>
        </w:r>
        <w:r w:rsidRPr="00CF5594">
          <w:rPr>
            <w:rStyle w:val="Hyperlink"/>
          </w:rPr>
          <w:t>Resultado da recomendação (integração app)</w:t>
        </w:r>
        <w:r>
          <w:rPr>
            <w:webHidden/>
          </w:rPr>
          <w:tab/>
        </w:r>
        <w:r>
          <w:rPr>
            <w:webHidden/>
          </w:rPr>
          <w:fldChar w:fldCharType="begin"/>
        </w:r>
        <w:r>
          <w:rPr>
            <w:webHidden/>
          </w:rPr>
          <w:instrText xml:space="preserve"> PAGEREF _Toc55777274 \h </w:instrText>
        </w:r>
        <w:r>
          <w:rPr>
            <w:webHidden/>
          </w:rPr>
        </w:r>
        <w:r>
          <w:rPr>
            <w:webHidden/>
          </w:rPr>
          <w:fldChar w:fldCharType="separate"/>
        </w:r>
        <w:r>
          <w:rPr>
            <w:webHidden/>
          </w:rPr>
          <w:t>67</w:t>
        </w:r>
        <w:r>
          <w:rPr>
            <w:webHidden/>
          </w:rPr>
          <w:fldChar w:fldCharType="end"/>
        </w:r>
      </w:hyperlink>
    </w:p>
    <w:p w14:paraId="6E174C5A" w14:textId="42388148" w:rsidR="0062580B" w:rsidRDefault="0062580B" w:rsidP="00A03108">
      <w:pPr>
        <w:pStyle w:val="Sumrio3"/>
        <w:rPr>
          <w:rFonts w:asciiTheme="minorHAnsi" w:eastAsiaTheme="minorEastAsia" w:hAnsiTheme="minorHAnsi" w:cstheme="minorBidi"/>
          <w:color w:val="auto"/>
          <w:sz w:val="22"/>
          <w:szCs w:val="22"/>
          <w:lang w:eastAsia="pt-BR"/>
        </w:rPr>
      </w:pPr>
      <w:hyperlink w:anchor="_Toc55777275" w:history="1">
        <w:r w:rsidRPr="00CF5594">
          <w:rPr>
            <w:rStyle w:val="Hyperlink"/>
          </w:rPr>
          <w:t>4.2.6</w:t>
        </w:r>
        <w:r>
          <w:rPr>
            <w:rFonts w:asciiTheme="minorHAnsi" w:eastAsiaTheme="minorEastAsia" w:hAnsiTheme="minorHAnsi" w:cstheme="minorBidi"/>
            <w:color w:val="auto"/>
            <w:sz w:val="22"/>
            <w:szCs w:val="22"/>
            <w:lang w:eastAsia="pt-BR"/>
          </w:rPr>
          <w:tab/>
        </w:r>
        <w:r w:rsidRPr="00CF5594">
          <w:rPr>
            <w:rStyle w:val="Hyperlink"/>
          </w:rPr>
          <w:t>Resultados do experimento</w:t>
        </w:r>
        <w:r>
          <w:rPr>
            <w:webHidden/>
          </w:rPr>
          <w:tab/>
        </w:r>
        <w:r>
          <w:rPr>
            <w:webHidden/>
          </w:rPr>
          <w:fldChar w:fldCharType="begin"/>
        </w:r>
        <w:r>
          <w:rPr>
            <w:webHidden/>
          </w:rPr>
          <w:instrText xml:space="preserve"> PAGEREF _Toc55777275 \h </w:instrText>
        </w:r>
        <w:r>
          <w:rPr>
            <w:webHidden/>
          </w:rPr>
        </w:r>
        <w:r>
          <w:rPr>
            <w:webHidden/>
          </w:rPr>
          <w:fldChar w:fldCharType="separate"/>
        </w:r>
        <w:r>
          <w:rPr>
            <w:webHidden/>
          </w:rPr>
          <w:t>68</w:t>
        </w:r>
        <w:r>
          <w:rPr>
            <w:webHidden/>
          </w:rPr>
          <w:fldChar w:fldCharType="end"/>
        </w:r>
      </w:hyperlink>
    </w:p>
    <w:p w14:paraId="0ED908CB" w14:textId="29EE4D57" w:rsidR="0062580B" w:rsidRDefault="0062580B" w:rsidP="00A03108">
      <w:pPr>
        <w:pStyle w:val="Sumrio1"/>
        <w:rPr>
          <w:rFonts w:asciiTheme="minorHAnsi" w:eastAsiaTheme="minorEastAsia" w:hAnsiTheme="minorHAnsi" w:cstheme="minorBidi"/>
          <w:noProof/>
          <w:color w:val="auto"/>
          <w:sz w:val="22"/>
          <w:szCs w:val="22"/>
          <w:lang w:eastAsia="pt-BR"/>
        </w:rPr>
      </w:pPr>
      <w:hyperlink w:anchor="_Toc55777276" w:history="1">
        <w:r w:rsidRPr="00CF5594">
          <w:rPr>
            <w:rStyle w:val="Hyperlink"/>
            <w:noProof/>
          </w:rPr>
          <w:t>5</w:t>
        </w:r>
        <w:r>
          <w:rPr>
            <w:rFonts w:asciiTheme="minorHAnsi" w:eastAsiaTheme="minorEastAsia" w:hAnsiTheme="minorHAnsi" w:cstheme="minorBidi"/>
            <w:noProof/>
            <w:color w:val="auto"/>
            <w:sz w:val="22"/>
            <w:szCs w:val="22"/>
            <w:lang w:eastAsia="pt-BR"/>
          </w:rPr>
          <w:tab/>
        </w:r>
        <w:r w:rsidRPr="00CF5594">
          <w:rPr>
            <w:rStyle w:val="Hyperlink"/>
            <w:noProof/>
          </w:rPr>
          <w:t>CONCLUSÃO</w:t>
        </w:r>
        <w:r>
          <w:rPr>
            <w:noProof/>
            <w:webHidden/>
          </w:rPr>
          <w:tab/>
        </w:r>
        <w:r>
          <w:rPr>
            <w:noProof/>
            <w:webHidden/>
          </w:rPr>
          <w:fldChar w:fldCharType="begin"/>
        </w:r>
        <w:r>
          <w:rPr>
            <w:noProof/>
            <w:webHidden/>
          </w:rPr>
          <w:instrText xml:space="preserve"> PAGEREF _Toc55777276 \h </w:instrText>
        </w:r>
        <w:r>
          <w:rPr>
            <w:noProof/>
            <w:webHidden/>
          </w:rPr>
        </w:r>
        <w:r>
          <w:rPr>
            <w:noProof/>
            <w:webHidden/>
          </w:rPr>
          <w:fldChar w:fldCharType="separate"/>
        </w:r>
        <w:r>
          <w:rPr>
            <w:noProof/>
            <w:webHidden/>
          </w:rPr>
          <w:t>75</w:t>
        </w:r>
        <w:r>
          <w:rPr>
            <w:noProof/>
            <w:webHidden/>
          </w:rPr>
          <w:fldChar w:fldCharType="end"/>
        </w:r>
      </w:hyperlink>
    </w:p>
    <w:p w14:paraId="3732FD08" w14:textId="4F836D92" w:rsidR="0062580B" w:rsidRDefault="0062580B" w:rsidP="00A03108">
      <w:pPr>
        <w:pStyle w:val="Sumrio2"/>
        <w:rPr>
          <w:rFonts w:asciiTheme="minorHAnsi" w:eastAsiaTheme="minorEastAsia" w:hAnsiTheme="minorHAnsi" w:cstheme="minorBidi"/>
          <w:color w:val="auto"/>
          <w:sz w:val="22"/>
          <w:szCs w:val="22"/>
          <w:lang w:eastAsia="pt-BR"/>
        </w:rPr>
      </w:pPr>
      <w:hyperlink w:anchor="_Toc55777277" w:history="1">
        <w:r w:rsidRPr="00CF5594">
          <w:rPr>
            <w:rStyle w:val="Hyperlink"/>
          </w:rPr>
          <w:t>5.1</w:t>
        </w:r>
        <w:r>
          <w:rPr>
            <w:rFonts w:asciiTheme="minorHAnsi" w:eastAsiaTheme="minorEastAsia" w:hAnsiTheme="minorHAnsi" w:cstheme="minorBidi"/>
            <w:color w:val="auto"/>
            <w:sz w:val="22"/>
            <w:szCs w:val="22"/>
            <w:lang w:eastAsia="pt-BR"/>
          </w:rPr>
          <w:tab/>
        </w:r>
        <w:r w:rsidRPr="00CF5594">
          <w:rPr>
            <w:rStyle w:val="Hyperlink"/>
          </w:rPr>
          <w:t>Trabalhos futuros</w:t>
        </w:r>
        <w:r>
          <w:rPr>
            <w:webHidden/>
          </w:rPr>
          <w:tab/>
        </w:r>
        <w:r>
          <w:rPr>
            <w:webHidden/>
          </w:rPr>
          <w:fldChar w:fldCharType="begin"/>
        </w:r>
        <w:r>
          <w:rPr>
            <w:webHidden/>
          </w:rPr>
          <w:instrText xml:space="preserve"> PAGEREF _Toc55777277 \h </w:instrText>
        </w:r>
        <w:r>
          <w:rPr>
            <w:webHidden/>
          </w:rPr>
        </w:r>
        <w:r>
          <w:rPr>
            <w:webHidden/>
          </w:rPr>
          <w:fldChar w:fldCharType="separate"/>
        </w:r>
        <w:r>
          <w:rPr>
            <w:webHidden/>
          </w:rPr>
          <w:t>76</w:t>
        </w:r>
        <w:r>
          <w:rPr>
            <w:webHidden/>
          </w:rPr>
          <w:fldChar w:fldCharType="end"/>
        </w:r>
      </w:hyperlink>
    </w:p>
    <w:p w14:paraId="3A21F8F8" w14:textId="3E70A64A" w:rsidR="0062580B" w:rsidRDefault="0062580B" w:rsidP="00A03108">
      <w:pPr>
        <w:pStyle w:val="Sumrio1"/>
        <w:rPr>
          <w:rFonts w:asciiTheme="minorHAnsi" w:eastAsiaTheme="minorEastAsia" w:hAnsiTheme="minorHAnsi" w:cstheme="minorBidi"/>
          <w:noProof/>
          <w:color w:val="auto"/>
          <w:sz w:val="22"/>
          <w:szCs w:val="22"/>
          <w:lang w:eastAsia="pt-BR"/>
        </w:rPr>
      </w:pPr>
      <w:hyperlink w:anchor="_Toc55777278" w:history="1">
        <w:r w:rsidRPr="00CF5594">
          <w:rPr>
            <w:rStyle w:val="Hyperlink"/>
            <w:noProof/>
          </w:rPr>
          <w:t>Referências Bibliográficas</w:t>
        </w:r>
        <w:r>
          <w:rPr>
            <w:noProof/>
            <w:webHidden/>
          </w:rPr>
          <w:tab/>
        </w:r>
        <w:r>
          <w:rPr>
            <w:noProof/>
            <w:webHidden/>
          </w:rPr>
          <w:fldChar w:fldCharType="begin"/>
        </w:r>
        <w:r>
          <w:rPr>
            <w:noProof/>
            <w:webHidden/>
          </w:rPr>
          <w:instrText xml:space="preserve"> PAGEREF _Toc55777278 \h </w:instrText>
        </w:r>
        <w:r>
          <w:rPr>
            <w:noProof/>
            <w:webHidden/>
          </w:rPr>
        </w:r>
        <w:r>
          <w:rPr>
            <w:noProof/>
            <w:webHidden/>
          </w:rPr>
          <w:fldChar w:fldCharType="separate"/>
        </w:r>
        <w:r>
          <w:rPr>
            <w:noProof/>
            <w:webHidden/>
          </w:rPr>
          <w:t>77</w:t>
        </w:r>
        <w:r>
          <w:rPr>
            <w:noProof/>
            <w:webHidden/>
          </w:rPr>
          <w:fldChar w:fldCharType="end"/>
        </w:r>
      </w:hyperlink>
    </w:p>
    <w:p w14:paraId="5AA42494" w14:textId="44590C7F" w:rsidR="008F2AE9" w:rsidRDefault="000C396C" w:rsidP="00A03108">
      <w:r>
        <w:fldChar w:fldCharType="end"/>
      </w:r>
    </w:p>
    <w:p w14:paraId="661C36CD" w14:textId="77777777" w:rsidR="008F2AE9" w:rsidRDefault="008F2AE9" w:rsidP="00A03108">
      <w:pPr>
        <w:sectPr w:rsidR="008F2AE9">
          <w:headerReference w:type="even" r:id="rId12"/>
          <w:headerReference w:type="default" r:id="rId13"/>
          <w:footerReference w:type="default" r:id="rId14"/>
          <w:type w:val="continuous"/>
          <w:pgSz w:w="11907" w:h="16840" w:code="9"/>
          <w:pgMar w:top="1701" w:right="1134" w:bottom="1134" w:left="1701" w:header="1134" w:footer="720" w:gutter="0"/>
          <w:cols w:space="720"/>
        </w:sectPr>
      </w:pPr>
    </w:p>
    <w:p w14:paraId="636F4C09" w14:textId="0FA68DFA" w:rsidR="00BB2B89" w:rsidRPr="000964B3" w:rsidRDefault="00BB2B89" w:rsidP="00A03108">
      <w:pPr>
        <w:pStyle w:val="Ttulo1"/>
      </w:pPr>
      <w:bookmarkStart w:id="56" w:name="_Toc53928594"/>
      <w:bookmarkStart w:id="57" w:name="_Toc55260940"/>
      <w:bookmarkStart w:id="58" w:name="_Toc55777236"/>
      <w:r w:rsidRPr="000964B3">
        <w:lastRenderedPageBreak/>
        <w:t>Introdução</w:t>
      </w:r>
      <w:bookmarkEnd w:id="56"/>
      <w:bookmarkEnd w:id="57"/>
      <w:bookmarkEnd w:id="58"/>
    </w:p>
    <w:p w14:paraId="5A0E57EE" w14:textId="7D156BBA" w:rsidR="00DA05B5" w:rsidRDefault="00DA05B5" w:rsidP="00A03108">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A03108">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A03108">
      <w:pPr>
        <w:pStyle w:val="TextodoTrabalho"/>
      </w:pPr>
      <w:r>
        <w:t xml:space="preserve">Sistemas de recomendação (RecSys - </w:t>
      </w:r>
      <w:proofErr w:type="spellStart"/>
      <w:r w:rsidRPr="005862DE">
        <w:rPr>
          <w:i/>
          <w:rPrChange w:id="59" w:author="Érico Souza Loewe" w:date="2020-11-09T01:20:00Z">
            <w:rPr/>
          </w:rPrChange>
        </w:rPr>
        <w:t>Recommender</w:t>
      </w:r>
      <w:proofErr w:type="spellEnd"/>
      <w:r w:rsidRPr="005862DE">
        <w:rPr>
          <w:i/>
          <w:rPrChange w:id="60" w:author="Érico Souza Loewe" w:date="2020-11-09T01:20:00Z">
            <w:rPr/>
          </w:rPrChange>
        </w:rPr>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A03108">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A03108">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A03108">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A03108">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A03108">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A03108">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1C308BEC" w:rsidR="00076C7E" w:rsidRPr="00870D6F" w:rsidRDefault="00076C7E" w:rsidP="00A03108">
      <w:r>
        <w:tab/>
      </w:r>
      <w:r w:rsidRPr="00641606">
        <w:t xml:space="preserve">Na recomendação baseada em conteúdo, o sistema aprende a recomendar itens que são similares ao que o usuário gostou no passado, essa similaridade </w:t>
      </w:r>
      <w:del w:id="61" w:author="Érico Souza Loewe" w:date="2020-11-09T01:20:00Z">
        <w:r w:rsidRPr="00641606">
          <w:delText>e</w:delText>
        </w:r>
      </w:del>
      <w:ins w:id="62" w:author="Érico Souza Loewe" w:date="2020-11-09T01:20:00Z">
        <w:r w:rsidR="00463D35">
          <w:t>é</w:t>
        </w:r>
      </w:ins>
      <w:r w:rsidRPr="00641606">
        <w:t xml:space="preserve"> calculada </w:t>
      </w:r>
      <w:del w:id="63" w:author="Érico Souza Loewe" w:date="2020-11-09T01:20:00Z">
        <w:r w:rsidRPr="00641606">
          <w:delText>baseada</w:delText>
        </w:r>
      </w:del>
      <w:ins w:id="64" w:author="Érico Souza Loewe" w:date="2020-11-09T01:20:00Z">
        <w:r w:rsidR="00463D35">
          <w:t>com base</w:t>
        </w:r>
      </w:ins>
      <w:r w:rsidR="00463D35" w:rsidRPr="00641606">
        <w:t xml:space="preserve"> </w:t>
      </w:r>
      <w:r w:rsidRPr="00641606">
        <w:t xml:space="preserve">na relação das características dos itens a serem comparados. Por exemplo, no caso de usuário avaliar positivamente um filme do gênero </w:t>
      </w:r>
      <w:del w:id="65" w:author="Érico Souza Loewe" w:date="2020-11-09T01:20:00Z">
        <w:r w:rsidRPr="00641606">
          <w:delText>comedia</w:delText>
        </w:r>
      </w:del>
      <w:ins w:id="66" w:author="Érico Souza Loewe" w:date="2020-11-09T01:20:00Z">
        <w:r w:rsidRPr="00641606">
          <w:t>com</w:t>
        </w:r>
        <w:r w:rsidR="00463D35">
          <w:t>é</w:t>
        </w:r>
        <w:r w:rsidRPr="00641606">
          <w:t>dia</w:t>
        </w:r>
      </w:ins>
      <w:r w:rsidRPr="00641606">
        <w:t xml:space="preserve">, então, o sistema pode registrar essa </w:t>
      </w:r>
      <w:r w:rsidRPr="00641606">
        <w:lastRenderedPageBreak/>
        <w:t xml:space="preserve">ação e 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693C7BA0" w:rsidR="00076C7E" w:rsidRPr="00870D6F" w:rsidRDefault="00076C7E" w:rsidP="00A03108">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del w:id="67" w:author="Érico Souza Loewe" w:date="2020-11-09T01:20:00Z">
        <w:r w:rsidRPr="0011263A">
          <w:delText>e</w:delText>
        </w:r>
      </w:del>
      <w:ins w:id="68" w:author="Érico Souza Loewe" w:date="2020-11-09T01:20:00Z">
        <w:r w:rsidR="00463D35">
          <w:t>é</w:t>
        </w:r>
      </w:ins>
      <w:r w:rsidRPr="0011263A">
        <w:t xml:space="preserve"> que o sistema sugira este livro para o usuário B</w:t>
      </w:r>
      <w:del w:id="69" w:author="Érico Souza Loewe" w:date="2020-11-09T01:20:00Z">
        <w:r w:rsidRPr="0011263A">
          <w:delText>.</w:delText>
        </w:r>
      </w:del>
      <w:r w:rsidRPr="0011263A">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ins w:id="70" w:author="Érico Souza Loewe" w:date="2020-11-09T01:20:00Z">
        <w:r w:rsidR="00463D35">
          <w:t>.</w:t>
        </w:r>
      </w:ins>
    </w:p>
    <w:p w14:paraId="2DBA4B29" w14:textId="332ABD68" w:rsidR="00076C7E" w:rsidRPr="00870D6F" w:rsidRDefault="00076C7E" w:rsidP="00A03108">
      <w:r>
        <w:tab/>
      </w:r>
      <w:r w:rsidRPr="00473AC1">
        <w:t xml:space="preserve">Diferente da recomendação colaborativa ou baseada em conteúdo, a recomendação baseada em aprendizado não consegue depender somente do histórico de compra de um usuário, </w:t>
      </w:r>
      <w:del w:id="71" w:author="Érico Souza Loewe" w:date="2020-11-09T01:20:00Z">
        <w:r w:rsidRPr="00473AC1">
          <w:delText>e</w:delText>
        </w:r>
      </w:del>
      <w:ins w:id="72" w:author="Érico Souza Loewe" w:date="2020-11-09T01:20:00Z">
        <w:r w:rsidR="00463D35">
          <w:t>é</w:t>
        </w:r>
      </w:ins>
      <w:r w:rsidRPr="00473AC1">
        <w:t xml:space="preserve"> necessário um conteúdo mais estruturado e detalhado para ser </w:t>
      </w:r>
      <w:del w:id="73" w:author="Érico Souza Loewe" w:date="2020-11-09T01:20:00Z">
        <w:r w:rsidRPr="00473AC1">
          <w:delText>gerado</w:delText>
        </w:r>
      </w:del>
      <w:ins w:id="74" w:author="Érico Souza Loewe" w:date="2020-11-09T01:20:00Z">
        <w:r w:rsidR="00463D35" w:rsidRPr="00473AC1">
          <w:t>gerad</w:t>
        </w:r>
        <w:r w:rsidR="00463D35">
          <w:t>a</w:t>
        </w:r>
      </w:ins>
      <w:r w:rsidR="00463D35" w:rsidRPr="00473AC1">
        <w:t xml:space="preserve"> </w:t>
      </w:r>
      <w:r w:rsidRPr="00473AC1">
        <w:t xml:space="preserve">uma recomendação, geralmente nesse tipo, </w:t>
      </w:r>
      <w:del w:id="75" w:author="Érico Souza Loewe" w:date="2020-11-09T01:20:00Z">
        <w:r w:rsidRPr="00473AC1">
          <w:delText>e</w:delText>
        </w:r>
      </w:del>
      <w:ins w:id="76" w:author="Érico Souza Loewe" w:date="2020-11-09T01:20:00Z">
        <w:r w:rsidR="00463D35">
          <w:t>é</w:t>
        </w:r>
      </w:ins>
      <w:r w:rsidRPr="00473AC1">
        <w:t xml:space="preserve"> utilizado um conteúdo adicional fornecido manualmente (conteúdo recente ao produto e usuário</w:t>
      </w:r>
      <w:del w:id="77" w:author="Érico Souza Loewe" w:date="2020-11-09T01:20:00Z">
        <w:r w:rsidRPr="00473AC1">
          <w:delText>).</w:delText>
        </w:r>
      </w:del>
      <w:ins w:id="78" w:author="Érico Souza Loewe" w:date="2020-11-09T01:20:00Z">
        <w:r w:rsidRPr="00473AC1">
          <w:t>)</w:t>
        </w:r>
      </w:ins>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ins w:id="79" w:author="Érico Souza Loewe" w:date="2020-11-09T01:20:00Z">
        <w:r w:rsidR="00463D35">
          <w:t>.</w:t>
        </w:r>
      </w:ins>
    </w:p>
    <w:p w14:paraId="34A79B38" w14:textId="6465BB6C" w:rsidR="00076C7E" w:rsidRDefault="00076C7E" w:rsidP="00A03108">
      <w:pPr>
        <w:pStyle w:val="TextodoTrabalho"/>
      </w:pPr>
      <w:del w:id="80" w:author="Érico Souza Loewe" w:date="2020-11-09T01:20:00Z">
        <w:r w:rsidRPr="00883021">
          <w:delText xml:space="preserve">E por último, e não menos importante, </w:delText>
        </w:r>
        <w:r>
          <w:fldChar w:fldCharType="begin" w:fldLock="1"/>
        </w:r>
        <w:r>
          <w:del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delInstrText>
        </w:r>
        <w:r>
          <w:fldChar w:fldCharType="separate"/>
        </w:r>
        <w:r w:rsidRPr="00D37417">
          <w:rPr>
            <w:noProof/>
          </w:rPr>
          <w:delText>(DIETMAR et al., 2010)</w:delText>
        </w:r>
        <w:r>
          <w:fldChar w:fldCharType="end"/>
        </w:r>
        <w:r>
          <w:delText xml:space="preserve"> </w:delText>
        </w:r>
        <w:r w:rsidRPr="00883021">
          <w:delText xml:space="preserve">traz em sua obra o modelo híbrido de recomendação, onde a ideia e combinar as diferentes técnicas, buscando gerara uma boa e mais assertiva recomendação. </w:delText>
        </w:r>
        <w:r>
          <w:fldChar w:fldCharType="begin" w:fldLock="1"/>
        </w:r>
        <w:r>
          <w:del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delInstrText>
        </w:r>
        <w:r>
          <w:fldChar w:fldCharType="separate"/>
        </w:r>
        <w:r w:rsidRPr="00D37417">
          <w:rPr>
            <w:noProof/>
          </w:rPr>
          <w:delText>(DIETMAR et al., 2010)</w:delText>
        </w:r>
        <w:r>
          <w:fldChar w:fldCharType="end"/>
        </w:r>
      </w:del>
      <w:ins w:id="81" w:author="Érico Souza Loewe" w:date="2020-11-09T01:20:00Z">
        <w:r w:rsidRPr="00883021">
          <w:t xml:space="preserve">E por último, e não menos importante, </w:t>
        </w:r>
        <w:r>
          <w:fldChar w:fldCharType="begin" w:fldLock="1"/>
        </w:r>
        <w:r w:rsidR="00DB7781">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sidR="00463D35">
          <w:rPr>
            <w:noProof/>
          </w:rPr>
          <w:t>(</w:t>
        </w:r>
        <w:r w:rsidRPr="00D37417">
          <w:rPr>
            <w:noProof/>
          </w:rPr>
          <w:t>2010)</w:t>
        </w:r>
        <w:r>
          <w:fldChar w:fldCharType="end"/>
        </w:r>
        <w:r>
          <w:t xml:space="preserve"> </w:t>
        </w:r>
        <w:r w:rsidRPr="00883021">
          <w:t>traz</w:t>
        </w:r>
        <w:r w:rsidR="00463D35">
          <w:t>em</w:t>
        </w:r>
        <w:r w:rsidRPr="00883021">
          <w:t xml:space="preserve"> em sua obra o modelo híbrido de recomendação, onde a ideia </w:t>
        </w:r>
        <w:r w:rsidR="00463D35">
          <w:t>é</w:t>
        </w:r>
        <w:r w:rsidRPr="00883021">
          <w:t xml:space="preserve"> combinar as diferentes técnicas, buscando gerar uma boa e mais assertiva recomendação.</w:t>
        </w:r>
        <w:r w:rsidR="00463D35" w:rsidRPr="00883021" w:rsidDel="00463D35">
          <w:t xml:space="preserve"> </w:t>
        </w:r>
      </w:ins>
    </w:p>
    <w:p w14:paraId="0E12DB60" w14:textId="32ADAFAF" w:rsidR="00DA05B5" w:rsidRDefault="00DA05B5" w:rsidP="00A03108">
      <w:pPr>
        <w:pStyle w:val="TextodoTrabalho"/>
      </w:pPr>
      <w:r>
        <w:t>Esses sistemas têm ajudado muito na venda de produtos online</w:t>
      </w:r>
      <w:del w:id="82" w:author="Érico Souza Loewe" w:date="2020-11-09T01:20:00Z">
        <w:r>
          <w:delText>, porém</w:delText>
        </w:r>
      </w:del>
      <w:ins w:id="83" w:author="Érico Souza Loewe" w:date="2020-11-09T01:20:00Z">
        <w:r w:rsidR="00463D35">
          <w:t>.</w:t>
        </w:r>
        <w:r>
          <w:t xml:space="preserve"> </w:t>
        </w:r>
        <w:r w:rsidR="00463D35">
          <w:t>No entanto</w:t>
        </w:r>
      </w:ins>
      <w:r>
        <w:t xml:space="preserve">, um dos segmentos de mercado que apresentaram problemas, foram as vendas de álbum ou faixas musicais online. Elas possibilitam </w:t>
      </w:r>
      <w:del w:id="84" w:author="Érico Souza Loewe" w:date="2020-11-09T01:20:00Z">
        <w:r>
          <w:delText>as</w:delText>
        </w:r>
      </w:del>
      <w:ins w:id="85" w:author="Érico Souza Loewe" w:date="2020-11-09T01:20:00Z">
        <w:r w:rsidR="00463D35">
          <w:t>à</w:t>
        </w:r>
        <w:r>
          <w:t>s</w:t>
        </w:r>
      </w:ins>
      <w:r>
        <w:t xml:space="preserve">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5862DE">
        <w:rPr>
          <w:i/>
          <w:rPrChange w:id="86" w:author="Érico Souza Loewe" w:date="2020-11-09T01:20:00Z">
            <w:rPr/>
          </w:rPrChange>
        </w:rPr>
        <w:t>streaming</w:t>
      </w:r>
      <w:r>
        <w:t xml:space="preserve">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3E8A2C5D" w:rsidR="00DA05B5" w:rsidRDefault="00DA05B5" w:rsidP="00A03108">
      <w:pPr>
        <w:pStyle w:val="TextodoTrabalho"/>
      </w:pPr>
      <w:r>
        <w:t xml:space="preserve">O mercado musical tem evoluído muito desde seu início. No começo, seu consumo foi aumentando cada vez mais com a evolução das tecnologias e internet. Com o </w:t>
      </w:r>
      <w:r w:rsidRPr="005862DE">
        <w:rPr>
          <w:i/>
          <w:rPrChange w:id="87" w:author="Érico Souza Loewe" w:date="2020-11-09T01:20:00Z">
            <w:rPr/>
          </w:rPrChange>
        </w:rPr>
        <w:t>streaming</w:t>
      </w:r>
      <w:r>
        <w:t xml:space="preserve"> musical, as pessoas passaram a consumir mais os sistemas de </w:t>
      </w:r>
      <w:r w:rsidRPr="005862DE">
        <w:rPr>
          <w:i/>
          <w:rPrChange w:id="88" w:author="Érico Souza Loewe" w:date="2020-11-09T01:20:00Z">
            <w:rPr/>
          </w:rPrChange>
        </w:rPr>
        <w:t>streaming</w:t>
      </w:r>
      <w:r>
        <w:t>,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xml:space="preserve">. Em 2018 o lucro global da indústria musical cresceu 9,7%. Nesse crescimento, o </w:t>
      </w:r>
      <w:r w:rsidRPr="005862DE">
        <w:rPr>
          <w:i/>
          <w:rPrChange w:id="89" w:author="Érico Souza Loewe" w:date="2020-11-09T01:20:00Z">
            <w:rPr/>
          </w:rPrChange>
        </w:rPr>
        <w:t>streaming</w:t>
      </w:r>
      <w:r>
        <w:t xml:space="preserve"> pago possui boa parte dele com</w:t>
      </w:r>
      <w:del w:id="90" w:author="Érico Souza Loewe" w:date="2020-11-09T01:20:00Z">
        <w:r>
          <w:delText xml:space="preserve"> um</w:delText>
        </w:r>
      </w:del>
      <w:r>
        <w:t xml:space="preserve">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A03108">
      <w:pPr>
        <w:pStyle w:val="TextodoTrabalho"/>
      </w:pPr>
      <w:r>
        <w:t xml:space="preserve">Os sistemas de </w:t>
      </w:r>
      <w:r w:rsidRPr="005862DE">
        <w:rPr>
          <w:i/>
          <w:rPrChange w:id="91" w:author="Érico Souza Loewe" w:date="2020-11-09T01:20:00Z">
            <w:rPr/>
          </w:rPrChange>
        </w:rPr>
        <w:t>streaming</w:t>
      </w:r>
      <w:r>
        <w:t xml:space="preserve">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 xml:space="preserve">trabalho será utilizado o </w:t>
      </w:r>
      <w:r w:rsidRPr="005862DE">
        <w:rPr>
          <w:i/>
          <w:rPrChange w:id="92" w:author="Érico Souza Loewe" w:date="2020-11-09T01:20:00Z">
            <w:rPr/>
          </w:rPrChange>
        </w:rPr>
        <w:t>streaming</w:t>
      </w:r>
      <w:r>
        <w:t xml:space="preserve"> de áudio, mais especificamente, o </w:t>
      </w:r>
      <w:r w:rsidRPr="005862DE">
        <w:rPr>
          <w:i/>
          <w:rPrChange w:id="93" w:author="Érico Souza Loewe" w:date="2020-11-09T01:20:00Z">
            <w:rPr/>
          </w:rPrChange>
        </w:rPr>
        <w:t>streaming</w:t>
      </w:r>
      <w:r>
        <w:t xml:space="preserve"> disponível nas APIs da ferramenta Spotify.</w:t>
      </w:r>
    </w:p>
    <w:p w14:paraId="38DA1F60" w14:textId="5664569F" w:rsidR="00DA05B5" w:rsidRDefault="00DA05B5" w:rsidP="00A03108">
      <w:pPr>
        <w:pStyle w:val="TextodoTrabalho"/>
      </w:pPr>
      <w:r>
        <w:t xml:space="preserve">Dentro dos sistemas de </w:t>
      </w:r>
      <w:r w:rsidRPr="005862DE">
        <w:rPr>
          <w:i/>
          <w:rPrChange w:id="94" w:author="Érico Souza Loewe" w:date="2020-11-09T01:20:00Z">
            <w:rPr/>
          </w:rPrChange>
        </w:rPr>
        <w:t>streaming</w:t>
      </w:r>
      <w:r>
        <w:t xml:space="preserve">, existe o </w:t>
      </w:r>
      <w:r w:rsidRPr="005862DE">
        <w:rPr>
          <w:i/>
          <w:rPrChange w:id="95" w:author="Érico Souza Loewe" w:date="2020-11-09T01:20:00Z">
            <w:rPr/>
          </w:rPrChange>
        </w:rPr>
        <w:t>streaming</w:t>
      </w:r>
      <w:r>
        <w:t xml:space="preserve"> de áudio que é semelhante a transmissão de rádio tradicional, exceto que é utilizada a internet para enviar e receber os áudios, ao invés de utilizar ondas aéreas. Assim como o ato de ligar um rádio, o </w:t>
      </w:r>
      <w:r w:rsidRPr="005862DE">
        <w:rPr>
          <w:i/>
          <w:rPrChange w:id="96" w:author="Érico Souza Loewe" w:date="2020-11-09T01:20:00Z">
            <w:rPr/>
          </w:rPrChange>
        </w:rPr>
        <w:t>streaming</w:t>
      </w:r>
      <w:r>
        <w:t xml:space="preserve"> de áudio é reproduzido em tempo real, o que é muito mais conveniente do que baixar uma música online e então consumi-la</w:t>
      </w:r>
      <w:r w:rsidR="000D1CE9">
        <w:t xml:space="preserve"> </w:t>
      </w:r>
      <w:commentRangeStart w:id="97"/>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commentRangeEnd w:id="97"/>
      <w:del w:id="98" w:author="Érico Souza Loewe" w:date="2020-11-09T01:20:00Z">
        <w:r>
          <w:delText>.</w:delText>
        </w:r>
      </w:del>
      <w:ins w:id="99" w:author="Érico Souza Loewe" w:date="2020-11-09T01:20:00Z">
        <w:r w:rsidR="00463D35">
          <w:rPr>
            <w:rStyle w:val="Refdecomentrio"/>
          </w:rPr>
          <w:commentReference w:id="97"/>
        </w:r>
        <w:r>
          <w:t>.</w:t>
        </w:r>
      </w:ins>
    </w:p>
    <w:p w14:paraId="5220D833" w14:textId="77777777" w:rsidR="00353CE6" w:rsidRDefault="00463D35" w:rsidP="00A03108">
      <w:pPr>
        <w:pStyle w:val="Ttulo2"/>
        <w:rPr>
          <w:ins w:id="100" w:author="Érico Souza Loewe" w:date="2020-11-09T01:20:00Z"/>
        </w:rPr>
      </w:pPr>
      <w:bookmarkStart w:id="101" w:name="_Toc55777237"/>
      <w:commentRangeStart w:id="102"/>
      <w:ins w:id="103" w:author="Érico Souza Loewe" w:date="2020-11-09T01:20:00Z">
        <w:r>
          <w:t>Objetivo Geral</w:t>
        </w:r>
        <w:bookmarkEnd w:id="101"/>
        <w:r>
          <w:t xml:space="preserve"> </w:t>
        </w:r>
        <w:commentRangeEnd w:id="102"/>
      </w:ins>
    </w:p>
    <w:p w14:paraId="70106CBE" w14:textId="287D76BC" w:rsidR="00463D35" w:rsidRDefault="00353CE6" w:rsidP="00A03108">
      <w:pPr>
        <w:rPr>
          <w:ins w:id="104" w:author="Érico Souza Loewe" w:date="2020-11-09T01:20:00Z"/>
        </w:rPr>
      </w:pPr>
      <w:ins w:id="105" w:author="Érico Souza Loewe" w:date="2020-11-09T01:20:00Z">
        <w:r>
          <w:tab/>
        </w:r>
        <w:r w:rsidR="00463D35">
          <w:rPr>
            <w:rStyle w:val="Refdecomentrio"/>
          </w:rPr>
          <w:commentReference w:id="102"/>
        </w:r>
        <w:r w:rsidR="009E4EBC" w:rsidRPr="009E4EBC">
          <w:t xml:space="preserve"> </w:t>
        </w:r>
        <w:r w:rsidR="009E4EBC" w:rsidRPr="00807130">
          <w:t>Desenvolver um sistema de recomendação musical, considerando o contexto comportamental do usuário, bem como o contexto do ambiente onde ele encontra-se.</w:t>
        </w:r>
      </w:ins>
    </w:p>
    <w:p w14:paraId="5066089A" w14:textId="2640C123" w:rsidR="00850785" w:rsidRDefault="00850785" w:rsidP="00A03108">
      <w:pPr>
        <w:pStyle w:val="Ttulo2"/>
        <w:rPr>
          <w:ins w:id="106" w:author="Érico Souza Loewe" w:date="2020-11-09T01:20:00Z"/>
        </w:rPr>
      </w:pPr>
      <w:bookmarkStart w:id="107" w:name="_Toc55777238"/>
      <w:commentRangeStart w:id="108"/>
      <w:ins w:id="109" w:author="Érico Souza Loewe" w:date="2020-11-09T01:20:00Z">
        <w:r>
          <w:t>Objetivos Específicos</w:t>
        </w:r>
        <w:commentRangeEnd w:id="108"/>
        <w:r>
          <w:rPr>
            <w:rStyle w:val="Refdecomentrio"/>
          </w:rPr>
          <w:commentReference w:id="108"/>
        </w:r>
        <w:bookmarkEnd w:id="107"/>
      </w:ins>
    </w:p>
    <w:p w14:paraId="15E22891" w14:textId="77777777" w:rsidR="00443CAD" w:rsidRDefault="00443CAD" w:rsidP="00A03108">
      <w:pPr>
        <w:pStyle w:val="PargrafodaLista"/>
        <w:numPr>
          <w:ilvl w:val="0"/>
          <w:numId w:val="30"/>
        </w:numPr>
        <w:rPr>
          <w:ins w:id="110" w:author="Érico Souza Loewe" w:date="2020-11-09T01:20:00Z"/>
        </w:rPr>
      </w:pPr>
      <w:ins w:id="111" w:author="Érico Souza Loewe" w:date="2020-11-09T01:20:00Z">
        <w:r>
          <w:t xml:space="preserve">Investigar APIs de Serviços de </w:t>
        </w:r>
        <w:r w:rsidRPr="00210C75">
          <w:rPr>
            <w:i/>
          </w:rPr>
          <w:t>Streamings</w:t>
        </w:r>
        <w:r>
          <w:t xml:space="preserve"> Musicais.</w:t>
        </w:r>
      </w:ins>
    </w:p>
    <w:p w14:paraId="203AF9C0" w14:textId="77777777" w:rsidR="00443CAD" w:rsidRPr="00006A05" w:rsidRDefault="00443CAD" w:rsidP="00A03108">
      <w:pPr>
        <w:pStyle w:val="PargrafodaLista"/>
        <w:numPr>
          <w:ilvl w:val="0"/>
          <w:numId w:val="30"/>
        </w:numPr>
        <w:rPr>
          <w:ins w:id="112" w:author="Érico Souza Loewe" w:date="2020-11-09T01:20:00Z"/>
        </w:rPr>
      </w:pPr>
      <w:ins w:id="113" w:author="Érico Souza Loewe" w:date="2020-11-09T01:20:00Z">
        <w:r w:rsidRPr="00006A05">
          <w:t>Selecionar a API a ser utilizada no sistema de recomendação.</w:t>
        </w:r>
      </w:ins>
    </w:p>
    <w:p w14:paraId="118C01A3" w14:textId="77777777" w:rsidR="00443CAD" w:rsidRPr="00006A05" w:rsidRDefault="00443CAD" w:rsidP="00A03108">
      <w:pPr>
        <w:pStyle w:val="PargrafodaLista"/>
        <w:numPr>
          <w:ilvl w:val="0"/>
          <w:numId w:val="30"/>
        </w:numPr>
        <w:rPr>
          <w:ins w:id="114" w:author="Érico Souza Loewe" w:date="2020-11-09T01:20:00Z"/>
        </w:rPr>
      </w:pPr>
      <w:ins w:id="115" w:author="Érico Souza Loewe" w:date="2020-11-09T01:20:00Z">
        <w:r w:rsidRPr="00006A05">
          <w:t>Definir os contextos de ambiente a serem utilizados no sistema.</w:t>
        </w:r>
      </w:ins>
    </w:p>
    <w:p w14:paraId="4327773F" w14:textId="77777777" w:rsidR="00443CAD" w:rsidRPr="00006A05" w:rsidRDefault="00443CAD" w:rsidP="00A03108">
      <w:pPr>
        <w:pStyle w:val="PargrafodaLista"/>
        <w:numPr>
          <w:ilvl w:val="0"/>
          <w:numId w:val="30"/>
        </w:numPr>
        <w:rPr>
          <w:ins w:id="116" w:author="Érico Souza Loewe" w:date="2020-11-09T01:20:00Z"/>
        </w:rPr>
      </w:pPr>
      <w:ins w:id="117" w:author="Érico Souza Loewe" w:date="2020-11-09T01:20:00Z">
        <w:r w:rsidRPr="00006A05">
          <w:t>Definir os contextos comportamentais do usuário a serem utilizados no sistema.</w:t>
        </w:r>
      </w:ins>
    </w:p>
    <w:p w14:paraId="5C168C18" w14:textId="77777777" w:rsidR="00443CAD" w:rsidRPr="00006A05" w:rsidRDefault="00443CAD" w:rsidP="00A03108">
      <w:pPr>
        <w:pStyle w:val="PargrafodaLista"/>
        <w:numPr>
          <w:ilvl w:val="0"/>
          <w:numId w:val="30"/>
        </w:numPr>
        <w:rPr>
          <w:ins w:id="118" w:author="Érico Souza Loewe" w:date="2020-11-09T01:20:00Z"/>
        </w:rPr>
      </w:pPr>
      <w:ins w:id="119" w:author="Érico Souza Loewe" w:date="2020-11-09T01:20:00Z">
        <w:r w:rsidRPr="00006A05">
          <w:t>Criar a infraestrutura necessária para o armazenamento e relacionamento das músicas com os contextos comportamentais e de ambiente do usuário.</w:t>
        </w:r>
      </w:ins>
    </w:p>
    <w:p w14:paraId="6809573F" w14:textId="77777777" w:rsidR="00443CAD" w:rsidRPr="00006A05" w:rsidRDefault="00443CAD" w:rsidP="00A03108">
      <w:pPr>
        <w:pStyle w:val="PargrafodaLista"/>
        <w:numPr>
          <w:ilvl w:val="0"/>
          <w:numId w:val="30"/>
        </w:numPr>
        <w:rPr>
          <w:ins w:id="120" w:author="Érico Souza Loewe" w:date="2020-11-09T01:20:00Z"/>
        </w:rPr>
      </w:pPr>
      <w:ins w:id="121" w:author="Érico Souza Loewe" w:date="2020-11-09T01:20:00Z">
        <w:r w:rsidRPr="00006A05">
          <w:t>Criar um protótipo do sistema de recomendação.</w:t>
        </w:r>
      </w:ins>
    </w:p>
    <w:p w14:paraId="6F6BCE9C" w14:textId="6455B7CA" w:rsidR="00443CAD" w:rsidRPr="00443CAD" w:rsidRDefault="00443CAD" w:rsidP="00A03108">
      <w:pPr>
        <w:pStyle w:val="PargrafodaLista"/>
        <w:numPr>
          <w:ilvl w:val="0"/>
          <w:numId w:val="30"/>
        </w:numPr>
        <w:rPr>
          <w:ins w:id="122" w:author="Érico Souza Loewe" w:date="2020-11-09T01:20:00Z"/>
        </w:rPr>
      </w:pPr>
      <w:ins w:id="123" w:author="Érico Souza Loewe" w:date="2020-11-09T01:20:00Z">
        <w:r w:rsidRPr="00006A05">
          <w:t>Avaliar o sistema de recomendação com usuários voluntários.</w:t>
        </w:r>
      </w:ins>
    </w:p>
    <w:p w14:paraId="5FA5B714" w14:textId="0341848D" w:rsidR="00850785" w:rsidRDefault="00850785" w:rsidP="00A03108">
      <w:pPr>
        <w:pStyle w:val="Ttulo2"/>
        <w:rPr>
          <w:ins w:id="124" w:author="Érico Souza Loewe" w:date="2020-11-09T01:20:00Z"/>
        </w:rPr>
      </w:pPr>
      <w:bookmarkStart w:id="125" w:name="_Toc55777239"/>
      <w:commentRangeStart w:id="126"/>
      <w:ins w:id="127" w:author="Érico Souza Loewe" w:date="2020-11-09T01:20:00Z">
        <w:r>
          <w:t>Metodologia</w:t>
        </w:r>
        <w:commentRangeEnd w:id="126"/>
        <w:r>
          <w:rPr>
            <w:rStyle w:val="Refdecomentrio"/>
          </w:rPr>
          <w:commentReference w:id="126"/>
        </w:r>
        <w:bookmarkEnd w:id="125"/>
      </w:ins>
    </w:p>
    <w:p w14:paraId="008263D5" w14:textId="2050F87C" w:rsidR="004B66F0" w:rsidRDefault="004B66F0" w:rsidP="00A03108">
      <w:pPr>
        <w:rPr>
          <w:ins w:id="128" w:author="Érico Souza Loewe" w:date="2020-11-09T01:20:00Z"/>
        </w:rPr>
      </w:pPr>
      <w:ins w:id="129" w:author="Érico Souza Loewe" w:date="2020-11-09T01:20:00Z">
        <w:r>
          <w:t xml:space="preserve">Esse trabalho tem como natureza a pesquisa aplicada, pois através dos conhecimentos estudados de </w:t>
        </w:r>
        <w:r w:rsidRPr="00B2550E">
          <w:rPr>
            <w:i/>
          </w:rPr>
          <w:t>RecSys</w:t>
        </w:r>
        <w:r w:rsidRPr="003411F8">
          <w:t xml:space="preserve"> </w:t>
        </w:r>
        <w:r w:rsidR="00F6375E">
          <w:t>foi</w:t>
        </w:r>
        <w:r>
          <w:t xml:space="preserve">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ins>
    </w:p>
    <w:p w14:paraId="253C9050" w14:textId="1FBB17A7" w:rsidR="004B66F0" w:rsidRDefault="004B66F0" w:rsidP="00A03108">
      <w:pPr>
        <w:rPr>
          <w:ins w:id="130" w:author="Érico Souza Loewe" w:date="2020-11-09T01:20:00Z"/>
        </w:rPr>
      </w:pPr>
      <w:ins w:id="131" w:author="Érico Souza Loewe" w:date="2020-11-09T01:20:00Z">
        <w:r w:rsidRPr="00BE2666">
          <w:t xml:space="preserve">O método </w:t>
        </w:r>
        <w:r>
          <w:t xml:space="preserve">científico utilizado por esse trabalho é do tipo dedutivo, dado que primeiro </w:t>
        </w:r>
        <w:r w:rsidR="00F6375E">
          <w:t>foi</w:t>
        </w:r>
        <w:r>
          <w:t xml:space="preserve"> realizad</w:t>
        </w:r>
        <w:r w:rsidR="00F6375E">
          <w:t>o</w:t>
        </w:r>
        <w:r>
          <w:t xml:space="preserve"> uma pesquisa bibliográfica relacionada ao problema proposto, </w:t>
        </w:r>
        <w:r w:rsidR="00644D25">
          <w:t>para então obter</w:t>
        </w:r>
        <w:r>
          <w:t xml:space="preserve"> </w:t>
        </w:r>
        <w:r w:rsidR="00D13E3E">
          <w:t>a solução</w:t>
        </w:r>
        <w:r>
          <w:t xml:space="preserve">. Essa pesquisa </w:t>
        </w:r>
        <w:commentRangeStart w:id="132"/>
        <w:commentRangeStart w:id="133"/>
        <w:r>
          <w:t>busc</w:t>
        </w:r>
        <w:r w:rsidR="00D13E3E">
          <w:t>ou</w:t>
        </w:r>
        <w:r>
          <w:t xml:space="preserve"> estudar o funcionamento dos sistemas de recomendação </w:t>
        </w:r>
        <w:r>
          <w:lastRenderedPageBreak/>
          <w:t xml:space="preserve">musicais, por meio </w:t>
        </w:r>
        <w:r w:rsidR="00AE5900">
          <w:t>dos artigos relacionados</w:t>
        </w:r>
        <w:r>
          <w:t>, fazendo com que ela tenha como objetivo um estudo exploratório.</w:t>
        </w:r>
        <w:commentRangeEnd w:id="132"/>
        <w:r>
          <w:rPr>
            <w:rStyle w:val="Refdecomentrio"/>
          </w:rPr>
          <w:commentReference w:id="132"/>
        </w:r>
        <w:commentRangeEnd w:id="133"/>
        <w:r>
          <w:rPr>
            <w:rStyle w:val="Refdecomentrio"/>
          </w:rPr>
          <w:commentReference w:id="133"/>
        </w:r>
      </w:ins>
    </w:p>
    <w:p w14:paraId="0213546B" w14:textId="20A8E54E" w:rsidR="004B66F0" w:rsidRDefault="002F1A52" w:rsidP="00A03108">
      <w:pPr>
        <w:rPr>
          <w:ins w:id="134" w:author="Érico Souza Loewe" w:date="2020-11-09T01:20:00Z"/>
        </w:rPr>
      </w:pPr>
      <w:ins w:id="135" w:author="Érico Souza Loewe" w:date="2020-11-09T01:20:00Z">
        <w:r>
          <w:t>Utilizou-se</w:t>
        </w:r>
        <w:r w:rsidR="004B66F0">
          <w:t xml:space="preserve"> </w:t>
        </w:r>
        <w:r w:rsidR="000913FE">
          <w:t>2</w:t>
        </w:r>
        <w:r w:rsidR="004B66F0">
          <w:t xml:space="preserve"> tipos de procedimentos técnicos nessa pesquisa. Pesquisa bibliográfica, dado que </w:t>
        </w:r>
        <w:r>
          <w:t xml:space="preserve">foi </w:t>
        </w:r>
        <w:r w:rsidR="00CE5D89">
          <w:t>necessária uma base</w:t>
        </w:r>
        <w:r w:rsidR="004B66F0">
          <w:t xml:space="preserve"> de conhecimentos e estudos sobre os </w:t>
        </w:r>
        <w:r w:rsidR="004B66F0" w:rsidRPr="00587B62">
          <w:rPr>
            <w:i/>
          </w:rPr>
          <w:t>RecSys</w:t>
        </w:r>
        <w:r w:rsidR="004B66F0" w:rsidRPr="0033313F">
          <w:t xml:space="preserve">, suas </w:t>
        </w:r>
        <w:r w:rsidR="004B66F0">
          <w:t>técnicas e algoritmos.</w:t>
        </w:r>
        <w:r w:rsidR="000913FE">
          <w:t xml:space="preserve"> </w:t>
        </w:r>
        <w:r w:rsidR="004B66F0">
          <w:t xml:space="preserve">Com o estudo realizado e os registros de contextos definidos, </w:t>
        </w:r>
        <w:r w:rsidR="00F764F1">
          <w:t>foi</w:t>
        </w:r>
        <w:r w:rsidR="004B66F0">
          <w:t xml:space="preserve"> utilizado da pesquisa experimental, para avaliar a base disponível através da aplicação liberada aos usuários. Para </w:t>
        </w:r>
        <w:r w:rsidR="0003299D">
          <w:t>realizá-lo</w:t>
        </w:r>
        <w:r w:rsidR="004B66F0">
          <w:t xml:space="preserve">, </w:t>
        </w:r>
        <w:r w:rsidR="00020B9D">
          <w:t>foi</w:t>
        </w:r>
        <w:r w:rsidR="004B66F0">
          <w:t xml:space="preserve"> necessário um estudo de técnicas para avaliar os resultados de um RecSys.</w:t>
        </w:r>
      </w:ins>
    </w:p>
    <w:p w14:paraId="55B980B5" w14:textId="4326CCCB" w:rsidR="00604869" w:rsidRDefault="004B66F0" w:rsidP="00A03108">
      <w:pPr>
        <w:rPr>
          <w:ins w:id="136" w:author="Érico Souza Loewe" w:date="2020-11-09T01:20:00Z"/>
        </w:rPr>
      </w:pPr>
      <w:ins w:id="137" w:author="Érico Souza Loewe" w:date="2020-11-09T01:20:00Z">
        <w:r>
          <w:t xml:space="preserve">Tendo as técnicas de avaliação a serem utilizadas definidas, elas </w:t>
        </w:r>
        <w:r w:rsidR="00A47071">
          <w:t>foram</w:t>
        </w:r>
        <w:r>
          <w:t xml:space="preserve"> desenvolvidas no sistema, permitindo que os usuários consigam contribuir com sua recomendação através d</w:t>
        </w:r>
        <w:r w:rsidR="00E743B3">
          <w:t>o</w:t>
        </w:r>
        <w:r>
          <w:t xml:space="preserve"> </w:t>
        </w:r>
        <w:r w:rsidR="008B0963">
          <w:t>uso</w:t>
        </w:r>
        <w:r>
          <w:t xml:space="preserve">. Essa pesquisa, </w:t>
        </w:r>
        <w:r w:rsidR="009F53B5">
          <w:t>apresentou</w:t>
        </w:r>
        <w:r>
          <w:t xml:space="preserve"> no final os resultados estatísticos obtidos pelas recomendações do sistema e suas avaliações, apresentando, por exemplo, a quantidade de acertos e erros obtidos nas recomendações, fazendo com que, essa pesquisa tenha uma abordagem do tipo quantitativa.</w:t>
        </w:r>
      </w:ins>
    </w:p>
    <w:p w14:paraId="714DC499" w14:textId="5D399B96" w:rsidR="00604869" w:rsidRDefault="004B66F0" w:rsidP="00A03108">
      <w:pPr>
        <w:rPr>
          <w:ins w:id="138" w:author="Érico Souza Loewe" w:date="2020-11-09T01:20:00Z"/>
        </w:rPr>
      </w:pPr>
      <w:ins w:id="139" w:author="Érico Souza Loewe" w:date="2020-11-09T01:20:00Z">
        <w:r>
          <w:t>Ao final, esse trabalho procur</w:t>
        </w:r>
        <w:r w:rsidR="00787995">
          <w:t>ou</w:t>
        </w:r>
        <w:r>
          <w:t xml:space="preserve"> responder a seguinte questão: Com base nas músicas conhecidas pelo usuário, é possível aperfeiçoar as recomendações de um sistema, aplicando os conhecimentos de RecSys e utilizando dados de contexto comportamental e de ambiente?</w:t>
        </w:r>
      </w:ins>
    </w:p>
    <w:p w14:paraId="4AA350D2" w14:textId="79067593" w:rsidR="008F2AE9" w:rsidRDefault="00604869" w:rsidP="00A03108">
      <w:pPr>
        <w:pPrChange w:id="140" w:author="Érico Souza Loewe" w:date="2020-11-09T01:20:00Z">
          <w:pPr>
            <w:pStyle w:val="TextodoTrabalho"/>
          </w:pPr>
        </w:pPrChange>
      </w:pPr>
      <w:ins w:id="141" w:author="Érico Souza Loewe" w:date="2020-11-09T01:20:00Z">
        <w:r>
          <w:tab/>
        </w:r>
      </w:ins>
      <w:r w:rsidR="00DA05B5">
        <w:t xml:space="preserve">Portanto, de acordo com esse contexto, este trabalho </w:t>
      </w:r>
      <w:del w:id="142" w:author="Érico Souza Loewe" w:date="2020-11-09T01:20:00Z">
        <w:r w:rsidR="00DA05B5">
          <w:delText xml:space="preserve">procura construir </w:delText>
        </w:r>
      </w:del>
      <w:commentRangeStart w:id="143"/>
      <w:ins w:id="144" w:author="Érico Souza Loewe" w:date="2020-11-09T01:20:00Z">
        <w:r w:rsidR="00DA05B5">
          <w:t>construi</w:t>
        </w:r>
        <w:r w:rsidR="00850785">
          <w:t>u</w:t>
        </w:r>
        <w:r w:rsidR="00DA05B5">
          <w:t xml:space="preserve"> </w:t>
        </w:r>
        <w:commentRangeEnd w:id="143"/>
        <w:r w:rsidR="00850785">
          <w:rPr>
            <w:rStyle w:val="Refdecomentrio"/>
          </w:rPr>
          <w:commentReference w:id="143"/>
        </w:r>
      </w:ins>
      <w:r w:rsidR="00DA05B5">
        <w:t xml:space="preserve">um sistema de recomendação musical, utilizando o contexto comportamental do usuário e o contexto do ambiente onde ele está inserido. Esse contexto </w:t>
      </w:r>
      <w:del w:id="145" w:author="Érico Souza Loewe" w:date="2020-11-09T01:20:00Z">
        <w:r w:rsidR="00DA05B5">
          <w:delText>será</w:delText>
        </w:r>
      </w:del>
      <w:ins w:id="146" w:author="Érico Souza Loewe" w:date="2020-11-09T01:20:00Z">
        <w:r w:rsidR="00850785">
          <w:t>foi</w:t>
        </w:r>
      </w:ins>
      <w:r w:rsidR="00850785">
        <w:t xml:space="preserve"> </w:t>
      </w:r>
      <w:r w:rsidR="00DA05B5">
        <w:t xml:space="preserve">obtido através da criação </w:t>
      </w:r>
      <w:r w:rsidR="002E3726">
        <w:t xml:space="preserve">de </w:t>
      </w:r>
      <w:r w:rsidR="00DA05B5">
        <w:t xml:space="preserve">um </w:t>
      </w:r>
      <w:r w:rsidR="00DA05B5" w:rsidRPr="00175C82">
        <w:rPr>
          <w:i/>
        </w:rPr>
        <w:t>plugin</w:t>
      </w:r>
      <w:r w:rsidR="00DA05B5">
        <w:t xml:space="preserve"> que permitirá ao usuário escutar suas músicas enquanto são registrados os eventos do contexto vivido naquele momento.</w:t>
      </w:r>
    </w:p>
    <w:p w14:paraId="1ADC7BB5" w14:textId="04F142E5" w:rsidR="00850785" w:rsidRDefault="00850785" w:rsidP="00A03108">
      <w:pPr>
        <w:pStyle w:val="TextodoTrabalho"/>
        <w:rPr>
          <w:ins w:id="147" w:author="Érico Souza Loewe" w:date="2020-11-09T01:20:00Z"/>
        </w:rPr>
      </w:pPr>
      <w:ins w:id="148" w:author="Érico Souza Loewe" w:date="2020-11-09T01:20:00Z">
        <w:r>
          <w:t xml:space="preserve">O trabalho está dividido em </w:t>
        </w:r>
        <w:r w:rsidR="00AE792B">
          <w:t>3</w:t>
        </w:r>
        <w:r>
          <w:t xml:space="preserve"> capítulos. O primeiro capítulo aborda</w:t>
        </w:r>
        <w:r w:rsidR="00AE792B">
          <w:t xml:space="preserve"> uma pesquisa bibliográfica, onde é apresentado uma revisão </w:t>
        </w:r>
        <w:r w:rsidR="00960C44">
          <w:t>dos sistemas de recomendação</w:t>
        </w:r>
        <w:r w:rsidR="00081CD1">
          <w:t xml:space="preserve"> </w:t>
        </w:r>
        <w:r w:rsidR="009C528B">
          <w:t xml:space="preserve">relacionados </w:t>
        </w:r>
        <w:r w:rsidR="00AE792B">
          <w:t>e os trabalhos resultantes.</w:t>
        </w:r>
        <w:r>
          <w:t xml:space="preserve"> O capítulo dois detalha</w:t>
        </w:r>
        <w:r w:rsidR="00960C44">
          <w:t xml:space="preserve"> </w:t>
        </w:r>
        <w:r w:rsidR="00DB1258">
          <w:t xml:space="preserve">a </w:t>
        </w:r>
        <w:r w:rsidR="00960C44">
          <w:t xml:space="preserve">definição do contexto, </w:t>
        </w:r>
        <w:r w:rsidR="00356677">
          <w:t xml:space="preserve">questionário enviado </w:t>
        </w:r>
        <w:r w:rsidR="006C660B">
          <w:t>aos usuários</w:t>
        </w:r>
        <w:r w:rsidR="00356677">
          <w:t>, desenvolvimento do plugin e a coleta de dados da aplicação web.</w:t>
        </w:r>
        <w:r w:rsidR="001354CB">
          <w:t xml:space="preserve"> O </w:t>
        </w:r>
        <w:r w:rsidR="00C642F2">
          <w:t>último</w:t>
        </w:r>
        <w:r w:rsidR="001354CB">
          <w:t xml:space="preserve"> </w:t>
        </w:r>
        <w:r w:rsidR="00C642F2">
          <w:t>capítulo</w:t>
        </w:r>
        <w:r w:rsidR="001354CB">
          <w:t xml:space="preserve"> define o algoritmo utilizado</w:t>
        </w:r>
        <w:r w:rsidR="00AF3042">
          <w:t>, preparação dos dados coletados do plugin</w:t>
        </w:r>
        <w:r w:rsidR="00C37311">
          <w:t>,</w:t>
        </w:r>
        <w:r w:rsidR="00AF3042">
          <w:t xml:space="preserve"> </w:t>
        </w:r>
        <w:r w:rsidR="001354CB">
          <w:t>modelagem do sistema</w:t>
        </w:r>
        <w:r w:rsidR="00C37311">
          <w:t xml:space="preserve"> </w:t>
        </w:r>
        <w:r w:rsidR="001354CB">
          <w:t>desenvolvido</w:t>
        </w:r>
        <w:r w:rsidR="00C37311">
          <w:t xml:space="preserve"> e no fim os resultados obtidos no experimento</w:t>
        </w:r>
        <w:r w:rsidR="001354CB">
          <w:t>.</w:t>
        </w:r>
      </w:ins>
    </w:p>
    <w:p w14:paraId="47F78EEE" w14:textId="77777777" w:rsidR="00463D35" w:rsidRDefault="00463D35" w:rsidP="00A03108">
      <w:pPr>
        <w:pStyle w:val="TextodoTrabalho"/>
        <w:rPr>
          <w:ins w:id="149" w:author="Érico Souza Loewe" w:date="2020-11-09T01:20:00Z"/>
        </w:rPr>
      </w:pPr>
    </w:p>
    <w:p w14:paraId="740F7C4D" w14:textId="2E7025FF" w:rsidR="008F2AE9" w:rsidRDefault="008F2AE9" w:rsidP="00A03108"/>
    <w:p w14:paraId="1ACC3228" w14:textId="3C6154CC" w:rsidR="002B6979" w:rsidRDefault="002B6979" w:rsidP="00A03108">
      <w:pPr>
        <w:pStyle w:val="Ttulo1"/>
      </w:pPr>
      <w:bookmarkStart w:id="150" w:name="_Toc55260941"/>
      <w:bookmarkStart w:id="151" w:name="_Toc55777240"/>
      <w:r>
        <w:lastRenderedPageBreak/>
        <w:t>Trabalhos relacionados</w:t>
      </w:r>
      <w:bookmarkEnd w:id="150"/>
      <w:bookmarkEnd w:id="151"/>
    </w:p>
    <w:p w14:paraId="5CB45EF1" w14:textId="564496C1" w:rsidR="00F66337" w:rsidRDefault="00471239" w:rsidP="00A03108">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7D9967F" w:rsidR="00A17B09" w:rsidRDefault="00A17B09" w:rsidP="00A03108">
      <w:r>
        <w:tab/>
        <w:t xml:space="preserve">Após ser </w:t>
      </w:r>
      <w:del w:id="152" w:author="Érico Souza Loewe" w:date="2020-11-09T01:20:00Z">
        <w:r>
          <w:delText>realizado</w:delText>
        </w:r>
      </w:del>
      <w:ins w:id="153" w:author="Érico Souza Loewe" w:date="2020-11-09T01:20:00Z">
        <w:r>
          <w:t>realizad</w:t>
        </w:r>
        <w:r w:rsidR="00A16272">
          <w:t>a</w:t>
        </w:r>
      </w:ins>
      <w:r>
        <w:t xml:space="preserve"> a revisão bibliográfica, </w:t>
      </w:r>
      <w:del w:id="154" w:author="Érico Souza Loewe" w:date="2020-11-09T01:20:00Z">
        <w:r>
          <w:delText>será analisado</w:delText>
        </w:r>
      </w:del>
      <w:ins w:id="155" w:author="Érico Souza Loewe" w:date="2020-11-09T01:20:00Z">
        <w:r w:rsidR="00A16272">
          <w:t>foram</w:t>
        </w:r>
        <w:r>
          <w:t xml:space="preserve"> analisado</w:t>
        </w:r>
        <w:r w:rsidR="00A16272">
          <w:t>s</w:t>
        </w:r>
      </w:ins>
      <w:r>
        <w:t xml:space="preserve"> os algoritmos e estratégias de recomendação de cada artigo. E então, será desenvolvido </w:t>
      </w:r>
      <w:r w:rsidR="00FA4F59">
        <w:t xml:space="preserve">o sistema de recomendação </w:t>
      </w:r>
      <w:r>
        <w:t xml:space="preserve">desse trabalho, utilizando </w:t>
      </w:r>
      <w:del w:id="156" w:author="Érico Souza Loewe" w:date="2020-11-09T01:20:00Z">
        <w:r>
          <w:delText xml:space="preserve">apenas </w:delText>
        </w:r>
      </w:del>
      <w:r>
        <w:t>um dos algoritmos levantados.</w:t>
      </w:r>
    </w:p>
    <w:p w14:paraId="2924F246" w14:textId="05553698" w:rsidR="000033F1" w:rsidRDefault="000033F1" w:rsidP="00A03108">
      <w:pPr>
        <w:pStyle w:val="Ttulo2"/>
      </w:pPr>
      <w:bookmarkStart w:id="157" w:name="_Toc55260942"/>
      <w:bookmarkStart w:id="158" w:name="_Toc55777241"/>
      <w:r>
        <w:t>Levantamento bibliográfico inicial</w:t>
      </w:r>
      <w:bookmarkEnd w:id="157"/>
      <w:bookmarkEnd w:id="158"/>
    </w:p>
    <w:p w14:paraId="40F08AC9" w14:textId="1A2D9549" w:rsidR="00F15F2F" w:rsidRDefault="0062433B" w:rsidP="00A03108">
      <w:r>
        <w:tab/>
        <w:t xml:space="preserve">Antes do </w:t>
      </w:r>
      <w:r w:rsidR="002E7AB5">
        <w:t>início</w:t>
      </w:r>
      <w:r>
        <w:t xml:space="preserve"> da revisão, </w:t>
      </w:r>
      <w:del w:id="159" w:author="Érico Souza Loewe" w:date="2020-11-09T01:20:00Z">
        <w:r>
          <w:delText xml:space="preserve">foi </w:delText>
        </w:r>
        <w:r w:rsidR="003E30FB">
          <w:delText>encontrado</w:delText>
        </w:r>
      </w:del>
      <w:ins w:id="160" w:author="Érico Souza Loewe" w:date="2020-11-09T01:20:00Z">
        <w:r w:rsidR="00A16272">
          <w:t xml:space="preserve">foram </w:t>
        </w:r>
        <w:r w:rsidR="003E30FB">
          <w:t>encontrado</w:t>
        </w:r>
        <w:r w:rsidR="00A16272">
          <w:t>s</w:t>
        </w:r>
      </w:ins>
      <w:r w:rsidR="003E30FB">
        <w:t xml:space="preserve"> </w:t>
      </w:r>
      <w:r w:rsidR="00145F98">
        <w:t>diversos</w:t>
      </w:r>
      <w:r w:rsidR="003E30FB">
        <w:t xml:space="preserve"> trabalhos relacionados através de: (i) busca genérica no Google Scholar; (</w:t>
      </w:r>
      <w:proofErr w:type="spellStart"/>
      <w:r w:rsidR="003E30FB">
        <w:t>ii</w:t>
      </w:r>
      <w:proofErr w:type="spellEnd"/>
      <w:r w:rsidR="003E30FB">
        <w:t xml:space="preserve">) indicação dos avaliadores desse trabalho. </w:t>
      </w:r>
      <w:del w:id="161" w:author="Érico Souza Loewe" w:date="2020-11-09T01:20:00Z">
        <w:r w:rsidR="00145F98">
          <w:delText>De</w:delText>
        </w:r>
        <w:r w:rsidR="004323D6">
          <w:delText>les</w:delText>
        </w:r>
      </w:del>
      <w:ins w:id="162" w:author="Érico Souza Loewe" w:date="2020-11-09T01:20:00Z">
        <w:r w:rsidR="00A16272">
          <w:t>Destes</w:t>
        </w:r>
      </w:ins>
      <w:r w:rsidR="00145F98">
        <w:t>, foram selecionados 2 para serem revisados nesse trabalho.</w:t>
      </w:r>
    </w:p>
    <w:p w14:paraId="576C0CCA" w14:textId="576D93E8" w:rsidR="000033F1" w:rsidRDefault="00F15F2F" w:rsidP="00A03108">
      <w:r>
        <w:tab/>
      </w:r>
      <w:del w:id="163" w:author="Érico Souza Loewe" w:date="2020-11-09T01:20:00Z">
        <w:r>
          <w:delText>R</w:delText>
        </w:r>
        <w:r w:rsidR="0062433B">
          <w:delText>ealizado</w:delText>
        </w:r>
      </w:del>
      <w:ins w:id="164" w:author="Érico Souza Loewe" w:date="2020-11-09T01:20:00Z">
        <w:r w:rsidR="00A16272">
          <w:t>Realizada</w:t>
        </w:r>
      </w:ins>
      <w:r w:rsidR="00A16272">
        <w:t xml:space="preserve"> </w:t>
      </w:r>
      <w:r>
        <w:t>a</w:t>
      </w:r>
      <w:r w:rsidR="0062433B">
        <w:t xml:space="preserve"> busca genérica no Google Scholar em busca de trabalhos relacionados ao tema desse trabalho, </w:t>
      </w:r>
      <w:del w:id="165" w:author="Érico Souza Loewe" w:date="2020-11-09T01:20:00Z">
        <w:r w:rsidR="0062433B">
          <w:delText>na busca, foi priorizado</w:delText>
        </w:r>
      </w:del>
      <w:ins w:id="166" w:author="Érico Souza Loewe" w:date="2020-11-09T01:20:00Z">
        <w:r w:rsidR="00A16272">
          <w:t>foram</w:t>
        </w:r>
        <w:r w:rsidR="0062433B">
          <w:t xml:space="preserve"> priorizado</w:t>
        </w:r>
        <w:r w:rsidR="00A16272">
          <w:t>s</w:t>
        </w:r>
      </w:ins>
      <w:r w:rsidR="0062433B">
        <w:t xml:space="preserve"> os trabalhos em </w:t>
      </w:r>
      <w:del w:id="167" w:author="Érico Souza Loewe" w:date="2020-11-09T01:20:00Z">
        <w:r w:rsidR="0062433B">
          <w:delText>portugues</w:delText>
        </w:r>
      </w:del>
      <w:ins w:id="168" w:author="Érico Souza Loewe" w:date="2020-11-09T01:20:00Z">
        <w:r w:rsidR="0062433B">
          <w:t>portugu</w:t>
        </w:r>
        <w:r w:rsidR="00A16272">
          <w:t>ê</w:t>
        </w:r>
        <w:r w:rsidR="0062433B">
          <w:t>s</w:t>
        </w:r>
      </w:ins>
      <w:r w:rsidR="0062433B">
        <w:t>, para dar uma visão clara e rápida do assunto.</w:t>
      </w:r>
      <w:r w:rsidR="005345CB">
        <w:t xml:space="preserve"> E nessa busca foi encontrado o seguinte trabalho: </w:t>
      </w:r>
      <w:r w:rsidR="00162F77">
        <w:t>“</w:t>
      </w:r>
      <w:r w:rsidR="005345CB">
        <w:t xml:space="preserve">Desenvolvimento de um Sistema de Recomendação Musical Sensível ao </w:t>
      </w:r>
      <w:commentRangeStart w:id="169"/>
      <w:r w:rsidR="005345CB">
        <w:t>Contexto</w:t>
      </w:r>
      <w:commentRangeEnd w:id="169"/>
      <w:ins w:id="170" w:author="Érico Souza Loewe" w:date="2020-11-09T01:20:00Z">
        <w:r w:rsidR="00A16272">
          <w:rPr>
            <w:rStyle w:val="Refdecomentrio"/>
          </w:rPr>
          <w:commentReference w:id="169"/>
        </w:r>
        <w:r w:rsidR="00162F77">
          <w:t>”</w:t>
        </w:r>
        <w:r w:rsidR="002E64DE">
          <w:t>.</w:t>
        </w:r>
        <w:r w:rsidR="00DB7781">
          <w:t xml:space="preserve"> </w:t>
        </w:r>
      </w:ins>
      <w:moveToRangeStart w:id="171" w:author="Érico Souza Loewe" w:date="2020-11-09T01:20:00Z" w:name="move55777229"/>
      <w:moveTo w:id="172" w:author="Érico Souza Loewe" w:date="2020-11-09T01:20:00Z">
        <w:r w:rsidR="00DB7781">
          <w:fldChar w:fldCharType="begin" w:fldLock="1"/>
        </w:r>
        <w:r w:rsidR="00052B47">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DB7781">
          <w:fldChar w:fldCharType="separate"/>
        </w:r>
        <w:r w:rsidR="00DB7781" w:rsidRPr="00DB7781">
          <w:rPr>
            <w:noProof/>
          </w:rPr>
          <w:t>(ALIAGA, 2018)</w:t>
        </w:r>
        <w:r w:rsidR="00DB7781">
          <w:fldChar w:fldCharType="end"/>
        </w:r>
      </w:moveTo>
      <w:moveToRangeEnd w:id="171"/>
      <w:del w:id="173" w:author="Érico Souza Loewe" w:date="2020-11-09T01:20:00Z">
        <w:r w:rsidR="00162F77">
          <w:delText>”</w:delText>
        </w:r>
        <w:r w:rsidR="002E64DE">
          <w:delText>.</w:delText>
        </w:r>
      </w:del>
    </w:p>
    <w:p w14:paraId="5F5D1DCB" w14:textId="7975DE6B" w:rsidR="00492B46" w:rsidRDefault="00514BC2" w:rsidP="00A03108">
      <w:r>
        <w:tab/>
      </w:r>
      <w:del w:id="174" w:author="Érico Souza Loewe" w:date="2020-11-09T01:20:00Z">
        <w:r w:rsidR="009F657E">
          <w:delText>O</w:delText>
        </w:r>
      </w:del>
      <w:ins w:id="175" w:author="Érico Souza Loewe" w:date="2020-11-09T01:20:00Z">
        <w:r w:rsidR="00A16272">
          <w:t>Esse</w:t>
        </w:r>
      </w:ins>
      <w:r w:rsidR="00A16272">
        <w:t xml:space="preserve"> </w:t>
      </w:r>
      <w:r w:rsidR="009F657E">
        <w:t>trabalho teve como objetivo desenvolver o modelo de um sistema sensível ao contexto</w:t>
      </w:r>
      <w:r w:rsidR="00A96B8A">
        <w:t xml:space="preserve">, utilizando das técnicas clássicas de recomendação, aplicando uma camada </w:t>
      </w:r>
      <w:del w:id="176" w:author="Érico Souza Loewe" w:date="2020-11-09T01:20:00Z">
        <w:r w:rsidR="00A96B8A">
          <w:delText xml:space="preserve">de </w:delText>
        </w:r>
      </w:del>
      <w:r w:rsidR="00A96B8A">
        <w:t>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w:t>
      </w:r>
      <w:del w:id="177" w:author="Érico Souza Loewe" w:date="2020-11-09T01:20:00Z">
        <w:r w:rsidR="005F30BB">
          <w:delText>realiza</w:delText>
        </w:r>
      </w:del>
      <w:ins w:id="178" w:author="Érico Souza Loewe" w:date="2020-11-09T01:20:00Z">
        <w:r w:rsidR="005F30BB">
          <w:t>realiz</w:t>
        </w:r>
        <w:r w:rsidR="00A16272">
          <w:t>á</w:t>
        </w:r>
      </w:ins>
      <w:r w:rsidR="009524B1">
        <w:t>-la</w:t>
      </w:r>
      <w:r w:rsidR="005F30BB">
        <w:t>, o qual é o mais amplamente utilizado</w:t>
      </w:r>
      <w:r w:rsidR="00B0596C">
        <w:t xml:space="preserve"> </w:t>
      </w:r>
      <w:r w:rsidR="00B0596C" w:rsidRPr="00B0596C">
        <w:t>para esse tipo de recomendação</w:t>
      </w:r>
      <w:r w:rsidR="005F30BB">
        <w:t xml:space="preserve"> conforme</w:t>
      </w:r>
      <w:r w:rsidR="009B22AD">
        <w:t xml:space="preserve"> </w:t>
      </w:r>
      <w:ins w:id="179" w:author="Érico Souza Loewe" w:date="2020-11-09T01:20:00Z">
        <w:r w:rsidR="009B22AD">
          <w:fldChar w:fldCharType="begin" w:fldLock="1"/>
        </w:r>
        <w:r w:rsidR="00A97AB4">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rsidR="009B22AD">
          <w:fldChar w:fldCharType="separate"/>
        </w:r>
        <w:r w:rsidR="009B22AD" w:rsidRPr="009B22AD">
          <w:rPr>
            <w:noProof/>
          </w:rPr>
          <w:t>(ALIAGA, 2018</w:t>
        </w:r>
        <w:r w:rsidR="00571D46">
          <w:rPr>
            <w:noProof/>
          </w:rPr>
          <w:t xml:space="preserve"> apud</w:t>
        </w:r>
        <w:r w:rsidR="009B22AD">
          <w:rPr>
            <w:noProof/>
          </w:rPr>
          <w:t xml:space="preserve"> </w:t>
        </w:r>
        <w:r w:rsidR="003F318F" w:rsidRPr="005F30BB">
          <w:rPr>
            <w:noProof/>
          </w:rPr>
          <w:t>BOBADILLA</w:t>
        </w:r>
        <w:r w:rsidR="009B22AD" w:rsidRPr="005F30BB">
          <w:rPr>
            <w:noProof/>
          </w:rPr>
          <w:t xml:space="preserve"> et al.</w:t>
        </w:r>
        <w:r w:rsidR="009B22AD">
          <w:rPr>
            <w:noProof/>
          </w:rPr>
          <w:t>, 2013</w:t>
        </w:r>
        <w:r w:rsidR="008D071A">
          <w:rPr>
            <w:noProof/>
          </w:rPr>
          <w:t>, p. 43</w:t>
        </w:r>
        <w:r w:rsidR="009B22AD" w:rsidRPr="009B22AD">
          <w:rPr>
            <w:noProof/>
          </w:rPr>
          <w:t>)</w:t>
        </w:r>
        <w:r w:rsidR="009B22AD">
          <w:fldChar w:fldCharType="end"/>
        </w:r>
        <w:r w:rsidR="00286FFE">
          <w:t>.</w:t>
        </w:r>
      </w:ins>
      <w:moveFromRangeStart w:id="180" w:author="Érico Souza Loewe" w:date="2020-11-09T01:20:00Z" w:name="move55777229"/>
      <w:moveFrom w:id="181" w:author="Érico Souza Loewe" w:date="2020-11-09T01:20:00Z">
        <w:r w:rsidR="00DB7781">
          <w:fldChar w:fldCharType="begin" w:fldLock="1"/>
        </w:r>
        <w:r w:rsidR="00052B47">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DB7781">
          <w:fldChar w:fldCharType="separate"/>
        </w:r>
        <w:r w:rsidR="00DB7781" w:rsidRPr="00DB7781">
          <w:rPr>
            <w:noProof/>
          </w:rPr>
          <w:t>(ALIAGA, 2018)</w:t>
        </w:r>
        <w:r w:rsidR="00DB7781">
          <w:fldChar w:fldCharType="end"/>
        </w:r>
      </w:moveFrom>
      <w:moveFromRangeEnd w:id="180"/>
      <w:del w:id="182" w:author="Érico Souza Loewe" w:date="2020-11-09T01:20:00Z">
        <w:r w:rsidR="007A1A11">
          <w:delText xml:space="preserve"> </w:delText>
        </w:r>
        <w:r w:rsidR="005F30BB">
          <w:delText>(</w:delText>
        </w:r>
        <w:r w:rsidR="0066337F">
          <w:delText xml:space="preserve">fazer </w:delText>
        </w:r>
        <w:r w:rsidR="005F30BB">
          <w:delText xml:space="preserve">apud </w:delText>
        </w:r>
        <w:r w:rsidR="005F30BB" w:rsidRPr="005F30BB">
          <w:delText>Bobadilla et al. (2013)</w:delText>
        </w:r>
        <w:r w:rsidR="0017724A">
          <w:delText>)</w:delText>
        </w:r>
        <w:r w:rsidR="00286FFE">
          <w:delText xml:space="preserve">, e é um algoritmo </w:delText>
        </w:r>
        <w:r w:rsidR="00286FFE" w:rsidRPr="00D91A83">
          <w:rPr>
            <w:i/>
          </w:rPr>
          <w:delText>lazy</w:delText>
        </w:r>
        <w:r w:rsidR="00286FFE">
          <w:delText>, isso é, não gera um modelo que precisa de treinamento.</w:delText>
        </w:r>
      </w:del>
      <w:r w:rsidR="00492B46">
        <w:t xml:space="preserve"> </w:t>
      </w:r>
    </w:p>
    <w:p w14:paraId="264C1F33" w14:textId="1D591494" w:rsidR="005A47D6" w:rsidRDefault="00492B46" w:rsidP="00A03108">
      <w:r>
        <w:tab/>
        <w:t>No trabalho</w:t>
      </w:r>
      <w:del w:id="183" w:author="Érico Souza Loewe" w:date="2020-11-09T01:20:00Z">
        <w:r>
          <w:delText>,</w:delText>
        </w:r>
      </w:del>
      <w:ins w:id="184" w:author="Érico Souza Loewe" w:date="2020-11-09T01:20:00Z">
        <w:r w:rsidR="004C3A1B">
          <w:t xml:space="preserve"> de ALIAGA (2018)</w:t>
        </w:r>
      </w:ins>
      <w:r>
        <w:t xml:space="preserve">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w:t>
      </w:r>
      <w:del w:id="185" w:author="Érico Souza Loewe" w:date="2020-11-09T01:20:00Z">
        <w:r w:rsidR="00D456E1">
          <w:delText>, foi apresentado</w:delText>
        </w:r>
      </w:del>
      <w:ins w:id="186" w:author="Érico Souza Loewe" w:date="2020-11-09T01:20:00Z">
        <w:r w:rsidR="00D456E1">
          <w:t xml:space="preserve"> </w:t>
        </w:r>
        <w:r w:rsidR="004C3A1B">
          <w:t xml:space="preserve">foram </w:t>
        </w:r>
        <w:r w:rsidR="00D456E1">
          <w:t>apresentado</w:t>
        </w:r>
        <w:r w:rsidR="004C3A1B">
          <w:t>s</w:t>
        </w:r>
      </w:ins>
      <w:r w:rsidR="00D456E1">
        <w:t xml:space="preserve">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36F798C1" w:rsidR="005F525C" w:rsidRDefault="006A66C6" w:rsidP="00A03108">
      <w:del w:id="187" w:author="Érico Souza Loewe" w:date="2020-11-09T01:20:00Z">
        <w:r>
          <w:tab/>
          <w:delText xml:space="preserve">As indicações dos avaliadores foram analisadas </w:delText>
        </w:r>
        <w:r w:rsidR="00540B36">
          <w:delText xml:space="preserve">e </w:delText>
        </w:r>
        <w:r w:rsidR="00C14A49">
          <w:delText>foi verificado que apenas uma apresentava o algoritmo utilizado</w:delText>
        </w:r>
        <w:r w:rsidR="00540B36">
          <w:delText>, que é:</w:delText>
        </w:r>
        <w:r>
          <w:delText xml:space="preserve"> “</w:delText>
        </w:r>
        <w:r w:rsidRPr="006A66C6">
          <w:delText xml:space="preserve">Effective Nearest-Neighbor Music </w:delText>
        </w:r>
        <w:r w:rsidRPr="006A66C6">
          <w:lastRenderedPageBreak/>
          <w:delText>Recommendations</w:delText>
        </w:r>
        <w:r>
          <w:delText>”.</w:delText>
        </w:r>
        <w:r w:rsidR="00540B36">
          <w:delText xml:space="preserve"> </w:delText>
        </w:r>
        <w:r w:rsidR="00425EA6">
          <w:delText>A</w:delText>
        </w:r>
        <w:r w:rsidR="00540B36">
          <w:delText xml:space="preserve"> qual </w:delText>
        </w:r>
        <w:r w:rsidR="00570C20">
          <w:delText xml:space="preserve">apresenta uma técnica hibrida de recomendação, que utiliza de uma combinação do KNN, </w:delText>
        </w:r>
        <w:r w:rsidR="002538BA">
          <w:delText>f</w:delText>
        </w:r>
        <w:r w:rsidR="00570C20">
          <w:delText xml:space="preserve">atoração de matriz e um pequeno conjunto </w:delText>
        </w:r>
        <w:r w:rsidR="002538BA">
          <w:delText>heurístico</w:delText>
        </w:r>
        <w:r w:rsidR="00540B36">
          <w:delText>.</w:delText>
        </w:r>
      </w:del>
      <w:ins w:id="188" w:author="Érico Souza Loewe" w:date="2020-11-09T01:20:00Z">
        <w:r>
          <w:tab/>
          <w:t>As indicações</w:t>
        </w:r>
        <w:r w:rsidR="00FC561D">
          <w:t xml:space="preserve"> de trabalhos relacionados realizadas pelos</w:t>
        </w:r>
        <w:r>
          <w:t xml:space="preserve"> avaliadores</w:t>
        </w:r>
        <w:r w:rsidR="00FC561D">
          <w:t xml:space="preserve"> (na revisão do anteprojeto)</w:t>
        </w:r>
        <w:r>
          <w:t xml:space="preserve"> foram analisadas </w:t>
        </w:r>
        <w:r w:rsidR="00FC561D">
          <w:t>e foi identificado o</w:t>
        </w:r>
        <w:r w:rsidR="00C14A49">
          <w:t xml:space="preserve"> algoritmo </w:t>
        </w:r>
        <w:r w:rsidR="00FC561D">
          <w:t>KNN também no trabalho</w:t>
        </w:r>
        <w:r>
          <w:t xml:space="preserve"> </w:t>
        </w:r>
        <w:commentRangeStart w:id="189"/>
        <w:r>
          <w:t>“</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t>Recommendations</w:t>
        </w:r>
        <w:proofErr w:type="spellEnd"/>
        <w:r>
          <w:t>”</w:t>
        </w:r>
        <w:commentRangeEnd w:id="189"/>
        <w:r w:rsidR="00FC561D">
          <w:rPr>
            <w:rStyle w:val="Refdecomentrio"/>
          </w:rPr>
          <w:commentReference w:id="189"/>
        </w:r>
        <w:r>
          <w:t>.</w:t>
        </w:r>
        <w:r w:rsidR="00052B47">
          <w:t xml:space="preserve"> </w:t>
        </w:r>
        <w:r w:rsidR="00052B47">
          <w:fldChar w:fldCharType="begin" w:fldLock="1"/>
        </w:r>
        <w:r w:rsidR="009B22AD">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rsidR="00052B47">
          <w:fldChar w:fldCharType="separate"/>
        </w:r>
        <w:r w:rsidR="00052B47" w:rsidRPr="00052B47">
          <w:rPr>
            <w:noProof/>
          </w:rPr>
          <w:t>(LUDEWIG et al., 2018)</w:t>
        </w:r>
        <w:r w:rsidR="00052B47">
          <w:fldChar w:fldCharType="end"/>
        </w:r>
        <w:r w:rsidR="00540B36">
          <w:t xml:space="preserve"> </w:t>
        </w:r>
        <w:r w:rsidR="00FC561D">
          <w:t>Esse trabalho</w:t>
        </w:r>
        <w:r w:rsidR="00540B36">
          <w:t xml:space="preserve"> </w:t>
        </w:r>
        <w:r w:rsidR="00570C20">
          <w:t xml:space="preserve">apresenta uma técnica hibrida de recomendação, que utiliza uma combinação do KNN, </w:t>
        </w:r>
        <w:r w:rsidR="002538BA">
          <w:t>f</w:t>
        </w:r>
        <w:r w:rsidR="00570C20">
          <w:t xml:space="preserve">atoração de matriz e um pequeno conjunto </w:t>
        </w:r>
        <w:r w:rsidR="002538BA">
          <w:t>heurístico</w:t>
        </w:r>
        <w:r w:rsidR="00540B36">
          <w:t>.</w:t>
        </w:r>
      </w:ins>
    </w:p>
    <w:p w14:paraId="57C5E034" w14:textId="08FE3161" w:rsidR="004A66A0" w:rsidRDefault="004A66A0" w:rsidP="00A03108">
      <w:pPr>
        <w:pStyle w:val="Ttulo2"/>
      </w:pPr>
      <w:bookmarkStart w:id="190" w:name="_Toc55260943"/>
      <w:bookmarkStart w:id="191" w:name="_Toc55777242"/>
      <w:r>
        <w:t>O protocolo d</w:t>
      </w:r>
      <w:r w:rsidR="00765824">
        <w:t>e</w:t>
      </w:r>
      <w:r>
        <w:t xml:space="preserve"> revisão</w:t>
      </w:r>
      <w:bookmarkEnd w:id="190"/>
      <w:bookmarkEnd w:id="191"/>
    </w:p>
    <w:p w14:paraId="42D42C32" w14:textId="1B76998A" w:rsidR="0071123B" w:rsidRDefault="0071123B" w:rsidP="00A03108">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A03108">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A03108">
      <w:pPr>
        <w:pStyle w:val="PargrafodaLista"/>
        <w:numPr>
          <w:ilvl w:val="0"/>
          <w:numId w:val="3"/>
        </w:numPr>
      </w:pPr>
      <w:r>
        <w:t xml:space="preserve">Estudos </w:t>
      </w:r>
      <w:r w:rsidR="00913C91">
        <w:t>r</w:t>
      </w:r>
      <w:r>
        <w:t>ealizados</w:t>
      </w:r>
    </w:p>
    <w:p w14:paraId="4F1E7AE9" w14:textId="6F1BD88F" w:rsidR="00D50112" w:rsidRDefault="00D50112" w:rsidP="00A03108">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A03108">
      <w:pPr>
        <w:pStyle w:val="PargrafodaLista"/>
        <w:numPr>
          <w:ilvl w:val="0"/>
          <w:numId w:val="3"/>
        </w:numPr>
      </w:pPr>
      <w:r>
        <w:t>Contextos utilizados</w:t>
      </w:r>
      <w:r w:rsidR="00804534">
        <w:t xml:space="preserve"> para recomendação</w:t>
      </w:r>
    </w:p>
    <w:p w14:paraId="2B572389" w14:textId="77777777" w:rsidR="008D579B" w:rsidRDefault="008D579B" w:rsidP="00A03108"/>
    <w:p w14:paraId="24567107" w14:textId="6D97FD19" w:rsidR="008D579B" w:rsidRDefault="008D579B" w:rsidP="00A03108">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210C75" w:rsidRDefault="008D579B" w:rsidP="00A03108">
      <w:pPr>
        <w:pStyle w:val="PargrafodaLista"/>
        <w:numPr>
          <w:ilvl w:val="0"/>
          <w:numId w:val="4"/>
        </w:numPr>
      </w:pPr>
      <w:r w:rsidRPr="00210C75">
        <w:t>RecSys</w:t>
      </w:r>
    </w:p>
    <w:p w14:paraId="26AA3250" w14:textId="2287B641" w:rsidR="008D579B" w:rsidRPr="00210C75" w:rsidRDefault="008D579B" w:rsidP="00A03108">
      <w:pPr>
        <w:pStyle w:val="PargrafodaLista"/>
        <w:numPr>
          <w:ilvl w:val="0"/>
          <w:numId w:val="4"/>
        </w:numPr>
        <w:rPr>
          <w:lang w:val="en-US"/>
        </w:rPr>
      </w:pPr>
      <w:r w:rsidRPr="00210C75">
        <w:rPr>
          <w:lang w:val="en-US"/>
        </w:rPr>
        <w:t>Machine Learning</w:t>
      </w:r>
    </w:p>
    <w:p w14:paraId="703195DE" w14:textId="61281D29" w:rsidR="008D579B" w:rsidRDefault="008D579B" w:rsidP="00A03108">
      <w:pPr>
        <w:pStyle w:val="PargrafodaLista"/>
        <w:numPr>
          <w:ilvl w:val="0"/>
          <w:numId w:val="4"/>
        </w:numPr>
      </w:pPr>
      <w:r w:rsidRPr="008D579B">
        <w:t>Sistemas de recomendação musical</w:t>
      </w:r>
    </w:p>
    <w:p w14:paraId="5C02332F" w14:textId="3175A75E" w:rsidR="008D579B" w:rsidRPr="003217A5" w:rsidRDefault="006676C9" w:rsidP="00A03108">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A03108"/>
    <w:p w14:paraId="12B874AC" w14:textId="14C3BBEC" w:rsidR="004C6DA1" w:rsidRDefault="00CC24CC" w:rsidP="00A03108">
      <w:r>
        <w:tab/>
      </w:r>
      <w:r w:rsidRPr="00CC24CC">
        <w:t xml:space="preserve">Para realizar a busca dos trabalhos relacionados </w:t>
      </w:r>
      <w:del w:id="192" w:author="Érico Souza Loewe" w:date="2020-11-09T01:20:00Z">
        <w:r w:rsidR="00936FA8">
          <w:delText>será</w:delText>
        </w:r>
      </w:del>
      <w:ins w:id="193" w:author="Érico Souza Loewe" w:date="2020-11-09T01:20:00Z">
        <w:r w:rsidR="00B472EE">
          <w:t>foi</w:t>
        </w:r>
      </w:ins>
      <w:r w:rsidR="00B472EE">
        <w:t xml:space="preserve"> </w:t>
      </w:r>
      <w:r w:rsidR="00936FA8">
        <w:t xml:space="preserve">utilizado </w:t>
      </w:r>
      <w:r w:rsidR="00C629BC">
        <w:t>o motor de busca da</w:t>
      </w:r>
      <w:r w:rsidR="00936FA8">
        <w:t xml:space="preserve"> ACM (</w:t>
      </w:r>
      <w:hyperlink r:id="rId15"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A03108">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lastRenderedPageBreak/>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A03108">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335CD1E0" w:rsidR="004A3A38" w:rsidRDefault="004A3A38" w:rsidP="00A03108">
      <w:r>
        <w:rPr>
          <w:lang w:val="en-US"/>
        </w:rPr>
        <w:tab/>
      </w:r>
      <w:r w:rsidRPr="004A3A38">
        <w:t>Com os resultados d</w:t>
      </w:r>
      <w:r>
        <w:t>a</w:t>
      </w:r>
      <w:r w:rsidRPr="004A3A38">
        <w:t xml:space="preserve"> b</w:t>
      </w:r>
      <w:r>
        <w:t>usca</w:t>
      </w:r>
      <w:ins w:id="194" w:author="Érico Souza Loewe" w:date="2020-11-09T01:20:00Z">
        <w:r w:rsidR="00B472EE">
          <w:t>,</w:t>
        </w:r>
      </w:ins>
      <w:r>
        <w:t xml:space="preserve">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7F25B179" w:rsidR="009C0BCD" w:rsidRPr="004A3A38" w:rsidRDefault="009C0BCD" w:rsidP="00A03108">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w:t>
      </w:r>
      <w:del w:id="195" w:author="Érico Souza Loewe" w:date="2020-11-09T01:20:00Z">
        <w:r w:rsidR="004F5590">
          <w:delText xml:space="preserve"> e então definir o que esse trabalho poderá agregar cientificamente </w:delText>
        </w:r>
        <w:r w:rsidR="004367EC">
          <w:delText>à</w:delText>
        </w:r>
        <w:r w:rsidR="004F5590">
          <w:delText xml:space="preserve"> </w:delText>
        </w:r>
        <w:r w:rsidR="006830A6">
          <w:delText>área</w:delText>
        </w:r>
        <w:r w:rsidR="004F5590">
          <w:delText xml:space="preserve"> de sistemas de recomendação.</w:delText>
        </w:r>
      </w:del>
      <w:ins w:id="196" w:author="Érico Souza Loewe" w:date="2020-11-09T01:20:00Z">
        <w:r w:rsidR="004F5590">
          <w:t>.</w:t>
        </w:r>
      </w:ins>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55989B0B" w:rsidR="0074777A" w:rsidRPr="004A3A38" w:rsidRDefault="0074777A" w:rsidP="00A03108">
      <w:pPr>
        <w:pStyle w:val="Ttulo2"/>
      </w:pPr>
      <w:bookmarkStart w:id="197" w:name="_Toc55260944"/>
      <w:bookmarkStart w:id="198" w:name="_Toc55777243"/>
      <w:r w:rsidRPr="004A3A38">
        <w:t>PROCURA NOS MOTORES DE BUSCA</w:t>
      </w:r>
      <w:bookmarkEnd w:id="197"/>
      <w:bookmarkEnd w:id="198"/>
    </w:p>
    <w:p w14:paraId="565BD62B" w14:textId="793D0453" w:rsidR="00B15B79" w:rsidRDefault="00C42379" w:rsidP="00A03108">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199"/>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199"/>
      <w:r w:rsidR="004A7D8A">
        <w:rPr>
          <w:rStyle w:val="Refdecomentrio"/>
        </w:rPr>
        <w:commentReference w:id="199"/>
      </w:r>
      <w:r w:rsidR="00531803">
        <w:t>ilustram esse processo</w:t>
      </w:r>
      <w:r w:rsidR="00BE1376">
        <w:t xml:space="preserve">. A </w:t>
      </w:r>
      <w:del w:id="200" w:author="Érico Souza Loewe" w:date="2020-11-09T01:20:00Z">
        <w:r w:rsidR="00BE1376">
          <w:delText>figura</w:delText>
        </w:r>
      </w:del>
      <w:ins w:id="201" w:author="Érico Souza Loewe" w:date="2020-11-09T01:20:00Z">
        <w:r w:rsidR="00B472EE">
          <w:t>F</w:t>
        </w:r>
        <w:r w:rsidR="00BE1376">
          <w:t>igura</w:t>
        </w:r>
      </w:ins>
      <w:r w:rsidR="00BE1376">
        <w:t xml:space="preserve"> 1 apresenta a </w:t>
      </w:r>
      <w:proofErr w:type="spellStart"/>
      <w:r w:rsidR="00BE1376">
        <w:t>string</w:t>
      </w:r>
      <w:proofErr w:type="spellEnd"/>
      <w:r w:rsidR="00BE1376">
        <w:t xml:space="preserve"> de busca desenvolvida no motor </w:t>
      </w:r>
      <w:del w:id="202" w:author="Érico Souza Loewe" w:date="2020-11-09T01:20:00Z">
        <w:r w:rsidR="00BE1376">
          <w:delText xml:space="preserve">de busca </w:delText>
        </w:r>
      </w:del>
      <w:r w:rsidR="00BE1376">
        <w:t xml:space="preserve">da ACM, e </w:t>
      </w:r>
      <w:del w:id="203" w:author="Érico Souza Loewe" w:date="2020-11-09T01:20:00Z">
        <w:r w:rsidR="00BE1376">
          <w:delText>a figura</w:delText>
        </w:r>
      </w:del>
      <w:ins w:id="204" w:author="Érico Souza Loewe" w:date="2020-11-09T01:20:00Z">
        <w:r w:rsidR="00BE1376">
          <w:t>a</w:t>
        </w:r>
        <w:r w:rsidR="00B472EE">
          <w:t>s</w:t>
        </w:r>
        <w:r w:rsidR="00BE1376">
          <w:t xml:space="preserve"> </w:t>
        </w:r>
        <w:r w:rsidR="00B472EE">
          <w:t>Figuras</w:t>
        </w:r>
      </w:ins>
      <w:r w:rsidR="00B472EE">
        <w:t xml:space="preserve"> </w:t>
      </w:r>
      <w:r w:rsidR="00BE1376">
        <w:t xml:space="preserve">2 e 3 apresentam respectivamente os resultados das buscas por </w:t>
      </w:r>
      <w:proofErr w:type="spellStart"/>
      <w:r w:rsidR="00BE1376" w:rsidRPr="00A351BA">
        <w:rPr>
          <w:i/>
        </w:rPr>
        <w:t>proceedings</w:t>
      </w:r>
      <w:proofErr w:type="spellEnd"/>
      <w:r w:rsidR="00BE1376">
        <w:t xml:space="preserve"> e </w:t>
      </w:r>
      <w:proofErr w:type="spellStart"/>
      <w:r w:rsidR="00BE1376" w:rsidRPr="00A351BA">
        <w:rPr>
          <w:i/>
        </w:rPr>
        <w:t>journals</w:t>
      </w:r>
      <w:proofErr w:type="spellEnd"/>
      <w:r w:rsidR="00531803">
        <w:t>.</w:t>
      </w:r>
      <w:r w:rsidR="000500A2">
        <w:t xml:space="preserve"> </w:t>
      </w:r>
      <w:r w:rsidR="00D80A53">
        <w:lastRenderedPageBreak/>
        <w:t>A quantidade de resultados apresentados na</w:t>
      </w:r>
      <w:r w:rsidR="000500A2">
        <w:t xml:space="preserve"> ACM </w:t>
      </w:r>
      <w:del w:id="205" w:author="Érico Souza Loewe" w:date="2020-11-09T01:20:00Z">
        <w:r w:rsidR="00D80A53">
          <w:delText>foram</w:delText>
        </w:r>
      </w:del>
      <w:ins w:id="206" w:author="Érico Souza Loewe" w:date="2020-11-09T01:20:00Z">
        <w:r w:rsidR="00B472EE">
          <w:t>foi de</w:t>
        </w:r>
      </w:ins>
      <w:r w:rsidR="00B472EE">
        <w:t xml:space="preserve"> </w:t>
      </w:r>
      <w:r w:rsidR="00785205">
        <w:t>15</w:t>
      </w:r>
      <w:r w:rsidR="001E1F73">
        <w:t>0</w:t>
      </w:r>
      <w:r w:rsidR="000500A2">
        <w:t xml:space="preserve"> trabalho</w:t>
      </w:r>
      <w:r w:rsidR="00D80A53">
        <w:t>s</w:t>
      </w:r>
      <w:del w:id="207" w:author="Érico Souza Loewe" w:date="2020-11-09T01:20:00Z">
        <w:r w:rsidR="003C5B9A">
          <w:delText xml:space="preserve"> relacionados a </w:delText>
        </w:r>
        <w:r w:rsidR="003C5B9A" w:rsidRPr="00D91121">
          <w:rPr>
            <w:i/>
          </w:rPr>
          <w:delText>string</w:delText>
        </w:r>
        <w:r w:rsidR="003C5B9A">
          <w:delText xml:space="preserve"> de busca</w:delText>
        </w:r>
      </w:del>
      <w:r w:rsidR="000500A2">
        <w:t>.</w:t>
      </w:r>
    </w:p>
    <w:p w14:paraId="62345A4C" w14:textId="3FDFD1C8" w:rsidR="00B472EE" w:rsidRDefault="00B472EE" w:rsidP="00A03108">
      <w:pPr>
        <w:rPr>
          <w:ins w:id="208" w:author="Érico Souza Loewe" w:date="2020-11-09T01:20:00Z"/>
        </w:rPr>
      </w:pPr>
    </w:p>
    <w:p w14:paraId="66299368" w14:textId="2E6F28EA" w:rsidR="00B472EE" w:rsidRDefault="00B472EE" w:rsidP="00A03108">
      <w:pPr>
        <w:rPr>
          <w:ins w:id="209" w:author="Érico Souza Loewe" w:date="2020-11-09T01:20:00Z"/>
        </w:rPr>
      </w:pPr>
      <w:moveToRangeStart w:id="210" w:author="Érico Souza Loewe" w:date="2020-11-09T01:20:00Z" w:name="move55777230"/>
      <w:moveTo w:id="211" w:author="Érico Souza Loewe" w:date="2020-11-09T01:20:00Z">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Pr>
            <w:noProof/>
          </w:rPr>
          <w:t xml:space="preserve"> -</w:t>
        </w:r>
        <w:r>
          <w:t xml:space="preserve"> Motor avançado de busca da</w:t>
        </w:r>
        <w:r w:rsidRPr="00A841A0">
          <w:t xml:space="preserve"> ACM</w:t>
        </w:r>
      </w:moveTo>
      <w:moveToRangeEnd w:id="210"/>
    </w:p>
    <w:p w14:paraId="5E038323" w14:textId="77777777" w:rsidR="00B00090" w:rsidRDefault="00B00090" w:rsidP="00A03108">
      <w:pPr>
        <w:pStyle w:val="Figuras"/>
      </w:pPr>
      <w:commentRangeStart w:id="212"/>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5817" cy="2484225"/>
                    </a:xfrm>
                    <a:prstGeom prst="rect">
                      <a:avLst/>
                    </a:prstGeom>
                  </pic:spPr>
                </pic:pic>
              </a:graphicData>
            </a:graphic>
          </wp:inline>
        </w:drawing>
      </w:r>
      <w:commentRangeEnd w:id="212"/>
      <w:r w:rsidR="00B472EE">
        <w:rPr>
          <w:rStyle w:val="Refdecomentrio"/>
          <w:noProof w:val="0"/>
          <w:lang w:eastAsia="en-US"/>
        </w:rPr>
        <w:commentReference w:id="212"/>
      </w:r>
    </w:p>
    <w:p w14:paraId="47CACF19" w14:textId="67AB119B" w:rsidR="00B00090" w:rsidRPr="00210C75" w:rsidRDefault="00B472EE" w:rsidP="00A03108">
      <w:pPr>
        <w:pStyle w:val="Legenda"/>
      </w:pPr>
      <w:bookmarkStart w:id="213" w:name="_Ref40822595"/>
      <w:bookmarkStart w:id="214" w:name="_Ref40822554"/>
      <w:bookmarkStart w:id="215" w:name="_Toc55260879"/>
      <w:ins w:id="216" w:author="Érico Souza Loewe" w:date="2020-11-09T01:20:00Z">
        <w:r w:rsidRPr="004D6111">
          <w:t xml:space="preserve">Fonte: </w:t>
        </w:r>
        <w:bookmarkEnd w:id="213"/>
        <w:r w:rsidRPr="004D6111">
          <w:t>Elaborado pelo autor (</w:t>
        </w:r>
        <w:r w:rsidRPr="00210C75">
          <w:t>2020)</w:t>
        </w:r>
      </w:ins>
      <w:bookmarkEnd w:id="214"/>
      <w:bookmarkEnd w:id="215"/>
      <w:moveFromRangeStart w:id="217" w:author="Érico Souza Loewe" w:date="2020-11-09T01:20:00Z" w:name="move55777230"/>
      <w:moveFrom w:id="218" w:author="Érico Souza Loewe" w:date="2020-11-09T01:20:00Z">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Pr>
            <w:noProof/>
          </w:rPr>
          <w:t xml:space="preserve"> -</w:t>
        </w:r>
        <w:r>
          <w:t xml:space="preserve"> Motor avançado de busca da</w:t>
        </w:r>
        <w:r w:rsidRPr="00A841A0">
          <w:t xml:space="preserve"> ACM</w:t>
        </w:r>
      </w:moveFrom>
      <w:moveFromRangeEnd w:id="217"/>
      <w:del w:id="219" w:author="Érico Souza Loewe" w:date="2020-11-09T01:20:00Z">
        <w:r w:rsidR="00B00090" w:rsidRPr="00A841A0">
          <w:delText xml:space="preserve"> (próprio, 2020)</w:delText>
        </w:r>
      </w:del>
    </w:p>
    <w:p w14:paraId="42D7707F" w14:textId="77777777" w:rsidR="00B00090" w:rsidRDefault="00B00090" w:rsidP="00A03108"/>
    <w:p w14:paraId="53F7643E" w14:textId="031B83C1" w:rsidR="00C42379" w:rsidRDefault="003B2512" w:rsidP="00A03108">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del w:id="220" w:author="Érico Souza Loewe" w:date="2020-11-09T01:20:00Z">
        <w:r w:rsidR="00E360C9">
          <w:delText>.</w:delText>
        </w:r>
      </w:del>
      <w:ins w:id="221" w:author="Érico Souza Loewe" w:date="2020-11-09T01:20:00Z">
        <w:r w:rsidR="001D3D9F">
          <w:t xml:space="preserve"> (2015-2020)</w:t>
        </w:r>
        <w:r w:rsidR="00E360C9">
          <w:t>.</w:t>
        </w:r>
      </w:ins>
      <w:r w:rsidR="007F09C5">
        <w:t xml:space="preserve"> </w:t>
      </w:r>
      <w:r w:rsidR="00EA567B">
        <w:t>V</w:t>
      </w:r>
      <w:r w:rsidR="007F09C5">
        <w:t xml:space="preserve">isando trazer um conteúdo </w:t>
      </w:r>
      <w:r w:rsidR="007F09C5">
        <w:lastRenderedPageBreak/>
        <w:t xml:space="preserve">mais técnico 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A03108">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7AF48AA" w:rsidR="00FC71AF" w:rsidRDefault="00B00090" w:rsidP="00A03108">
      <w:pPr>
        <w:pStyle w:val="Legenda"/>
      </w:pPr>
      <w:bookmarkStart w:id="222" w:name="_Ref40822631"/>
      <w:bookmarkStart w:id="223" w:name="_Toc55260880"/>
      <w:r w:rsidRPr="00210C75">
        <w:rPr>
          <w:highlight w:val="yellow"/>
          <w:rPrChange w:id="224" w:author="Érico Souza Loewe" w:date="2020-11-09T01:20:00Z">
            <w:rPr/>
          </w:rPrChange>
        </w:rPr>
        <w:t xml:space="preserve">Figura </w:t>
      </w:r>
      <w:r w:rsidR="00C7334A" w:rsidRPr="00210C75">
        <w:rPr>
          <w:highlight w:val="yellow"/>
          <w:rPrChange w:id="225" w:author="Érico Souza Loewe" w:date="2020-11-09T01:20:00Z">
            <w:rPr/>
          </w:rPrChange>
        </w:rPr>
        <w:fldChar w:fldCharType="begin"/>
      </w:r>
      <w:r w:rsidR="00C7334A" w:rsidRPr="00210C75">
        <w:rPr>
          <w:highlight w:val="yellow"/>
          <w:rPrChange w:id="226" w:author="Érico Souza Loewe" w:date="2020-11-09T01:20:00Z">
            <w:rPr/>
          </w:rPrChange>
        </w:rPr>
        <w:instrText xml:space="preserve"> SEQ Figura \* ARABIC </w:instrText>
      </w:r>
      <w:r w:rsidR="00C7334A" w:rsidRPr="00210C75">
        <w:rPr>
          <w:highlight w:val="yellow"/>
          <w:rPrChange w:id="227" w:author="Érico Souza Loewe" w:date="2020-11-09T01:20:00Z">
            <w:rPr/>
          </w:rPrChange>
        </w:rPr>
        <w:fldChar w:fldCharType="separate"/>
      </w:r>
      <w:r w:rsidR="00772326" w:rsidRPr="00210C75">
        <w:rPr>
          <w:highlight w:val="yellow"/>
          <w:rPrChange w:id="228" w:author="Érico Souza Loewe" w:date="2020-11-09T01:20:00Z">
            <w:rPr/>
          </w:rPrChange>
        </w:rPr>
        <w:t>2</w:t>
      </w:r>
      <w:r w:rsidR="00C7334A" w:rsidRPr="00210C75">
        <w:rPr>
          <w:highlight w:val="yellow"/>
          <w:rPrChange w:id="229" w:author="Érico Souza Loewe" w:date="2020-11-09T01:20:00Z">
            <w:rPr/>
          </w:rPrChange>
        </w:rPr>
        <w:fldChar w:fldCharType="end"/>
      </w:r>
      <w:bookmarkEnd w:id="222"/>
      <w:r w:rsidRPr="00210C75">
        <w:rPr>
          <w:highlight w:val="yellow"/>
          <w:rPrChange w:id="230" w:author="Érico Souza Loewe" w:date="2020-11-09T01:20:00Z">
            <w:rPr/>
          </w:rPrChange>
        </w:rPr>
        <w:t xml:space="preserve"> - Resultado de busca dos </w:t>
      </w:r>
      <w:proofErr w:type="spellStart"/>
      <w:r w:rsidRPr="00210C75">
        <w:rPr>
          <w:highlight w:val="yellow"/>
          <w:rPrChange w:id="231" w:author="Érico Souza Loewe" w:date="2020-11-09T01:20:00Z">
            <w:rPr/>
          </w:rPrChange>
        </w:rPr>
        <w:t>proceedings</w:t>
      </w:r>
      <w:proofErr w:type="spellEnd"/>
      <w:r w:rsidRPr="00210C75">
        <w:rPr>
          <w:highlight w:val="yellow"/>
          <w:rPrChange w:id="232" w:author="Érico Souza Loewe" w:date="2020-11-09T01:20:00Z">
            <w:rPr/>
          </w:rPrChange>
        </w:rPr>
        <w:t xml:space="preserve"> no motor de busca da ACM (próprio, 2020)</w:t>
      </w:r>
      <w:bookmarkEnd w:id="223"/>
    </w:p>
    <w:p w14:paraId="610807AF" w14:textId="3080CCD5" w:rsidR="00006881" w:rsidRDefault="00006881" w:rsidP="00A03108">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w:t>
      </w:r>
      <w:ins w:id="233" w:author="Érico Souza Loewe" w:date="2020-11-09T01:20:00Z">
        <w:r w:rsidR="009666A5">
          <w:t>,</w:t>
        </w:r>
      </w:ins>
      <w:r w:rsidR="00694946">
        <w:t xml:space="preserve"> ao invés de outras plataformas de busca como IEEE,</w:t>
      </w:r>
      <w:r w:rsidR="009666A5">
        <w:t xml:space="preserve"> é </w:t>
      </w:r>
      <w:del w:id="234" w:author="Érico Souza Loewe" w:date="2020-11-09T01:20:00Z">
        <w:r w:rsidR="00694946">
          <w:delText>devido</w:delText>
        </w:r>
      </w:del>
      <w:ins w:id="235" w:author="Érico Souza Loewe" w:date="2020-11-09T01:20:00Z">
        <w:r w:rsidR="009666A5">
          <w:t>que</w:t>
        </w:r>
      </w:ins>
      <w:r w:rsidR="009666A5">
        <w:t xml:space="preserve"> ela </w:t>
      </w:r>
      <w:del w:id="236" w:author="Érico Souza Loewe" w:date="2020-11-09T01:20:00Z">
        <w:r>
          <w:delText>possui uma grande comunidade relacionado a área de RecSys, com</w:delText>
        </w:r>
      </w:del>
      <w:ins w:id="237" w:author="Érico Souza Loewe" w:date="2020-11-09T01:20:00Z">
        <w:r w:rsidR="009666A5">
          <w:t>concentra</w:t>
        </w:r>
      </w:ins>
      <w:r w:rsidR="009666A5">
        <w:t xml:space="preserve"> </w:t>
      </w:r>
      <w:r>
        <w:t xml:space="preserve">diversas </w:t>
      </w:r>
      <w:r w:rsidR="00992898">
        <w:t>conferências</w:t>
      </w:r>
      <w:r>
        <w:t xml:space="preserve"> e eventos </w:t>
      </w:r>
      <w:r>
        <w:lastRenderedPageBreak/>
        <w:t xml:space="preserve">relacionados a </w:t>
      </w:r>
      <w:r w:rsidR="009666A5">
        <w:t>área</w:t>
      </w:r>
      <w:del w:id="238" w:author="Érico Souza Loewe" w:date="2020-11-09T01:20:00Z">
        <w:r>
          <w:delText>.</w:delText>
        </w:r>
      </w:del>
      <w:ins w:id="239" w:author="Érico Souza Loewe" w:date="2020-11-09T01:20:00Z">
        <w:r w:rsidR="009666A5">
          <w:t xml:space="preserve"> de RecSys</w:t>
        </w:r>
      </w:ins>
      <w:r w:rsidR="0048499C">
        <w:t xml:space="preserve"> </w:t>
      </w:r>
      <w:del w:id="240" w:author="Érico Souza Loewe" w:date="2020-11-09T01:20:00Z">
        <w:r w:rsidR="00992898">
          <w:fldChar w:fldCharType="begin" w:fldLock="1"/>
        </w:r>
        <w:r w:rsidR="004E28B1">
          <w:del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delInstrText>
        </w:r>
        <w:r w:rsidR="00992898">
          <w:fldChar w:fldCharType="separate"/>
        </w:r>
        <w:r w:rsidR="00992898" w:rsidRPr="00992898">
          <w:rPr>
            <w:noProof/>
          </w:rPr>
          <w:delText>(ACM RECSYS COMMUNITY., 2020)</w:delText>
        </w:r>
        <w:r w:rsidR="00992898">
          <w:fldChar w:fldCharType="end"/>
        </w:r>
      </w:del>
      <w:ins w:id="241" w:author="Érico Souza Loewe" w:date="2020-11-09T01:20:00Z">
        <w:r w:rsidR="00992898">
          <w:fldChar w:fldCharType="begin" w:fldLock="1"/>
        </w:r>
        <w:r w:rsidR="00DB778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r w:rsidR="009666A5">
          <w:t>.</w:t>
        </w:r>
      </w:ins>
    </w:p>
    <w:p w14:paraId="6CCDCBC9" w14:textId="77777777" w:rsidR="00B00090" w:rsidRDefault="00B00090" w:rsidP="00A03108">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32FB8911" w:rsidR="00B00090" w:rsidRPr="00A478F0" w:rsidRDefault="00B00090" w:rsidP="00A03108">
      <w:pPr>
        <w:pStyle w:val="Legenda"/>
      </w:pPr>
      <w:bookmarkStart w:id="242" w:name="_Ref40822641"/>
      <w:bookmarkStart w:id="243" w:name="_Toc55260881"/>
      <w:r w:rsidRPr="00210C75">
        <w:rPr>
          <w:highlight w:val="yellow"/>
          <w:rPrChange w:id="244" w:author="Érico Souza Loewe" w:date="2020-11-09T01:20:00Z">
            <w:rPr/>
          </w:rPrChange>
        </w:rPr>
        <w:t xml:space="preserve">Figura </w:t>
      </w:r>
      <w:r w:rsidR="00C7334A" w:rsidRPr="00210C75">
        <w:rPr>
          <w:highlight w:val="yellow"/>
          <w:rPrChange w:id="245" w:author="Érico Souza Loewe" w:date="2020-11-09T01:20:00Z">
            <w:rPr/>
          </w:rPrChange>
        </w:rPr>
        <w:fldChar w:fldCharType="begin"/>
      </w:r>
      <w:r w:rsidR="00C7334A" w:rsidRPr="00210C75">
        <w:rPr>
          <w:highlight w:val="yellow"/>
          <w:rPrChange w:id="246" w:author="Érico Souza Loewe" w:date="2020-11-09T01:20:00Z">
            <w:rPr/>
          </w:rPrChange>
        </w:rPr>
        <w:instrText xml:space="preserve"> SEQ Figura \* ARABIC </w:instrText>
      </w:r>
      <w:r w:rsidR="00C7334A" w:rsidRPr="00210C75">
        <w:rPr>
          <w:highlight w:val="yellow"/>
          <w:rPrChange w:id="247" w:author="Érico Souza Loewe" w:date="2020-11-09T01:20:00Z">
            <w:rPr/>
          </w:rPrChange>
        </w:rPr>
        <w:fldChar w:fldCharType="separate"/>
      </w:r>
      <w:r w:rsidR="00772326" w:rsidRPr="00210C75">
        <w:rPr>
          <w:highlight w:val="yellow"/>
          <w:rPrChange w:id="248" w:author="Érico Souza Loewe" w:date="2020-11-09T01:20:00Z">
            <w:rPr/>
          </w:rPrChange>
        </w:rPr>
        <w:t>3</w:t>
      </w:r>
      <w:r w:rsidR="00C7334A" w:rsidRPr="00210C75">
        <w:rPr>
          <w:highlight w:val="yellow"/>
          <w:rPrChange w:id="249" w:author="Érico Souza Loewe" w:date="2020-11-09T01:20:00Z">
            <w:rPr/>
          </w:rPrChange>
        </w:rPr>
        <w:fldChar w:fldCharType="end"/>
      </w:r>
      <w:bookmarkEnd w:id="242"/>
      <w:r w:rsidRPr="00210C75">
        <w:rPr>
          <w:highlight w:val="yellow"/>
          <w:rPrChange w:id="250" w:author="Érico Souza Loewe" w:date="2020-11-09T01:20:00Z">
            <w:rPr/>
          </w:rPrChange>
        </w:rPr>
        <w:t xml:space="preserve"> - Resultado de busca dos </w:t>
      </w:r>
      <w:proofErr w:type="spellStart"/>
      <w:r w:rsidRPr="00210C75">
        <w:rPr>
          <w:highlight w:val="yellow"/>
          <w:rPrChange w:id="251" w:author="Érico Souza Loewe" w:date="2020-11-09T01:20:00Z">
            <w:rPr/>
          </w:rPrChange>
        </w:rPr>
        <w:t>journals</w:t>
      </w:r>
      <w:proofErr w:type="spellEnd"/>
      <w:r w:rsidRPr="00210C75">
        <w:rPr>
          <w:highlight w:val="yellow"/>
          <w:rPrChange w:id="252" w:author="Érico Souza Loewe" w:date="2020-11-09T01:20:00Z">
            <w:rPr/>
          </w:rPrChange>
        </w:rPr>
        <w:t xml:space="preserve"> no motor de busca da ACM (próprio, 2020)</w:t>
      </w:r>
      <w:bookmarkEnd w:id="243"/>
    </w:p>
    <w:p w14:paraId="01684C1C" w14:textId="1835A110" w:rsidR="004A3A38" w:rsidRDefault="008568F7" w:rsidP="00A03108">
      <w:pPr>
        <w:pStyle w:val="Ttulo2"/>
      </w:pPr>
      <w:bookmarkStart w:id="253" w:name="_Toc55260945"/>
      <w:bookmarkStart w:id="254" w:name="_Toc55777244"/>
      <w:r w:rsidRPr="008568F7">
        <w:t>ETAPAS DA REVISÃO DOS TRABALHOS</w:t>
      </w:r>
      <w:bookmarkEnd w:id="253"/>
      <w:bookmarkEnd w:id="254"/>
    </w:p>
    <w:p w14:paraId="07248AA1" w14:textId="3E2D3729" w:rsidR="004367EC" w:rsidRDefault="005D0600" w:rsidP="00A03108">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w:t>
      </w:r>
      <w:del w:id="255" w:author="Érico Souza Loewe" w:date="2020-11-09T01:20:00Z">
        <w:r>
          <w:delText xml:space="preserve">eles: </w:delText>
        </w:r>
      </w:del>
      <w:r>
        <w:t xml:space="preserve">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ins w:id="256" w:author="Érico Souza Loewe" w:date="2020-11-09T01:20:00Z">
        <w:r w:rsidR="001338A9">
          <w:t xml:space="preserve"> Em cima d</w:t>
        </w:r>
        <w:r w:rsidR="004D6111">
          <w:t>eles</w:t>
        </w:r>
        <w:r w:rsidR="001338A9">
          <w:t xml:space="preserve">, foi realizado um filtro baseado em 3 etapas (demonstradas na </w:t>
        </w:r>
        <w:r w:rsidR="001338A9">
          <w:fldChar w:fldCharType="begin"/>
        </w:r>
        <w:r w:rsidR="001338A9">
          <w:instrText xml:space="preserve"> REF _Ref40822414 \h </w:instrText>
        </w:r>
        <w:r w:rsidR="001338A9">
          <w:fldChar w:fldCharType="separate"/>
        </w:r>
        <w:r w:rsidR="001338A9">
          <w:t xml:space="preserve">Figura </w:t>
        </w:r>
        <w:r w:rsidR="001338A9">
          <w:rPr>
            <w:noProof/>
          </w:rPr>
          <w:t>4</w:t>
        </w:r>
        <w:r w:rsidR="001338A9">
          <w:fldChar w:fldCharType="end"/>
        </w:r>
        <w:r w:rsidR="001338A9">
          <w:t>), que visam direcionar esta pesquisa para a revisão dos trabalhos que condizem com o objetivo descrito no protocolo.</w:t>
        </w:r>
      </w:ins>
    </w:p>
    <w:p w14:paraId="4AC5F8C0" w14:textId="77777777" w:rsidR="00377BBD" w:rsidRDefault="00377BBD" w:rsidP="00A03108">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6F685B16" w14:textId="0BA23179" w:rsidR="007815D6" w:rsidRDefault="00377BBD" w:rsidP="00A03108">
      <w:pPr>
        <w:pStyle w:val="Legenda"/>
      </w:pPr>
      <w:bookmarkStart w:id="257" w:name="_Ref40822414"/>
      <w:bookmarkStart w:id="258" w:name="_Ref40817235"/>
      <w:bookmarkStart w:id="259" w:name="_Toc55260882"/>
      <w:r w:rsidRPr="001F7C27">
        <w:rPr>
          <w:highlight w:val="yellow"/>
          <w:rPrChange w:id="260" w:author="Érico Souza Loewe" w:date="2020-11-09T01:20:00Z">
            <w:rPr/>
          </w:rPrChange>
        </w:rPr>
        <w:t xml:space="preserve">Figura </w:t>
      </w:r>
      <w:r w:rsidR="00C7334A" w:rsidRPr="001F7C27">
        <w:rPr>
          <w:highlight w:val="yellow"/>
          <w:rPrChange w:id="261" w:author="Érico Souza Loewe" w:date="2020-11-09T01:20:00Z">
            <w:rPr/>
          </w:rPrChange>
        </w:rPr>
        <w:fldChar w:fldCharType="begin"/>
      </w:r>
      <w:r w:rsidR="00C7334A" w:rsidRPr="001F7C27">
        <w:rPr>
          <w:highlight w:val="yellow"/>
          <w:rPrChange w:id="262" w:author="Érico Souza Loewe" w:date="2020-11-09T01:20:00Z">
            <w:rPr/>
          </w:rPrChange>
        </w:rPr>
        <w:instrText xml:space="preserve"> SEQ Figura \* ARABIC </w:instrText>
      </w:r>
      <w:r w:rsidR="00C7334A" w:rsidRPr="001F7C27">
        <w:rPr>
          <w:highlight w:val="yellow"/>
          <w:rPrChange w:id="263" w:author="Érico Souza Loewe" w:date="2020-11-09T01:20:00Z">
            <w:rPr/>
          </w:rPrChange>
        </w:rPr>
        <w:fldChar w:fldCharType="separate"/>
      </w:r>
      <w:r w:rsidR="00772326" w:rsidRPr="001F7C27">
        <w:rPr>
          <w:highlight w:val="yellow"/>
          <w:rPrChange w:id="264" w:author="Érico Souza Loewe" w:date="2020-11-09T01:20:00Z">
            <w:rPr/>
          </w:rPrChange>
        </w:rPr>
        <w:t>4</w:t>
      </w:r>
      <w:r w:rsidR="00C7334A" w:rsidRPr="001F7C27">
        <w:rPr>
          <w:highlight w:val="yellow"/>
          <w:rPrChange w:id="265" w:author="Érico Souza Loewe" w:date="2020-11-09T01:20:00Z">
            <w:rPr/>
          </w:rPrChange>
        </w:rPr>
        <w:fldChar w:fldCharType="end"/>
      </w:r>
      <w:bookmarkEnd w:id="257"/>
      <w:r w:rsidR="00412F59" w:rsidRPr="001F7C27">
        <w:rPr>
          <w:highlight w:val="yellow"/>
          <w:rPrChange w:id="266" w:author="Érico Souza Loewe" w:date="2020-11-09T01:20:00Z">
            <w:rPr/>
          </w:rPrChange>
        </w:rPr>
        <w:t xml:space="preserve"> - </w:t>
      </w:r>
      <w:r w:rsidRPr="001F7C27">
        <w:rPr>
          <w:highlight w:val="yellow"/>
          <w:rPrChange w:id="267" w:author="Érico Souza Loewe" w:date="2020-11-09T01:20:00Z">
            <w:rPr/>
          </w:rPrChange>
        </w:rPr>
        <w:t>Etapas realizadas para filtrar os trabalhos encontrados no motor de busca da ACM</w:t>
      </w:r>
      <w:bookmarkEnd w:id="258"/>
      <w:r w:rsidR="004A14AF" w:rsidRPr="001F7C27">
        <w:rPr>
          <w:highlight w:val="yellow"/>
          <w:rPrChange w:id="268" w:author="Érico Souza Loewe" w:date="2020-11-09T01:20:00Z">
            <w:rPr/>
          </w:rPrChange>
        </w:rPr>
        <w:t xml:space="preserve"> (próprio, 2020)</w:t>
      </w:r>
      <w:bookmarkEnd w:id="259"/>
    </w:p>
    <w:p w14:paraId="2DDF2826" w14:textId="5152A44E" w:rsidR="00C3617C" w:rsidRDefault="00C3617C" w:rsidP="00A03108">
      <w:pPr>
        <w:rPr>
          <w:del w:id="269" w:author="Érico Souza Loewe" w:date="2020-11-09T01:20:00Z"/>
        </w:rPr>
      </w:pPr>
      <w:del w:id="270" w:author="Érico Souza Loewe" w:date="2020-11-09T01:20:00Z">
        <w:r>
          <w:tab/>
        </w:r>
        <w:r w:rsidR="00D021DA">
          <w:delText xml:space="preserve">Em cima dos 83 trabalhos encontrados, foi realizado </w:delText>
        </w:r>
        <w:r w:rsidR="00E30761">
          <w:delText>um</w:delText>
        </w:r>
        <w:r w:rsidR="00D021DA">
          <w:delText xml:space="preserve"> </w:delText>
        </w:r>
        <w:r w:rsidR="00E30761">
          <w:delText>filtr</w:delText>
        </w:r>
        <w:r w:rsidR="003A5B9F">
          <w:delText>o</w:delText>
        </w:r>
        <w:r w:rsidR="00E30761">
          <w:delText xml:space="preserve"> </w:delText>
        </w:r>
        <w:r w:rsidR="0044472D">
          <w:delText>baseado em 3 etapas</w:delText>
        </w:r>
        <w:r w:rsidR="00377BBD">
          <w:delText xml:space="preserve"> </w:delText>
        </w:r>
        <w:r w:rsidR="004A14AF">
          <w:delText>(</w:delText>
        </w:r>
        <w:r w:rsidR="00377BBD">
          <w:delText>demonstradas na</w:delText>
        </w:r>
        <w:r w:rsidR="00ED5AA1">
          <w:delText xml:space="preserve"> </w:delText>
        </w:r>
        <w:r w:rsidR="00ED5AA1">
          <w:fldChar w:fldCharType="begin"/>
        </w:r>
        <w:r w:rsidR="00ED5AA1">
          <w:delInstrText xml:space="preserve"> REF _Ref40822414 \h </w:delInstrText>
        </w:r>
        <w:r w:rsidR="00ED5AA1">
          <w:fldChar w:fldCharType="separate"/>
        </w:r>
        <w:r w:rsidR="00ED5AA1">
          <w:delText xml:space="preserve">Figura </w:delText>
        </w:r>
        <w:r w:rsidR="00ED5AA1">
          <w:rPr>
            <w:noProof/>
          </w:rPr>
          <w:delText>4</w:delText>
        </w:r>
        <w:r w:rsidR="00ED5AA1">
          <w:fldChar w:fldCharType="end"/>
        </w:r>
        <w:r w:rsidR="004A14AF">
          <w:delText>)</w:delText>
        </w:r>
        <w:r w:rsidR="00CC1EEA">
          <w:delText xml:space="preserve">, que </w:delText>
        </w:r>
        <w:r w:rsidR="00D224A1">
          <w:delText>visam</w:delText>
        </w:r>
        <w:r w:rsidR="00CC1EEA">
          <w:delText xml:space="preserve"> direcionar esta pesquisa para a revisão dos trabalhos que condizem com o objetivo</w:delText>
        </w:r>
        <w:r w:rsidR="00940A5D">
          <w:delText xml:space="preserve"> descrito no protocolo</w:delText>
        </w:r>
        <w:r w:rsidR="00DE42B7">
          <w:delText>.</w:delText>
        </w:r>
      </w:del>
    </w:p>
    <w:p w14:paraId="6A762032" w14:textId="5CA33C91" w:rsidR="009F1D25" w:rsidRDefault="009F1D25" w:rsidP="00A03108">
      <w:r>
        <w:tab/>
      </w:r>
      <w:r w:rsidRPr="009F1D25">
        <w:t xml:space="preserve">Baseado no conhecimento obtido dos trabalhos na segunda etapa, foi realizada uma classificação deles em 4 tipos, que são: </w:t>
      </w:r>
      <w:del w:id="271" w:author="Érico Souza Loewe" w:date="2020-11-09T01:20:00Z">
        <w:r w:rsidRPr="009F1D25">
          <w:delText>Trabalhos</w:delText>
        </w:r>
      </w:del>
      <w:ins w:id="272" w:author="Érico Souza Loewe" w:date="2020-11-09T01:20:00Z">
        <w:r w:rsidR="001338A9">
          <w:t>(i) t</w:t>
        </w:r>
        <w:r w:rsidR="001338A9" w:rsidRPr="009F1D25">
          <w:t>rabalhos</w:t>
        </w:r>
      </w:ins>
      <w:r w:rsidR="001338A9" w:rsidRPr="009F1D25">
        <w:t xml:space="preserve"> </w:t>
      </w:r>
      <w:r w:rsidRPr="009F1D25">
        <w:t xml:space="preserve">que possuem relação com o foco </w:t>
      </w:r>
      <w:r w:rsidRPr="009F1D25">
        <w:lastRenderedPageBreak/>
        <w:t xml:space="preserve">de pesquisa da revisão; </w:t>
      </w:r>
      <w:del w:id="273" w:author="Érico Souza Loewe" w:date="2020-11-09T01:20:00Z">
        <w:r w:rsidRPr="009F1D25">
          <w:delText>Trabalhos</w:delText>
        </w:r>
      </w:del>
      <w:ins w:id="274" w:author="Érico Souza Loewe" w:date="2020-11-09T01:20:00Z">
        <w:r w:rsidR="001338A9">
          <w:t>(</w:t>
        </w:r>
        <w:proofErr w:type="spellStart"/>
        <w:r w:rsidR="001338A9">
          <w:t>ii</w:t>
        </w:r>
        <w:proofErr w:type="spellEnd"/>
        <w:r w:rsidR="001338A9">
          <w:t>) t</w:t>
        </w:r>
        <w:r w:rsidRPr="009F1D25">
          <w:t>rabalhos</w:t>
        </w:r>
      </w:ins>
      <w:r w:rsidRPr="009F1D25">
        <w:t xml:space="preserve"> que utilizam dos RecSys e contexto, mas que visam recomendar outros temas além da música como notícias, filmes e, produtos; </w:t>
      </w:r>
      <w:del w:id="275" w:author="Érico Souza Loewe" w:date="2020-11-09T01:20:00Z">
        <w:r w:rsidRPr="009F1D25">
          <w:delText>Trabalhos</w:delText>
        </w:r>
      </w:del>
      <w:ins w:id="276" w:author="Érico Souza Loewe" w:date="2020-11-09T01:20:00Z">
        <w:r w:rsidR="001338A9">
          <w:t>(</w:t>
        </w:r>
        <w:proofErr w:type="spellStart"/>
        <w:r w:rsidR="001338A9">
          <w:t>iii</w:t>
        </w:r>
        <w:proofErr w:type="spellEnd"/>
        <w:r w:rsidR="001338A9">
          <w:t>) t</w:t>
        </w:r>
        <w:r w:rsidR="001338A9" w:rsidRPr="009F1D25">
          <w:t>rabalhos</w:t>
        </w:r>
      </w:ins>
      <w:r w:rsidR="001338A9" w:rsidRPr="009F1D25">
        <w:t xml:space="preserve"> </w:t>
      </w:r>
      <w:r w:rsidRPr="009F1D25">
        <w:t xml:space="preserve">que utilizam dos RecSys e contexto, mas que não abordam a recomendação musical; </w:t>
      </w:r>
      <w:del w:id="277" w:author="Érico Souza Loewe" w:date="2020-11-09T01:20:00Z">
        <w:r w:rsidRPr="009F1D25">
          <w:delText>Trabalhos</w:delText>
        </w:r>
      </w:del>
      <w:ins w:id="278" w:author="Érico Souza Loewe" w:date="2020-11-09T01:20:00Z">
        <w:r w:rsidR="001338A9">
          <w:t>(</w:t>
        </w:r>
        <w:proofErr w:type="spellStart"/>
        <w:r w:rsidR="001338A9">
          <w:t>iv</w:t>
        </w:r>
        <w:proofErr w:type="spellEnd"/>
        <w:r w:rsidR="001338A9">
          <w:t>) t</w:t>
        </w:r>
        <w:r w:rsidR="001338A9" w:rsidRPr="009F1D25">
          <w:t>rabalhos</w:t>
        </w:r>
      </w:ins>
      <w:r w:rsidR="001338A9" w:rsidRPr="009F1D25">
        <w:t xml:space="preserve"> </w:t>
      </w:r>
      <w:r w:rsidRPr="009F1D25">
        <w:t xml:space="preserve">que utilizam dos RecSys musicais, mas que não </w:t>
      </w:r>
      <w:r w:rsidRPr="009F1D25">
        <w:lastRenderedPageBreak/>
        <w:t xml:space="preserve">utilizam o contexto nas </w:t>
      </w:r>
      <w:commentRangeStart w:id="279"/>
      <w:r w:rsidRPr="009F1D25">
        <w:t>recomendações</w:t>
      </w:r>
      <w:commentRangeEnd w:id="279"/>
      <w:del w:id="280" w:author="Érico Souza Loewe" w:date="2020-11-09T01:20:00Z">
        <w:r w:rsidRPr="009F1D25">
          <w:delText>. Foi apresentado na forma de gráfico de pizza na</w:delText>
        </w:r>
      </w:del>
      <w:ins w:id="281" w:author="Érico Souza Loewe" w:date="2020-11-09T01:20:00Z">
        <w:r w:rsidR="000B5A54">
          <w:rPr>
            <w:rStyle w:val="Refdecomentrio"/>
          </w:rPr>
          <w:commentReference w:id="279"/>
        </w:r>
        <w:r w:rsidRPr="009F1D25">
          <w:t>.</w:t>
        </w:r>
      </w:ins>
      <w:r w:rsidRPr="009F1D25">
        <w:t xml:space="preserve"> A Figura 5 </w:t>
      </w:r>
      <w:del w:id="282" w:author="Érico Souza Loewe" w:date="2020-11-09T01:20:00Z">
        <w:r w:rsidR="004A7D8A">
          <w:delText xml:space="preserve">abaixo </w:delText>
        </w:r>
      </w:del>
      <w:r w:rsidR="004A7D8A">
        <w:t>apresenta</w:t>
      </w:r>
      <w:r w:rsidR="004A7D8A" w:rsidRPr="009F1D25">
        <w:t xml:space="preserve"> </w:t>
      </w:r>
      <w:r w:rsidRPr="009F1D25">
        <w:t>a relação entre os tipos e a quantidade de artigos encontrados.</w:t>
      </w:r>
    </w:p>
    <w:p w14:paraId="295530C7" w14:textId="77777777" w:rsidR="003B56C3" w:rsidRDefault="00016710" w:rsidP="00A03108">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B7AA087" w14:textId="6B2FCBA5" w:rsidR="00016710" w:rsidRDefault="003B56C3" w:rsidP="00A03108">
      <w:pPr>
        <w:pStyle w:val="Legenda"/>
      </w:pPr>
      <w:bookmarkStart w:id="283" w:name="_Ref40822493"/>
      <w:bookmarkStart w:id="284" w:name="_Ref40822087"/>
      <w:bookmarkStart w:id="285" w:name="_Toc55260883"/>
      <w:r w:rsidRPr="001F7C27">
        <w:rPr>
          <w:highlight w:val="yellow"/>
          <w:rPrChange w:id="286" w:author="Érico Souza Loewe" w:date="2020-11-09T01:20:00Z">
            <w:rPr/>
          </w:rPrChange>
        </w:rPr>
        <w:t xml:space="preserve">Figura </w:t>
      </w:r>
      <w:r w:rsidR="00C7334A" w:rsidRPr="001F7C27">
        <w:rPr>
          <w:highlight w:val="yellow"/>
          <w:rPrChange w:id="287" w:author="Érico Souza Loewe" w:date="2020-11-09T01:20:00Z">
            <w:rPr/>
          </w:rPrChange>
        </w:rPr>
        <w:fldChar w:fldCharType="begin"/>
      </w:r>
      <w:r w:rsidR="00C7334A" w:rsidRPr="001F7C27">
        <w:rPr>
          <w:highlight w:val="yellow"/>
          <w:rPrChange w:id="288" w:author="Érico Souza Loewe" w:date="2020-11-09T01:20:00Z">
            <w:rPr/>
          </w:rPrChange>
        </w:rPr>
        <w:instrText xml:space="preserve"> SEQ Figura \* ARABIC </w:instrText>
      </w:r>
      <w:r w:rsidR="00C7334A" w:rsidRPr="001F7C27">
        <w:rPr>
          <w:highlight w:val="yellow"/>
          <w:rPrChange w:id="289" w:author="Érico Souza Loewe" w:date="2020-11-09T01:20:00Z">
            <w:rPr/>
          </w:rPrChange>
        </w:rPr>
        <w:fldChar w:fldCharType="separate"/>
      </w:r>
      <w:r w:rsidR="00772326" w:rsidRPr="001F7C27">
        <w:rPr>
          <w:highlight w:val="yellow"/>
          <w:rPrChange w:id="290" w:author="Érico Souza Loewe" w:date="2020-11-09T01:20:00Z">
            <w:rPr/>
          </w:rPrChange>
        </w:rPr>
        <w:t>5</w:t>
      </w:r>
      <w:r w:rsidR="00C7334A" w:rsidRPr="001F7C27">
        <w:rPr>
          <w:highlight w:val="yellow"/>
          <w:rPrChange w:id="291" w:author="Érico Souza Loewe" w:date="2020-11-09T01:20:00Z">
            <w:rPr/>
          </w:rPrChange>
        </w:rPr>
        <w:fldChar w:fldCharType="end"/>
      </w:r>
      <w:bookmarkEnd w:id="283"/>
      <w:r w:rsidRPr="001F7C27">
        <w:rPr>
          <w:highlight w:val="yellow"/>
          <w:rPrChange w:id="292" w:author="Érico Souza Loewe" w:date="2020-11-09T01:20:00Z">
            <w:rPr/>
          </w:rPrChange>
        </w:rPr>
        <w:t xml:space="preserve"> - Filtro em cima dos trabalhos selecionados </w:t>
      </w:r>
      <w:r w:rsidR="00E465CE" w:rsidRPr="001F7C27">
        <w:rPr>
          <w:highlight w:val="yellow"/>
          <w:rPrChange w:id="293" w:author="Érico Souza Loewe" w:date="2020-11-09T01:20:00Z">
            <w:rPr/>
          </w:rPrChange>
        </w:rPr>
        <w:t>através</w:t>
      </w:r>
      <w:r w:rsidRPr="001F7C27">
        <w:rPr>
          <w:highlight w:val="yellow"/>
          <w:rPrChange w:id="294" w:author="Érico Souza Loewe" w:date="2020-11-09T01:20:00Z">
            <w:rPr/>
          </w:rPrChange>
        </w:rPr>
        <w:t xml:space="preserve"> do resumo (próprio, 2020)</w:t>
      </w:r>
      <w:bookmarkEnd w:id="284"/>
      <w:bookmarkEnd w:id="285"/>
    </w:p>
    <w:p w14:paraId="1201F167" w14:textId="0ED72CA8" w:rsidR="00CA77E5" w:rsidRPr="00CA77E5" w:rsidRDefault="00CA77E5" w:rsidP="00A03108"/>
    <w:p w14:paraId="79ACB8DA" w14:textId="1C16783D" w:rsidR="009F7EBE" w:rsidRDefault="002F7588" w:rsidP="00A03108">
      <w:pPr>
        <w:pStyle w:val="Ttulo3"/>
      </w:pPr>
      <w:r>
        <w:tab/>
      </w:r>
      <w:bookmarkStart w:id="295" w:name="_Toc55260946"/>
      <w:bookmarkStart w:id="296" w:name="_Toc55777245"/>
      <w:r w:rsidR="00B662FD">
        <w:t>Trabalhos selecionados</w:t>
      </w:r>
      <w:bookmarkEnd w:id="295"/>
      <w:bookmarkEnd w:id="296"/>
    </w:p>
    <w:p w14:paraId="250F842B" w14:textId="26932BFA" w:rsidR="0012444C" w:rsidRPr="0012444C" w:rsidRDefault="0012444C" w:rsidP="00A03108">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del w:id="297" w:author="Érico Souza Loewe" w:date="2020-11-09T01:20:00Z">
        <w:r w:rsidR="004A7D8A">
          <w:delText xml:space="preserve"> abaixo,</w:delText>
        </w:r>
      </w:del>
      <w:ins w:id="298" w:author="Érico Souza Loewe" w:date="2020-11-09T01:20:00Z">
        <w:r w:rsidR="004A7D8A">
          <w:t>,</w:t>
        </w:r>
      </w:ins>
      <w:r w:rsidR="004A7D8A">
        <w:t xml:space="preserve"> resultou em </w:t>
      </w:r>
      <w:commentRangeStart w:id="299"/>
      <w:commentRangeStart w:id="300"/>
      <w:r w:rsidRPr="0012444C">
        <w:t xml:space="preserve">4 trabalhos relacionados </w:t>
      </w:r>
      <w:commentRangeEnd w:id="299"/>
      <w:r w:rsidR="004A7D8A">
        <w:rPr>
          <w:rStyle w:val="Refdecomentrio"/>
        </w:rPr>
        <w:commentReference w:id="299"/>
      </w:r>
      <w:commentRangeEnd w:id="300"/>
      <w:r w:rsidR="0050196A">
        <w:rPr>
          <w:rStyle w:val="Refdecomentrio"/>
        </w:rPr>
        <w:commentReference w:id="300"/>
      </w:r>
      <w:r w:rsidRPr="0012444C">
        <w:t>ao objetivo descrito no protocolo de revisão desse trabalho.</w:t>
      </w:r>
    </w:p>
    <w:p w14:paraId="4D2BFBE4" w14:textId="77777777" w:rsidR="00377BBD" w:rsidRDefault="00377BBD" w:rsidP="00A03108">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2B6B47AD" w14:textId="24038EF5" w:rsidR="00377BBD" w:rsidRDefault="00377BBD" w:rsidP="00A03108">
      <w:pPr>
        <w:pStyle w:val="Legenda"/>
      </w:pPr>
      <w:bookmarkStart w:id="301" w:name="_Ref40822509"/>
      <w:bookmarkStart w:id="302" w:name="_Ref40821926"/>
      <w:bookmarkStart w:id="303" w:name="_Toc55260884"/>
      <w:r w:rsidRPr="001F7C27">
        <w:rPr>
          <w:highlight w:val="yellow"/>
          <w:rPrChange w:id="304" w:author="Érico Souza Loewe" w:date="2020-11-09T01:20:00Z">
            <w:rPr/>
          </w:rPrChange>
        </w:rPr>
        <w:t xml:space="preserve">Figura </w:t>
      </w:r>
      <w:r w:rsidR="00C7334A" w:rsidRPr="001F7C27">
        <w:rPr>
          <w:highlight w:val="yellow"/>
          <w:rPrChange w:id="305" w:author="Érico Souza Loewe" w:date="2020-11-09T01:20:00Z">
            <w:rPr/>
          </w:rPrChange>
        </w:rPr>
        <w:fldChar w:fldCharType="begin"/>
      </w:r>
      <w:r w:rsidR="00C7334A" w:rsidRPr="001F7C27">
        <w:rPr>
          <w:highlight w:val="yellow"/>
          <w:rPrChange w:id="306" w:author="Érico Souza Loewe" w:date="2020-11-09T01:20:00Z">
            <w:rPr/>
          </w:rPrChange>
        </w:rPr>
        <w:instrText xml:space="preserve"> SEQ Figura \* ARABIC </w:instrText>
      </w:r>
      <w:r w:rsidR="00C7334A" w:rsidRPr="001F7C27">
        <w:rPr>
          <w:highlight w:val="yellow"/>
          <w:rPrChange w:id="307" w:author="Érico Souza Loewe" w:date="2020-11-09T01:20:00Z">
            <w:rPr/>
          </w:rPrChange>
        </w:rPr>
        <w:fldChar w:fldCharType="separate"/>
      </w:r>
      <w:r w:rsidR="00772326" w:rsidRPr="001F7C27">
        <w:rPr>
          <w:highlight w:val="yellow"/>
          <w:rPrChange w:id="308" w:author="Érico Souza Loewe" w:date="2020-11-09T01:20:00Z">
            <w:rPr/>
          </w:rPrChange>
        </w:rPr>
        <w:t>6</w:t>
      </w:r>
      <w:r w:rsidR="00C7334A" w:rsidRPr="001F7C27">
        <w:rPr>
          <w:highlight w:val="yellow"/>
          <w:rPrChange w:id="309" w:author="Érico Souza Loewe" w:date="2020-11-09T01:20:00Z">
            <w:rPr/>
          </w:rPrChange>
        </w:rPr>
        <w:fldChar w:fldCharType="end"/>
      </w:r>
      <w:bookmarkEnd w:id="301"/>
      <w:r w:rsidR="00052712" w:rsidRPr="001F7C27">
        <w:rPr>
          <w:highlight w:val="yellow"/>
          <w:rPrChange w:id="310" w:author="Érico Souza Loewe" w:date="2020-11-09T01:20:00Z">
            <w:rPr/>
          </w:rPrChange>
        </w:rPr>
        <w:t xml:space="preserve"> - </w:t>
      </w:r>
      <w:r w:rsidRPr="001F7C27">
        <w:rPr>
          <w:highlight w:val="yellow"/>
          <w:rPrChange w:id="311" w:author="Érico Souza Loewe" w:date="2020-11-09T01:20:00Z">
            <w:rPr/>
          </w:rPrChange>
        </w:rPr>
        <w:t>Procedimento de filtro realizado baseado nos trabalhos encontrados no motor de busca da ACM (próprio, 2020)</w:t>
      </w:r>
      <w:bookmarkEnd w:id="302"/>
      <w:bookmarkEnd w:id="303"/>
    </w:p>
    <w:p w14:paraId="3366D774" w14:textId="23416EAB" w:rsidR="005424C2" w:rsidRDefault="005424C2" w:rsidP="00A03108"/>
    <w:p w14:paraId="7A5B0100" w14:textId="2E0303D3" w:rsidR="00215DF2" w:rsidRDefault="005424C2" w:rsidP="00A03108">
      <w:r>
        <w:tab/>
      </w:r>
      <w:r w:rsidR="00966D0F">
        <w:t>Foi</w:t>
      </w:r>
      <w:r w:rsidR="003C36AB" w:rsidRPr="003C36AB">
        <w:t xml:space="preserve"> </w:t>
      </w:r>
      <w:del w:id="312" w:author="Érico Souza Loewe" w:date="2020-11-09T01:20:00Z">
        <w:r w:rsidR="003C36AB" w:rsidRPr="003C36AB">
          <w:delText>realizado</w:delText>
        </w:r>
      </w:del>
      <w:ins w:id="313" w:author="Érico Souza Loewe" w:date="2020-11-09T01:20:00Z">
        <w:r w:rsidR="003C36AB" w:rsidRPr="003C36AB">
          <w:t>realizad</w:t>
        </w:r>
        <w:r w:rsidR="000B5A54">
          <w:t>a</w:t>
        </w:r>
      </w:ins>
      <w:r w:rsidR="003C36AB" w:rsidRPr="003C36AB">
        <w:t xml:space="preserve"> uma </w:t>
      </w:r>
      <w:r w:rsidR="00596DCA">
        <w:t>revisão</w:t>
      </w:r>
      <w:r w:rsidR="003C36AB" w:rsidRPr="003C36AB">
        <w:t xml:space="preserve"> nesses trabalhos</w:t>
      </w:r>
      <w:ins w:id="314" w:author="Érico Souza Loewe" w:date="2020-11-09T01:20:00Z">
        <w:r w:rsidR="000B5A54">
          <w:t>,</w:t>
        </w:r>
      </w:ins>
      <w:r w:rsidR="003C36AB" w:rsidRPr="003C36AB">
        <w:t xml:space="preserve"> </w:t>
      </w:r>
      <w:r w:rsidR="00596DCA">
        <w:t>a qual</w:t>
      </w:r>
      <w:r w:rsidR="00966D0F">
        <w:t xml:space="preserve"> foi apresentad</w:t>
      </w:r>
      <w:r w:rsidR="00A50AE1">
        <w:t>a</w:t>
      </w:r>
      <w:r w:rsidR="00966D0F">
        <w:t xml:space="preserve"> </w:t>
      </w:r>
      <w:r w:rsidR="003C36AB" w:rsidRPr="003C36AB">
        <w:t xml:space="preserve">nas próximas seções. </w:t>
      </w:r>
      <w:del w:id="315" w:author="Érico Souza Loewe" w:date="2020-11-09T01:20:00Z">
        <w:r w:rsidR="003C36AB" w:rsidRPr="003C36AB">
          <w:delText>Onde, em</w:delText>
        </w:r>
      </w:del>
      <w:ins w:id="316" w:author="Érico Souza Loewe" w:date="2020-11-09T01:20:00Z">
        <w:r w:rsidR="000B5A54">
          <w:t>E</w:t>
        </w:r>
        <w:r w:rsidR="003C36AB" w:rsidRPr="003C36AB">
          <w:t>m</w:t>
        </w:r>
      </w:ins>
      <w:r w:rsidR="003C36AB" w:rsidRPr="003C36AB">
        <w:t xml:space="preserve">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317"/>
      <w:r w:rsidR="0060257A">
        <w:t>breve</w:t>
      </w:r>
      <w:r w:rsidR="0050196A">
        <w:t xml:space="preserve"> resumo</w:t>
      </w:r>
      <w:r w:rsidR="003C36AB" w:rsidRPr="003C36AB">
        <w:t xml:space="preserve"> </w:t>
      </w:r>
      <w:commentRangeEnd w:id="317"/>
      <w:r w:rsidR="004A7D8A">
        <w:rPr>
          <w:rStyle w:val="Refdecomentrio"/>
        </w:rPr>
        <w:commentReference w:id="317"/>
      </w:r>
      <w:r w:rsidR="003C36AB" w:rsidRPr="003C36AB">
        <w:t xml:space="preserve">do que foi desenvolvido e no fim, </w:t>
      </w:r>
      <w:del w:id="318" w:author="Érico Souza Loewe" w:date="2020-11-09T01:20:00Z">
        <w:r w:rsidR="00DA0CBF">
          <w:delText>foi</w:delText>
        </w:r>
        <w:r w:rsidR="003C36AB" w:rsidRPr="003C36AB">
          <w:delText xml:space="preserve"> respondido</w:delText>
        </w:r>
      </w:del>
      <w:ins w:id="319" w:author="Érico Souza Loewe" w:date="2020-11-09T01:20:00Z">
        <w:r w:rsidR="000B5A54">
          <w:t>foram respondidas</w:t>
        </w:r>
      </w:ins>
      <w:r w:rsidR="003C36AB" w:rsidRPr="003C36AB">
        <w:t xml:space="preserve"> as seguintes perguntas:</w:t>
      </w:r>
    </w:p>
    <w:p w14:paraId="5BDE3725" w14:textId="61EF66C3" w:rsidR="00302ACD" w:rsidRPr="00E279E5" w:rsidRDefault="00302ACD" w:rsidP="00A03108">
      <w:pPr>
        <w:pStyle w:val="Listas1"/>
      </w:pPr>
      <w:r w:rsidRPr="00E279E5">
        <w:t>Qual o problema que ele resolveu?</w:t>
      </w:r>
    </w:p>
    <w:p w14:paraId="38464060" w14:textId="5C11DCFB" w:rsidR="00615D0C" w:rsidRDefault="00615D0C" w:rsidP="00A03108">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A03108">
      <w:pPr>
        <w:pStyle w:val="Listas1"/>
      </w:pPr>
      <w:r w:rsidRPr="00E279E5">
        <w:t>Quais técnicas foram usadas?</w:t>
      </w:r>
    </w:p>
    <w:p w14:paraId="79CDD4B0" w14:textId="199E101D" w:rsidR="00F4777A" w:rsidRDefault="00F4777A" w:rsidP="00A03108">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A03108">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A03108">
      <w:pPr>
        <w:pStyle w:val="Listas1"/>
      </w:pPr>
      <w:r w:rsidRPr="00E279E5">
        <w:t>Qual a base de treinamento e teste?</w:t>
      </w:r>
    </w:p>
    <w:p w14:paraId="729234C2" w14:textId="60984C22" w:rsidR="00F05B21" w:rsidRDefault="00F05B21" w:rsidP="00A03108">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A03108">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A03108">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A03108">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A03108">
      <w:pPr>
        <w:pStyle w:val="Listas1"/>
      </w:pPr>
      <w:r w:rsidRPr="00E279E5">
        <w:t>Como é obtido o contexto?</w:t>
      </w:r>
    </w:p>
    <w:p w14:paraId="00D8101E" w14:textId="01FE5FE3" w:rsidR="003771F4" w:rsidRDefault="003771F4" w:rsidP="00A03108">
      <w:pPr>
        <w:pStyle w:val="PargrafodaLista"/>
        <w:numPr>
          <w:ilvl w:val="1"/>
          <w:numId w:val="5"/>
        </w:numPr>
      </w:pPr>
      <w:r>
        <w:t>O usuário pode auxiliar na definição do contexto?</w:t>
      </w:r>
    </w:p>
    <w:p w14:paraId="261CE855" w14:textId="67B75F83" w:rsidR="00530530" w:rsidRDefault="00DC3A27" w:rsidP="00A03108">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A03108">
      <w:pPr>
        <w:pStyle w:val="Listas1"/>
      </w:pPr>
      <w:r w:rsidRPr="00BE64A0">
        <w:t>A recomendação atingiu as expectativas do usuário?</w:t>
      </w:r>
    </w:p>
    <w:p w14:paraId="0BC660E5" w14:textId="137F9354" w:rsidR="002F37B9" w:rsidRDefault="002F37B9" w:rsidP="00A03108">
      <w:pPr>
        <w:pStyle w:val="PargrafodaLista"/>
        <w:numPr>
          <w:ilvl w:val="1"/>
          <w:numId w:val="5"/>
        </w:numPr>
      </w:pPr>
      <w:r>
        <w:t>Quais foram os critérios de qualidade utilizado</w:t>
      </w:r>
      <w:r w:rsidR="00947D5D">
        <w:t>s</w:t>
      </w:r>
      <w:r>
        <w:t>?</w:t>
      </w:r>
    </w:p>
    <w:p w14:paraId="2043AFCB" w14:textId="78A6817E" w:rsidR="00101A83" w:rsidRDefault="00101A83" w:rsidP="00A03108">
      <w:pPr>
        <w:pStyle w:val="PargrafodaLista"/>
        <w:numPr>
          <w:ilvl w:val="1"/>
          <w:numId w:val="5"/>
        </w:numPr>
      </w:pPr>
      <w:r>
        <w:t>Quantidade de usuários utilizada? (tamanho da base)</w:t>
      </w:r>
    </w:p>
    <w:p w14:paraId="0EA2F1BE" w14:textId="79B15FCA" w:rsidR="00FE1979" w:rsidRDefault="00ED094B" w:rsidP="00A03108">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A03108">
      <w:pPr>
        <w:pStyle w:val="Listas1"/>
        <w:rPr>
          <w:del w:id="320" w:author="Érico Souza Loewe" w:date="2020-11-09T01:20:00Z"/>
        </w:rPr>
      </w:pPr>
      <w:del w:id="321" w:author="Érico Souza Loewe" w:date="2020-11-09T01:20:00Z">
        <w:r w:rsidRPr="00BE64A0">
          <w:delText>Tiveram outros resultados apresentados? Quais?</w:delText>
        </w:r>
      </w:del>
    </w:p>
    <w:p w14:paraId="2DC9835C" w14:textId="1958FCBB" w:rsidR="00A6577E" w:rsidRPr="00390005" w:rsidRDefault="00851B82" w:rsidP="00A03108">
      <w:pPr>
        <w:pStyle w:val="Ttulo4"/>
        <w:rPr>
          <w:lang w:val="en-US"/>
        </w:rPr>
      </w:pPr>
      <w:del w:id="322" w:author="Érico Souza Loewe" w:date="2020-11-09T01:20:00Z">
        <w:r w:rsidRPr="00851B82">
          <w:rPr>
            <w:lang w:val="en-US"/>
          </w:rPr>
          <w:delText>The New Challenges when Modeling Context through Diversity over</w:delText>
        </w:r>
        <w:r>
          <w:rPr>
            <w:lang w:val="en-US"/>
          </w:rPr>
          <w:delText xml:space="preserve"> </w:delText>
        </w:r>
        <w:r w:rsidRPr="00851B82">
          <w:rPr>
            <w:lang w:val="en-US"/>
          </w:rPr>
          <w:delText>Time in Recommender Systems</w:delText>
        </w:r>
      </w:del>
      <w:bookmarkStart w:id="323" w:name="_Ref40822269"/>
      <w:ins w:id="324" w:author="Érico Souza Loewe" w:date="2020-11-09T01:20:00Z">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325"/>
        <w:r w:rsidRPr="00851B82">
          <w:rPr>
            <w:lang w:val="en-US"/>
          </w:rPr>
          <w:t>Systems</w:t>
        </w:r>
        <w:bookmarkEnd w:id="323"/>
        <w:commentRangeEnd w:id="325"/>
        <w:r w:rsidR="000B5A54">
          <w:rPr>
            <w:rStyle w:val="Refdecomentrio"/>
            <w:i w:val="0"/>
            <w:snapToGrid/>
          </w:rPr>
          <w:commentReference w:id="325"/>
        </w:r>
        <w:r w:rsidR="00A97AB4">
          <w:rPr>
            <w:lang w:val="en-US"/>
          </w:rPr>
          <w:t xml:space="preserve"> </w:t>
        </w:r>
        <w:r w:rsidR="00A97AB4">
          <w:rPr>
            <w:lang w:val="en-US"/>
          </w:rPr>
          <w:fldChar w:fldCharType="begin" w:fldLock="1"/>
        </w:r>
        <w:r w:rsidR="00FE4EE3">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sidR="00A97AB4">
          <w:rPr>
            <w:lang w:val="en-US"/>
          </w:rPr>
          <w:fldChar w:fldCharType="separate"/>
        </w:r>
        <w:r w:rsidR="00A97AB4" w:rsidRPr="00A97AB4">
          <w:rPr>
            <w:noProof/>
            <w:lang w:val="en-US"/>
          </w:rPr>
          <w:t>(L’HUILLIER, 2016)</w:t>
        </w:r>
        <w:r w:rsidR="00A97AB4">
          <w:rPr>
            <w:lang w:val="en-US"/>
          </w:rPr>
          <w:fldChar w:fldCharType="end"/>
        </w:r>
      </w:ins>
    </w:p>
    <w:p w14:paraId="563D51F4" w14:textId="2E2112CF" w:rsidR="007A22BA" w:rsidRPr="0088087B" w:rsidRDefault="0080100E" w:rsidP="00A03108">
      <w:r w:rsidRPr="00851B82">
        <w:rPr>
          <w:lang w:val="en-US"/>
        </w:rPr>
        <w:tab/>
      </w:r>
      <w:r w:rsidR="00FA1343" w:rsidRPr="00FA1343">
        <w:t>F</w:t>
      </w:r>
      <w:r w:rsidR="00FA1343">
        <w:t>oi realizad</w:t>
      </w:r>
      <w:r w:rsidR="00AE083B">
        <w:t>a</w:t>
      </w:r>
      <w:r w:rsidR="00FA1343">
        <w:t xml:space="preserve"> a revisão do trabalho e </w:t>
      </w:r>
      <w:del w:id="326" w:author="Érico Souza Loewe" w:date="2020-11-09T01:20:00Z">
        <w:r w:rsidR="00FA1343">
          <w:delText xml:space="preserve">então </w:delText>
        </w:r>
      </w:del>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w:t>
      </w:r>
      <w:r w:rsidR="00BF04F1">
        <w:lastRenderedPageBreak/>
        <w:t xml:space="preserve">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1DBCD2E9" w:rsidR="00263DDD" w:rsidRDefault="00E9095F" w:rsidP="00A03108">
      <w:pPr>
        <w:pStyle w:val="Ttulo4"/>
        <w:rPr>
          <w:lang w:val="en-US"/>
        </w:rPr>
      </w:pPr>
      <w:bookmarkStart w:id="327" w:name="_Ref40822303"/>
      <w:del w:id="328" w:author="Érico Souza Loewe" w:date="2020-11-09T01:20:00Z">
        <w:r w:rsidRPr="00E9095F">
          <w:rPr>
            <w:lang w:val="en-US"/>
          </w:rPr>
          <w:delText>Prediction of music pairwise preferences from facial expressions</w:delText>
        </w:r>
      </w:del>
      <w:commentRangeStart w:id="329"/>
      <w:ins w:id="330" w:author="Érico Souza Loewe" w:date="2020-11-09T01:20:00Z">
        <w:r w:rsidRPr="00E9095F">
          <w:rPr>
            <w:lang w:val="en-US"/>
          </w:rPr>
          <w:t>Prediction of music pairwise preferences from facial expressions</w:t>
        </w:r>
        <w:bookmarkEnd w:id="327"/>
        <w:commentRangeEnd w:id="329"/>
        <w:r w:rsidR="00FE4EE3">
          <w:rPr>
            <w:lang w:val="en-US"/>
          </w:rPr>
          <w:t xml:space="preserve"> </w:t>
        </w:r>
        <w:r w:rsidR="00FE4EE3">
          <w:rPr>
            <w:lang w:val="en-US"/>
          </w:rPr>
          <w:fldChar w:fldCharType="begin" w:fldLock="1"/>
        </w:r>
        <w:r w:rsidR="008E74AF">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00FE4EE3">
          <w:rPr>
            <w:lang w:val="en-US"/>
          </w:rPr>
          <w:fldChar w:fldCharType="separate"/>
        </w:r>
        <w:r w:rsidR="00FE4EE3" w:rsidRPr="00FE4EE3">
          <w:rPr>
            <w:noProof/>
            <w:lang w:val="en-US"/>
          </w:rPr>
          <w:t>(TKALČIČ et al., 2019)</w:t>
        </w:r>
        <w:r w:rsidR="00FE4EE3">
          <w:rPr>
            <w:lang w:val="en-US"/>
          </w:rPr>
          <w:fldChar w:fldCharType="end"/>
        </w:r>
        <w:r w:rsidR="000B5A54">
          <w:rPr>
            <w:rStyle w:val="Refdecomentrio"/>
            <w:i w:val="0"/>
            <w:snapToGrid/>
          </w:rPr>
          <w:commentReference w:id="329"/>
        </w:r>
      </w:ins>
    </w:p>
    <w:p w14:paraId="15BC4C6C" w14:textId="53D6E766" w:rsidR="00F43E36" w:rsidRPr="009634F0" w:rsidRDefault="006D2ECB" w:rsidP="00A03108">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xml:space="preserve">. Cada usuário devia ouvir ao menos 10 segundos de cada </w:t>
      </w:r>
      <w:del w:id="331" w:author="Érico Souza Loewe" w:date="2020-11-09T01:20:00Z">
        <w:r w:rsidR="00F43E36">
          <w:delText xml:space="preserve">música em par apresentada </w:delText>
        </w:r>
      </w:del>
      <w:ins w:id="332" w:author="Érico Souza Loewe" w:date="2020-11-09T01:20:00Z">
        <w:r w:rsidR="009602FE">
          <w:t xml:space="preserve">uma das duas </w:t>
        </w:r>
        <w:r w:rsidR="001111F0">
          <w:t>músicas</w:t>
        </w:r>
        <w:r w:rsidR="009602FE">
          <w:t xml:space="preserve"> apresentadas na tela</w:t>
        </w:r>
        <w:r w:rsidR="00F43E36">
          <w:t xml:space="preserve"> </w:t>
        </w:r>
        <w:commentRangeStart w:id="333"/>
        <w:commentRangeEnd w:id="333"/>
        <w:r w:rsidR="000B5A54">
          <w:rPr>
            <w:rStyle w:val="Refdecomentrio"/>
          </w:rPr>
          <w:commentReference w:id="333"/>
        </w:r>
      </w:ins>
      <w:r w:rsidR="00F43E36">
        <w:t>e ao finalizar, poderia escolher qual música era mais adequada para se ouvir no ambiente pré-estabelecido que era seu trabalho.</w:t>
      </w:r>
      <w:r w:rsidR="00C1455B">
        <w:t xml:space="preserve"> </w:t>
      </w:r>
      <w:r w:rsidR="004C052C">
        <w:t>É n</w:t>
      </w:r>
      <w:r w:rsidR="00C1455B">
        <w:t xml:space="preserve">esse momento que </w:t>
      </w:r>
      <w:del w:id="334" w:author="Érico Souza Loewe" w:date="2020-11-09T01:20:00Z">
        <w:r w:rsidR="00C1455B">
          <w:delText>é obtido</w:delText>
        </w:r>
      </w:del>
      <w:ins w:id="335" w:author="Érico Souza Loewe" w:date="2020-11-09T01:20:00Z">
        <w:r w:rsidR="000B5A54">
          <w:t>são</w:t>
        </w:r>
        <w:r w:rsidR="00C1455B">
          <w:t xml:space="preserve"> obtido</w:t>
        </w:r>
        <w:r w:rsidR="000B5A54">
          <w:t>s</w:t>
        </w:r>
      </w:ins>
      <w:r w:rsidR="00C1455B">
        <w:t xml:space="preserve">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A03108">
      <w:pPr>
        <w:pStyle w:val="Listas1"/>
        <w:pPrChange w:id="336" w:author="Érico Souza Loewe" w:date="2020-11-09T01:20:00Z">
          <w:pPr>
            <w:pStyle w:val="Ttulo4"/>
          </w:pPr>
        </w:pPrChange>
      </w:pPr>
      <w:bookmarkStart w:id="337" w:name="_Ref40822310"/>
      <w:commentRangeStart w:id="338"/>
      <w:r>
        <w:t>Qual o problema que ele resolveu?</w:t>
      </w:r>
      <w:commentRangeEnd w:id="338"/>
      <w:r w:rsidR="00194AA6">
        <w:rPr>
          <w:rStyle w:val="Refdecomentrio"/>
          <w:snapToGrid/>
        </w:rPr>
        <w:commentReference w:id="338"/>
      </w:r>
    </w:p>
    <w:p w14:paraId="75AFC6F7" w14:textId="71E90404" w:rsidR="0084499B" w:rsidRPr="0084499B" w:rsidRDefault="0084499B" w:rsidP="00A03108">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w:t>
      </w:r>
      <w:ins w:id="339" w:author="Érico Souza Loewe" w:date="2020-11-09T01:20:00Z">
        <w:r w:rsidR="008765B4">
          <w:t>,</w:t>
        </w:r>
      </w:ins>
      <w:r w:rsidR="008A51F8">
        <w:t xml:space="preserve"> a partir de suas expressões faciais demonstradas</w:t>
      </w:r>
      <w:ins w:id="340" w:author="Érico Souza Loewe" w:date="2020-11-09T01:20:00Z">
        <w:r w:rsidR="008765B4">
          <w:t>,</w:t>
        </w:r>
      </w:ins>
      <w:r w:rsidR="008A51F8">
        <w:t xml:space="preserve"> enquanto escuta suas </w:t>
      </w:r>
      <w:r w:rsidR="00A10EB3">
        <w:t>músicas</w:t>
      </w:r>
      <w:r w:rsidR="008A51F8">
        <w:t>?</w:t>
      </w:r>
    </w:p>
    <w:p w14:paraId="7FD7C017" w14:textId="56D943D9" w:rsidR="0092303F" w:rsidRPr="0092303F" w:rsidRDefault="00413F67" w:rsidP="00A03108">
      <w:pPr>
        <w:pStyle w:val="Listas1"/>
        <w:pPrChange w:id="341" w:author="Érico Souza Loewe" w:date="2020-11-09T01:20:00Z">
          <w:pPr>
            <w:pStyle w:val="Ttulo4"/>
          </w:pPr>
        </w:pPrChange>
      </w:pPr>
      <w:r>
        <w:t>Quais técnicas foram usadas?</w:t>
      </w:r>
    </w:p>
    <w:p w14:paraId="2CC70BB5" w14:textId="6E6165A1" w:rsidR="009952AB" w:rsidRDefault="009952AB" w:rsidP="00A03108">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A03108">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5828CF43" w:rsidR="00B44EF3" w:rsidRDefault="00A170A0" w:rsidP="00A03108">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 xml:space="preserve">experimentados diversos algoritmos, e no fim, </w:t>
      </w:r>
      <w:del w:id="342" w:author="Érico Souza Loewe" w:date="2020-11-09T01:20:00Z">
        <w:r w:rsidR="00352AFF">
          <w:delText>foi utilizado</w:delText>
        </w:r>
      </w:del>
      <w:ins w:id="343" w:author="Érico Souza Loewe" w:date="2020-11-09T01:20:00Z">
        <w:r w:rsidR="008765B4">
          <w:t xml:space="preserve">foram </w:t>
        </w:r>
        <w:r w:rsidR="00352AFF">
          <w:t>utilizado</w:t>
        </w:r>
        <w:r w:rsidR="008765B4">
          <w:t>s</w:t>
        </w:r>
      </w:ins>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w:t>
      </w:r>
      <w:r w:rsidR="003975B9">
        <w:lastRenderedPageBreak/>
        <w:t>escolheram</w:t>
      </w:r>
      <w:r w:rsidR="009255A0">
        <w:t>,</w:t>
      </w:r>
      <w:r w:rsidR="003975B9">
        <w:t xml:space="preserve"> </w:t>
      </w:r>
      <w:r w:rsidR="009255A0">
        <w:t>dado a 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A03108">
      <w:pPr>
        <w:rPr>
          <w:del w:id="344" w:author="Érico Souza Loewe" w:date="2020-11-09T01:20:00Z"/>
        </w:rPr>
      </w:pPr>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238720F6" w:rsidR="009972B4" w:rsidRPr="00084447" w:rsidRDefault="009972B4" w:rsidP="00A03108">
      <w:del w:id="345" w:author="Érico Souza Loewe" w:date="2020-11-09T01:20:00Z">
        <w:r>
          <w:tab/>
        </w:r>
      </w:del>
      <w:ins w:id="346" w:author="Érico Souza Loewe" w:date="2020-11-09T01:20:00Z">
        <w:r w:rsidR="008765B4">
          <w:t xml:space="preserve"> </w:t>
        </w:r>
      </w:ins>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ins w:id="347" w:author="Érico Souza Loewe" w:date="2020-11-09T01:20:00Z">
        <w:r w:rsidR="008765B4">
          <w:t>,</w:t>
        </w:r>
      </w:ins>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A03108">
      <w:pPr>
        <w:pStyle w:val="Listas1"/>
        <w:pPrChange w:id="348" w:author="Érico Souza Loewe" w:date="2020-11-09T01:20:00Z">
          <w:pPr>
            <w:pStyle w:val="Ttulo4"/>
          </w:pPr>
        </w:pPrChange>
      </w:pPr>
      <w:r>
        <w:t>Qual a base de treinamento e teste?</w:t>
      </w:r>
    </w:p>
    <w:p w14:paraId="25F9CB4F" w14:textId="0A12E662" w:rsidR="00A36DB8" w:rsidRPr="00A36DB8" w:rsidRDefault="00A36DB8" w:rsidP="00A03108">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A03108">
      <w:pPr>
        <w:pStyle w:val="Listas1"/>
        <w:pPrChange w:id="349" w:author="Érico Souza Loewe" w:date="2020-11-09T01:20:00Z">
          <w:pPr>
            <w:pStyle w:val="Ttulo4"/>
          </w:pPr>
        </w:pPrChange>
      </w:pPr>
      <w:r>
        <w:t>Quais os contextos utilizados?</w:t>
      </w:r>
    </w:p>
    <w:p w14:paraId="7265A4A5" w14:textId="31CC7E97" w:rsidR="00A36DB8" w:rsidRDefault="00A36DB8" w:rsidP="00A03108">
      <w:r>
        <w:tab/>
      </w:r>
      <w:r w:rsidR="00AD5487">
        <w:t>O principal contexto</w:t>
      </w:r>
      <w:r w:rsidR="005C1336">
        <w:t xml:space="preserve"> utilizado</w:t>
      </w:r>
      <w:r w:rsidR="00AD5487">
        <w:t xml:space="preserve"> nesse trabalho foi</w:t>
      </w:r>
      <w:r w:rsidR="008765B4">
        <w:t xml:space="preserve"> </w:t>
      </w:r>
      <w:del w:id="350" w:author="Érico Souza Loewe" w:date="2020-11-09T01:20:00Z">
        <w:r w:rsidR="00AD5487">
          <w:delText>as</w:delText>
        </w:r>
      </w:del>
      <w:ins w:id="351" w:author="Érico Souza Loewe" w:date="2020-11-09T01:20:00Z">
        <w:r w:rsidR="008765B4">
          <w:t>relacionado</w:t>
        </w:r>
        <w:r w:rsidR="00AD5487">
          <w:t xml:space="preserve"> </w:t>
        </w:r>
        <w:r w:rsidR="008765B4">
          <w:t>à</w:t>
        </w:r>
        <w:r w:rsidR="00AD5487">
          <w:t>s</w:t>
        </w:r>
      </w:ins>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A03108">
      <w:pPr>
        <w:pStyle w:val="Listas1"/>
        <w:pPrChange w:id="352" w:author="Érico Souza Loewe" w:date="2020-11-09T01:20:00Z">
          <w:pPr>
            <w:pStyle w:val="Ttulo4"/>
          </w:pPr>
        </w:pPrChange>
      </w:pPr>
      <w:r>
        <w:t>Como é obtido o contexto?</w:t>
      </w:r>
    </w:p>
    <w:p w14:paraId="732380C6" w14:textId="77777777" w:rsidR="004E75AE" w:rsidRDefault="00FD637E" w:rsidP="00A03108">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0C6FBEF9" w:rsidR="00851319" w:rsidRPr="00FD637E" w:rsidRDefault="004E75AE" w:rsidP="00A03108">
      <w:r>
        <w:tab/>
        <w:t xml:space="preserve">A preferência do usuário foi obtida através da observação do seu comportamento em cima da aplicação. Cada usuário devia ouvir ao menos 10 segundos de cada </w:t>
      </w:r>
      <w:del w:id="353" w:author="Érico Souza Loewe" w:date="2020-11-09T01:20:00Z">
        <w:r>
          <w:delText>música em par apresentada</w:delText>
        </w:r>
      </w:del>
      <w:ins w:id="354" w:author="Érico Souza Loewe" w:date="2020-11-09T01:20:00Z">
        <w:r w:rsidR="00A138E0">
          <w:t>uma</w:t>
        </w:r>
        <w:r w:rsidR="00175FF3">
          <w:t xml:space="preserve"> das</w:t>
        </w:r>
        <w:r w:rsidR="00A138E0">
          <w:t xml:space="preserve"> duas </w:t>
        </w:r>
        <w:r w:rsidR="002F469C">
          <w:t>músicas</w:t>
        </w:r>
        <w:r w:rsidR="00A138E0">
          <w:t xml:space="preserve"> apresentadas</w:t>
        </w:r>
      </w:ins>
      <w:r w:rsidR="00A138E0">
        <w:t xml:space="preserve"> </w:t>
      </w:r>
      <w:r>
        <w:t xml:space="preserve">e ao finalizar, poderia escolher qual música era mais adequada para se ouvir no ambiente pré-estabelecido que era </w:t>
      </w:r>
      <w:ins w:id="355" w:author="Érico Souza Loewe" w:date="2020-11-09T01:20:00Z">
        <w:r w:rsidR="008765B4">
          <w:t xml:space="preserve">o </w:t>
        </w:r>
      </w:ins>
      <w:r>
        <w:t>seu trabalho.</w:t>
      </w:r>
    </w:p>
    <w:p w14:paraId="27F62DFC" w14:textId="37F7FB62" w:rsidR="00413F67" w:rsidRDefault="00413F67" w:rsidP="00A03108">
      <w:pPr>
        <w:pStyle w:val="Listas1"/>
        <w:pPrChange w:id="356" w:author="Érico Souza Loewe" w:date="2020-11-09T01:20:00Z">
          <w:pPr>
            <w:pStyle w:val="Ttulo4"/>
          </w:pPr>
        </w:pPrChange>
      </w:pPr>
      <w:r>
        <w:t>A recomendação atingiu as expectativas do usuário?</w:t>
      </w:r>
    </w:p>
    <w:p w14:paraId="2BD8EBD4" w14:textId="1F531551" w:rsidR="007C48E1" w:rsidRDefault="00413F67" w:rsidP="00A03108">
      <w:r>
        <w:tab/>
      </w:r>
      <w:r w:rsidR="009765AA">
        <w:t>Para obter os resultados, f</w:t>
      </w:r>
      <w:r w:rsidR="009765AA" w:rsidRPr="0092303F">
        <w:t xml:space="preserve">oi </w:t>
      </w:r>
      <w:del w:id="357" w:author="Érico Souza Loewe" w:date="2020-11-09T01:20:00Z">
        <w:r w:rsidR="009765AA" w:rsidRPr="0092303F">
          <w:delText>realizado</w:delText>
        </w:r>
      </w:del>
      <w:ins w:id="358" w:author="Érico Souza Loewe" w:date="2020-11-09T01:20:00Z">
        <w:r w:rsidR="009765AA" w:rsidRPr="0092303F">
          <w:t>realizad</w:t>
        </w:r>
        <w:r w:rsidR="008765B4">
          <w:t>a</w:t>
        </w:r>
      </w:ins>
      <w:r w:rsidR="009765AA" w:rsidRPr="0092303F">
        <w:t xml:space="preserve">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lastRenderedPageBreak/>
        <w:t>recall</w:t>
      </w:r>
      <w:r w:rsidR="009765AA" w:rsidRPr="0092303F">
        <w:t xml:space="preserve">, </w:t>
      </w:r>
      <w:r w:rsidR="009765AA" w:rsidRPr="00BE3559">
        <w:rPr>
          <w:i/>
        </w:rPr>
        <w:t>F-</w:t>
      </w:r>
      <w:proofErr w:type="spellStart"/>
      <w:r w:rsidR="009765AA" w:rsidRPr="00BE3559">
        <w:rPr>
          <w:i/>
        </w:rPr>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A03108">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A03108">
      <w:pPr>
        <w:pStyle w:val="Ttulo4"/>
        <w:rPr>
          <w:del w:id="359" w:author="Érico Souza Loewe" w:date="2020-11-09T01:20:00Z"/>
        </w:rPr>
      </w:pPr>
      <w:del w:id="360" w:author="Érico Souza Loewe" w:date="2020-11-09T01:20:00Z">
        <w:r>
          <w:delText>Tiveram outros resultados apresentados? Quais?</w:delText>
        </w:r>
      </w:del>
    </w:p>
    <w:p w14:paraId="0ADB2A08" w14:textId="1DE967E0" w:rsidR="00354103" w:rsidRPr="00354103" w:rsidRDefault="00354103" w:rsidP="00A03108">
      <w:pPr>
        <w:rPr>
          <w:del w:id="361" w:author="Érico Souza Loewe" w:date="2020-11-09T01:20:00Z"/>
        </w:rPr>
      </w:pPr>
      <w:del w:id="362" w:author="Érico Souza Loewe" w:date="2020-11-09T01:20:00Z">
        <w:r>
          <w:tab/>
        </w:r>
        <w:r w:rsidR="00D40C23">
          <w:delText>Não tiveram outros resultados apresentados.</w:delText>
        </w:r>
      </w:del>
    </w:p>
    <w:p w14:paraId="6478257F" w14:textId="0A9BC1FA" w:rsidR="00D064C6" w:rsidRDefault="00D064C6" w:rsidP="00A03108">
      <w:pPr>
        <w:pStyle w:val="Ttulo4"/>
        <w:rPr>
          <w:lang w:val="en-US"/>
        </w:rPr>
      </w:pPr>
      <w:del w:id="363" w:author="Érico Souza Loewe" w:date="2020-11-09T01:20:00Z">
        <w:r w:rsidRPr="00D064C6">
          <w:rPr>
            <w:lang w:val="en-US"/>
          </w:rPr>
          <w:delText>Towards Intent-Aware Contextual Music Recommendation: Initial Experiments</w:delText>
        </w:r>
      </w:del>
      <w:ins w:id="364" w:author="Érico Souza Loewe" w:date="2020-11-09T01:20:00Z">
        <w:r w:rsidRPr="00D064C6">
          <w:rPr>
            <w:lang w:val="en-US"/>
          </w:rPr>
          <w:t>Towards Intent-Aware Contextual Music Recommendation: Initial Experiments</w:t>
        </w:r>
        <w:bookmarkEnd w:id="337"/>
        <w:r w:rsidR="008E74AF">
          <w:rPr>
            <w:lang w:val="en-US"/>
          </w:rPr>
          <w:t xml:space="preserve"> </w:t>
        </w:r>
        <w:r w:rsidR="008E74AF">
          <w:rPr>
            <w:lang w:val="en-US"/>
          </w:rPr>
          <w:fldChar w:fldCharType="begin" w:fldLock="1"/>
        </w:r>
        <w:r w:rsidR="00044B7D">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008E74AF">
          <w:rPr>
            <w:lang w:val="en-US"/>
          </w:rPr>
          <w:fldChar w:fldCharType="separate"/>
        </w:r>
        <w:r w:rsidR="008E74AF" w:rsidRPr="008E74AF">
          <w:rPr>
            <w:noProof/>
            <w:lang w:val="en-US"/>
          </w:rPr>
          <w:t>(VOLOKHIN; AGICHTEIN, 2018)</w:t>
        </w:r>
        <w:r w:rsidR="008E74AF">
          <w:rPr>
            <w:lang w:val="en-US"/>
          </w:rPr>
          <w:fldChar w:fldCharType="end"/>
        </w:r>
      </w:ins>
    </w:p>
    <w:p w14:paraId="05B04869" w14:textId="32642F2A" w:rsidR="00B92075" w:rsidRDefault="0077029A" w:rsidP="00A03108">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proofErr w:type="gramStart"/>
      <w:r w:rsidR="009F4C69" w:rsidRPr="00110EBE">
        <w:rPr>
          <w:i/>
        </w:rPr>
        <w:t>playlists</w:t>
      </w:r>
      <w:proofErr w:type="gramEnd"/>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proofErr w:type="gramStart"/>
      <w:r w:rsidR="008270E3" w:rsidRPr="008270E3">
        <w:rPr>
          <w:i/>
        </w:rPr>
        <w:t>playlists</w:t>
      </w:r>
      <w:proofErr w:type="gramEnd"/>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w:t>
      </w:r>
      <w:del w:id="365" w:author="Érico Souza Loewe" w:date="2020-11-09T01:20:00Z">
        <w:r w:rsidR="00BF3315">
          <w:delText>realizado</w:delText>
        </w:r>
      </w:del>
      <w:ins w:id="366" w:author="Érico Souza Loewe" w:date="2020-11-09T01:20:00Z">
        <w:r w:rsidR="00BF3315">
          <w:t>realizad</w:t>
        </w:r>
        <w:r w:rsidR="005E7288">
          <w:t>a</w:t>
        </w:r>
      </w:ins>
      <w:r w:rsidR="00BF3315">
        <w:t xml:space="preserve">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41D0F7E8" w:rsidR="0077029A" w:rsidRPr="008C355D" w:rsidRDefault="00B92075" w:rsidP="00A03108">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 xml:space="preserve">método </w:t>
      </w:r>
      <w:del w:id="367" w:author="Érico Souza Loewe" w:date="2020-11-09T01:20:00Z">
        <w:r w:rsidR="00EC11B1">
          <w:delText>para realizar a</w:delText>
        </w:r>
      </w:del>
      <w:ins w:id="368" w:author="Érico Souza Loewe" w:date="2020-11-09T01:20:00Z">
        <w:r w:rsidR="005E7288">
          <w:t>de</w:t>
        </w:r>
      </w:ins>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w:t>
      </w:r>
      <w:del w:id="369" w:author="Érico Souza Loewe" w:date="2020-11-09T01:20:00Z">
        <w:r w:rsidR="00616B3F">
          <w:delText>relacionados a</w:delText>
        </w:r>
      </w:del>
      <w:ins w:id="370" w:author="Érico Souza Loewe" w:date="2020-11-09T01:20:00Z">
        <w:r w:rsidR="00616B3F">
          <w:t>relacionad</w:t>
        </w:r>
        <w:r w:rsidR="005E7288">
          <w:t>a</w:t>
        </w:r>
        <w:r w:rsidR="00616B3F">
          <w:t xml:space="preserve">s </w:t>
        </w:r>
        <w:r w:rsidR="005E7288">
          <w:t>à</w:t>
        </w:r>
      </w:ins>
      <w:r w:rsidR="00616B3F">
        <w:t xml:space="preserve"> busca, </w:t>
      </w:r>
      <w:r w:rsidR="00485F0D">
        <w:t>delas</w:t>
      </w:r>
      <w:r w:rsidR="00616B3F">
        <w:t xml:space="preserve"> </w:t>
      </w:r>
      <w:del w:id="371" w:author="Érico Souza Loewe" w:date="2020-11-09T01:20:00Z">
        <w:r w:rsidR="00616B3F">
          <w:delText>é obtido</w:delText>
        </w:r>
      </w:del>
      <w:ins w:id="372" w:author="Érico Souza Loewe" w:date="2020-11-09T01:20:00Z">
        <w:r w:rsidR="005E7288">
          <w:t xml:space="preserve">são </w:t>
        </w:r>
        <w:r w:rsidR="00616B3F">
          <w:t>obtid</w:t>
        </w:r>
        <w:r w:rsidR="005E7288">
          <w:t>as</w:t>
        </w:r>
      </w:ins>
      <w:r w:rsidR="00616B3F">
        <w:t xml:space="preserve"> as </w:t>
      </w:r>
      <w:r w:rsidR="00616B3F" w:rsidRPr="001F7C27">
        <w:rPr>
          <w:i/>
          <w:rPrChange w:id="373" w:author="Érico Souza Loewe" w:date="2020-11-09T01:20:00Z">
            <w:rPr/>
          </w:rPrChange>
        </w:rPr>
        <w:t>top</w:t>
      </w:r>
      <w:r w:rsidR="00616B3F">
        <w:t xml:space="preserve">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A03108">
      <w:pPr>
        <w:pStyle w:val="Listas1"/>
        <w:pPrChange w:id="374" w:author="Érico Souza Loewe" w:date="2020-11-09T01:20:00Z">
          <w:pPr>
            <w:pStyle w:val="Ttulo4"/>
          </w:pPr>
        </w:pPrChange>
      </w:pPr>
      <w:r w:rsidRPr="000A3B00">
        <w:tab/>
      </w:r>
      <w:r w:rsidR="00B87B98">
        <w:t>Qual o problema que ele resolveu?</w:t>
      </w:r>
    </w:p>
    <w:p w14:paraId="608D79C0" w14:textId="7050951F" w:rsidR="00B87B98" w:rsidRPr="0084499B" w:rsidRDefault="00B87B98" w:rsidP="00A03108">
      <w:r>
        <w:tab/>
      </w:r>
      <w:r w:rsidR="000E7E0E">
        <w:t>São</w:t>
      </w:r>
      <w:r w:rsidR="000B7EF7">
        <w:t xml:space="preserve"> abordad</w:t>
      </w:r>
      <w:r w:rsidR="000E7E0E">
        <w:t>as</w:t>
      </w:r>
      <w:r w:rsidR="000B7EF7">
        <w:t xml:space="preserve"> 3 contribuições no artigo: </w:t>
      </w:r>
      <w:r w:rsidR="00722E4E">
        <w:t>(i)</w:t>
      </w:r>
      <w:r w:rsidR="000B7EF7">
        <w:t xml:space="preserve"> é </w:t>
      </w:r>
      <w:del w:id="375" w:author="Érico Souza Loewe" w:date="2020-11-09T01:20:00Z">
        <w:r w:rsidR="000B7EF7">
          <w:delText>estimado</w:delText>
        </w:r>
      </w:del>
      <w:ins w:id="376" w:author="Érico Souza Loewe" w:date="2020-11-09T01:20:00Z">
        <w:r w:rsidR="000B7EF7">
          <w:t>estimad</w:t>
        </w:r>
        <w:r w:rsidR="005E7288">
          <w:t>a</w:t>
        </w:r>
      </w:ins>
      <w:r w:rsidR="000B7EF7">
        <w:t xml:space="preserve">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w:t>
      </w:r>
      <w:ins w:id="377" w:author="Érico Souza Loewe" w:date="2020-11-09T01:20:00Z">
        <w:r w:rsidR="005E7288">
          <w:t xml:space="preserve"> contribuição</w:t>
        </w:r>
      </w:ins>
      <w:r w:rsidR="00C740A9">
        <w:t>, por</w:t>
      </w:r>
      <w:r w:rsidR="007357C2">
        <w:t>é</w:t>
      </w:r>
      <w:r w:rsidR="00C740A9">
        <w:t>m utilizando o Spotify</w:t>
      </w:r>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apresentado</w:t>
      </w:r>
      <w:r w:rsidR="007575BF">
        <w:t xml:space="preserve"> </w:t>
      </w:r>
      <w:r w:rsidR="007F4FDB">
        <w:t xml:space="preserve">demonstra </w:t>
      </w:r>
      <w:r w:rsidR="007575BF">
        <w:t xml:space="preserve">melhorias promissoras na </w:t>
      </w:r>
      <w:r w:rsidR="007575BF">
        <w:lastRenderedPageBreak/>
        <w:t xml:space="preserve">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A03108">
      <w:pPr>
        <w:pStyle w:val="Listas1"/>
        <w:pPrChange w:id="378" w:author="Érico Souza Loewe" w:date="2020-11-09T01:20:00Z">
          <w:pPr>
            <w:pStyle w:val="Ttulo4"/>
          </w:pPr>
        </w:pPrChange>
      </w:pPr>
      <w:r>
        <w:t>Quais técnicas foram usadas?</w:t>
      </w:r>
    </w:p>
    <w:p w14:paraId="52A2441C" w14:textId="0BB9B4F5" w:rsidR="00516903" w:rsidRDefault="00B87B98" w:rsidP="00A03108">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proofErr w:type="gramStart"/>
      <w:r w:rsidR="00817AC2" w:rsidRPr="00817AC2">
        <w:rPr>
          <w:i/>
        </w:rPr>
        <w:t>playlists</w:t>
      </w:r>
      <w:proofErr w:type="gramEnd"/>
      <w:ins w:id="379" w:author="Érico Souza Loewe" w:date="2020-11-09T01:20:00Z">
        <w:r w:rsidR="005E7288">
          <w:rPr>
            <w:i/>
          </w:rPr>
          <w:t>,</w:t>
        </w:r>
      </w:ins>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127BCAD6" w:rsidR="00B87B98" w:rsidRPr="00A36DB8" w:rsidRDefault="00516903" w:rsidP="00A03108">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rsidRPr="001F7C27">
        <w:rPr>
          <w:i/>
          <w:rPrChange w:id="380" w:author="Érico Souza Loewe" w:date="2020-11-09T01:20:00Z">
            <w:rPr/>
          </w:rPrChange>
        </w:rPr>
        <w:t>H</w:t>
      </w:r>
      <w:r w:rsidRPr="00246569">
        <w:rPr>
          <w:i/>
        </w:rPr>
        <w:t>ard</w:t>
      </w:r>
      <w:r w:rsidRPr="00BE3559">
        <w:rPr>
          <w:i/>
        </w:rPr>
        <w:t xml:space="preserve">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w:t>
      </w:r>
      <w:del w:id="381" w:author="Érico Souza Loewe" w:date="2020-11-09T01:20:00Z">
        <w:r w:rsidR="007B1974">
          <w:delText>foi apresentado</w:delText>
        </w:r>
      </w:del>
      <w:ins w:id="382" w:author="Érico Souza Loewe" w:date="2020-11-09T01:20:00Z">
        <w:r w:rsidR="005E7288">
          <w:t xml:space="preserve">foram </w:t>
        </w:r>
        <w:r w:rsidR="007B1974">
          <w:t>apresentado</w:t>
        </w:r>
        <w:r w:rsidR="005E7288">
          <w:t>s</w:t>
        </w:r>
      </w:ins>
      <w:r w:rsidR="007B1974">
        <w:t xml:space="preserve"> os algoritmos utilizados para realizar a recomendação musical.</w:t>
      </w:r>
    </w:p>
    <w:p w14:paraId="770CAD9E" w14:textId="77777777" w:rsidR="00B87B98" w:rsidRDefault="00B87B98" w:rsidP="00A03108">
      <w:pPr>
        <w:pStyle w:val="Listas1"/>
        <w:pPrChange w:id="383" w:author="Érico Souza Loewe" w:date="2020-11-09T01:20:00Z">
          <w:pPr>
            <w:pStyle w:val="Ttulo4"/>
          </w:pPr>
        </w:pPrChange>
      </w:pPr>
      <w:r>
        <w:t>Qual a base de treinamento e teste?</w:t>
      </w:r>
    </w:p>
    <w:p w14:paraId="3C6D7511" w14:textId="0BC85AB0" w:rsidR="00B87B98" w:rsidRPr="00A36DB8" w:rsidRDefault="00B87B98" w:rsidP="00A03108">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proofErr w:type="gramStart"/>
      <w:r w:rsidR="006D21C9" w:rsidRPr="00F0433D">
        <w:rPr>
          <w:i/>
        </w:rPr>
        <w:t>playlists</w:t>
      </w:r>
      <w:proofErr w:type="gramEnd"/>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A03108">
      <w:pPr>
        <w:pStyle w:val="Listas1"/>
        <w:pPrChange w:id="384" w:author="Érico Souza Loewe" w:date="2020-11-09T01:20:00Z">
          <w:pPr>
            <w:pStyle w:val="Ttulo4"/>
          </w:pPr>
        </w:pPrChange>
      </w:pPr>
      <w:r>
        <w:t>Quais os contextos utilizados?</w:t>
      </w:r>
    </w:p>
    <w:p w14:paraId="28EC470E" w14:textId="25687280" w:rsidR="00B87B98" w:rsidRPr="00A36DB8" w:rsidRDefault="00B87B98" w:rsidP="00A03108">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proofErr w:type="gramStart"/>
      <w:r w:rsidR="006F5E09" w:rsidRPr="00A51E20">
        <w:rPr>
          <w:i/>
        </w:rPr>
        <w:t>playlist</w:t>
      </w:r>
      <w:proofErr w:type="gramEnd"/>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w:t>
      </w:r>
      <w:del w:id="385" w:author="Érico Souza Loewe" w:date="2020-11-09T01:20:00Z">
        <w:r w:rsidR="007F503A">
          <w:delText>as</w:delText>
        </w:r>
      </w:del>
      <w:ins w:id="386" w:author="Érico Souza Loewe" w:date="2020-11-09T01:20:00Z">
        <w:r w:rsidR="005E7288">
          <w:t>à</w:t>
        </w:r>
        <w:r w:rsidR="007F503A">
          <w:t>s</w:t>
        </w:r>
      </w:ins>
      <w:r w:rsidR="007F503A">
        <w:t xml:space="preserve"> atividades </w:t>
      </w:r>
      <w:del w:id="387" w:author="Érico Souza Loewe" w:date="2020-11-09T01:20:00Z">
        <w:r w:rsidR="007F503A">
          <w:delText>as quais</w:delText>
        </w:r>
      </w:del>
      <w:ins w:id="388" w:author="Érico Souza Loewe" w:date="2020-11-09T01:20:00Z">
        <w:r w:rsidR="005E7288">
          <w:t>que</w:t>
        </w:r>
      </w:ins>
      <w:r w:rsidR="005E7288">
        <w:t xml:space="preserve"> o</w:t>
      </w:r>
      <w:r w:rsidR="007F503A">
        <w:t xml:space="preserve">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del w:id="389" w:author="Érico Souza Loewe" w:date="2020-11-09T01:20:00Z">
        <w:r w:rsidR="00253CC2">
          <w:delText>,</w:delText>
        </w:r>
      </w:del>
      <w:r w:rsidR="009E321F">
        <w:t xml:space="preserve"> </w:t>
      </w:r>
      <w:r w:rsidR="00FD20E5">
        <w:t>é a descrição da</w:t>
      </w:r>
      <w:r w:rsidR="00DB71B4">
        <w:t xml:space="preserve"> </w:t>
      </w:r>
      <w:proofErr w:type="gramStart"/>
      <w:r w:rsidR="00730C54" w:rsidRPr="00730C54">
        <w:rPr>
          <w:i/>
        </w:rPr>
        <w:t>playlist</w:t>
      </w:r>
      <w:proofErr w:type="gramEnd"/>
      <w:r w:rsidR="002448DF">
        <w:t xml:space="preserve"> </w:t>
      </w:r>
      <w:r w:rsidR="00FD20E5">
        <w:t>encontrada</w:t>
      </w:r>
      <w:r w:rsidR="00DB71B4">
        <w:t xml:space="preserve"> em sua busca</w:t>
      </w:r>
      <w:r w:rsidR="001142B7">
        <w:t>.</w:t>
      </w:r>
    </w:p>
    <w:p w14:paraId="7D52EC0B" w14:textId="77777777" w:rsidR="00B87B98" w:rsidRDefault="00B87B98" w:rsidP="00A03108">
      <w:pPr>
        <w:pStyle w:val="Listas1"/>
        <w:pPrChange w:id="390" w:author="Érico Souza Loewe" w:date="2020-11-09T01:20:00Z">
          <w:pPr>
            <w:pStyle w:val="Ttulo4"/>
          </w:pPr>
        </w:pPrChange>
      </w:pPr>
      <w:r>
        <w:t>Como é obtido o contexto?</w:t>
      </w:r>
    </w:p>
    <w:p w14:paraId="2D365478" w14:textId="0119E238" w:rsidR="00B87B98" w:rsidRPr="00413F67" w:rsidRDefault="00B87B98" w:rsidP="00A03108">
      <w:r>
        <w:tab/>
      </w:r>
      <w:r w:rsidR="00634271">
        <w:t xml:space="preserve">Para </w:t>
      </w:r>
      <w:r w:rsidR="004D0700">
        <w:t xml:space="preserve">obter o comportamento do </w:t>
      </w:r>
      <w:r w:rsidR="002246DF">
        <w:t>usuário</w:t>
      </w:r>
      <w:r w:rsidR="00634271">
        <w:t xml:space="preserve"> </w:t>
      </w:r>
      <w:del w:id="391" w:author="Érico Souza Loewe" w:date="2020-11-09T01:20:00Z">
        <w:r w:rsidR="00634271">
          <w:delText>foi avaliado</w:delText>
        </w:r>
      </w:del>
      <w:ins w:id="392" w:author="Érico Souza Loewe" w:date="2020-11-09T01:20:00Z">
        <w:r w:rsidR="005E7288">
          <w:t xml:space="preserve">foram </w:t>
        </w:r>
        <w:r w:rsidR="00634271">
          <w:t>avaliad</w:t>
        </w:r>
        <w:r w:rsidR="005E7288">
          <w:t>as,</w:t>
        </w:r>
      </w:ins>
      <w:r w:rsidR="00495C0B" w:rsidRPr="00495C0B">
        <w:t xml:space="preserve"> </w:t>
      </w:r>
      <w:r w:rsidR="00495C0B">
        <w:t>durante um período de teste</w:t>
      </w:r>
      <w:ins w:id="393" w:author="Érico Souza Loewe" w:date="2020-11-09T01:20:00Z">
        <w:r w:rsidR="005E7288">
          <w:t>,</w:t>
        </w:r>
      </w:ins>
      <w:r w:rsidR="00634271">
        <w:t xml:space="preserve"> as intenções dos usuários</w:t>
      </w:r>
      <w:r w:rsidR="0000331E">
        <w:t xml:space="preserve"> </w:t>
      </w:r>
      <w:r w:rsidR="0054209C">
        <w:t xml:space="preserve">nas buscas por </w:t>
      </w:r>
      <w:proofErr w:type="gramStart"/>
      <w:r w:rsidR="0054209C" w:rsidRPr="00D87F0C">
        <w:rPr>
          <w:i/>
        </w:rPr>
        <w:t>playlists</w:t>
      </w:r>
      <w:proofErr w:type="gramEnd"/>
      <w:r w:rsidR="00634271">
        <w:t xml:space="preserve"> e</w:t>
      </w:r>
      <w:r w:rsidR="00C50CC4">
        <w:t>,</w:t>
      </w:r>
      <w:r w:rsidR="00634271">
        <w:t xml:space="preserve"> a partir delas, foi </w:t>
      </w:r>
      <w:del w:id="394" w:author="Érico Souza Loewe" w:date="2020-11-09T01:20:00Z">
        <w:r w:rsidR="00634271">
          <w:delText>gerado</w:delText>
        </w:r>
      </w:del>
      <w:ins w:id="395" w:author="Érico Souza Loewe" w:date="2020-11-09T01:20:00Z">
        <w:r w:rsidR="00634271">
          <w:t>gerad</w:t>
        </w:r>
        <w:r w:rsidR="005E7288">
          <w:t>a</w:t>
        </w:r>
      </w:ins>
      <w:r w:rsidR="00634271">
        <w:t xml:space="preserve"> uma </w:t>
      </w:r>
      <w:r w:rsidR="00634271" w:rsidRPr="00366F6E">
        <w:rPr>
          <w:i/>
        </w:rPr>
        <w:t>playlist</w:t>
      </w:r>
      <w:r w:rsidR="00634271">
        <w:t xml:space="preserve"> de acordo com suas intenções.</w:t>
      </w:r>
      <w:r w:rsidR="00701830">
        <w:t xml:space="preserve"> Esse comportamento é obtido de </w:t>
      </w:r>
      <w:r w:rsidR="00701830">
        <w:lastRenderedPageBreak/>
        <w:t xml:space="preserve">maneira implícita e o </w:t>
      </w:r>
      <w:r w:rsidR="00595FA7">
        <w:t>usuário</w:t>
      </w:r>
      <w:r w:rsidR="00701830">
        <w:t xml:space="preserve"> não 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A03108">
      <w:pPr>
        <w:pStyle w:val="Listas1"/>
        <w:pPrChange w:id="396" w:author="Érico Souza Loewe" w:date="2020-11-09T01:20:00Z">
          <w:pPr>
            <w:pStyle w:val="Ttulo4"/>
          </w:pPr>
        </w:pPrChange>
      </w:pPr>
      <w:r>
        <w:t>A recomendação atingiu as expectativas do usuário?</w:t>
      </w:r>
    </w:p>
    <w:p w14:paraId="77389F4C" w14:textId="7650585D" w:rsidR="00683408" w:rsidRDefault="00683408" w:rsidP="00A03108">
      <w:r>
        <w:tab/>
        <w:t>Para validar as recomendações do sistema, foi realizad</w:t>
      </w:r>
      <w:r w:rsidR="00392459">
        <w:t>a</w:t>
      </w:r>
      <w:r>
        <w:t xml:space="preserve"> uma comparação com o RecSys do Spotify (SPTF) e o criado no artigo revisado (AIR). Nessa comparação foi pedido ao usuário para avaliar as duas </w:t>
      </w:r>
      <w:proofErr w:type="gramStart"/>
      <w:r w:rsidRPr="0064219B">
        <w:rPr>
          <w:i/>
        </w:rPr>
        <w:t>playlists</w:t>
      </w:r>
      <w:proofErr w:type="gramEnd"/>
      <w:r>
        <w:t xml:space="preserve"> geradas pelos sistemas. As </w:t>
      </w:r>
      <w:proofErr w:type="gramStart"/>
      <w:r w:rsidRPr="007C0B4D">
        <w:rPr>
          <w:i/>
        </w:rPr>
        <w:t>playlists</w:t>
      </w:r>
      <w:proofErr w:type="gramEnd"/>
      <w:r>
        <w:t xml:space="preserve"> geradas automaticamente para cada uma das 10 atividades foram agrupadas. Depois foram avaliadas por 1-3 avaliadores humanos. A avaliação </w:t>
      </w:r>
      <w:r w:rsidR="00734A85">
        <w:t>tem como objetivo</w:t>
      </w:r>
      <w:r>
        <w:t xml:space="preserve"> validar o quanto a </w:t>
      </w:r>
      <w:proofErr w:type="gramStart"/>
      <w:r w:rsidRPr="0087419E">
        <w:rPr>
          <w:i/>
        </w:rPr>
        <w:t>playlist</w:t>
      </w:r>
      <w:proofErr w:type="gramEnd"/>
      <w:r>
        <w:t xml:space="preserve"> se enquadrava na atividade estipulada.</w:t>
      </w:r>
    </w:p>
    <w:p w14:paraId="4E6A4237" w14:textId="2FB8E1FE" w:rsidR="00B87B98" w:rsidRPr="00413F67" w:rsidRDefault="002C28DF" w:rsidP="00A03108">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A03108">
      <w:pPr>
        <w:pStyle w:val="Ttulo4"/>
        <w:rPr>
          <w:del w:id="397" w:author="Érico Souza Loewe" w:date="2020-11-09T01:20:00Z"/>
        </w:rPr>
      </w:pPr>
      <w:del w:id="398" w:author="Érico Souza Loewe" w:date="2020-11-09T01:20:00Z">
        <w:r>
          <w:delText>Tiveram outros resultados apresentados? Quais?</w:delText>
        </w:r>
      </w:del>
    </w:p>
    <w:p w14:paraId="6E7D95F7" w14:textId="3449EA5D" w:rsidR="00B87B98" w:rsidRPr="00354103" w:rsidRDefault="00B87B98" w:rsidP="00A03108">
      <w:pPr>
        <w:rPr>
          <w:del w:id="399" w:author="Érico Souza Loewe" w:date="2020-11-09T01:20:00Z"/>
        </w:rPr>
      </w:pPr>
      <w:del w:id="400" w:author="Érico Souza Loewe" w:date="2020-11-09T01:20:00Z">
        <w:r>
          <w:tab/>
        </w:r>
        <w:r w:rsidR="009D3C7F">
          <w:delText>Não tiveram outros resultados apresentados.</w:delText>
        </w:r>
      </w:del>
    </w:p>
    <w:p w14:paraId="3A75EB83" w14:textId="69353F8C" w:rsidR="00D064C6" w:rsidRDefault="00D064C6" w:rsidP="00A03108">
      <w:pPr>
        <w:pStyle w:val="Ttulo4"/>
        <w:rPr>
          <w:lang w:val="en-US"/>
        </w:rPr>
      </w:pPr>
      <w:del w:id="401" w:author="Érico Souza Loewe" w:date="2020-11-09T01:20:00Z">
        <w:r w:rsidRPr="00D064C6">
          <w:rPr>
            <w:lang w:val="en-US"/>
          </w:rPr>
          <w:delText>Quantitative Study of Music Listening Behavior in a Smartphone Context</w:delText>
        </w:r>
      </w:del>
      <w:bookmarkStart w:id="402" w:name="_Ref40822320"/>
      <w:commentRangeStart w:id="403"/>
      <w:ins w:id="404" w:author="Érico Souza Loewe" w:date="2020-11-09T01:20:00Z">
        <w:r w:rsidRPr="00D064C6">
          <w:rPr>
            <w:lang w:val="en-US"/>
          </w:rPr>
          <w:t>Quantitative Study of Music Listening Behavior in a Smartphone Context</w:t>
        </w:r>
        <w:bookmarkEnd w:id="402"/>
        <w:commentRangeEnd w:id="403"/>
        <w:r w:rsidR="00044B7D">
          <w:rPr>
            <w:lang w:val="en-US"/>
          </w:rPr>
          <w:t xml:space="preserve"> </w:t>
        </w:r>
        <w:r w:rsidR="00044B7D">
          <w:rPr>
            <w:lang w:val="en-US"/>
          </w:rPr>
          <w:fldChar w:fldCharType="begin" w:fldLock="1"/>
        </w:r>
        <w:r w:rsidR="00EE2360">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sidR="00044B7D">
          <w:rPr>
            <w:lang w:val="en-US"/>
          </w:rPr>
          <w:fldChar w:fldCharType="separate"/>
        </w:r>
        <w:r w:rsidR="00044B7D" w:rsidRPr="00044B7D">
          <w:rPr>
            <w:noProof/>
            <w:lang w:val="en-US"/>
          </w:rPr>
          <w:t>(YANG; TENG, 2015)</w:t>
        </w:r>
        <w:r w:rsidR="00044B7D">
          <w:rPr>
            <w:lang w:val="en-US"/>
          </w:rPr>
          <w:fldChar w:fldCharType="end"/>
        </w:r>
        <w:r w:rsidR="005E7288">
          <w:rPr>
            <w:rStyle w:val="Refdecomentrio"/>
            <w:i w:val="0"/>
            <w:snapToGrid/>
          </w:rPr>
          <w:commentReference w:id="403"/>
        </w:r>
      </w:ins>
    </w:p>
    <w:p w14:paraId="61E6B872" w14:textId="4830FF22" w:rsidR="00770C1B" w:rsidRDefault="00B550F0" w:rsidP="00A03108">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A03108">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A03108">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A03108">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A03108"/>
    <w:p w14:paraId="2A8535D0" w14:textId="29B68F94" w:rsidR="00774680" w:rsidRPr="00E4071D" w:rsidRDefault="00CA31F6" w:rsidP="00A03108">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A03108">
      <w:pPr>
        <w:pStyle w:val="Listas1"/>
        <w:pPrChange w:id="405" w:author="Érico Souza Loewe" w:date="2020-11-09T01:20:00Z">
          <w:pPr>
            <w:pStyle w:val="Ttulo4"/>
          </w:pPr>
        </w:pPrChange>
      </w:pPr>
      <w:r w:rsidRPr="000A3B00">
        <w:tab/>
      </w:r>
      <w:r w:rsidR="00B87B98">
        <w:t>Qual o problema que ele resolveu?</w:t>
      </w:r>
    </w:p>
    <w:p w14:paraId="56F1ADBE" w14:textId="1F96706B" w:rsidR="00B87B98" w:rsidRDefault="00B87B98" w:rsidP="00A03108">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del w:id="406" w:author="Érico Souza Loewe" w:date="2020-11-09T01:20:00Z">
        <w:r w:rsidR="004C5AB3">
          <w:delText>O artigo revisado tem como</w:delText>
        </w:r>
        <w:r w:rsidR="002E1D02">
          <w:delText xml:space="preserve"> principal objetivo </w:delText>
        </w:r>
        <w:r w:rsidR="003339D8">
          <w:delText>responder as questões</w:delText>
        </w:r>
        <w:r w:rsidR="000617F5">
          <w:delText xml:space="preserve"> descritas </w:delText>
        </w:r>
        <w:r w:rsidR="00AD0D94">
          <w:delText>anteriormente</w:delText>
        </w:r>
        <w:r w:rsidR="000617F5">
          <w:delText>.</w:delText>
        </w:r>
      </w:del>
    </w:p>
    <w:p w14:paraId="5DB71BE3" w14:textId="77777777" w:rsidR="00B87B98" w:rsidRDefault="00B87B98" w:rsidP="00A03108">
      <w:pPr>
        <w:pStyle w:val="Listas1"/>
        <w:pPrChange w:id="407" w:author="Érico Souza Loewe" w:date="2020-11-09T01:20:00Z">
          <w:pPr>
            <w:pStyle w:val="Ttulo4"/>
          </w:pPr>
        </w:pPrChange>
      </w:pPr>
      <w:r>
        <w:t>Quais técnicas foram usadas?</w:t>
      </w:r>
    </w:p>
    <w:p w14:paraId="648EDE5A" w14:textId="06DC644B" w:rsidR="0053040E" w:rsidRDefault="00B87B98" w:rsidP="00A03108">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w:t>
      </w:r>
      <w:del w:id="408" w:author="Érico Souza Loewe" w:date="2020-11-09T01:20:00Z">
        <w:r w:rsidR="0097721C">
          <w:delText>abordado</w:delText>
        </w:r>
      </w:del>
      <w:ins w:id="409" w:author="Érico Souza Loewe" w:date="2020-11-09T01:20:00Z">
        <w:r w:rsidR="0097721C">
          <w:t>abordad</w:t>
        </w:r>
        <w:r w:rsidR="005E7288">
          <w:t>a</w:t>
        </w:r>
      </w:ins>
      <w:r w:rsidR="0097721C">
        <w:t xml:space="preserve"> a filtragem colaborativa.</w:t>
      </w:r>
    </w:p>
    <w:p w14:paraId="02043B3F" w14:textId="27AC506C" w:rsidR="00CB7746" w:rsidRDefault="002951C2" w:rsidP="00A03108">
      <w:pPr>
        <w:pStyle w:val="Listas1"/>
      </w:pPr>
      <w:del w:id="410" w:author="Érico Souza Loewe" w:date="2020-11-09T01:20:00Z">
        <w:r>
          <w:tab/>
        </w:r>
      </w:del>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A03108">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A03108">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A03108">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1AFAD9CB" w:rsidR="0098644C" w:rsidRDefault="0098644C" w:rsidP="00A03108">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w:t>
      </w:r>
      <w:ins w:id="411" w:author="Érico Souza Loewe" w:date="2020-11-09T01:20:00Z">
        <w:r w:rsidR="00CF2134">
          <w:t>. Para isso</w:t>
        </w:r>
      </w:ins>
      <w:r w:rsidR="007F3852">
        <w:t xml:space="preserve">,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A03108">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5211F568" w:rsidR="009A79F4" w:rsidRDefault="00F96682" w:rsidP="00A03108">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w:t>
      </w:r>
      <w:proofErr w:type="spellStart"/>
      <w:r w:rsidR="003D0225" w:rsidRPr="00BE3559">
        <w:rPr>
          <w:i/>
        </w:rPr>
        <w:t>activity</w:t>
      </w:r>
      <w:proofErr w:type="spellEnd"/>
      <w:r w:rsidR="003D0225">
        <w:t xml:space="preserve">) e relacionar </w:t>
      </w:r>
      <w:del w:id="412" w:author="Érico Souza Loewe" w:date="2020-11-09T01:20:00Z">
        <w:r w:rsidR="003D0225">
          <w:delText>as</w:delText>
        </w:r>
      </w:del>
      <w:ins w:id="413" w:author="Érico Souza Loewe" w:date="2020-11-09T01:20:00Z">
        <w:r w:rsidR="00CF2134">
          <w:t>à</w:t>
        </w:r>
        <w:r w:rsidR="003D0225">
          <w:t>s</w:t>
        </w:r>
      </w:ins>
      <w:r w:rsidR="003D0225">
        <w:t xml:space="preserve">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A03108">
      <w:r>
        <w:tab/>
      </w:r>
      <w:r w:rsidR="0037792A">
        <w:t>A partir do aplicativo desenvolvido, foi possível obter os dados dos sensores</w:t>
      </w:r>
      <w:r w:rsidR="007878C5">
        <w:t xml:space="preserve"> utilizando o </w:t>
      </w:r>
      <w:r w:rsidR="007878C5" w:rsidRPr="00BE3559">
        <w:rPr>
          <w:i/>
        </w:rPr>
        <w:t xml:space="preserve">Funf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A03108">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A03108">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A03108">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A03108">
      <w:pPr>
        <w:pStyle w:val="Listas1"/>
        <w:pPrChange w:id="414" w:author="Érico Souza Loewe" w:date="2020-11-09T01:20:00Z">
          <w:pPr>
            <w:pStyle w:val="Ttulo4"/>
          </w:pPr>
        </w:pPrChange>
      </w:pPr>
      <w:r>
        <w:t>Qual a base de treinamento e teste?</w:t>
      </w:r>
    </w:p>
    <w:p w14:paraId="311BD162" w14:textId="10D9B4FE" w:rsidR="00B87B98" w:rsidRPr="00A36DB8" w:rsidRDefault="00B87B98" w:rsidP="00A03108">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A03108">
      <w:pPr>
        <w:pStyle w:val="Listas1"/>
        <w:pPrChange w:id="415" w:author="Érico Souza Loewe" w:date="2020-11-09T01:20:00Z">
          <w:pPr>
            <w:pStyle w:val="Ttulo4"/>
          </w:pPr>
        </w:pPrChange>
      </w:pPr>
      <w:r>
        <w:t>Quais os contextos utilizados?</w:t>
      </w:r>
    </w:p>
    <w:p w14:paraId="17B0FD91" w14:textId="38D8D1FB" w:rsidR="00B87B98" w:rsidRDefault="00B87B98" w:rsidP="00A03108">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A03108">
      <w:pPr>
        <w:pStyle w:val="Figuras"/>
      </w:pPr>
      <w: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3AF1F10E" w14:textId="09FD6B90" w:rsidR="00686678" w:rsidRDefault="00686678" w:rsidP="00A03108">
      <w:pPr>
        <w:pStyle w:val="Legenda"/>
      </w:pPr>
      <w:bookmarkStart w:id="416" w:name="_Toc55260885"/>
      <w:r w:rsidRPr="00772475">
        <w:rPr>
          <w:highlight w:val="yellow"/>
          <w:rPrChange w:id="417" w:author="Érico Souza Loewe" w:date="2020-11-09T01:20:00Z">
            <w:rPr/>
          </w:rPrChange>
        </w:rPr>
        <w:t xml:space="preserve">Figura </w:t>
      </w:r>
      <w:r w:rsidR="00C7334A" w:rsidRPr="00772475">
        <w:rPr>
          <w:highlight w:val="yellow"/>
          <w:rPrChange w:id="418" w:author="Érico Souza Loewe" w:date="2020-11-09T01:20:00Z">
            <w:rPr/>
          </w:rPrChange>
        </w:rPr>
        <w:fldChar w:fldCharType="begin"/>
      </w:r>
      <w:r w:rsidR="00C7334A" w:rsidRPr="00772475">
        <w:rPr>
          <w:highlight w:val="yellow"/>
          <w:rPrChange w:id="419" w:author="Érico Souza Loewe" w:date="2020-11-09T01:20:00Z">
            <w:rPr/>
          </w:rPrChange>
        </w:rPr>
        <w:instrText xml:space="preserve"> SEQ Figura \* ARABIC </w:instrText>
      </w:r>
      <w:r w:rsidR="00C7334A" w:rsidRPr="00772475">
        <w:rPr>
          <w:highlight w:val="yellow"/>
          <w:rPrChange w:id="420" w:author="Érico Souza Loewe" w:date="2020-11-09T01:20:00Z">
            <w:rPr/>
          </w:rPrChange>
        </w:rPr>
        <w:fldChar w:fldCharType="separate"/>
      </w:r>
      <w:r w:rsidR="00772326" w:rsidRPr="00772475">
        <w:rPr>
          <w:highlight w:val="yellow"/>
          <w:rPrChange w:id="421" w:author="Érico Souza Loewe" w:date="2020-11-09T01:20:00Z">
            <w:rPr/>
          </w:rPrChange>
        </w:rPr>
        <w:t>7</w:t>
      </w:r>
      <w:r w:rsidR="00C7334A" w:rsidRPr="00772475">
        <w:rPr>
          <w:highlight w:val="yellow"/>
          <w:rPrChange w:id="422" w:author="Érico Souza Loewe" w:date="2020-11-09T01:20:00Z">
            <w:rPr/>
          </w:rPrChange>
        </w:rPr>
        <w:fldChar w:fldCharType="end"/>
      </w:r>
      <w:r w:rsidRPr="00772475">
        <w:rPr>
          <w:highlight w:val="yellow"/>
          <w:rPrChange w:id="423" w:author="Érico Souza Loewe" w:date="2020-11-09T01:20:00Z">
            <w:rPr/>
          </w:rPrChange>
        </w:rPr>
        <w:t xml:space="preserve"> Fatores da preferência musical (próprio, 2020)</w:t>
      </w:r>
      <w:bookmarkEnd w:id="416"/>
    </w:p>
    <w:p w14:paraId="7BFC721F" w14:textId="77777777" w:rsidR="00B87B98" w:rsidRDefault="00B87B98" w:rsidP="00A03108">
      <w:pPr>
        <w:pStyle w:val="Listas1"/>
        <w:pPrChange w:id="424" w:author="Érico Souza Loewe" w:date="2020-11-09T01:20:00Z">
          <w:pPr>
            <w:pStyle w:val="Ttulo4"/>
          </w:pPr>
        </w:pPrChange>
      </w:pPr>
      <w:r>
        <w:t>Como é obtido o contexto?</w:t>
      </w:r>
    </w:p>
    <w:p w14:paraId="1EB31649" w14:textId="7504F387" w:rsidR="00B87B98" w:rsidRPr="00FD637E" w:rsidRDefault="00B87B98" w:rsidP="00A03108">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A03108">
      <w:pPr>
        <w:pStyle w:val="Listas1"/>
        <w:pPrChange w:id="425" w:author="Érico Souza Loewe" w:date="2020-11-09T01:20:00Z">
          <w:pPr>
            <w:pStyle w:val="Ttulo4"/>
          </w:pPr>
        </w:pPrChange>
      </w:pPr>
      <w:r>
        <w:t>A recomendação atingiu as expectativas do usuário?</w:t>
      </w:r>
    </w:p>
    <w:p w14:paraId="55E00ECF" w14:textId="6CB41D01" w:rsidR="00B87B98" w:rsidRPr="00413F67" w:rsidRDefault="00CF2134" w:rsidP="00A03108">
      <w:r>
        <w:tab/>
      </w:r>
      <w:del w:id="426" w:author="Érico Souza Loewe" w:date="2020-11-09T01:20:00Z">
        <w:r w:rsidR="008A6BD4">
          <w:delText>Como</w:delText>
        </w:r>
        <w:r w:rsidR="00FE16D1">
          <w:delText xml:space="preserve"> </w:delText>
        </w:r>
        <w:r w:rsidR="00CA31F6">
          <w:delText>o</w:delText>
        </w:r>
      </w:del>
      <w:ins w:id="427" w:author="Érico Souza Loewe" w:date="2020-11-09T01:20:00Z">
        <w:r>
          <w:t>O</w:t>
        </w:r>
      </w:ins>
      <w:r w:rsidR="00CA31F6">
        <w:t xml:space="preserve"> </w:t>
      </w:r>
      <w:r w:rsidR="00FE16D1">
        <w:t>artigo revisado não desenvolveu um sistema de recomendação</w:t>
      </w:r>
      <w:del w:id="428" w:author="Érico Souza Loewe" w:date="2020-11-09T01:20:00Z">
        <w:r w:rsidR="00FE16D1">
          <w:delText>.</w:delText>
        </w:r>
        <w:r w:rsidR="008A6BD4">
          <w:delText xml:space="preserve"> Apenas</w:delText>
        </w:r>
      </w:del>
      <w:ins w:id="429" w:author="Érico Souza Loewe" w:date="2020-11-09T01:20:00Z">
        <w:r>
          <w:t>, a</w:t>
        </w:r>
        <w:r w:rsidR="008A6BD4">
          <w:t>penas</w:t>
        </w:r>
      </w:ins>
      <w:r w:rsidR="008A6BD4">
        <w:t xml:space="preserve">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430" w:name="OLE_LINK1"/>
      <w:r w:rsidR="005F2713">
        <w:t xml:space="preserve"> </w:t>
      </w:r>
      <w:r w:rsidR="004A4D7D">
        <w:t>continha</w:t>
      </w:r>
      <w:bookmarkEnd w:id="430"/>
      <w:r w:rsidR="004A4D7D">
        <w:t xml:space="preserve"> 48 usuários, que a partir de uma filtragem dos dados efetuada, passou para 19 nas respostas das questões.</w:t>
      </w:r>
    </w:p>
    <w:p w14:paraId="6903AB86" w14:textId="77777777" w:rsidR="00B87B98" w:rsidRDefault="00B87B98" w:rsidP="00A03108">
      <w:pPr>
        <w:pStyle w:val="Ttulo4"/>
        <w:rPr>
          <w:del w:id="431" w:author="Érico Souza Loewe" w:date="2020-11-09T01:20:00Z"/>
        </w:rPr>
      </w:pPr>
      <w:del w:id="432" w:author="Érico Souza Loewe" w:date="2020-11-09T01:20:00Z">
        <w:r>
          <w:delText>Tiveram outros resultados apresentados? Quais?</w:delText>
        </w:r>
      </w:del>
    </w:p>
    <w:p w14:paraId="038411B0" w14:textId="1A598632" w:rsidR="0063452F" w:rsidRPr="00B87B98" w:rsidRDefault="00B87B98" w:rsidP="00A03108">
      <w:pPr>
        <w:rPr>
          <w:del w:id="433" w:author="Érico Souza Loewe" w:date="2020-11-09T01:20:00Z"/>
        </w:rPr>
      </w:pPr>
      <w:del w:id="434" w:author="Érico Souza Loewe" w:date="2020-11-09T01:20:00Z">
        <w:r>
          <w:tab/>
        </w:r>
        <w:r w:rsidR="00CE3AB5">
          <w:delText>Não tiveram outros resultados apresentados.</w:delText>
        </w:r>
      </w:del>
    </w:p>
    <w:p w14:paraId="7CCC49B8" w14:textId="05446E8D" w:rsidR="00E6306C" w:rsidRDefault="005F2713" w:rsidP="00A03108">
      <w:pPr>
        <w:pStyle w:val="Ttulo2"/>
      </w:pPr>
      <w:bookmarkStart w:id="435" w:name="_Toc55260947"/>
      <w:bookmarkStart w:id="436" w:name="_Toc55777246"/>
      <w:r w:rsidRPr="005F2713">
        <w:t>FUNCIONALIDADES DOS TRABALHOS INVESTIGADOS</w:t>
      </w:r>
      <w:bookmarkEnd w:id="435"/>
      <w:bookmarkEnd w:id="436"/>
    </w:p>
    <w:p w14:paraId="485F8F37" w14:textId="29C18B5E" w:rsidR="002522D8" w:rsidRDefault="00762CF2" w:rsidP="00A03108">
      <w:pPr>
        <w:rPr>
          <w:del w:id="437" w:author="Érico Souza Loewe" w:date="2020-11-09T01:20:00Z"/>
        </w:rPr>
      </w:pPr>
      <w:del w:id="438" w:author="Érico Souza Loewe" w:date="2020-11-09T01:20:00Z">
        <w:r>
          <w:tab/>
        </w:r>
        <w:commentRangeStart w:id="439"/>
        <w:r w:rsidR="00216519" w:rsidRPr="00216519">
          <w:delText>Para relacionar os trabalhos revisados, foi criada uma tabela contendo as funcionalidades encontradas nos artigos</w:delText>
        </w:r>
        <w:r w:rsidR="003B7595">
          <w:delText xml:space="preserve"> revisados nas seções anteriores</w:delText>
        </w:r>
        <w:r w:rsidR="00216519" w:rsidRPr="00216519">
          <w:delText>.</w:delText>
        </w:r>
        <w:commentRangeEnd w:id="439"/>
        <w:r w:rsidR="006A14FF">
          <w:rPr>
            <w:rStyle w:val="Refdecomentrio"/>
          </w:rPr>
          <w:commentReference w:id="439"/>
        </w:r>
      </w:del>
    </w:p>
    <w:p w14:paraId="6C75A231" w14:textId="0CD9C4E3" w:rsidR="000E3E85" w:rsidRDefault="000E3E85" w:rsidP="00A03108">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del w:id="440" w:author="Érico Souza Loewe" w:date="2020-11-09T01:20:00Z">
        <w:r w:rsidR="006A14FF">
          <w:delText xml:space="preserve">abaixo </w:delText>
        </w:r>
      </w:del>
      <w:r w:rsidR="006A14FF">
        <w:t>apresenta a</w:t>
      </w:r>
      <w:r>
        <w:t xml:space="preserve"> relaç</w:t>
      </w:r>
      <w:r w:rsidR="006A14FF">
        <w:t>ão</w:t>
      </w:r>
      <w:r>
        <w:t xml:space="preserve"> das funcionalidades dos </w:t>
      </w:r>
      <w:ins w:id="441" w:author="Érico Souza Loewe" w:date="2020-11-09T01:20:00Z">
        <w:r w:rsidR="00CF2134">
          <w:t xml:space="preserve">5 </w:t>
        </w:r>
        <w:r>
          <w:t>artigos revisados</w:t>
        </w:r>
        <w:r w:rsidR="00CF2134">
          <w:t xml:space="preserve"> (2 indicados pelos avaliadores e </w:t>
        </w:r>
      </w:ins>
      <w:r w:rsidR="00CF2134">
        <w:t xml:space="preserve">3 </w:t>
      </w:r>
      <w:del w:id="442" w:author="Érico Souza Loewe" w:date="2020-11-09T01:20:00Z">
        <w:r>
          <w:delText>artigos revisados</w:delText>
        </w:r>
      </w:del>
      <w:ins w:id="443" w:author="Érico Souza Loewe" w:date="2020-11-09T01:20:00Z">
        <w:r w:rsidR="00CF2134">
          <w:t>resultantes da revisão bibliográfica)</w:t>
        </w:r>
      </w:ins>
      <w:r>
        <w:t xml:space="preserve"> e </w:t>
      </w:r>
      <w:r w:rsidR="006A14FF">
        <w:t>da proposta deste</w:t>
      </w:r>
      <w:r>
        <w:t xml:space="preserve"> trabalho,</w:t>
      </w:r>
      <w:r w:rsidR="006A14FF">
        <w:t xml:space="preserve"> focando em comparar apenas as funcionalidades</w:t>
      </w:r>
      <w:r>
        <w:t xml:space="preserve"> utilizadas no desenvolvimento do sistema de recomendação</w:t>
      </w:r>
      <w:del w:id="444" w:author="Érico Souza Loewe" w:date="2020-11-09T01:20:00Z">
        <w:r w:rsidR="006A14FF">
          <w:delText>,</w:delText>
        </w:r>
        <w:r w:rsidR="00DF0B4C">
          <w:delText xml:space="preserve"> nem todas as funcionalidades pu</w:delText>
        </w:r>
        <w:r w:rsidR="006A14FF">
          <w:delText>deram ter um comparativo completo, devido ao trabalho estar em desenvolvimento, onde só teremos esta resposta após avaliação das técnicas que serão utilizadas</w:delText>
        </w:r>
        <w:r w:rsidR="00DF0B4C">
          <w:delText>, onde temos</w:delText>
        </w:r>
      </w:del>
      <w:ins w:id="445" w:author="Érico Souza Loewe" w:date="2020-11-09T01:20:00Z">
        <w:r w:rsidR="00CF2134">
          <w:t>. O Quadro 1 apresenta</w:t>
        </w:r>
      </w:ins>
      <w:r w:rsidR="00CF2134">
        <w:t xml:space="preserve"> a </w:t>
      </w:r>
      <w:r w:rsidR="00CF2134">
        <w:lastRenderedPageBreak/>
        <w:t>seguinte</w:t>
      </w:r>
      <w:r w:rsidR="00DF0B4C">
        <w:t xml:space="preserve"> legenda de 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del w:id="446" w:author="Érico Souza Loewe" w:date="2020-11-09T01:20:00Z">
        <w:r w:rsidR="00DF0B4C">
          <w:delText xml:space="preserve"> e</w:delText>
        </w:r>
        <w:r w:rsidR="006A14FF">
          <w:delText xml:space="preserve"> </w:delText>
        </w:r>
        <w:r w:rsidR="006A14FF">
          <w:rPr>
            <w:rFonts w:ascii="Segoe UI Emoji" w:hAnsi="Segoe UI Emoji" w:cs="Segoe UI Emoji"/>
          </w:rPr>
          <w:delText xml:space="preserve">❓ </w:delText>
        </w:r>
        <w:r w:rsidR="00DF0B4C">
          <w:delText>caso não seja possível concluir o comparativo</w:delText>
        </w:r>
        <w:r w:rsidR="006A14FF">
          <w:delText xml:space="preserve"> </w:delText>
        </w:r>
        <w:r w:rsidR="006A14FF" w:rsidRPr="00DF0B4C">
          <w:delText>(próprio, 2020)</w:delText>
        </w:r>
        <w:r w:rsidR="00DF0B4C">
          <w:delText>.</w:delText>
        </w:r>
      </w:del>
      <w:ins w:id="447" w:author="Érico Souza Loewe" w:date="2020-11-09T01:20:00Z">
        <w:r w:rsidR="00DF0B4C">
          <w:t>.</w:t>
        </w:r>
      </w:ins>
    </w:p>
    <w:p w14:paraId="55376680" w14:textId="77777777" w:rsidR="008B1BE6" w:rsidRDefault="008B1BE6" w:rsidP="00A03108"/>
    <w:p w14:paraId="356E43BA" w14:textId="3B7FDD97" w:rsidR="00FB0449" w:rsidRDefault="00FB0449" w:rsidP="00A03108">
      <w:pPr>
        <w:pStyle w:val="Legenda"/>
      </w:pPr>
      <w:bookmarkStart w:id="448" w:name="_Ref42381546"/>
      <w:bookmarkStart w:id="449" w:name="_Toc55260908"/>
      <w:bookmarkStart w:id="450" w:name="_Toc55777279"/>
      <w:commentRangeStart w:id="451"/>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448"/>
      <w:r>
        <w:t xml:space="preserve"> </w:t>
      </w:r>
      <w:r w:rsidRPr="00B840C8">
        <w:t>Relação das funcionalidades desenvolvidas em cada artigo revisado</w:t>
      </w:r>
      <w:bookmarkEnd w:id="449"/>
      <w:commentRangeEnd w:id="451"/>
      <w:r w:rsidR="00CF2134">
        <w:rPr>
          <w:rStyle w:val="Refdecomentrio"/>
          <w:b w:val="0"/>
          <w:iCs/>
          <w:color w:val="000000"/>
        </w:rPr>
        <w:commentReference w:id="451"/>
      </w:r>
      <w:bookmarkEnd w:id="450"/>
    </w:p>
    <w:tbl>
      <w:tblPr>
        <w:tblStyle w:val="Tabelacomgrade"/>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A03108"/>
        </w:tc>
        <w:tc>
          <w:tcPr>
            <w:tcW w:w="851" w:type="dxa"/>
          </w:tcPr>
          <w:p w14:paraId="057BD11E" w14:textId="71A9B75E" w:rsidR="00133BC3" w:rsidRPr="00DF0B4C" w:rsidRDefault="00133BC3" w:rsidP="00A03108">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A03108">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A03108">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A03108">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A03108">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A03108">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A03108">
            <w:r>
              <w:t>Tem foco no entendimento do contexto para recomendações musicais?</w:t>
            </w:r>
          </w:p>
        </w:tc>
        <w:tc>
          <w:tcPr>
            <w:tcW w:w="851" w:type="dxa"/>
          </w:tcPr>
          <w:p w14:paraId="441F6F66" w14:textId="5FA12BD7" w:rsidR="00133BC3" w:rsidRPr="007C62DC" w:rsidRDefault="00133BC3" w:rsidP="00A03108">
            <w:r w:rsidRPr="00902E83">
              <w:rPr>
                <w:rFonts w:ascii="Segoe UI Emoji" w:hAnsi="Segoe UI Emoji" w:cs="Segoe UI Emoji"/>
              </w:rPr>
              <w:t>✔</w:t>
            </w:r>
          </w:p>
        </w:tc>
        <w:tc>
          <w:tcPr>
            <w:tcW w:w="1276" w:type="dxa"/>
          </w:tcPr>
          <w:p w14:paraId="05017945" w14:textId="4AB9FD06" w:rsidR="00133BC3" w:rsidRPr="007C62DC" w:rsidRDefault="00133BC3" w:rsidP="00A03108">
            <w:r w:rsidRPr="00902E83">
              <w:rPr>
                <w:rFonts w:ascii="Segoe UI Emoji" w:hAnsi="Segoe UI Emoji" w:cs="Segoe UI Emoji"/>
              </w:rPr>
              <w:t>✔</w:t>
            </w:r>
          </w:p>
        </w:tc>
        <w:tc>
          <w:tcPr>
            <w:tcW w:w="1134" w:type="dxa"/>
          </w:tcPr>
          <w:p w14:paraId="2495FE0C" w14:textId="3187CCA2" w:rsidR="00133BC3" w:rsidRPr="007C62DC" w:rsidRDefault="00133BC3" w:rsidP="00A03108">
            <w:r w:rsidRPr="00902E83">
              <w:rPr>
                <w:rFonts w:ascii="Segoe UI Emoji" w:hAnsi="Segoe UI Emoji" w:cs="Segoe UI Emoji"/>
              </w:rPr>
              <w:t>❌</w:t>
            </w:r>
          </w:p>
        </w:tc>
        <w:tc>
          <w:tcPr>
            <w:tcW w:w="992" w:type="dxa"/>
          </w:tcPr>
          <w:p w14:paraId="75828768" w14:textId="53847281" w:rsidR="00133BC3" w:rsidRPr="00902E83" w:rsidRDefault="00133BC3" w:rsidP="00A03108">
            <w:r w:rsidRPr="00902E83">
              <w:rPr>
                <w:rFonts w:ascii="Segoe UI Emoji" w:hAnsi="Segoe UI Emoji" w:cs="Segoe UI Emoji"/>
              </w:rPr>
              <w:t>✔</w:t>
            </w:r>
          </w:p>
        </w:tc>
        <w:tc>
          <w:tcPr>
            <w:tcW w:w="992" w:type="dxa"/>
          </w:tcPr>
          <w:p w14:paraId="6076D553" w14:textId="07E205F8" w:rsidR="00133BC3" w:rsidRPr="00902E83" w:rsidRDefault="00F818D4" w:rsidP="00A03108">
            <w:r w:rsidRPr="00902E83">
              <w:rPr>
                <w:rFonts w:ascii="Segoe UI Emoji" w:hAnsi="Segoe UI Emoji" w:cs="Segoe UI Emoji"/>
              </w:rPr>
              <w:t>❌</w:t>
            </w:r>
          </w:p>
        </w:tc>
        <w:tc>
          <w:tcPr>
            <w:tcW w:w="1228" w:type="dxa"/>
          </w:tcPr>
          <w:p w14:paraId="293FCBC2" w14:textId="742C3EEC" w:rsidR="00133BC3" w:rsidRPr="00902E83" w:rsidRDefault="00133BC3" w:rsidP="00A03108">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A03108">
            <w:r w:rsidRPr="00902E83">
              <w:t>O trabalho foi</w:t>
            </w:r>
            <w:r>
              <w:t>/será</w:t>
            </w:r>
            <w:r w:rsidRPr="00902E83">
              <w:t xml:space="preserve"> validado em um caso real?</w:t>
            </w:r>
          </w:p>
        </w:tc>
        <w:tc>
          <w:tcPr>
            <w:tcW w:w="851" w:type="dxa"/>
          </w:tcPr>
          <w:p w14:paraId="5ABC353F" w14:textId="0E4B0474" w:rsidR="00133BC3" w:rsidRPr="00902E83" w:rsidRDefault="00133BC3" w:rsidP="00A03108">
            <w:r w:rsidRPr="00902E83">
              <w:rPr>
                <w:rFonts w:ascii="Segoe UI Emoji" w:hAnsi="Segoe UI Emoji" w:cs="Segoe UI Emoji"/>
              </w:rPr>
              <w:t>❌</w:t>
            </w:r>
          </w:p>
        </w:tc>
        <w:tc>
          <w:tcPr>
            <w:tcW w:w="1276" w:type="dxa"/>
          </w:tcPr>
          <w:p w14:paraId="01538D4E" w14:textId="5CD2F69F" w:rsidR="00133BC3" w:rsidRPr="00902E83" w:rsidRDefault="00133BC3" w:rsidP="00A03108">
            <w:r w:rsidRPr="00902E83">
              <w:rPr>
                <w:rFonts w:ascii="Segoe UI Emoji" w:hAnsi="Segoe UI Emoji" w:cs="Segoe UI Emoji"/>
              </w:rPr>
              <w:t>❌</w:t>
            </w:r>
          </w:p>
        </w:tc>
        <w:tc>
          <w:tcPr>
            <w:tcW w:w="1134" w:type="dxa"/>
          </w:tcPr>
          <w:p w14:paraId="7D608D86" w14:textId="149A5948" w:rsidR="00133BC3" w:rsidRPr="00902E83" w:rsidRDefault="00133BC3" w:rsidP="00A03108">
            <w:r w:rsidRPr="00902E83">
              <w:rPr>
                <w:rFonts w:ascii="Segoe UI Emoji" w:hAnsi="Segoe UI Emoji" w:cs="Segoe UI Emoji"/>
              </w:rPr>
              <w:t>✔</w:t>
            </w:r>
          </w:p>
        </w:tc>
        <w:tc>
          <w:tcPr>
            <w:tcW w:w="992" w:type="dxa"/>
          </w:tcPr>
          <w:p w14:paraId="0A36339D" w14:textId="6848BCAB" w:rsidR="00133BC3" w:rsidRPr="00902E83" w:rsidRDefault="00AE1371" w:rsidP="00A03108">
            <w:r w:rsidRPr="00902E83">
              <w:rPr>
                <w:rFonts w:ascii="Segoe UI Emoji" w:hAnsi="Segoe UI Emoji" w:cs="Segoe UI Emoji"/>
              </w:rPr>
              <w:t>✔</w:t>
            </w:r>
          </w:p>
        </w:tc>
        <w:tc>
          <w:tcPr>
            <w:tcW w:w="992" w:type="dxa"/>
          </w:tcPr>
          <w:p w14:paraId="19E30BA2" w14:textId="0A2016A8" w:rsidR="00133BC3" w:rsidRPr="00902E83" w:rsidRDefault="00AE1371" w:rsidP="00A03108">
            <w:r w:rsidRPr="00902E83">
              <w:rPr>
                <w:rFonts w:ascii="Segoe UI Emoji" w:hAnsi="Segoe UI Emoji" w:cs="Segoe UI Emoji"/>
              </w:rPr>
              <w:t>✔</w:t>
            </w:r>
          </w:p>
        </w:tc>
        <w:tc>
          <w:tcPr>
            <w:tcW w:w="1228" w:type="dxa"/>
          </w:tcPr>
          <w:p w14:paraId="7C22439D" w14:textId="49E2B914" w:rsidR="00133BC3" w:rsidRPr="00902E83" w:rsidRDefault="00133BC3" w:rsidP="00A03108">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A03108">
            <w:r w:rsidRPr="00902E83">
              <w:t xml:space="preserve">Utiliza do contexto </w:t>
            </w:r>
            <w:r>
              <w:t>comportamental</w:t>
            </w:r>
            <w:r w:rsidRPr="00902E83">
              <w:t>?</w:t>
            </w:r>
          </w:p>
        </w:tc>
        <w:tc>
          <w:tcPr>
            <w:tcW w:w="851" w:type="dxa"/>
          </w:tcPr>
          <w:p w14:paraId="625FC88F" w14:textId="23475129" w:rsidR="00133BC3" w:rsidRPr="00902E83" w:rsidRDefault="00133BC3" w:rsidP="00A03108">
            <w:r w:rsidRPr="00902E83">
              <w:rPr>
                <w:rFonts w:ascii="Segoe UI Emoji" w:hAnsi="Segoe UI Emoji" w:cs="Segoe UI Emoji"/>
              </w:rPr>
              <w:t>✔</w:t>
            </w:r>
          </w:p>
        </w:tc>
        <w:tc>
          <w:tcPr>
            <w:tcW w:w="1276" w:type="dxa"/>
          </w:tcPr>
          <w:p w14:paraId="0F9DFEDA" w14:textId="50E7C2EE" w:rsidR="00133BC3" w:rsidRPr="00902E83" w:rsidRDefault="00133BC3" w:rsidP="00A03108">
            <w:r w:rsidRPr="00902E83">
              <w:rPr>
                <w:rFonts w:ascii="Segoe UI Emoji" w:hAnsi="Segoe UI Emoji" w:cs="Segoe UI Emoji"/>
              </w:rPr>
              <w:t>✔</w:t>
            </w:r>
          </w:p>
        </w:tc>
        <w:tc>
          <w:tcPr>
            <w:tcW w:w="1134" w:type="dxa"/>
          </w:tcPr>
          <w:p w14:paraId="3B46B010" w14:textId="6FC15AB7" w:rsidR="00133BC3" w:rsidRPr="00902E83" w:rsidRDefault="00133BC3" w:rsidP="00A03108">
            <w:r w:rsidRPr="00902E83">
              <w:rPr>
                <w:rFonts w:ascii="Segoe UI Emoji" w:hAnsi="Segoe UI Emoji" w:cs="Segoe UI Emoji"/>
              </w:rPr>
              <w:t>✔</w:t>
            </w:r>
          </w:p>
        </w:tc>
        <w:tc>
          <w:tcPr>
            <w:tcW w:w="992" w:type="dxa"/>
          </w:tcPr>
          <w:p w14:paraId="6E70A0DF" w14:textId="3559AB6E" w:rsidR="00133BC3" w:rsidRPr="00902E83" w:rsidRDefault="00AF3C07" w:rsidP="00A03108">
            <w:r>
              <w:rPr>
                <w:rFonts w:ascii="Segoe UI Emoji" w:hAnsi="Segoe UI Emoji" w:cs="Segoe UI Emoji"/>
              </w:rPr>
              <w:t>✔</w:t>
            </w:r>
          </w:p>
        </w:tc>
        <w:tc>
          <w:tcPr>
            <w:tcW w:w="992" w:type="dxa"/>
          </w:tcPr>
          <w:p w14:paraId="2095E8AF" w14:textId="149833ED" w:rsidR="00133BC3" w:rsidRPr="00902E83" w:rsidRDefault="00AF3C07" w:rsidP="00A03108">
            <w:r>
              <w:rPr>
                <w:rFonts w:ascii="Segoe UI Emoji" w:hAnsi="Segoe UI Emoji" w:cs="Segoe UI Emoji"/>
              </w:rPr>
              <w:t>❌</w:t>
            </w:r>
          </w:p>
        </w:tc>
        <w:tc>
          <w:tcPr>
            <w:tcW w:w="1228" w:type="dxa"/>
          </w:tcPr>
          <w:p w14:paraId="21DD1880" w14:textId="364217C0" w:rsidR="00133BC3" w:rsidRPr="00902E83" w:rsidRDefault="00133BC3" w:rsidP="00A03108">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A03108">
            <w:r w:rsidRPr="00902E83">
              <w:t xml:space="preserve">Utiliza do contexto </w:t>
            </w:r>
            <w:r>
              <w:t>de ambiente</w:t>
            </w:r>
            <w:r w:rsidRPr="00902E83">
              <w:t>?</w:t>
            </w:r>
          </w:p>
        </w:tc>
        <w:tc>
          <w:tcPr>
            <w:tcW w:w="851" w:type="dxa"/>
          </w:tcPr>
          <w:p w14:paraId="2440BEFF" w14:textId="2A185E34" w:rsidR="00133BC3" w:rsidRPr="00902E83" w:rsidRDefault="00133BC3" w:rsidP="00A03108">
            <w:r w:rsidRPr="00902E83">
              <w:rPr>
                <w:rFonts w:ascii="Segoe UI Emoji" w:hAnsi="Segoe UI Emoji" w:cs="Segoe UI Emoji"/>
              </w:rPr>
              <w:t>❌</w:t>
            </w:r>
          </w:p>
        </w:tc>
        <w:tc>
          <w:tcPr>
            <w:tcW w:w="1276" w:type="dxa"/>
          </w:tcPr>
          <w:p w14:paraId="62EC11FA" w14:textId="1A0B3498" w:rsidR="00133BC3" w:rsidRPr="00902E83" w:rsidRDefault="00133BC3" w:rsidP="00A03108">
            <w:r w:rsidRPr="00902E83">
              <w:rPr>
                <w:rFonts w:ascii="Segoe UI Emoji" w:hAnsi="Segoe UI Emoji" w:cs="Segoe UI Emoji"/>
              </w:rPr>
              <w:t>❌</w:t>
            </w:r>
          </w:p>
        </w:tc>
        <w:tc>
          <w:tcPr>
            <w:tcW w:w="1134" w:type="dxa"/>
          </w:tcPr>
          <w:p w14:paraId="157A9FC1" w14:textId="164542DD" w:rsidR="00133BC3" w:rsidRPr="00902E83" w:rsidRDefault="00133BC3" w:rsidP="00A03108">
            <w:r>
              <w:rPr>
                <w:rFonts w:ascii="Segoe UI Emoji" w:hAnsi="Segoe UI Emoji" w:cs="Segoe UI Emoji"/>
              </w:rPr>
              <w:t>✔</w:t>
            </w:r>
          </w:p>
        </w:tc>
        <w:tc>
          <w:tcPr>
            <w:tcW w:w="992" w:type="dxa"/>
          </w:tcPr>
          <w:p w14:paraId="16CFA34A" w14:textId="426ACED9" w:rsidR="00133BC3" w:rsidRDefault="00AF3C07" w:rsidP="00A03108">
            <w:r>
              <w:rPr>
                <w:rFonts w:ascii="Segoe UI Emoji" w:hAnsi="Segoe UI Emoji" w:cs="Segoe UI Emoji"/>
              </w:rPr>
              <w:t>✔</w:t>
            </w:r>
          </w:p>
        </w:tc>
        <w:tc>
          <w:tcPr>
            <w:tcW w:w="992" w:type="dxa"/>
          </w:tcPr>
          <w:p w14:paraId="1B83EC91" w14:textId="51DC33B7" w:rsidR="00133BC3" w:rsidRDefault="00AF3C07" w:rsidP="00A03108">
            <w:r>
              <w:rPr>
                <w:rFonts w:ascii="Segoe UI Emoji" w:hAnsi="Segoe UI Emoji" w:cs="Segoe UI Emoji"/>
              </w:rPr>
              <w:t>❌</w:t>
            </w:r>
          </w:p>
        </w:tc>
        <w:tc>
          <w:tcPr>
            <w:tcW w:w="1228" w:type="dxa"/>
          </w:tcPr>
          <w:p w14:paraId="1C4F733A" w14:textId="320C4370" w:rsidR="00133BC3" w:rsidRPr="00902E83" w:rsidRDefault="00133BC3" w:rsidP="00A03108">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A03108">
            <w:r w:rsidRPr="00902E83">
              <w:t>Utiliza do contexto explicito?</w:t>
            </w:r>
          </w:p>
        </w:tc>
        <w:tc>
          <w:tcPr>
            <w:tcW w:w="851" w:type="dxa"/>
          </w:tcPr>
          <w:p w14:paraId="70BCCBF7" w14:textId="3FA5AB2A" w:rsidR="00133BC3" w:rsidRPr="00902E83" w:rsidRDefault="00133BC3" w:rsidP="00A03108">
            <w:r>
              <w:rPr>
                <w:rFonts w:ascii="Segoe UI Emoji" w:hAnsi="Segoe UI Emoji" w:cs="Segoe UI Emoji"/>
              </w:rPr>
              <w:t>❌</w:t>
            </w:r>
          </w:p>
        </w:tc>
        <w:tc>
          <w:tcPr>
            <w:tcW w:w="1276" w:type="dxa"/>
          </w:tcPr>
          <w:p w14:paraId="15E9C0B0" w14:textId="6F53612B" w:rsidR="00133BC3" w:rsidRPr="00902E83" w:rsidRDefault="00133BC3" w:rsidP="00A03108">
            <w:r>
              <w:rPr>
                <w:rFonts w:ascii="Segoe UI Emoji" w:hAnsi="Segoe UI Emoji" w:cs="Segoe UI Emoji"/>
              </w:rPr>
              <w:t>❌</w:t>
            </w:r>
          </w:p>
        </w:tc>
        <w:tc>
          <w:tcPr>
            <w:tcW w:w="1134" w:type="dxa"/>
          </w:tcPr>
          <w:p w14:paraId="4391E073" w14:textId="571ED4A4" w:rsidR="00133BC3" w:rsidRPr="00902E83" w:rsidRDefault="00133BC3" w:rsidP="00A03108">
            <w:r>
              <w:rPr>
                <w:rFonts w:ascii="Segoe UI Emoji" w:hAnsi="Segoe UI Emoji" w:cs="Segoe UI Emoji"/>
              </w:rPr>
              <w:t>✔</w:t>
            </w:r>
          </w:p>
        </w:tc>
        <w:tc>
          <w:tcPr>
            <w:tcW w:w="992" w:type="dxa"/>
          </w:tcPr>
          <w:p w14:paraId="502F4905" w14:textId="48F01661" w:rsidR="00133BC3" w:rsidRDefault="00AF3C07" w:rsidP="00A03108">
            <w:r>
              <w:rPr>
                <w:rFonts w:ascii="Segoe UI Emoji" w:hAnsi="Segoe UI Emoji" w:cs="Segoe UI Emoji"/>
              </w:rPr>
              <w:t>✔</w:t>
            </w:r>
          </w:p>
        </w:tc>
        <w:tc>
          <w:tcPr>
            <w:tcW w:w="992" w:type="dxa"/>
          </w:tcPr>
          <w:p w14:paraId="28CF93C9" w14:textId="779E810C" w:rsidR="00133BC3" w:rsidRDefault="00AF3C07" w:rsidP="00A03108">
            <w:r>
              <w:rPr>
                <w:rFonts w:ascii="Segoe UI Emoji" w:hAnsi="Segoe UI Emoji" w:cs="Segoe UI Emoji"/>
              </w:rPr>
              <w:t>❌</w:t>
            </w:r>
          </w:p>
        </w:tc>
        <w:tc>
          <w:tcPr>
            <w:tcW w:w="1228" w:type="dxa"/>
          </w:tcPr>
          <w:p w14:paraId="42428EDA" w14:textId="2F173817" w:rsidR="00133BC3" w:rsidRPr="00902E83" w:rsidRDefault="00133BC3" w:rsidP="00A03108">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A03108">
            <w:r w:rsidRPr="00902E83">
              <w:t>Utiliza do contexto implícito?</w:t>
            </w:r>
          </w:p>
        </w:tc>
        <w:tc>
          <w:tcPr>
            <w:tcW w:w="851" w:type="dxa"/>
          </w:tcPr>
          <w:p w14:paraId="185BAB56" w14:textId="4A909F3D" w:rsidR="00133BC3" w:rsidRPr="00902E83" w:rsidRDefault="00133BC3" w:rsidP="00A03108">
            <w:r>
              <w:rPr>
                <w:rFonts w:ascii="Segoe UI Emoji" w:hAnsi="Segoe UI Emoji" w:cs="Segoe UI Emoji"/>
              </w:rPr>
              <w:t>✔</w:t>
            </w:r>
          </w:p>
        </w:tc>
        <w:tc>
          <w:tcPr>
            <w:tcW w:w="1276" w:type="dxa"/>
          </w:tcPr>
          <w:p w14:paraId="0FC8BBDE" w14:textId="2F514D54" w:rsidR="00133BC3" w:rsidRPr="00902E83" w:rsidRDefault="00133BC3" w:rsidP="00A03108">
            <w:r>
              <w:rPr>
                <w:rFonts w:ascii="Segoe UI Emoji" w:hAnsi="Segoe UI Emoji" w:cs="Segoe UI Emoji"/>
              </w:rPr>
              <w:t>✔</w:t>
            </w:r>
          </w:p>
        </w:tc>
        <w:tc>
          <w:tcPr>
            <w:tcW w:w="1134" w:type="dxa"/>
          </w:tcPr>
          <w:p w14:paraId="22DBDAEA" w14:textId="351E7CCE" w:rsidR="00133BC3" w:rsidRPr="00902E83" w:rsidRDefault="00133BC3" w:rsidP="00A03108">
            <w:r>
              <w:rPr>
                <w:rFonts w:ascii="Segoe UI Emoji" w:hAnsi="Segoe UI Emoji" w:cs="Segoe UI Emoji"/>
              </w:rPr>
              <w:t>✔</w:t>
            </w:r>
          </w:p>
        </w:tc>
        <w:tc>
          <w:tcPr>
            <w:tcW w:w="992" w:type="dxa"/>
          </w:tcPr>
          <w:p w14:paraId="482B2C34" w14:textId="0619E919" w:rsidR="00133BC3" w:rsidRDefault="00AF3C07" w:rsidP="00A03108">
            <w:r>
              <w:rPr>
                <w:rFonts w:ascii="Segoe UI Emoji" w:hAnsi="Segoe UI Emoji" w:cs="Segoe UI Emoji"/>
              </w:rPr>
              <w:t>✔</w:t>
            </w:r>
          </w:p>
        </w:tc>
        <w:tc>
          <w:tcPr>
            <w:tcW w:w="992" w:type="dxa"/>
          </w:tcPr>
          <w:p w14:paraId="5226CC13" w14:textId="2F92CEE1" w:rsidR="00133BC3" w:rsidRDefault="00AF3C07" w:rsidP="00A03108">
            <w:r>
              <w:rPr>
                <w:rFonts w:ascii="Segoe UI Emoji" w:hAnsi="Segoe UI Emoji" w:cs="Segoe UI Emoji"/>
              </w:rPr>
              <w:t>❌</w:t>
            </w:r>
          </w:p>
        </w:tc>
        <w:tc>
          <w:tcPr>
            <w:tcW w:w="1228" w:type="dxa"/>
          </w:tcPr>
          <w:p w14:paraId="6769FD60" w14:textId="3E656029" w:rsidR="00133BC3" w:rsidRPr="00902E83" w:rsidRDefault="00133BC3" w:rsidP="00A03108">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A03108">
            <w:commentRangeStart w:id="452"/>
            <w:r>
              <w:t xml:space="preserve">Utiliza do algoritmo </w:t>
            </w:r>
            <w:r w:rsidR="00572EBE">
              <w:rPr>
                <w:i/>
              </w:rPr>
              <w:t>K</w:t>
            </w:r>
            <w:r w:rsidR="00572EBE" w:rsidRPr="00572EBE">
              <w:rPr>
                <w:i/>
              </w:rPr>
              <w:t>-</w:t>
            </w:r>
            <w:proofErr w:type="spellStart"/>
            <w:r w:rsidR="00572EBE">
              <w:rPr>
                <w:i/>
              </w:rPr>
              <w:t>N</w:t>
            </w:r>
            <w:r w:rsidR="00572EBE" w:rsidRPr="00572EBE">
              <w:rPr>
                <w:i/>
              </w:rPr>
              <w:t>earest</w:t>
            </w:r>
            <w:proofErr w:type="spellEnd"/>
            <w:r w:rsidR="00572EBE" w:rsidRPr="00572EBE">
              <w:rPr>
                <w:i/>
              </w:rPr>
              <w:t xml:space="preserve"> </w:t>
            </w:r>
            <w:proofErr w:type="spellStart"/>
            <w:r w:rsidR="00572EBE">
              <w:rPr>
                <w:i/>
              </w:rPr>
              <w:t>N</w:t>
            </w:r>
            <w:r w:rsidR="00572EBE" w:rsidRPr="00572EBE">
              <w:rPr>
                <w:i/>
              </w:rPr>
              <w:t>eighbors</w:t>
            </w:r>
            <w:proofErr w:type="spellEnd"/>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A03108">
            <w:r>
              <w:rPr>
                <w:rFonts w:ascii="Segoe UI Emoji" w:hAnsi="Segoe UI Emoji" w:cs="Segoe UI Emoji"/>
              </w:rPr>
              <w:t>❌</w:t>
            </w:r>
          </w:p>
        </w:tc>
        <w:tc>
          <w:tcPr>
            <w:tcW w:w="1276" w:type="dxa"/>
          </w:tcPr>
          <w:p w14:paraId="4194C9EB" w14:textId="12A928F8" w:rsidR="00133BC3" w:rsidRDefault="00133BC3" w:rsidP="00A03108">
            <w:r>
              <w:rPr>
                <w:rFonts w:ascii="Segoe UI Emoji" w:hAnsi="Segoe UI Emoji" w:cs="Segoe UI Emoji"/>
              </w:rPr>
              <w:t>❌</w:t>
            </w:r>
          </w:p>
        </w:tc>
        <w:tc>
          <w:tcPr>
            <w:tcW w:w="1134" w:type="dxa"/>
          </w:tcPr>
          <w:p w14:paraId="041307D4" w14:textId="79D83BE7" w:rsidR="00133BC3" w:rsidRDefault="00133BC3" w:rsidP="00A03108">
            <w:r>
              <w:rPr>
                <w:rFonts w:ascii="Segoe UI Emoji" w:hAnsi="Segoe UI Emoji" w:cs="Segoe UI Emoji"/>
              </w:rPr>
              <w:t>❌</w:t>
            </w:r>
          </w:p>
        </w:tc>
        <w:tc>
          <w:tcPr>
            <w:tcW w:w="992" w:type="dxa"/>
          </w:tcPr>
          <w:p w14:paraId="6920001E" w14:textId="7444B42E" w:rsidR="00133BC3" w:rsidRDefault="00133BC3" w:rsidP="00A03108">
            <w:r>
              <w:rPr>
                <w:rFonts w:ascii="Segoe UI Emoji" w:hAnsi="Segoe UI Emoji" w:cs="Segoe UI Emoji"/>
              </w:rPr>
              <w:t>✔</w:t>
            </w:r>
          </w:p>
        </w:tc>
        <w:tc>
          <w:tcPr>
            <w:tcW w:w="992" w:type="dxa"/>
          </w:tcPr>
          <w:p w14:paraId="0BB17045" w14:textId="59AC683C" w:rsidR="00133BC3" w:rsidRDefault="00133BC3" w:rsidP="00A03108">
            <w:r>
              <w:rPr>
                <w:rFonts w:ascii="Segoe UI Emoji" w:hAnsi="Segoe UI Emoji" w:cs="Segoe UI Emoji"/>
              </w:rPr>
              <w:t>✔</w:t>
            </w:r>
          </w:p>
        </w:tc>
        <w:tc>
          <w:tcPr>
            <w:tcW w:w="1228" w:type="dxa"/>
          </w:tcPr>
          <w:p w14:paraId="312CB3BA" w14:textId="4BC4EE04" w:rsidR="00133BC3" w:rsidRDefault="00133BC3" w:rsidP="00A03108">
            <w:r>
              <w:rPr>
                <w:rFonts w:ascii="Segoe UI Emoji" w:hAnsi="Segoe UI Emoji" w:cs="Segoe UI Emoji"/>
              </w:rPr>
              <w:t>✔</w:t>
            </w:r>
            <w:commentRangeEnd w:id="452"/>
            <w:r w:rsidR="00CF2134">
              <w:rPr>
                <w:rStyle w:val="Refdecomentrio"/>
              </w:rPr>
              <w:commentReference w:id="452"/>
            </w:r>
          </w:p>
        </w:tc>
      </w:tr>
      <w:tr w:rsidR="00133BC3" w:rsidRPr="00902E83" w14:paraId="42084703" w14:textId="77777777" w:rsidTr="00133BC3">
        <w:tc>
          <w:tcPr>
            <w:tcW w:w="2263" w:type="dxa"/>
          </w:tcPr>
          <w:p w14:paraId="607494FB" w14:textId="62590B7A" w:rsidR="00133BC3" w:rsidRPr="00902E83" w:rsidRDefault="00133BC3" w:rsidP="00A03108">
            <w:r>
              <w:t xml:space="preserve">Utiliza do algoritmo </w:t>
            </w:r>
            <w:proofErr w:type="spellStart"/>
            <w:r>
              <w:rPr>
                <w:i/>
              </w:rPr>
              <w:t>S</w:t>
            </w:r>
            <w:r w:rsidRPr="007176B1">
              <w:rPr>
                <w:i/>
              </w:rPr>
              <w:t>upport</w:t>
            </w:r>
            <w:proofErr w:type="spellEnd"/>
            <w:r w:rsidRPr="007176B1">
              <w:rPr>
                <w:i/>
              </w:rPr>
              <w:t xml:space="preserve"> </w:t>
            </w:r>
            <w:r>
              <w:rPr>
                <w:i/>
              </w:rPr>
              <w:t>V</w:t>
            </w:r>
            <w:r w:rsidRPr="007176B1">
              <w:rPr>
                <w:i/>
              </w:rPr>
              <w:t xml:space="preserve">ector </w:t>
            </w:r>
            <w:proofErr w:type="spellStart"/>
            <w:r>
              <w:rPr>
                <w:i/>
              </w:rPr>
              <w:t>M</w:t>
            </w:r>
            <w:r w:rsidRPr="007176B1">
              <w:rPr>
                <w:i/>
              </w:rPr>
              <w:t>achine</w:t>
            </w:r>
            <w:proofErr w:type="spellEnd"/>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A03108">
            <w:r>
              <w:rPr>
                <w:rFonts w:ascii="Segoe UI Emoji" w:hAnsi="Segoe UI Emoji" w:cs="Segoe UI Emoji"/>
              </w:rPr>
              <w:t>❌</w:t>
            </w:r>
          </w:p>
        </w:tc>
        <w:tc>
          <w:tcPr>
            <w:tcW w:w="1276" w:type="dxa"/>
          </w:tcPr>
          <w:p w14:paraId="34E72F30" w14:textId="2F112282" w:rsidR="00133BC3" w:rsidRDefault="00133BC3" w:rsidP="00A03108">
            <w:r>
              <w:rPr>
                <w:rFonts w:ascii="Segoe UI Emoji" w:hAnsi="Segoe UI Emoji" w:cs="Segoe UI Emoji"/>
              </w:rPr>
              <w:t>✔</w:t>
            </w:r>
          </w:p>
        </w:tc>
        <w:tc>
          <w:tcPr>
            <w:tcW w:w="1134" w:type="dxa"/>
          </w:tcPr>
          <w:p w14:paraId="240A04A7" w14:textId="2E653236" w:rsidR="00133BC3" w:rsidRDefault="00133BC3" w:rsidP="00A03108">
            <w:r>
              <w:rPr>
                <w:rFonts w:ascii="Segoe UI Emoji" w:hAnsi="Segoe UI Emoji" w:cs="Segoe UI Emoji"/>
              </w:rPr>
              <w:t>✔</w:t>
            </w:r>
          </w:p>
        </w:tc>
        <w:tc>
          <w:tcPr>
            <w:tcW w:w="992" w:type="dxa"/>
          </w:tcPr>
          <w:p w14:paraId="43BD8DF6" w14:textId="7F206F4F" w:rsidR="00133BC3" w:rsidRDefault="00C300C3" w:rsidP="00A03108">
            <w:r>
              <w:rPr>
                <w:rFonts w:ascii="Segoe UI Emoji" w:hAnsi="Segoe UI Emoji" w:cs="Segoe UI Emoji"/>
              </w:rPr>
              <w:t>❌</w:t>
            </w:r>
          </w:p>
        </w:tc>
        <w:tc>
          <w:tcPr>
            <w:tcW w:w="992" w:type="dxa"/>
          </w:tcPr>
          <w:p w14:paraId="38BC4F4E" w14:textId="763D9098" w:rsidR="00133BC3" w:rsidRDefault="00C300C3" w:rsidP="00A03108">
            <w:r>
              <w:rPr>
                <w:rFonts w:ascii="Segoe UI Emoji" w:hAnsi="Segoe UI Emoji" w:cs="Segoe UI Emoji"/>
              </w:rPr>
              <w:t>❌</w:t>
            </w:r>
          </w:p>
        </w:tc>
        <w:tc>
          <w:tcPr>
            <w:tcW w:w="1228" w:type="dxa"/>
          </w:tcPr>
          <w:p w14:paraId="2F6147B2" w14:textId="105F044D" w:rsidR="00133BC3" w:rsidRDefault="00C300C3" w:rsidP="00A03108">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A03108">
            <w:r>
              <w:t xml:space="preserve">Utiliza do algoritmo </w:t>
            </w:r>
            <w:r>
              <w:rPr>
                <w:i/>
              </w:rPr>
              <w:t>R</w:t>
            </w:r>
            <w:r w:rsidRPr="00BE3559">
              <w:rPr>
                <w:i/>
              </w:rPr>
              <w:t xml:space="preserve">adial </w:t>
            </w:r>
            <w:proofErr w:type="spellStart"/>
            <w:r>
              <w:rPr>
                <w:i/>
              </w:rPr>
              <w:t>B</w:t>
            </w:r>
            <w:r w:rsidRPr="00BE3559">
              <w:rPr>
                <w:i/>
              </w:rPr>
              <w:t>asis</w:t>
            </w:r>
            <w:proofErr w:type="spellEnd"/>
            <w:r w:rsidRPr="00BE3559">
              <w:rPr>
                <w:i/>
              </w:rPr>
              <w:t xml:space="preserve"> </w:t>
            </w:r>
            <w:proofErr w:type="spellStart"/>
            <w:r>
              <w:rPr>
                <w:i/>
              </w:rPr>
              <w:t>F</w:t>
            </w:r>
            <w:r w:rsidRPr="00BE3559">
              <w:rPr>
                <w:i/>
              </w:rPr>
              <w:t>unction</w:t>
            </w:r>
            <w:proofErr w:type="spellEnd"/>
            <w:r>
              <w:t xml:space="preserve"> (</w:t>
            </w:r>
            <w:r w:rsidRPr="004A54BF">
              <w:rPr>
                <w:i/>
              </w:rPr>
              <w:t>RBF</w:t>
            </w:r>
            <w:r>
              <w:t>) para classificação?</w:t>
            </w:r>
          </w:p>
        </w:tc>
        <w:tc>
          <w:tcPr>
            <w:tcW w:w="851" w:type="dxa"/>
          </w:tcPr>
          <w:p w14:paraId="521C36A9" w14:textId="68463338" w:rsidR="00133BC3" w:rsidRDefault="00133BC3" w:rsidP="00A03108">
            <w:r>
              <w:rPr>
                <w:rFonts w:ascii="Segoe UI Emoji" w:hAnsi="Segoe UI Emoji" w:cs="Segoe UI Emoji"/>
              </w:rPr>
              <w:t>❌</w:t>
            </w:r>
          </w:p>
        </w:tc>
        <w:tc>
          <w:tcPr>
            <w:tcW w:w="1276" w:type="dxa"/>
          </w:tcPr>
          <w:p w14:paraId="1F69CB03" w14:textId="2F899535" w:rsidR="00133BC3" w:rsidRDefault="00133BC3" w:rsidP="00A03108">
            <w:r>
              <w:rPr>
                <w:rFonts w:ascii="Segoe UI Emoji" w:hAnsi="Segoe UI Emoji" w:cs="Segoe UI Emoji"/>
              </w:rPr>
              <w:t>❌</w:t>
            </w:r>
          </w:p>
        </w:tc>
        <w:tc>
          <w:tcPr>
            <w:tcW w:w="1134" w:type="dxa"/>
          </w:tcPr>
          <w:p w14:paraId="389DEEDC" w14:textId="096DFF94" w:rsidR="00133BC3" w:rsidRDefault="00133BC3" w:rsidP="00A03108">
            <w:r>
              <w:rPr>
                <w:rFonts w:ascii="Segoe UI Emoji" w:hAnsi="Segoe UI Emoji" w:cs="Segoe UI Emoji"/>
              </w:rPr>
              <w:t>✔</w:t>
            </w:r>
          </w:p>
        </w:tc>
        <w:tc>
          <w:tcPr>
            <w:tcW w:w="992" w:type="dxa"/>
          </w:tcPr>
          <w:p w14:paraId="33405BA6" w14:textId="0AEDF795" w:rsidR="00133BC3" w:rsidRDefault="00A87396" w:rsidP="00A03108">
            <w:r>
              <w:rPr>
                <w:rFonts w:ascii="Segoe UI Emoji" w:hAnsi="Segoe UI Emoji" w:cs="Segoe UI Emoji"/>
              </w:rPr>
              <w:t>❌</w:t>
            </w:r>
          </w:p>
        </w:tc>
        <w:tc>
          <w:tcPr>
            <w:tcW w:w="992" w:type="dxa"/>
          </w:tcPr>
          <w:p w14:paraId="171A61E4" w14:textId="14C0F87A" w:rsidR="00133BC3" w:rsidRDefault="00A87396" w:rsidP="00A03108">
            <w:r>
              <w:rPr>
                <w:rFonts w:ascii="Segoe UI Emoji" w:hAnsi="Segoe UI Emoji" w:cs="Segoe UI Emoji"/>
              </w:rPr>
              <w:t>❌</w:t>
            </w:r>
          </w:p>
        </w:tc>
        <w:tc>
          <w:tcPr>
            <w:tcW w:w="1228" w:type="dxa"/>
          </w:tcPr>
          <w:p w14:paraId="1DE12D50" w14:textId="59216728" w:rsidR="00133BC3" w:rsidRDefault="00A87396" w:rsidP="00A03108">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A03108">
            <w:r w:rsidRPr="00433FDA">
              <w:lastRenderedPageBreak/>
              <w:t xml:space="preserve">Utiliza o algoritmo </w:t>
            </w:r>
            <w:proofErr w:type="spellStart"/>
            <w:r w:rsidRPr="00433FDA">
              <w:rPr>
                <w:i/>
              </w:rPr>
              <w:t>Random</w:t>
            </w:r>
            <w:proofErr w:type="spellEnd"/>
            <w:r w:rsidRPr="00433FDA">
              <w:rPr>
                <w:i/>
              </w:rPr>
              <w:t xml:space="preserve"> Forest</w:t>
            </w:r>
            <w:r w:rsidRPr="005229A2">
              <w:t xml:space="preserve"> para </w:t>
            </w:r>
            <w:r>
              <w:t>classificação</w:t>
            </w:r>
            <w:r>
              <w:rPr>
                <w:i/>
              </w:rPr>
              <w:t>?</w:t>
            </w:r>
          </w:p>
        </w:tc>
        <w:tc>
          <w:tcPr>
            <w:tcW w:w="851" w:type="dxa"/>
          </w:tcPr>
          <w:p w14:paraId="7B837F95" w14:textId="0F8A9942" w:rsidR="00133BC3" w:rsidRDefault="00133BC3" w:rsidP="00A03108">
            <w:r>
              <w:rPr>
                <w:rFonts w:ascii="Segoe UI Emoji" w:hAnsi="Segoe UI Emoji" w:cs="Segoe UI Emoji"/>
              </w:rPr>
              <w:t>✔</w:t>
            </w:r>
          </w:p>
        </w:tc>
        <w:tc>
          <w:tcPr>
            <w:tcW w:w="1276" w:type="dxa"/>
          </w:tcPr>
          <w:p w14:paraId="7EC2706F" w14:textId="20587CFD" w:rsidR="00133BC3" w:rsidRDefault="00133BC3" w:rsidP="00A03108">
            <w:r>
              <w:rPr>
                <w:rFonts w:ascii="Segoe UI Emoji" w:hAnsi="Segoe UI Emoji" w:cs="Segoe UI Emoji"/>
              </w:rPr>
              <w:t>❌</w:t>
            </w:r>
          </w:p>
        </w:tc>
        <w:tc>
          <w:tcPr>
            <w:tcW w:w="1134" w:type="dxa"/>
          </w:tcPr>
          <w:p w14:paraId="04605587" w14:textId="0501A47C" w:rsidR="00133BC3" w:rsidRDefault="00133BC3" w:rsidP="00A03108">
            <w:r>
              <w:rPr>
                <w:rFonts w:ascii="Segoe UI Emoji" w:hAnsi="Segoe UI Emoji" w:cs="Segoe UI Emoji"/>
              </w:rPr>
              <w:t>❌</w:t>
            </w:r>
          </w:p>
        </w:tc>
        <w:tc>
          <w:tcPr>
            <w:tcW w:w="992" w:type="dxa"/>
          </w:tcPr>
          <w:p w14:paraId="3519B922" w14:textId="5A9A47A8" w:rsidR="00133BC3" w:rsidRDefault="00107911" w:rsidP="00A03108">
            <w:r>
              <w:rPr>
                <w:rFonts w:ascii="Segoe UI Emoji" w:hAnsi="Segoe UI Emoji" w:cs="Segoe UI Emoji"/>
              </w:rPr>
              <w:t>❌</w:t>
            </w:r>
          </w:p>
        </w:tc>
        <w:tc>
          <w:tcPr>
            <w:tcW w:w="992" w:type="dxa"/>
          </w:tcPr>
          <w:p w14:paraId="6C049567" w14:textId="54A46C61" w:rsidR="00133BC3" w:rsidRDefault="00107911" w:rsidP="00A03108">
            <w:r>
              <w:rPr>
                <w:rFonts w:ascii="Segoe UI Emoji" w:hAnsi="Segoe UI Emoji" w:cs="Segoe UI Emoji"/>
              </w:rPr>
              <w:t>❌</w:t>
            </w:r>
          </w:p>
        </w:tc>
        <w:tc>
          <w:tcPr>
            <w:tcW w:w="1228" w:type="dxa"/>
          </w:tcPr>
          <w:p w14:paraId="7EBDD19D" w14:textId="6638A38B" w:rsidR="00133BC3" w:rsidRDefault="00107911" w:rsidP="00A03108">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A03108">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Pr="005229A2">
              <w:t xml:space="preserve"> para </w:t>
            </w:r>
            <w:r>
              <w:t>classificação</w:t>
            </w:r>
            <w:r>
              <w:rPr>
                <w:i/>
              </w:rPr>
              <w:t>?</w:t>
            </w:r>
          </w:p>
        </w:tc>
        <w:tc>
          <w:tcPr>
            <w:tcW w:w="851" w:type="dxa"/>
          </w:tcPr>
          <w:p w14:paraId="49CBF58B" w14:textId="630EB4FA" w:rsidR="00133BC3" w:rsidRPr="00433FDA" w:rsidRDefault="00133BC3" w:rsidP="00A03108">
            <w:r>
              <w:rPr>
                <w:rFonts w:ascii="Segoe UI Emoji" w:hAnsi="Segoe UI Emoji" w:cs="Segoe UI Emoji"/>
              </w:rPr>
              <w:t>✔</w:t>
            </w:r>
          </w:p>
        </w:tc>
        <w:tc>
          <w:tcPr>
            <w:tcW w:w="1276" w:type="dxa"/>
          </w:tcPr>
          <w:p w14:paraId="3097A931" w14:textId="2EA435E5" w:rsidR="00133BC3" w:rsidRPr="00433FDA" w:rsidRDefault="00133BC3" w:rsidP="00A03108">
            <w:r>
              <w:rPr>
                <w:rFonts w:ascii="Segoe UI Emoji" w:hAnsi="Segoe UI Emoji" w:cs="Segoe UI Emoji"/>
              </w:rPr>
              <w:t>❌</w:t>
            </w:r>
          </w:p>
        </w:tc>
        <w:tc>
          <w:tcPr>
            <w:tcW w:w="1134" w:type="dxa"/>
          </w:tcPr>
          <w:p w14:paraId="45429285" w14:textId="0B1088D6" w:rsidR="00133BC3" w:rsidRPr="00433FDA" w:rsidRDefault="00133BC3" w:rsidP="00A03108">
            <w:r>
              <w:rPr>
                <w:rFonts w:ascii="Segoe UI Emoji" w:hAnsi="Segoe UI Emoji" w:cs="Segoe UI Emoji"/>
              </w:rPr>
              <w:t>❌</w:t>
            </w:r>
          </w:p>
        </w:tc>
        <w:tc>
          <w:tcPr>
            <w:tcW w:w="992" w:type="dxa"/>
          </w:tcPr>
          <w:p w14:paraId="50ED4D3B" w14:textId="6C1A7876" w:rsidR="00133BC3" w:rsidRDefault="00107911" w:rsidP="00A03108">
            <w:r>
              <w:rPr>
                <w:rFonts w:ascii="Segoe UI Emoji" w:hAnsi="Segoe UI Emoji" w:cs="Segoe UI Emoji"/>
              </w:rPr>
              <w:t>❌</w:t>
            </w:r>
          </w:p>
        </w:tc>
        <w:tc>
          <w:tcPr>
            <w:tcW w:w="992" w:type="dxa"/>
          </w:tcPr>
          <w:p w14:paraId="077C0D4F" w14:textId="02EF9045" w:rsidR="00133BC3" w:rsidRDefault="00107911" w:rsidP="00A03108">
            <w:r>
              <w:rPr>
                <w:rFonts w:ascii="Segoe UI Emoji" w:hAnsi="Segoe UI Emoji" w:cs="Segoe UI Emoji"/>
              </w:rPr>
              <w:t>❌</w:t>
            </w:r>
          </w:p>
        </w:tc>
        <w:tc>
          <w:tcPr>
            <w:tcW w:w="1228" w:type="dxa"/>
          </w:tcPr>
          <w:p w14:paraId="25FBCA5D" w14:textId="552057E9" w:rsidR="00133BC3" w:rsidRPr="00433FDA" w:rsidRDefault="00107911" w:rsidP="00A03108">
            <w:r>
              <w:rPr>
                <w:rFonts w:ascii="Segoe UI Emoji" w:hAnsi="Segoe UI Emoji" w:cs="Segoe UI Emoji"/>
              </w:rPr>
              <w:t>❌</w:t>
            </w:r>
          </w:p>
        </w:tc>
      </w:tr>
    </w:tbl>
    <w:p w14:paraId="1ECF9EDE" w14:textId="77777777" w:rsidR="00FB0449" w:rsidRPr="00433FDA" w:rsidRDefault="00105560" w:rsidP="00A03108">
      <w:r w:rsidRPr="00433FDA">
        <w:tab/>
      </w:r>
    </w:p>
    <w:p w14:paraId="3CAD5848" w14:textId="53EEF162" w:rsidR="00105560" w:rsidRDefault="00FB0449" w:rsidP="00A03108">
      <w:del w:id="453" w:author="Érico Souza Loewe" w:date="2020-11-09T01:20:00Z">
        <w:r w:rsidRPr="00433FDA">
          <w:tab/>
        </w:r>
      </w:del>
      <w:ins w:id="454" w:author="Érico Souza Loewe" w:date="2020-11-09T01:20:00Z">
        <w:r w:rsidRPr="00433FDA">
          <w:tab/>
        </w:r>
        <w:r w:rsidR="00CE17E8">
          <w:t xml:space="preserve">A definição dos algoritmos apresentados no </w:t>
        </w:r>
        <w:r w:rsidR="00CE17E8">
          <w:fldChar w:fldCharType="begin"/>
        </w:r>
        <w:r w:rsidR="00CE17E8">
          <w:instrText xml:space="preserve"> REF _Ref42381546 \h </w:instrText>
        </w:r>
        <w:r w:rsidR="00CE17E8">
          <w:fldChar w:fldCharType="separate"/>
        </w:r>
        <w:r w:rsidR="00CE17E8">
          <w:t xml:space="preserve">Quadro </w:t>
        </w:r>
        <w:r w:rsidR="00CE17E8">
          <w:rPr>
            <w:noProof/>
          </w:rPr>
          <w:t>1</w:t>
        </w:r>
        <w:r w:rsidR="00CE17E8">
          <w:fldChar w:fldCharType="end"/>
        </w:r>
        <w:r w:rsidR="00CE17E8">
          <w:t xml:space="preserve">, </w:t>
        </w:r>
        <w:r w:rsidR="006F56A4">
          <w:t>n</w:t>
        </w:r>
        <w:r w:rsidR="004F202C">
          <w:t xml:space="preserve">a coluna da </w:t>
        </w:r>
        <w:r w:rsidR="00CE17E8">
          <w:t>proposta desse trabalho, foi atualizada a partir d</w:t>
        </w:r>
        <w:r w:rsidR="00B155E5">
          <w:t xml:space="preserve">as conclusões apresentadas na capitulo </w:t>
        </w:r>
        <w:r w:rsidR="00B155E5">
          <w:fldChar w:fldCharType="begin"/>
        </w:r>
        <w:r w:rsidR="00B155E5">
          <w:instrText xml:space="preserve"> REF _Ref55524703 \r \h </w:instrText>
        </w:r>
        <w:r w:rsidR="00B155E5">
          <w:fldChar w:fldCharType="separate"/>
        </w:r>
        <w:r w:rsidR="00B155E5">
          <w:t>2.6</w:t>
        </w:r>
        <w:r w:rsidR="00B155E5">
          <w:fldChar w:fldCharType="end"/>
        </w:r>
        <w:r w:rsidR="00DB1D70">
          <w:t xml:space="preserve">. </w:t>
        </w:r>
        <w:r w:rsidR="0084149E">
          <w:t xml:space="preserve">Onde é </w:t>
        </w:r>
        <w:r w:rsidR="00062B77">
          <w:t>apresentado</w:t>
        </w:r>
        <w:r w:rsidR="0084149E">
          <w:t xml:space="preserve"> o algoritmo de classificação e o motivo</w:t>
        </w:r>
        <w:r w:rsidR="00062B77">
          <w:t xml:space="preserve"> da escolha</w:t>
        </w:r>
        <w:r w:rsidR="0084149E">
          <w:t>.</w:t>
        </w:r>
      </w:ins>
    </w:p>
    <w:p w14:paraId="2563C68A" w14:textId="627DE5B7" w:rsidR="008B1BE6" w:rsidRDefault="00A92768" w:rsidP="00A03108">
      <w:pPr>
        <w:pStyle w:val="Ttulo2"/>
      </w:pPr>
      <w:bookmarkStart w:id="455" w:name="_Ref55524691"/>
      <w:bookmarkStart w:id="456" w:name="_Ref55524703"/>
      <w:bookmarkStart w:id="457" w:name="_Toc55260948"/>
      <w:bookmarkStart w:id="458" w:name="_Toc55777247"/>
      <w:r>
        <w:t>Conclusões dos trabalhos revisados</w:t>
      </w:r>
      <w:bookmarkEnd w:id="455"/>
      <w:bookmarkEnd w:id="456"/>
      <w:bookmarkEnd w:id="457"/>
      <w:bookmarkEnd w:id="458"/>
    </w:p>
    <w:p w14:paraId="51F57A9F" w14:textId="6FAB660C" w:rsidR="00A92768" w:rsidRDefault="00A92768" w:rsidP="00A03108">
      <w:r>
        <w:tab/>
        <w:t>Após a revisão</w:t>
      </w:r>
      <w:r w:rsidR="00DF0B4C">
        <w:t xml:space="preserve"> dos </w:t>
      </w:r>
      <w:del w:id="459" w:author="Érico Souza Loewe" w:date="2020-11-09T01:20:00Z">
        <w:r w:rsidR="00AA7768">
          <w:delText>3</w:delText>
        </w:r>
      </w:del>
      <w:ins w:id="460" w:author="Érico Souza Loewe" w:date="2020-11-09T01:20:00Z">
        <w:r w:rsidR="00CF2134">
          <w:t>5</w:t>
        </w:r>
      </w:ins>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xml:space="preserve">, </w:t>
      </w:r>
      <w:ins w:id="461" w:author="Érico Souza Loewe" w:date="2020-11-09T01:20:00Z">
        <w:r w:rsidR="00CF2134">
          <w:t xml:space="preserve">métricas </w:t>
        </w:r>
      </w:ins>
      <w:r w:rsidR="00DF364E">
        <w:t>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del w:id="462" w:author="Érico Souza Loewe" w:date="2020-11-09T01:20:00Z">
        <w:r w:rsidR="001E10C6">
          <w:delText>porem</w:delText>
        </w:r>
      </w:del>
      <w:ins w:id="463" w:author="Érico Souza Loewe" w:date="2020-11-09T01:20:00Z">
        <w:r w:rsidR="001E10C6">
          <w:t>por</w:t>
        </w:r>
        <w:r w:rsidR="00CF2134">
          <w:t>é</w:t>
        </w:r>
        <w:r w:rsidR="001E10C6">
          <w:t>m</w:t>
        </w:r>
      </w:ins>
      <w:r w:rsidR="001E10C6">
        <w:t xml:space="preserve"> em nenhum momento </w:t>
      </w:r>
      <w:del w:id="464" w:author="Érico Souza Loewe" w:date="2020-11-09T01:20:00Z">
        <w:r w:rsidR="001E10C6">
          <w:delText xml:space="preserve">foi apresentado </w:delText>
        </w:r>
      </w:del>
      <w:ins w:id="465" w:author="Érico Souza Loewe" w:date="2020-11-09T01:20:00Z">
        <w:r w:rsidR="00CF2134">
          <w:t xml:space="preserve">foram </w:t>
        </w:r>
        <w:r w:rsidR="001E10C6">
          <w:t>apresentado</w:t>
        </w:r>
        <w:r w:rsidR="00CF2134">
          <w:t>s</w:t>
        </w:r>
        <w:r w:rsidR="001E10C6">
          <w:t xml:space="preserve"> </w:t>
        </w:r>
        <w:r w:rsidR="00CF2134">
          <w:t xml:space="preserve">os </w:t>
        </w:r>
      </w:ins>
      <w:r w:rsidR="001E10C6">
        <w:t xml:space="preserve">algoritmos de recomendação como </w:t>
      </w:r>
      <w:del w:id="466" w:author="Érico Souza Loewe" w:date="2020-11-09T01:20:00Z">
        <w:r w:rsidR="00E250F5">
          <w:delText xml:space="preserve">algoritmos de </w:delText>
        </w:r>
      </w:del>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360E11D1" w:rsidR="00E167C1" w:rsidRPr="00E167C1" w:rsidRDefault="003106D8" w:rsidP="00A03108">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w:t>
      </w:r>
      <w:del w:id="467" w:author="Érico Souza Loewe" w:date="2020-11-09T01:20:00Z">
        <w:r w:rsidR="001A7A73">
          <w:delText>Porem</w:delText>
        </w:r>
      </w:del>
      <w:ins w:id="468" w:author="Érico Souza Loewe" w:date="2020-11-09T01:20:00Z">
        <w:r w:rsidR="001A7A73">
          <w:t>Por</w:t>
        </w:r>
        <w:r w:rsidR="00CE158D">
          <w:t>é</w:t>
        </w:r>
        <w:r w:rsidR="001A7A73">
          <w:t>m</w:t>
        </w:r>
      </w:ins>
      <w:r w:rsidR="001A7A73">
        <w:t xml:space="preserve"> o</w:t>
      </w:r>
      <w:r>
        <w:t xml:space="preserve"> uso do SVM </w:t>
      </w:r>
      <w:r w:rsidR="00D17CF4">
        <w:t>foi descartado</w:t>
      </w:r>
      <w:r w:rsidR="00E167C1">
        <w:t xml:space="preserve">, devido </w:t>
      </w:r>
      <w:del w:id="469" w:author="Érico Souza Loewe" w:date="2020-11-09T01:20:00Z">
        <w:r w:rsidR="00E167C1">
          <w:delText>a</w:delText>
        </w:r>
      </w:del>
      <w:ins w:id="470" w:author="Érico Souza Loewe" w:date="2020-11-09T01:20:00Z">
        <w:r w:rsidR="00E167C1">
          <w:t>a</w:t>
        </w:r>
        <w:r w:rsidR="00CE158D">
          <w:t>o</w:t>
        </w:r>
      </w:ins>
      <w:r w:rsidR="00E167C1">
        <w:t xml:space="preserve"> seu algoritmo tradicional</w:t>
      </w:r>
      <w:del w:id="471" w:author="Érico Souza Loewe" w:date="2020-11-09T01:20:00Z">
        <w:r w:rsidR="00A926A8">
          <w:delText>,</w:delText>
        </w:r>
      </w:del>
      <w:r w:rsidR="00CE158D">
        <w:t xml:space="preserve"> </w:t>
      </w:r>
      <w:r w:rsidR="00A926A8">
        <w:t xml:space="preserve">estar mais voltado </w:t>
      </w:r>
      <w:del w:id="472" w:author="Érico Souza Loewe" w:date="2020-11-09T01:20:00Z">
        <w:r w:rsidR="00A926A8">
          <w:delText xml:space="preserve">a uma grande </w:delText>
        </w:r>
        <w:r w:rsidR="005508BE">
          <w:delText>divisão</w:delText>
        </w:r>
        <w:r w:rsidR="00A926A8">
          <w:delText xml:space="preserve"> das classes dos </w:delText>
        </w:r>
        <w:r w:rsidR="00A926A8" w:rsidRPr="00A926A8">
          <w:rPr>
            <w:i/>
          </w:rPr>
          <w:delText>datasets</w:delText>
        </w:r>
        <w:r w:rsidR="00A926A8" w:rsidRPr="00A926A8">
          <w:delText>.</w:delText>
        </w:r>
        <w:r w:rsidR="00A926A8">
          <w:delText xml:space="preserve"> </w:delText>
        </w:r>
        <w:r w:rsidR="00A926A8" w:rsidRPr="00A926A8">
          <w:delText>(</w:delText>
        </w:r>
        <w:r w:rsidR="00A926A8">
          <w:delText xml:space="preserve">geralmente utilizado </w:delText>
        </w:r>
      </w:del>
      <w:r w:rsidR="00A926A8">
        <w:t>para a</w:t>
      </w:r>
      <w:r w:rsidR="00E167C1">
        <w:t xml:space="preserve"> classificação de</w:t>
      </w:r>
      <w:r w:rsidR="00A926A8">
        <w:t xml:space="preserve"> </w:t>
      </w:r>
      <w:r w:rsidR="00E167C1">
        <w:t>classes</w:t>
      </w:r>
      <w:r>
        <w:t xml:space="preserve"> </w:t>
      </w:r>
      <w:del w:id="473" w:author="Érico Souza Loewe" w:date="2020-11-09T01:20:00Z">
        <w:r>
          <w:delText>binarias</w:delText>
        </w:r>
        <w:r w:rsidR="00A926A8">
          <w:delText>)</w:delText>
        </w:r>
        <w:r w:rsidR="00E167C1">
          <w:delText>.</w:delText>
        </w:r>
      </w:del>
      <w:ins w:id="474" w:author="Érico Souza Loewe" w:date="2020-11-09T01:20:00Z">
        <w:r>
          <w:t>bin</w:t>
        </w:r>
        <w:r w:rsidR="00D74DB2">
          <w:t>á</w:t>
        </w:r>
        <w:r>
          <w:t>rias</w:t>
        </w:r>
      </w:ins>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del w:id="475" w:author="Érico Souza Loewe" w:date="2020-11-09T01:20:00Z">
        <w:r w:rsidR="007E0003">
          <w:delText xml:space="preserve"> Sobrando somente</w:delText>
        </w:r>
      </w:del>
      <w:ins w:id="476" w:author="Érico Souza Loewe" w:date="2020-11-09T01:20:00Z">
        <w:r w:rsidR="00CE158D">
          <w:t>.</w:t>
        </w:r>
        <w:r w:rsidR="007E0003">
          <w:t xml:space="preserve"> </w:t>
        </w:r>
        <w:r w:rsidR="00CE158D">
          <w:t>Portanto, nesse trabalho escolheu-se usar</w:t>
        </w:r>
      </w:ins>
      <w:r w:rsidR="00CE158D">
        <w:t xml:space="preserve"> </w:t>
      </w:r>
      <w:r w:rsidR="007E0003">
        <w:t>o algoritmo KNN</w:t>
      </w:r>
      <w:del w:id="477" w:author="Érico Souza Loewe" w:date="2020-11-09T01:20:00Z">
        <w:r w:rsidR="007E0003">
          <w:delText xml:space="preserve"> para ser testado no sistema desenvolvido nesse trabalho</w:delText>
        </w:r>
      </w:del>
      <w:r w:rsidR="007E0003">
        <w:t>.</w:t>
      </w:r>
    </w:p>
    <w:p w14:paraId="6C6B54A3" w14:textId="5CA8CC4A" w:rsidR="007B0815" w:rsidRPr="008739F4" w:rsidRDefault="008739F4" w:rsidP="00A03108">
      <w:pPr>
        <w:pStyle w:val="Ttulo1"/>
      </w:pPr>
      <w:bookmarkStart w:id="478" w:name="_Toc55260949"/>
      <w:bookmarkStart w:id="479" w:name="_Toc55777248"/>
      <w:r w:rsidRPr="008739F4">
        <w:lastRenderedPageBreak/>
        <w:t>COLETA DO CONTEXTO DOS USU</w:t>
      </w:r>
      <w:r w:rsidR="00B21656">
        <w:t>á</w:t>
      </w:r>
      <w:r w:rsidRPr="008739F4">
        <w:t>RIOS</w:t>
      </w:r>
      <w:bookmarkEnd w:id="478"/>
      <w:bookmarkEnd w:id="479"/>
    </w:p>
    <w:p w14:paraId="73046BB6" w14:textId="7892C89A" w:rsidR="001531B8" w:rsidRDefault="00396243" w:rsidP="00A03108">
      <w:pPr>
        <w:rPr>
          <w:del w:id="480" w:author="Érico Souza Loewe" w:date="2020-11-09T01:20:00Z"/>
        </w:rPr>
      </w:pPr>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xml:space="preserve">, tornando </w:t>
      </w:r>
      <w:r w:rsidR="00B21656">
        <w:t>realizável</w:t>
      </w:r>
      <w:r w:rsidR="00C15DF2">
        <w:t xml:space="preserve"> entender certas lacunas que não foram analisadas n</w:t>
      </w:r>
      <w:r w:rsidR="003656CA">
        <w:t>essa</w:t>
      </w:r>
      <w:r w:rsidR="00C15DF2">
        <w:t xml:space="preserve"> área</w:t>
      </w:r>
      <w:r w:rsidR="003656CA">
        <w:t xml:space="preserve"> de pesquisa</w:t>
      </w:r>
      <w:del w:id="481" w:author="Érico Souza Loewe" w:date="2020-11-09T01:20:00Z">
        <w:r w:rsidR="00C15DF2">
          <w:delText xml:space="preserve">. </w:delText>
        </w:r>
      </w:del>
    </w:p>
    <w:p w14:paraId="63C6F035" w14:textId="61EB7D77" w:rsidR="00A820D4" w:rsidRPr="006C7738" w:rsidRDefault="001531B8" w:rsidP="00A03108">
      <w:pPr>
        <w:rPr>
          <w:ins w:id="482" w:author="Érico Souza Loewe" w:date="2020-11-09T01:20:00Z"/>
        </w:rPr>
      </w:pPr>
      <w:del w:id="483" w:author="Érico Souza Loewe" w:date="2020-11-09T01:20:00Z">
        <w:r>
          <w:tab/>
          <w:delText>Com isso, entender</w:delText>
        </w:r>
      </w:del>
      <w:r w:rsidR="003D4287">
        <w:t xml:space="preserve"> e</w:t>
      </w:r>
      <w:del w:id="484" w:author="Érico Souza Loewe" w:date="2020-11-09T01:20:00Z">
        <w:r>
          <w:delText xml:space="preserve"> desenvolver</w:delText>
        </w:r>
      </w:del>
      <w:ins w:id="485" w:author="Érico Souza Loewe" w:date="2020-11-09T01:20:00Z">
        <w:r w:rsidR="0088221F">
          <w:t>,</w:t>
        </w:r>
        <w:r w:rsidR="003D4287">
          <w:t xml:space="preserve"> no fim</w:t>
        </w:r>
        <w:r w:rsidR="00182F9A">
          <w:t>, desenvolvendo</w:t>
        </w:r>
      </w:ins>
      <w:r w:rsidR="00182F9A">
        <w:t xml:space="preserve"> um </w:t>
      </w:r>
      <w:del w:id="486" w:author="Érico Souza Loewe" w:date="2020-11-09T01:20:00Z">
        <w:r>
          <w:delText xml:space="preserve">modelo </w:delText>
        </w:r>
        <w:r w:rsidR="000210A2">
          <w:delText>de sistemas</w:delText>
        </w:r>
      </w:del>
      <w:ins w:id="487" w:author="Érico Souza Loewe" w:date="2020-11-09T01:20:00Z">
        <w:r w:rsidR="00182F9A">
          <w:t>sistema</w:t>
        </w:r>
      </w:ins>
      <w:r w:rsidR="00182F9A">
        <w:t xml:space="preserve"> de </w:t>
      </w:r>
      <w:r w:rsidR="00182F9A" w:rsidRPr="00182F9A">
        <w:t xml:space="preserve">recomendação chamado </w:t>
      </w:r>
      <w:r w:rsidR="00182F9A" w:rsidRPr="00182F9A">
        <w:rPr>
          <w:rPrChange w:id="488" w:author="Érico Souza Loewe" w:date="2020-11-09T01:20:00Z">
            <w:rPr>
              <w:i/>
            </w:rPr>
          </w:rPrChange>
        </w:rPr>
        <w:t>LORS</w:t>
      </w:r>
      <w:r w:rsidR="00182F9A" w:rsidRPr="00182F9A">
        <w:t xml:space="preserve"> (</w:t>
      </w:r>
      <w:proofErr w:type="spellStart"/>
      <w:r w:rsidR="00182F9A" w:rsidRPr="00182F9A">
        <w:rPr>
          <w:rPrChange w:id="489" w:author="Érico Souza Loewe" w:date="2020-11-09T01:20:00Z">
            <w:rPr>
              <w:i/>
            </w:rPr>
          </w:rPrChange>
        </w:rPr>
        <w:t>Loewe’s</w:t>
      </w:r>
      <w:proofErr w:type="spellEnd"/>
      <w:r w:rsidR="00182F9A" w:rsidRPr="00182F9A">
        <w:rPr>
          <w:rPrChange w:id="490" w:author="Érico Souza Loewe" w:date="2020-11-09T01:20:00Z">
            <w:rPr>
              <w:i/>
            </w:rPr>
          </w:rPrChange>
        </w:rPr>
        <w:t xml:space="preserve"> </w:t>
      </w:r>
      <w:proofErr w:type="spellStart"/>
      <w:r w:rsidR="00182F9A" w:rsidRPr="00182F9A">
        <w:rPr>
          <w:rPrChange w:id="491" w:author="Érico Souza Loewe" w:date="2020-11-09T01:20:00Z">
            <w:rPr>
              <w:i/>
            </w:rPr>
          </w:rPrChange>
        </w:rPr>
        <w:t>Recommender</w:t>
      </w:r>
      <w:proofErr w:type="spellEnd"/>
      <w:r w:rsidR="00182F9A" w:rsidRPr="00182F9A">
        <w:rPr>
          <w:rPrChange w:id="492" w:author="Érico Souza Loewe" w:date="2020-11-09T01:20:00Z">
            <w:rPr>
              <w:i/>
            </w:rPr>
          </w:rPrChange>
        </w:rPr>
        <w:t xml:space="preserve"> System</w:t>
      </w:r>
      <w:ins w:id="493" w:author="Érico Souza Loewe" w:date="2020-11-09T01:20:00Z">
        <w:r w:rsidR="00182F9A" w:rsidRPr="00182F9A">
          <w:t>)</w:t>
        </w:r>
        <w:r w:rsidR="00C15DF2">
          <w:t xml:space="preserve">. </w:t>
        </w:r>
      </w:ins>
    </w:p>
    <w:p w14:paraId="61FA16BD" w14:textId="34C9985A" w:rsidR="00A820D4" w:rsidRDefault="00A820D4" w:rsidP="00A03108">
      <w:pPr>
        <w:pStyle w:val="Figuras"/>
        <w:rPr>
          <w:moveTo w:id="494" w:author="Érico Souza Loewe" w:date="2020-11-09T01:20:00Z"/>
        </w:rPr>
      </w:pPr>
      <w:commentRangeStart w:id="495"/>
      <w:commentRangeStart w:id="496"/>
      <w:commentRangeStart w:id="497"/>
      <w:ins w:id="498" w:author="Érico Souza Loewe" w:date="2020-11-09T01:20:00Z">
        <w:r>
          <w:drawing>
            <wp:inline distT="0" distB="0" distL="0" distR="0" wp14:anchorId="13E20C60" wp14:editId="62017DE3">
              <wp:extent cx="5486400" cy="2166258"/>
              <wp:effectExtent l="0" t="38100" r="19050" b="62865"/>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ins>
      <w:moveToRangeStart w:id="499" w:author="Érico Souza Loewe" w:date="2020-11-09T01:20:00Z" w:name="move55777231"/>
      <w:commentRangeEnd w:id="495"/>
      <w:commentRangeEnd w:id="496"/>
      <w:moveTo w:id="500" w:author="Érico Souza Loewe" w:date="2020-11-09T01:20:00Z">
        <w:r>
          <w:rPr>
            <w:rStyle w:val="Refdecomentrio"/>
          </w:rPr>
          <w:commentReference w:id="495"/>
        </w:r>
        <w:r>
          <w:rPr>
            <w:rStyle w:val="Refdecomentrio"/>
          </w:rPr>
          <w:commentReference w:id="496"/>
        </w:r>
        <w:commentRangeEnd w:id="497"/>
        <w:r>
          <w:rPr>
            <w:rStyle w:val="Refdecomentrio"/>
          </w:rPr>
          <w:commentReference w:id="497"/>
        </w:r>
      </w:moveTo>
    </w:p>
    <w:p w14:paraId="524749AB" w14:textId="2CD08770" w:rsidR="00A820D4" w:rsidRDefault="00A820D4" w:rsidP="00A03108">
      <w:pPr>
        <w:pStyle w:val="Legenda"/>
        <w:rPr>
          <w:moveTo w:id="501" w:author="Érico Souza Loewe" w:date="2020-11-09T01:20:00Z"/>
        </w:rPr>
      </w:pPr>
      <w:bookmarkStart w:id="502" w:name="_Ref42452795"/>
      <w:bookmarkStart w:id="503" w:name="_Toc55260887"/>
      <w:moveTo w:id="504" w:author="Érico Souza Loewe" w:date="2020-11-09T01:20:00Z">
        <w:r w:rsidRPr="0010653E">
          <w:rPr>
            <w:highlight w:val="yellow"/>
            <w:rPrChange w:id="505" w:author="Érico Souza Loewe" w:date="2020-11-09T01:20:00Z">
              <w:rPr/>
            </w:rPrChange>
          </w:rPr>
          <w:t xml:space="preserve">Figura </w:t>
        </w:r>
        <w:r w:rsidRPr="0010653E">
          <w:rPr>
            <w:highlight w:val="yellow"/>
            <w:rPrChange w:id="506" w:author="Érico Souza Loewe" w:date="2020-11-09T01:20:00Z">
              <w:rPr/>
            </w:rPrChange>
          </w:rPr>
          <w:fldChar w:fldCharType="begin"/>
        </w:r>
        <w:r w:rsidRPr="0010653E">
          <w:rPr>
            <w:highlight w:val="yellow"/>
            <w:rPrChange w:id="507" w:author="Érico Souza Loewe" w:date="2020-11-09T01:20:00Z">
              <w:rPr/>
            </w:rPrChange>
          </w:rPr>
          <w:instrText xml:space="preserve"> SEQ Figura \* ARABIC </w:instrText>
        </w:r>
        <w:r w:rsidRPr="0010653E">
          <w:rPr>
            <w:highlight w:val="yellow"/>
            <w:rPrChange w:id="508" w:author="Érico Souza Loewe" w:date="2020-11-09T01:20:00Z">
              <w:rPr/>
            </w:rPrChange>
          </w:rPr>
          <w:fldChar w:fldCharType="separate"/>
        </w:r>
        <w:r w:rsidRPr="0010653E">
          <w:rPr>
            <w:highlight w:val="yellow"/>
            <w:rPrChange w:id="509" w:author="Érico Souza Loewe" w:date="2020-11-09T01:20:00Z">
              <w:rPr/>
            </w:rPrChange>
          </w:rPr>
          <w:t>9</w:t>
        </w:r>
        <w:r w:rsidRPr="0010653E">
          <w:rPr>
            <w:highlight w:val="yellow"/>
            <w:rPrChange w:id="510" w:author="Érico Souza Loewe" w:date="2020-11-09T01:20:00Z">
              <w:rPr/>
            </w:rPrChange>
          </w:rPr>
          <w:fldChar w:fldCharType="end"/>
        </w:r>
        <w:bookmarkEnd w:id="502"/>
        <w:r w:rsidRPr="0010653E">
          <w:rPr>
            <w:highlight w:val="yellow"/>
            <w:rPrChange w:id="511" w:author="Érico Souza Loewe" w:date="2020-11-09T01:20:00Z">
              <w:rPr/>
            </w:rPrChange>
          </w:rPr>
          <w:t xml:space="preserve"> Etapas do desenvolvimento do sistema de recomendação musical </w:t>
        </w:r>
        <w:bookmarkStart w:id="512" w:name="_Hlk42442745"/>
        <w:r w:rsidRPr="0010653E">
          <w:rPr>
            <w:highlight w:val="yellow"/>
            <w:rPrChange w:id="513" w:author="Érico Souza Loewe" w:date="2020-11-09T01:20:00Z">
              <w:rPr/>
            </w:rPrChange>
          </w:rPr>
          <w:t>(próprio, 2020)</w:t>
        </w:r>
        <w:bookmarkEnd w:id="503"/>
        <w:bookmarkEnd w:id="512"/>
      </w:moveTo>
    </w:p>
    <w:p w14:paraId="0A546C2F" w14:textId="5CE57FE0" w:rsidR="00A820D4" w:rsidRDefault="00F267E3" w:rsidP="00A03108">
      <w:moveTo w:id="514" w:author="Érico Souza Loewe" w:date="2020-11-09T01:20:00Z">
        <w:r>
          <w:tab/>
        </w:r>
      </w:moveTo>
      <w:moveToRangeEnd w:id="499"/>
      <w:del w:id="515" w:author="Érico Souza Loewe" w:date="2020-11-09T01:20:00Z">
        <w:r w:rsidR="00E57227">
          <w:delText>)</w:delText>
        </w:r>
        <w:r w:rsidR="00C60EE5">
          <w:delText>,</w:delText>
        </w:r>
        <w:r w:rsidR="000210A2">
          <w:delText xml:space="preserve"> que</w:delText>
        </w:r>
      </w:del>
      <w:ins w:id="516" w:author="Érico Souza Loewe" w:date="2020-11-09T01:20:00Z">
        <w:r>
          <w:t>LORS</w:t>
        </w:r>
      </w:ins>
      <w:r>
        <w:t xml:space="preserve"> utiliza de uma análise recorrente do contexto, para realizar as recomendações</w:t>
      </w:r>
      <w:del w:id="517" w:author="Érico Souza Loewe" w:date="2020-11-09T01:20:00Z">
        <w:r w:rsidR="00BA5887">
          <w:delText xml:space="preserve"> dinâmicas </w:delText>
        </w:r>
        <w:r w:rsidR="00990142">
          <w:delText>à</w:delText>
        </w:r>
        <w:r w:rsidR="009B5205">
          <w:delText>s mudanças do contexto</w:delText>
        </w:r>
        <w:r w:rsidR="00B21656">
          <w:delText>, passou a ser primaz e plausível</w:delText>
        </w:r>
        <w:r w:rsidR="00272F79">
          <w:delText>.</w:delText>
        </w:r>
      </w:del>
      <w:ins w:id="518" w:author="Érico Souza Loewe" w:date="2020-11-09T01:20:00Z">
        <w:r>
          <w:t>.</w:t>
        </w:r>
      </w:ins>
      <w:r>
        <w:t xml:space="preserve"> Esse modelo será apresentado </w:t>
      </w:r>
      <w:r w:rsidR="00272F79">
        <w:t xml:space="preserve">com mais detalhes </w:t>
      </w:r>
      <w:del w:id="519" w:author="Érico Souza Loewe" w:date="2020-11-09T01:20:00Z">
        <w:r w:rsidR="00AA7768">
          <w:delText>n</w:delText>
        </w:r>
        <w:r w:rsidR="009F1058">
          <w:delText xml:space="preserve">o </w:delText>
        </w:r>
        <w:r w:rsidR="00F21B2C">
          <w:delText>capítulo</w:delText>
        </w:r>
      </w:del>
      <w:ins w:id="520" w:author="Érico Souza Loewe" w:date="2020-11-09T01:20:00Z">
        <w:r w:rsidR="00AA7768">
          <w:t>n</w:t>
        </w:r>
        <w:r w:rsidR="00474666">
          <w:t>as seções</w:t>
        </w:r>
      </w:ins>
      <w:r>
        <w:t xml:space="preserve"> a seguir.</w:t>
      </w:r>
      <w:ins w:id="521" w:author="Érico Souza Loewe" w:date="2020-11-09T01:20:00Z">
        <w:r>
          <w:t xml:space="preserve"> Suas etapas d</w:t>
        </w:r>
        <w:r w:rsidR="00E1438C">
          <w:t>e</w:t>
        </w:r>
        <w:r>
          <w:t xml:space="preserve"> desenvolvimento são apresentadas na </w:t>
        </w:r>
        <w:r w:rsidRPr="00390E18">
          <w:rPr>
            <w:highlight w:val="yellow"/>
          </w:rPr>
          <w:fldChar w:fldCharType="begin"/>
        </w:r>
        <w:r w:rsidRPr="00390E18">
          <w:rPr>
            <w:highlight w:val="yellow"/>
          </w:rPr>
          <w:instrText xml:space="preserve"> REF _Ref42452795 \h </w:instrText>
        </w:r>
        <w:r>
          <w:rPr>
            <w:highlight w:val="yellow"/>
          </w:rPr>
          <w:instrText xml:space="preserve"> \* MERGEFORMAT </w:instrText>
        </w:r>
        <w:r w:rsidRPr="00390E18">
          <w:rPr>
            <w:highlight w:val="yellow"/>
          </w:rPr>
        </w:r>
        <w:r w:rsidRPr="00390E18">
          <w:rPr>
            <w:highlight w:val="yellow"/>
          </w:rPr>
          <w:fldChar w:fldCharType="separate"/>
        </w:r>
        <w:r w:rsidRPr="00390E18">
          <w:rPr>
            <w:highlight w:val="yellow"/>
          </w:rPr>
          <w:t xml:space="preserve">Figura </w:t>
        </w:r>
        <w:r w:rsidR="00B85F5A">
          <w:rPr>
            <w:noProof/>
            <w:highlight w:val="yellow"/>
          </w:rPr>
          <w:t>9</w:t>
        </w:r>
        <w:r w:rsidRPr="00390E18">
          <w:rPr>
            <w:highlight w:val="yellow"/>
          </w:rPr>
          <w:fldChar w:fldCharType="end"/>
        </w:r>
        <w:r>
          <w:t>.</w:t>
        </w:r>
      </w:ins>
    </w:p>
    <w:p w14:paraId="755D63D7" w14:textId="60173DA0" w:rsidR="002B6979" w:rsidRDefault="00DE09F4" w:rsidP="00A03108">
      <w:pPr>
        <w:pStyle w:val="Ttulo2"/>
      </w:pPr>
      <w:bookmarkStart w:id="522" w:name="_Toc55260950"/>
      <w:bookmarkStart w:id="523" w:name="_Toc55777249"/>
      <w:r>
        <w:t>Contexto</w:t>
      </w:r>
      <w:bookmarkEnd w:id="522"/>
      <w:bookmarkEnd w:id="523"/>
    </w:p>
    <w:p w14:paraId="7D3E268F" w14:textId="6CAD30D3" w:rsidR="00A53B06" w:rsidRDefault="00B627FA" w:rsidP="00A03108">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B21656">
        <w:t>,</w:t>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A03108">
      <w:pPr>
        <w:pStyle w:val="Citao"/>
      </w:pPr>
      <w:commentRangeStart w:id="524"/>
      <w:r>
        <w:t>O</w:t>
      </w:r>
      <w:r w:rsidR="00B54E54">
        <w:t xml:space="preserve"> c</w:t>
      </w:r>
      <w:r w:rsidR="00B54E54" w:rsidRPr="00B54E54">
        <w:t>onjunto de circunstâncias inter-relacionadas de cuja tessitura se depreende determinado fato ou situação; circunstância(s), conjuntura, situação.</w:t>
      </w:r>
      <w:commentRangeEnd w:id="524"/>
      <w:r w:rsidR="00272F79">
        <w:rPr>
          <w:rStyle w:val="Refdecomentrio"/>
          <w:iCs/>
          <w:color w:val="000000"/>
        </w:rPr>
        <w:commentReference w:id="524"/>
      </w:r>
    </w:p>
    <w:p w14:paraId="5331FD33" w14:textId="6DE8E892" w:rsidR="00642AD9" w:rsidRDefault="00642AD9" w:rsidP="00A03108">
      <w:r>
        <w:tab/>
      </w:r>
      <w:commentRangeStart w:id="525"/>
      <w:r w:rsidR="00571016">
        <w:t>Um sistema de recomendação busca encontrar os melhores itens para um devido fim, geralmente</w:t>
      </w:r>
      <w:r w:rsidR="00B21656">
        <w:t>,</w:t>
      </w:r>
      <w:r w:rsidR="00571016">
        <w:t xml:space="preserve"> </w:t>
      </w:r>
      <w:r w:rsidR="00B21656">
        <w:t>baseado</w:t>
      </w:r>
      <w:r w:rsidR="00571016">
        <w:t xml:space="preserve"> em dados históricos </w:t>
      </w:r>
      <w:r w:rsidR="00535551">
        <w:t>para</w:t>
      </w:r>
      <w:r w:rsidR="00CD3064">
        <w:t xml:space="preserve"> </w:t>
      </w:r>
      <w:del w:id="526" w:author="Érico Souza Loewe" w:date="2020-11-09T01:20:00Z">
        <w:r w:rsidR="00535551">
          <w:delText>produzi-las</w:delText>
        </w:r>
        <w:commentRangeEnd w:id="525"/>
        <w:r w:rsidR="00272F79">
          <w:rPr>
            <w:rStyle w:val="Refdecomentrio"/>
          </w:rPr>
          <w:commentReference w:id="525"/>
        </w:r>
        <w:r w:rsidR="00571016">
          <w:delText>.</w:delText>
        </w:r>
      </w:del>
      <w:ins w:id="527" w:author="Érico Souza Loewe" w:date="2020-11-09T01:20:00Z">
        <w:r w:rsidR="00CD3064">
          <w:t>a</w:t>
        </w:r>
        <w:r w:rsidR="00571016">
          <w:t xml:space="preserve"> </w:t>
        </w:r>
        <w:r w:rsidR="00535551">
          <w:t>produzi</w:t>
        </w:r>
        <w:r w:rsidR="00D723E1">
          <w:t>r</w:t>
        </w:r>
        <w:r w:rsidR="00571016">
          <w:t>.</w:t>
        </w:r>
        <w:r w:rsidR="00EE2360">
          <w:t xml:space="preserve"> </w:t>
        </w:r>
        <w:r w:rsidR="00EE2360">
          <w:fldChar w:fldCharType="begin" w:fldLock="1"/>
        </w:r>
        <w:r w:rsidR="00EE2360">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2010)"},"properties":{"noteIndex":0},"schema":"https://github.com/citation-style-language/schema/raw/master/csl-citation.json"}</w:instrText>
        </w:r>
        <w:r w:rsidR="00EE2360">
          <w:fldChar w:fldCharType="separate"/>
        </w:r>
        <w:r w:rsidR="00EE2360" w:rsidRPr="00EE2360">
          <w:rPr>
            <w:noProof/>
          </w:rPr>
          <w:t>(DIETMAR et al., 2010)</w:t>
        </w:r>
        <w:r w:rsidR="00EE2360">
          <w:fldChar w:fldCharType="end"/>
        </w:r>
      </w:ins>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auxiliar as recomendações, </w:t>
      </w:r>
      <w:r w:rsidR="004710EA">
        <w:lastRenderedPageBreak/>
        <w:t xml:space="preserve">aumentando o </w:t>
      </w:r>
      <w:r w:rsidR="002155B6">
        <w:t>número</w:t>
      </w:r>
      <w:r w:rsidR="004710EA">
        <w:t xml:space="preserve"> de dados disponíveis para realizar </w:t>
      </w:r>
      <w:r w:rsidR="00272F79">
        <w:t>um</w:t>
      </w:r>
      <w:r w:rsidR="004710EA">
        <w:t>a classificação</w:t>
      </w:r>
      <w:r w:rsidR="00D65876">
        <w:t xml:space="preserve"> e</w:t>
      </w:r>
      <w:r w:rsidR="00272F79">
        <w:t>/ou</w:t>
      </w:r>
      <w:r w:rsidR="00D65876">
        <w:t xml:space="preserve"> filtro</w:t>
      </w:r>
      <w:r w:rsidR="009C1F97">
        <w:t>,</w:t>
      </w:r>
      <w:r w:rsidR="004D5489">
        <w:t xml:space="preserve"> já não é mais um problema</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4D5489">
        <w:t>8</w:t>
      </w:r>
      <w:r w:rsidR="00AA7768">
        <w:fldChar w:fldCharType="end"/>
      </w:r>
      <w:r w:rsidR="00272F79">
        <w:t xml:space="preserve"> apresenta</w:t>
      </w:r>
      <w:r w:rsidR="00AA7768">
        <w:t xml:space="preserve"> uma visão macro dos contextos que serão considerados n</w:t>
      </w:r>
      <w:r w:rsidR="00A43A7F">
        <w:t>o</w:t>
      </w:r>
      <w:r w:rsidR="00AA7768">
        <w:t xml:space="preserve"> </w:t>
      </w:r>
      <w:r w:rsidR="00A43A7F">
        <w:t>projeto</w:t>
      </w:r>
      <w:r w:rsidR="00AA7768">
        <w:t>.</w:t>
      </w:r>
    </w:p>
    <w:p w14:paraId="328A89FB" w14:textId="77777777" w:rsidR="000E3BBD" w:rsidRDefault="000E3BBD" w:rsidP="00A03108">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4C01A50F" w14:textId="238AB4E1" w:rsidR="000E3BBD" w:rsidRPr="00642AD9" w:rsidRDefault="000E3BBD" w:rsidP="00A03108">
      <w:pPr>
        <w:pStyle w:val="Legenda"/>
      </w:pPr>
      <w:bookmarkStart w:id="528" w:name="_Ref42447869"/>
      <w:bookmarkStart w:id="529" w:name="_Toc55260886"/>
      <w:r w:rsidRPr="00676237">
        <w:rPr>
          <w:highlight w:val="yellow"/>
          <w:rPrChange w:id="530" w:author="Érico Souza Loewe" w:date="2020-11-09T01:20:00Z">
            <w:rPr/>
          </w:rPrChange>
        </w:rPr>
        <w:t xml:space="preserve">Figura </w:t>
      </w:r>
      <w:r w:rsidR="00C7334A" w:rsidRPr="00676237">
        <w:rPr>
          <w:highlight w:val="yellow"/>
          <w:rPrChange w:id="531" w:author="Érico Souza Loewe" w:date="2020-11-09T01:20:00Z">
            <w:rPr/>
          </w:rPrChange>
        </w:rPr>
        <w:fldChar w:fldCharType="begin"/>
      </w:r>
      <w:r w:rsidR="00C7334A" w:rsidRPr="00676237">
        <w:rPr>
          <w:highlight w:val="yellow"/>
          <w:rPrChange w:id="532" w:author="Érico Souza Loewe" w:date="2020-11-09T01:20:00Z">
            <w:rPr/>
          </w:rPrChange>
        </w:rPr>
        <w:instrText xml:space="preserve"> SEQ Figura \* ARABIC </w:instrText>
      </w:r>
      <w:r w:rsidR="00C7334A" w:rsidRPr="00676237">
        <w:rPr>
          <w:highlight w:val="yellow"/>
          <w:rPrChange w:id="533" w:author="Érico Souza Loewe" w:date="2020-11-09T01:20:00Z">
            <w:rPr/>
          </w:rPrChange>
        </w:rPr>
        <w:fldChar w:fldCharType="separate"/>
      </w:r>
      <w:r w:rsidR="00772326" w:rsidRPr="00676237">
        <w:rPr>
          <w:highlight w:val="yellow"/>
          <w:rPrChange w:id="534" w:author="Érico Souza Loewe" w:date="2020-11-09T01:20:00Z">
            <w:rPr/>
          </w:rPrChange>
        </w:rPr>
        <w:t>8</w:t>
      </w:r>
      <w:r w:rsidR="00C7334A" w:rsidRPr="00676237">
        <w:rPr>
          <w:highlight w:val="yellow"/>
          <w:rPrChange w:id="535" w:author="Érico Souza Loewe" w:date="2020-11-09T01:20:00Z">
            <w:rPr/>
          </w:rPrChange>
        </w:rPr>
        <w:fldChar w:fldCharType="end"/>
      </w:r>
      <w:bookmarkEnd w:id="528"/>
      <w:r w:rsidRPr="00676237">
        <w:rPr>
          <w:highlight w:val="yellow"/>
          <w:rPrChange w:id="536" w:author="Érico Souza Loewe" w:date="2020-11-09T01:20:00Z">
            <w:rPr/>
          </w:rPrChange>
        </w:rPr>
        <w:t xml:space="preserve"> Apresentação dos contextos utilizados no trabalho (próprio, 2020)</w:t>
      </w:r>
      <w:bookmarkEnd w:id="529"/>
    </w:p>
    <w:p w14:paraId="2B059024" w14:textId="0A560F45" w:rsidR="008849DE" w:rsidRDefault="008849DE" w:rsidP="00A03108">
      <w:pPr>
        <w:pStyle w:val="Ttulo3"/>
      </w:pPr>
      <w:bookmarkStart w:id="537" w:name="_Ref48855940"/>
      <w:bookmarkStart w:id="538" w:name="_Toc55260951"/>
      <w:bookmarkStart w:id="539" w:name="_Toc55777250"/>
      <w:r w:rsidRPr="008849DE">
        <w:t>O que é o contexto comportamental?</w:t>
      </w:r>
      <w:bookmarkEnd w:id="537"/>
      <w:bookmarkEnd w:id="538"/>
      <w:bookmarkEnd w:id="539"/>
    </w:p>
    <w:p w14:paraId="0406F967" w14:textId="75351CED" w:rsidR="00A5596A" w:rsidRDefault="00A5596A" w:rsidP="00A03108">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rsidR="00A43A7F">
        <w:t>,</w:t>
      </w:r>
      <w:r>
        <w:t xml:space="preserve"> </w:t>
      </w:r>
      <w:r w:rsidR="00400306">
        <w:t>comportamento</w:t>
      </w:r>
      <w:r>
        <w:t xml:space="preserve"> pode ser tido por:</w:t>
      </w:r>
    </w:p>
    <w:p w14:paraId="42015F7F" w14:textId="696E4551" w:rsidR="00A5596A" w:rsidRDefault="00A5596A" w:rsidP="00A03108">
      <w:pPr>
        <w:pStyle w:val="Citao"/>
      </w:pPr>
      <w:commentRangeStart w:id="540"/>
      <w:r w:rsidRPr="00A5596A">
        <w:t>Qualquer ação ou reação do organismo ou parte dele</w:t>
      </w:r>
      <w:r w:rsidR="008264A2">
        <w:t>.</w:t>
      </w:r>
      <w:commentRangeEnd w:id="540"/>
      <w:r w:rsidR="00272F79">
        <w:rPr>
          <w:rStyle w:val="Refdecomentrio"/>
          <w:iCs/>
          <w:color w:val="000000"/>
        </w:rPr>
        <w:commentReference w:id="540"/>
      </w:r>
    </w:p>
    <w:p w14:paraId="60D04307" w14:textId="3C3E1464" w:rsidR="00A5596A" w:rsidRPr="00A5596A" w:rsidRDefault="00514193" w:rsidP="00A03108">
      <w:r>
        <w:tab/>
      </w:r>
      <w:r w:rsidR="00272F79">
        <w:t xml:space="preserve">A partir da definição de contexto, </w:t>
      </w:r>
      <w:r w:rsidR="00D86874">
        <w:t>surgiu</w:t>
      </w:r>
      <w:r>
        <w:t xml:space="preserve"> </w:t>
      </w:r>
      <w:commentRangeStart w:id="541"/>
      <w:r>
        <w:t xml:space="preserve">um </w:t>
      </w:r>
      <w:r w:rsidR="005B7378">
        <w:t xml:space="preserve">levantamento </w:t>
      </w:r>
      <w:commentRangeEnd w:id="541"/>
      <w:r w:rsidR="00CF5FC9">
        <w:rPr>
          <w:rStyle w:val="Refdecomentrio"/>
        </w:rPr>
        <w:commentReference w:id="541"/>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Spotify</w:t>
      </w:r>
      <w:r w:rsidR="005B7378">
        <w:t xml:space="preserve">, </w:t>
      </w:r>
      <w:r w:rsidR="00E2722E">
        <w:t>a</w:t>
      </w:r>
      <w:r w:rsidR="00C17ADF">
        <w:t xml:space="preserve"> fim de as </w:t>
      </w:r>
      <w:r w:rsidR="00E47C29">
        <w:t>coloca</w:t>
      </w:r>
      <w:r w:rsidR="00C17ADF">
        <w:t>r</w:t>
      </w:r>
      <w:commentRangeStart w:id="542"/>
      <w:r w:rsidR="00E47C29">
        <w:t xml:space="preserve"> no questionário</w:t>
      </w:r>
      <w:commentRangeEnd w:id="542"/>
      <w:del w:id="543" w:author="Érico Souza Loewe" w:date="2020-11-09T01:20:00Z">
        <w:r w:rsidR="00C17ADF">
          <w:delText>.</w:delText>
        </w:r>
        <w:r w:rsidR="00E47C29">
          <w:delText xml:space="preserve"> </w:delText>
        </w:r>
        <w:r w:rsidR="00C17ADF">
          <w:lastRenderedPageBreak/>
          <w:delText>S</w:delText>
        </w:r>
        <w:r w:rsidR="00E47C29">
          <w:delText xml:space="preserve">eu resultado será utilizado </w:delText>
        </w:r>
        <w:r w:rsidR="00281F2A">
          <w:delText xml:space="preserve">como peso para </w:delText>
        </w:r>
        <w:r w:rsidR="00E47C29">
          <w:delText>cada ação e</w:delText>
        </w:r>
        <w:r w:rsidR="00C17ADF">
          <w:delText>,</w:delText>
        </w:r>
        <w:r w:rsidR="004A123F">
          <w:delText xml:space="preserve"> no futuro, auxiliar na recomendação musical</w:delText>
        </w:r>
      </w:del>
      <w:r w:rsidR="00CF5FC9">
        <w:rPr>
          <w:rStyle w:val="Refdecomentrio"/>
        </w:rPr>
        <w:commentReference w:id="542"/>
      </w:r>
      <w:commentRangeStart w:id="544"/>
      <w:commentRangeEnd w:id="544"/>
      <w:r w:rsidR="00CF5FC9">
        <w:rPr>
          <w:rStyle w:val="Refdecomentrio"/>
        </w:rPr>
        <w:commentReference w:id="544"/>
      </w:r>
      <w:r w:rsidR="00E2722E">
        <w:t>.</w:t>
      </w:r>
      <w:r w:rsidR="008C15E5">
        <w:t xml:space="preserve"> Esse estudo trouxe a seguinte lista de ações:</w:t>
      </w:r>
    </w:p>
    <w:p w14:paraId="67655CDD" w14:textId="1D4861AD" w:rsidR="00CE4919" w:rsidRDefault="00C700E5" w:rsidP="00A03108">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5609ADD0" w:rsidR="008849DE" w:rsidRDefault="00180E28" w:rsidP="00A03108">
      <w:pPr>
        <w:pStyle w:val="PargrafodaLista"/>
        <w:numPr>
          <w:ilvl w:val="0"/>
          <w:numId w:val="7"/>
        </w:numPr>
      </w:pPr>
      <w:r>
        <w:t xml:space="preserve">Escolher </w:t>
      </w:r>
      <w:r w:rsidR="00117E6F">
        <w:t>música</w:t>
      </w:r>
      <w:r w:rsidR="00645E4F">
        <w:t>s preferidas</w:t>
      </w:r>
    </w:p>
    <w:p w14:paraId="5CB257C9" w14:textId="5A128209" w:rsidR="007F620B" w:rsidRDefault="007F620B" w:rsidP="00A03108">
      <w:pPr>
        <w:pStyle w:val="PargrafodaLista"/>
        <w:numPr>
          <w:ilvl w:val="0"/>
          <w:numId w:val="7"/>
        </w:numPr>
      </w:pPr>
      <w:r>
        <w:t>Definir a atividade</w:t>
      </w:r>
    </w:p>
    <w:p w14:paraId="12F05223" w14:textId="03E8BD91" w:rsidR="007F620B" w:rsidRDefault="007F620B" w:rsidP="00A03108">
      <w:pPr>
        <w:pStyle w:val="PargrafodaLista"/>
        <w:numPr>
          <w:ilvl w:val="0"/>
          <w:numId w:val="7"/>
        </w:numPr>
      </w:pPr>
      <w:r>
        <w:t>Definir o humor</w:t>
      </w:r>
    </w:p>
    <w:p w14:paraId="3D2B4D19" w14:textId="7636AEE5" w:rsidR="008849DE" w:rsidRDefault="008849DE" w:rsidP="00A03108">
      <w:pPr>
        <w:pStyle w:val="Ttulo3"/>
      </w:pPr>
      <w:bookmarkStart w:id="545" w:name="_Toc55260952"/>
      <w:bookmarkStart w:id="546" w:name="_Toc55777251"/>
      <w:r w:rsidRPr="008849DE">
        <w:t>O que é o contexto</w:t>
      </w:r>
      <w:r w:rsidR="00CF5FC9">
        <w:t xml:space="preserve"> de</w:t>
      </w:r>
      <w:r w:rsidRPr="008849DE">
        <w:t xml:space="preserve"> ambiente?</w:t>
      </w:r>
      <w:bookmarkEnd w:id="545"/>
      <w:bookmarkEnd w:id="546"/>
    </w:p>
    <w:p w14:paraId="721FB838" w14:textId="3F44EC6F" w:rsidR="002D7CBA" w:rsidRDefault="002D7CBA" w:rsidP="00A03108">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rsidR="001010B0">
        <w:t>,</w:t>
      </w:r>
      <w:r>
        <w:t xml:space="preserve"> </w:t>
      </w:r>
      <w:r w:rsidR="00C6087F">
        <w:t>ambiente</w:t>
      </w:r>
      <w:r>
        <w:t xml:space="preserve"> pode ser tido por:</w:t>
      </w:r>
    </w:p>
    <w:p w14:paraId="45EB3042" w14:textId="47E2A51A" w:rsidR="002D7CBA" w:rsidRDefault="00CF31B0" w:rsidP="00A03108">
      <w:pPr>
        <w:pStyle w:val="Citao"/>
      </w:pPr>
      <w:commentRangeStart w:id="547"/>
      <w:r w:rsidRPr="00CF31B0">
        <w:t>Conjunto de condições físicas, biológicas e químicas que rodeiam os seres vivos e as coisas</w:t>
      </w:r>
      <w:r w:rsidR="008264A2">
        <w:t>.</w:t>
      </w:r>
      <w:commentRangeEnd w:id="547"/>
      <w:r w:rsidR="00CF5FC9">
        <w:rPr>
          <w:rStyle w:val="Refdecomentrio"/>
          <w:iCs/>
          <w:color w:val="000000"/>
        </w:rPr>
        <w:commentReference w:id="547"/>
      </w:r>
    </w:p>
    <w:p w14:paraId="6AA72DD0" w14:textId="69A972D1" w:rsidR="002D7CBA" w:rsidRPr="00A5596A" w:rsidRDefault="002D7CBA" w:rsidP="00A03108">
      <w:r>
        <w:tab/>
      </w:r>
      <w:r w:rsidR="00EE0447">
        <w:t>Pela citação acima,</w:t>
      </w:r>
      <w:r w:rsidR="002D5D1C">
        <w:t xml:space="preserve"> </w:t>
      </w:r>
      <w:r w:rsidR="005E318F">
        <w:t>sucedeu-se</w:t>
      </w:r>
      <w:r w:rsidR="00CF5FC9">
        <w:t xml:space="preserve"> pesquisa</w:t>
      </w:r>
      <w:r w:rsidR="005E318F">
        <w:t>s de</w:t>
      </w:r>
      <w:r w:rsidR="00CF5FC9">
        <w:t xml:space="preserve">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w:t>
      </w:r>
      <w:r w:rsidR="00CA7115">
        <w:t>a análise</w:t>
      </w:r>
      <w:r w:rsidR="00907761">
        <w:t xml:space="preserve"> </w:t>
      </w:r>
      <w:r w:rsidR="009E7EF6">
        <w:t>exp</w:t>
      </w:r>
      <w:r w:rsidR="00571F73">
        <w:t>ô</w:t>
      </w:r>
      <w:r w:rsidR="009E7EF6">
        <w:t>s</w:t>
      </w:r>
      <w:commentRangeStart w:id="548"/>
      <w:r w:rsidR="00246A57">
        <w:t xml:space="preserve"> </w:t>
      </w:r>
      <w:r w:rsidR="000B3ABD">
        <w:t>três</w:t>
      </w:r>
      <w:r w:rsidR="00246A57">
        <w:t xml:space="preserve"> possíveis contextos</w:t>
      </w:r>
      <w:r w:rsidR="00907761">
        <w:t xml:space="preserve"> de ambiente</w:t>
      </w:r>
      <w:r w:rsidR="00246A57">
        <w:t xml:space="preserve"> </w:t>
      </w:r>
      <w:r w:rsidR="00013EA8">
        <w:t>a</w:t>
      </w:r>
      <w:r w:rsidR="00246A57">
        <w:t xml:space="preserve"> ser</w:t>
      </w:r>
      <w:commentRangeEnd w:id="548"/>
      <w:del w:id="549" w:author="Érico Souza Loewe" w:date="2020-11-09T01:20:00Z">
        <w:r w:rsidR="00CF5FC9">
          <w:rPr>
            <w:rStyle w:val="Refdecomentrio"/>
          </w:rPr>
          <w:commentReference w:id="548"/>
        </w:r>
        <w:commentRangeStart w:id="550"/>
        <w:r w:rsidR="00246A57">
          <w:delText xml:space="preserve"> </w:delText>
        </w:r>
        <w:commentRangeEnd w:id="550"/>
        <w:r w:rsidR="00CF5FC9">
          <w:rPr>
            <w:rStyle w:val="Refdecomentrio"/>
          </w:rPr>
          <w:commentReference w:id="550"/>
        </w:r>
      </w:del>
      <w:ins w:id="551" w:author="Érico Souza Loewe" w:date="2020-11-09T01:20:00Z">
        <w:r w:rsidR="00246A57">
          <w:t xml:space="preserve"> </w:t>
        </w:r>
      </w:ins>
      <w:r w:rsidR="00246A57">
        <w:t xml:space="preserve">representados na aplicação, </w:t>
      </w:r>
      <w:r w:rsidR="007F7D5F">
        <w:t>determinados por</w:t>
      </w:r>
      <w:r w:rsidR="00246A57">
        <w:t>:</w:t>
      </w:r>
      <w:commentRangeStart w:id="552"/>
      <w:r w:rsidR="00246A57">
        <w:t xml:space="preserve">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commentRangeEnd w:id="552"/>
      <w:r w:rsidR="00CF5FC9">
        <w:rPr>
          <w:rStyle w:val="Refdecomentrio"/>
        </w:rPr>
        <w:commentReference w:id="552"/>
      </w:r>
      <w:r w:rsidR="007641AA">
        <w:t xml:space="preserve"> </w:t>
      </w:r>
      <w:r w:rsidR="00031E0B">
        <w:t>Com</w:t>
      </w:r>
      <w:r w:rsidR="00786C5A">
        <w:t xml:space="preserve"> finalidade</w:t>
      </w:r>
      <w:r w:rsidR="00B11C5A">
        <w:t xml:space="preserve"> de </w:t>
      </w:r>
      <w:r w:rsidR="004D51C7">
        <w:t>explicitar</w:t>
      </w:r>
      <w:r w:rsidR="007641AA">
        <w:t xml:space="preserve"> o </w:t>
      </w:r>
      <w:r w:rsidR="00F43B3A">
        <w:t>produto</w:t>
      </w:r>
      <w:del w:id="553" w:author="Érico Souza Loewe" w:date="2020-11-09T01:20:00Z">
        <w:r w:rsidR="00A913A2">
          <w:delText xml:space="preserve"> final</w:delText>
        </w:r>
      </w:del>
      <w:r w:rsidR="00A913A2">
        <w:t xml:space="preserve">, </w:t>
      </w:r>
      <w:r w:rsidR="003C6421">
        <w:t xml:space="preserve">o protótipo </w:t>
      </w:r>
      <w:r w:rsidR="00B46633">
        <w:t xml:space="preserve">explorará apenas </w:t>
      </w:r>
      <w:r w:rsidR="00A56E84">
        <w:t>o serviço de</w:t>
      </w:r>
      <w:r w:rsidR="007641AA">
        <w:t xml:space="preserve"> localização.</w:t>
      </w:r>
    </w:p>
    <w:p w14:paraId="550D217F" w14:textId="6C9C8360" w:rsidR="008849DE" w:rsidRDefault="008849DE" w:rsidP="00A03108">
      <w:pPr>
        <w:pStyle w:val="Ttulo3"/>
      </w:pPr>
      <w:bookmarkStart w:id="554" w:name="_Toc55260953"/>
      <w:bookmarkStart w:id="555" w:name="_Toc55777252"/>
      <w:r w:rsidRPr="008849DE">
        <w:t xml:space="preserve">Como </w:t>
      </w:r>
      <w:r w:rsidR="00CF5FC9">
        <w:t>serão</w:t>
      </w:r>
      <w:r w:rsidR="00CF5FC9" w:rsidRPr="008849DE">
        <w:t xml:space="preserve"> </w:t>
      </w:r>
      <w:r w:rsidRPr="008849DE">
        <w:t>obtido</w:t>
      </w:r>
      <w:r w:rsidR="00CF5FC9">
        <w:t>s</w:t>
      </w:r>
      <w:r w:rsidRPr="008849DE">
        <w:t xml:space="preserve"> os contextos?</w:t>
      </w:r>
      <w:bookmarkEnd w:id="554"/>
      <w:bookmarkEnd w:id="555"/>
    </w:p>
    <w:p w14:paraId="72669C84" w14:textId="6B1B3EA7" w:rsidR="00CF04BE" w:rsidRDefault="00BD6225" w:rsidP="00A03108">
      <w:r>
        <w:tab/>
      </w:r>
      <w:r w:rsidR="000B2725">
        <w:t>O</w:t>
      </w:r>
      <w:r w:rsidR="001A572F">
        <w:t>b</w:t>
      </w:r>
      <w:r w:rsidR="000B2725">
        <w:t>ter-se-á</w:t>
      </w:r>
      <w:r w:rsidR="001A572F">
        <w:t xml:space="preserve"> </w:t>
      </w:r>
      <w:r w:rsidR="000B2725">
        <w:t>o</w:t>
      </w:r>
      <w:r w:rsidR="00EF23A5">
        <w:t>s contextos</w:t>
      </w:r>
      <w:r>
        <w:t xml:space="preserve"> </w:t>
      </w:r>
      <w:r w:rsidR="00CF5FC9">
        <w:t xml:space="preserve">no </w:t>
      </w:r>
      <w:r w:rsidR="004234B0">
        <w:rPr>
          <w:i/>
        </w:rPr>
        <w:t>LORS</w:t>
      </w:r>
      <w:r w:rsidR="00CF5FC9">
        <w:t xml:space="preserve"> </w:t>
      </w:r>
      <w:r>
        <w:t>a</w:t>
      </w:r>
      <w:r w:rsidR="00C23039">
        <w:t xml:space="preserve"> partir da captura de </w:t>
      </w:r>
      <w:r w:rsidR="00233953">
        <w:t>formulários</w:t>
      </w:r>
      <w:r w:rsidR="007276D7">
        <w:t xml:space="preserve"> e</w:t>
      </w:r>
      <w:r>
        <w:t xml:space="preserve"> eventos</w:t>
      </w:r>
      <w:r w:rsidR="00C23039">
        <w:t xml:space="preserve"> de um </w:t>
      </w:r>
      <w:del w:id="556" w:author="Érico Souza Loewe" w:date="2020-11-09T01:20:00Z">
        <w:r w:rsidR="00C23039">
          <w:delText>app</w:delText>
        </w:r>
      </w:del>
      <w:proofErr w:type="spellStart"/>
      <w:ins w:id="557" w:author="Érico Souza Loewe" w:date="2020-11-09T01:20:00Z">
        <w:r w:rsidR="00EF2AEE" w:rsidRPr="00EF2AEE">
          <w:rPr>
            <w:i/>
          </w:rPr>
          <w:t>web</w:t>
        </w:r>
        <w:r w:rsidR="00C23039" w:rsidRPr="00EF2AEE">
          <w:rPr>
            <w:i/>
          </w:rPr>
          <w:t>app</w:t>
        </w:r>
      </w:ins>
      <w:proofErr w:type="spellEnd"/>
      <w:r w:rsidR="00FA28F8">
        <w:t>,</w:t>
      </w:r>
      <w:r w:rsidR="00E50F49">
        <w:t xml:space="preserve"> aplica</w:t>
      </w:r>
      <w:r w:rsidR="00B75D5D">
        <w:t>dos, por conjuntur</w:t>
      </w:r>
      <w:r w:rsidR="009642A2">
        <w:t>a,</w:t>
      </w:r>
      <w:r w:rsidR="0039573D">
        <w:t xml:space="preserve"> </w:t>
      </w:r>
      <w:r w:rsidR="00E50F49">
        <w:t xml:space="preserve">de duas maneiras: (i) explicitamente, </w:t>
      </w:r>
      <w:r w:rsidR="00224777">
        <w:t>para</w:t>
      </w:r>
      <w:r w:rsidR="00E50F49">
        <w:t xml:space="preserve"> o usuário cadastrar o que está fazendo. Ex.: emoções, atividades</w:t>
      </w:r>
      <w:r w:rsidR="00E44E8B">
        <w:t xml:space="preserve"> e localização</w:t>
      </w:r>
      <w:r w:rsidR="00E50F49">
        <w:t>. (</w:t>
      </w:r>
      <w:proofErr w:type="spellStart"/>
      <w:r w:rsidR="00E50F49">
        <w:t>ii</w:t>
      </w:r>
      <w:proofErr w:type="spellEnd"/>
      <w:r w:rsidR="00E50F49">
        <w:t xml:space="preserve">) implicitamente, </w:t>
      </w:r>
      <w:r w:rsidR="00F74FAE">
        <w:t>adquirido</w:t>
      </w:r>
      <w:r w:rsidR="0039573D">
        <w:t xml:space="preserve"> através d</w:t>
      </w:r>
      <w:r w:rsidR="00CF04BE">
        <w:t>as ações do usuário realizadas no aplicativo</w:t>
      </w:r>
      <w:r w:rsidR="001F2541">
        <w:t xml:space="preserve"> como</w:t>
      </w:r>
      <w:r w:rsidR="001A18FD" w:rsidRPr="001A18FD">
        <w:t xml:space="preserve"> os componentes do </w:t>
      </w:r>
      <w:del w:id="558" w:author="Érico Souza Loewe" w:date="2020-11-09T01:20:00Z">
        <w:r w:rsidR="001A18FD" w:rsidRPr="001A18FD">
          <w:delText>app</w:delText>
        </w:r>
      </w:del>
      <w:proofErr w:type="spellStart"/>
      <w:ins w:id="559" w:author="Érico Souza Loewe" w:date="2020-11-09T01:20:00Z">
        <w:r w:rsidR="001C332F" w:rsidRPr="001C332F">
          <w:rPr>
            <w:i/>
          </w:rPr>
          <w:t>web</w:t>
        </w:r>
        <w:r w:rsidR="001A18FD" w:rsidRPr="001C332F">
          <w:rPr>
            <w:i/>
          </w:rPr>
          <w:t>app</w:t>
        </w:r>
      </w:ins>
      <w:proofErr w:type="spellEnd"/>
      <w:r w:rsidR="00A20546">
        <w:t>. Ex.</w:t>
      </w:r>
      <w:r w:rsidR="00E80069">
        <w:t xml:space="preserve">: </w:t>
      </w:r>
      <w:del w:id="560" w:author="Érico Souza Loewe" w:date="2020-11-09T01:20:00Z">
        <w:r w:rsidR="00E80069">
          <w:delText>sua</w:delText>
        </w:r>
        <w:r w:rsidR="00CE64CC">
          <w:delText xml:space="preserve"> </w:delText>
        </w:r>
        <w:r w:rsidR="007D153C">
          <w:delText>localização</w:delText>
        </w:r>
      </w:del>
      <w:ins w:id="561" w:author="Érico Souza Loewe" w:date="2020-11-09T01:20:00Z">
        <w:r w:rsidR="00850701">
          <w:t xml:space="preserve">botão </w:t>
        </w:r>
        <w:r w:rsidR="005A1F59">
          <w:t>passar</w:t>
        </w:r>
        <w:r w:rsidR="00850701">
          <w:t xml:space="preserve"> de </w:t>
        </w:r>
        <w:r w:rsidR="005A1F59">
          <w:t>música</w:t>
        </w:r>
      </w:ins>
      <w:r w:rsidR="00CE64CC">
        <w:t>.</w:t>
      </w:r>
    </w:p>
    <w:p w14:paraId="1ABFA8C1" w14:textId="197AE628" w:rsidR="00EF1EAD" w:rsidRDefault="00E50F49" w:rsidP="00A03108">
      <w:r>
        <w:tab/>
      </w:r>
      <w:r w:rsidR="00EF1EAD">
        <w:t xml:space="preserve">São poucas as ações que auxiliam no entendimento do contexto </w:t>
      </w:r>
      <w:r w:rsidR="008264A2">
        <w:t xml:space="preserve">e </w:t>
      </w:r>
      <w:r w:rsidR="00EF1EAD">
        <w:t xml:space="preserve">que podem ser obtidas </w:t>
      </w:r>
      <w:commentRangeStart w:id="562"/>
      <w:r w:rsidR="00EF1EAD">
        <w:t>implicitamente</w:t>
      </w:r>
      <w:commentRangeEnd w:id="562"/>
      <w:r w:rsidR="00CF5FC9">
        <w:rPr>
          <w:rStyle w:val="Refdecomentrio"/>
        </w:rPr>
        <w:commentReference w:id="562"/>
      </w:r>
      <w:r w:rsidR="008E1661">
        <w:t xml:space="preserve">, </w:t>
      </w:r>
      <w:r w:rsidR="00EF1EAD">
        <w:t xml:space="preserve">isso devido </w:t>
      </w:r>
      <w:del w:id="563" w:author="Érico Souza Loewe" w:date="2020-11-09T01:20:00Z">
        <w:r w:rsidR="00EF1EAD">
          <w:delText>as</w:delText>
        </w:r>
      </w:del>
      <w:ins w:id="564" w:author="Érico Souza Loewe" w:date="2020-11-09T01:20:00Z">
        <w:r w:rsidR="00912665">
          <w:t>à</w:t>
        </w:r>
        <w:r w:rsidR="00EF1EAD">
          <w:t>s</w:t>
        </w:r>
      </w:ins>
      <w:r w:rsidR="00EF1EAD">
        <w:t xml:space="preserve"> limitações dos sensores e dados disponíveis na </w:t>
      </w:r>
      <w:commentRangeStart w:id="565"/>
      <w:r w:rsidR="00EF1EAD">
        <w:lastRenderedPageBreak/>
        <w:t xml:space="preserve">aplicação </w:t>
      </w:r>
      <w:commentRangeEnd w:id="565"/>
      <w:r w:rsidR="00CF5FC9">
        <w:rPr>
          <w:rStyle w:val="Refdecomentrio"/>
        </w:rPr>
        <w:commentReference w:id="565"/>
      </w:r>
      <w:r w:rsidR="00EF1EAD">
        <w:t>desenvolvida</w:t>
      </w:r>
      <w:r w:rsidR="00924C6E">
        <w:t>.</w:t>
      </w:r>
      <w:r w:rsidR="00EF1EAD">
        <w:t xml:space="preserve"> </w:t>
      </w:r>
      <w:r w:rsidR="00924C6E">
        <w:t>P</w:t>
      </w:r>
      <w:r w:rsidR="00EF1EAD">
        <w:t xml:space="preserve">or isso, o sistema </w:t>
      </w:r>
      <w:r w:rsidR="00924C6E">
        <w:t>d</w:t>
      </w:r>
      <w:r w:rsidR="00EF1EAD">
        <w:t>es</w:t>
      </w:r>
      <w:r w:rsidR="008264A2">
        <w:t>t</w:t>
      </w:r>
      <w:r w:rsidR="00EF1EAD">
        <w:t>e trabalho contar</w:t>
      </w:r>
      <w:r w:rsidR="008264A2">
        <w:t>á</w:t>
      </w:r>
      <w:r w:rsidR="00EF1EAD">
        <w:t xml:space="preserve"> com informações disposta</w:t>
      </w:r>
      <w:r w:rsidR="008264A2">
        <w:t>s</w:t>
      </w:r>
      <w:r w:rsidR="00EF1EAD">
        <w:t xml:space="preserve"> de maneira expl</w:t>
      </w:r>
      <w:r w:rsidR="00151EF5">
        <w:t>í</w:t>
      </w:r>
      <w:r w:rsidR="00EF1EAD">
        <w:t xml:space="preserve">cita e </w:t>
      </w:r>
      <w:r w:rsidR="005B61E3">
        <w:t>implícita, sendo elas:</w:t>
      </w:r>
    </w:p>
    <w:p w14:paraId="0B4CC62F" w14:textId="4B70F708" w:rsidR="00502915" w:rsidRDefault="005B61E3" w:rsidP="00A03108">
      <w:pPr>
        <w:pStyle w:val="Listas1"/>
      </w:pPr>
      <w:r>
        <w:t>Informações adquiridas de maneira implícita:</w:t>
      </w:r>
      <w:r w:rsidR="001D264D">
        <w:t xml:space="preserve"> </w:t>
      </w:r>
    </w:p>
    <w:p w14:paraId="6DCAEC74" w14:textId="52C4A7CD" w:rsidR="00502915" w:rsidRDefault="00502915" w:rsidP="00A03108">
      <w:pPr>
        <w:pStyle w:val="PargrafodaLista"/>
        <w:numPr>
          <w:ilvl w:val="1"/>
          <w:numId w:val="8"/>
        </w:numPr>
      </w:pPr>
      <w:r>
        <w:t>localização</w:t>
      </w:r>
    </w:p>
    <w:p w14:paraId="4CDF95E2" w14:textId="001EA46F" w:rsidR="00502915" w:rsidRDefault="00502915" w:rsidP="00A03108">
      <w:pPr>
        <w:pStyle w:val="PargrafodaLista"/>
        <w:numPr>
          <w:ilvl w:val="1"/>
          <w:numId w:val="8"/>
        </w:numPr>
      </w:pPr>
      <w:r>
        <w:t>ações</w:t>
      </w:r>
      <w:r w:rsidR="00A8362C">
        <w:t xml:space="preserve"> </w:t>
      </w:r>
      <w:r w:rsidR="00CF5FC9">
        <w:t>sobre os</w:t>
      </w:r>
      <w:r w:rsidR="00A8362C">
        <w:t xml:space="preserve"> componentes do </w:t>
      </w:r>
      <w:del w:id="566" w:author="Érico Souza Loewe" w:date="2020-11-09T01:20:00Z">
        <w:r w:rsidR="00A8362C">
          <w:delText>app</w:delText>
        </w:r>
      </w:del>
      <w:proofErr w:type="spellStart"/>
      <w:ins w:id="567" w:author="Érico Souza Loewe" w:date="2020-11-09T01:20:00Z">
        <w:r w:rsidR="00D710C7" w:rsidRPr="00F56039">
          <w:rPr>
            <w:i/>
          </w:rPr>
          <w:t>web</w:t>
        </w:r>
        <w:commentRangeStart w:id="568"/>
        <w:r w:rsidR="00D710C7" w:rsidRPr="00F56039">
          <w:rPr>
            <w:i/>
          </w:rPr>
          <w:t>app</w:t>
        </w:r>
        <w:commentRangeEnd w:id="568"/>
        <w:proofErr w:type="spellEnd"/>
        <w:r w:rsidR="00D710C7" w:rsidRPr="00F56039">
          <w:rPr>
            <w:rStyle w:val="Refdecomentrio"/>
            <w:i/>
            <w:iCs w:val="0"/>
          </w:rPr>
          <w:commentReference w:id="568"/>
        </w:r>
      </w:ins>
    </w:p>
    <w:p w14:paraId="56AFEBD8" w14:textId="3FC76D80" w:rsidR="00502915" w:rsidRDefault="00502915" w:rsidP="00A03108">
      <w:pPr>
        <w:pStyle w:val="PargrafodaLista"/>
        <w:numPr>
          <w:ilvl w:val="1"/>
          <w:numId w:val="8"/>
        </w:numPr>
      </w:pPr>
      <w:r>
        <w:t>tempo</w:t>
      </w:r>
    </w:p>
    <w:p w14:paraId="3C400799" w14:textId="09D81936" w:rsidR="009A3482" w:rsidRDefault="009A3482" w:rsidP="00A03108">
      <w:pPr>
        <w:pStyle w:val="PargrafodaLista"/>
        <w:numPr>
          <w:ilvl w:val="1"/>
          <w:numId w:val="8"/>
        </w:numPr>
      </w:pPr>
      <w:r>
        <w:t>músicas preferidas</w:t>
      </w:r>
    </w:p>
    <w:p w14:paraId="7306FA4D" w14:textId="2ADEE4A4" w:rsidR="005B61E3" w:rsidRDefault="005B61E3" w:rsidP="00A03108">
      <w:pPr>
        <w:pStyle w:val="Listas1"/>
      </w:pPr>
      <w:r>
        <w:t>Informações adquiridas de maneira expl</w:t>
      </w:r>
      <w:r w:rsidR="00151EF5">
        <w:t>í</w:t>
      </w:r>
      <w:r>
        <w:t xml:space="preserve">cita: </w:t>
      </w:r>
    </w:p>
    <w:p w14:paraId="1DDA9A7C" w14:textId="207F3058" w:rsidR="0051636D" w:rsidRDefault="0051636D" w:rsidP="00A03108">
      <w:pPr>
        <w:pStyle w:val="PargrafodaLista"/>
        <w:numPr>
          <w:ilvl w:val="1"/>
          <w:numId w:val="8"/>
        </w:numPr>
      </w:pPr>
      <w:commentRangeStart w:id="569"/>
      <w:commentRangeStart w:id="570"/>
      <w:r>
        <w:t>localização</w:t>
      </w:r>
      <w:commentRangeEnd w:id="569"/>
      <w:r w:rsidR="008264A2">
        <w:rPr>
          <w:rStyle w:val="Refdecomentrio"/>
        </w:rPr>
        <w:commentReference w:id="569"/>
      </w:r>
      <w:commentRangeEnd w:id="570"/>
      <w:r w:rsidR="001C6C9A">
        <w:rPr>
          <w:rStyle w:val="Refdecomentrio"/>
        </w:rPr>
        <w:commentReference w:id="570"/>
      </w:r>
    </w:p>
    <w:p w14:paraId="261C9F77" w14:textId="061C673C" w:rsidR="0051636D" w:rsidRDefault="0051636D" w:rsidP="00A03108">
      <w:pPr>
        <w:pStyle w:val="PargrafodaLista"/>
        <w:numPr>
          <w:ilvl w:val="1"/>
          <w:numId w:val="8"/>
        </w:numPr>
      </w:pPr>
      <w:r>
        <w:t>humor</w:t>
      </w:r>
    </w:p>
    <w:p w14:paraId="2075FD7D" w14:textId="1C9A3C0E" w:rsidR="0051636D" w:rsidRDefault="0051636D" w:rsidP="00A03108">
      <w:pPr>
        <w:pStyle w:val="PargrafodaLista"/>
        <w:numPr>
          <w:ilvl w:val="1"/>
          <w:numId w:val="8"/>
        </w:numPr>
      </w:pPr>
      <w:r>
        <w:t>atividade</w:t>
      </w:r>
    </w:p>
    <w:p w14:paraId="63FEA320" w14:textId="19274DEB" w:rsidR="009A3482" w:rsidRDefault="00356B19" w:rsidP="00A03108">
      <w:pPr>
        <w:pStyle w:val="PargrafodaLista"/>
        <w:numPr>
          <w:ilvl w:val="1"/>
          <w:numId w:val="8"/>
        </w:numPr>
      </w:pPr>
      <w:r>
        <w:t xml:space="preserve">músicas </w:t>
      </w:r>
      <w:r w:rsidR="009A3482">
        <w:t>preferidas</w:t>
      </w:r>
    </w:p>
    <w:p w14:paraId="13F0B1A1" w14:textId="77777777" w:rsidR="0097248D" w:rsidRDefault="0097248D" w:rsidP="00A03108">
      <w:pPr>
        <w:rPr>
          <w:del w:id="571" w:author="Érico Souza Loewe" w:date="2020-11-09T01:20:00Z"/>
        </w:rPr>
      </w:pPr>
    </w:p>
    <w:p w14:paraId="13E4EF17" w14:textId="089FDC08" w:rsidR="00B146A6" w:rsidRDefault="00B146A6" w:rsidP="00A03108">
      <w:r>
        <w:tab/>
        <w:t xml:space="preserve">Os dados de localização </w:t>
      </w:r>
      <w:r w:rsidR="00BF16EF">
        <w:t>implícitos</w:t>
      </w:r>
      <w:r>
        <w:t xml:space="preserve"> são </w:t>
      </w:r>
      <w:r w:rsidR="008545D5">
        <w:t>os</w:t>
      </w:r>
      <w:r>
        <w:t xml:space="preserve"> </w:t>
      </w:r>
      <w:r w:rsidR="00BF16EF">
        <w:t>de</w:t>
      </w:r>
      <w:r>
        <w:t xml:space="preserve"> latitude e longitude do usuário</w:t>
      </w:r>
      <w:r w:rsidR="0097248D">
        <w:t>;</w:t>
      </w:r>
      <w:r>
        <w:t xml:space="preserve"> eles foram salvos na aplicação</w:t>
      </w:r>
      <w:r w:rsidR="005B4DA8">
        <w:t xml:space="preserve"> -</w:t>
      </w:r>
      <w:r>
        <w:t xml:space="preserve"> devido ao tempo limitado para o desenvolvimento, </w:t>
      </w:r>
      <w:r w:rsidR="00A37EE4">
        <w:t>o dado</w:t>
      </w:r>
      <w:r>
        <w:t xml:space="preserve"> não foi utilizado.</w:t>
      </w:r>
      <w:r w:rsidR="007E6CBF">
        <w:t xml:space="preserve"> </w:t>
      </w:r>
      <w:r w:rsidR="00E62847">
        <w:t>Logo, o</w:t>
      </w:r>
      <w:r w:rsidR="007E6CBF">
        <w:t xml:space="preserve"> tempo </w:t>
      </w:r>
      <w:r w:rsidR="00E62847">
        <w:t>implícito</w:t>
      </w:r>
      <w:r w:rsidR="007E6CBF">
        <w:t xml:space="preserve"> é a data e hora do evento, registrado para</w:t>
      </w:r>
      <w:r w:rsidR="009F6C0F">
        <w:t>,</w:t>
      </w:r>
      <w:r w:rsidR="007E6CBF">
        <w:t xml:space="preserve"> no futuro</w:t>
      </w:r>
      <w:r w:rsidR="009F6C0F">
        <w:t>,</w:t>
      </w:r>
      <w:r w:rsidR="007E6CBF">
        <w:t xml:space="preserve"> poder ser aplicado um modelo sequencial junto ao KNN.</w:t>
      </w:r>
    </w:p>
    <w:p w14:paraId="10D98F62" w14:textId="65A46687" w:rsidR="00512D8C" w:rsidRDefault="00A4134C" w:rsidP="00A03108">
      <w:pPr>
        <w:pStyle w:val="Ttulo3"/>
      </w:pPr>
      <w:bookmarkStart w:id="572" w:name="_Ref42462937"/>
      <w:bookmarkStart w:id="573" w:name="_Toc55260954"/>
      <w:bookmarkStart w:id="574" w:name="_Toc55777253"/>
      <w:r>
        <w:t>O que são a</w:t>
      </w:r>
      <w:r w:rsidR="00512D8C">
        <w:t xml:space="preserve">s ações do </w:t>
      </w:r>
      <w:r w:rsidR="006B1587">
        <w:t>usuário</w:t>
      </w:r>
      <w:r>
        <w:t>?</w:t>
      </w:r>
      <w:bookmarkEnd w:id="572"/>
      <w:bookmarkEnd w:id="573"/>
      <w:bookmarkEnd w:id="574"/>
    </w:p>
    <w:p w14:paraId="22431373" w14:textId="71F5CA0F" w:rsidR="00614F8F" w:rsidRDefault="00EF2967" w:rsidP="00A03108">
      <w:r>
        <w:tab/>
        <w:t>As ações do usuário trazem diversas informações referentes ao que ele está vivendo</w:t>
      </w:r>
      <w:r w:rsidR="008863AC">
        <w:t xml:space="preserve"> (</w:t>
      </w:r>
      <w:r>
        <w:t>auxilia</w:t>
      </w:r>
      <w:r w:rsidR="00D4335B">
        <w:t>ndo</w:t>
      </w:r>
      <w:r>
        <w:t xml:space="preserve"> o entendimento do seu </w:t>
      </w:r>
      <w:r w:rsidR="00D4335B">
        <w:t>ambient</w:t>
      </w:r>
      <w:r w:rsidR="008F1D7D">
        <w:t>e</w:t>
      </w:r>
      <w:r>
        <w:t xml:space="preserve"> e a validação da acuracidade das recomendações feitas</w:t>
      </w:r>
      <w:r w:rsidR="00184F7C">
        <w:t>, por exemplo).</w:t>
      </w:r>
      <w:r>
        <w:t xml:space="preserve"> São elas que</w:t>
      </w:r>
      <w:r w:rsidR="005460EE">
        <w:t xml:space="preserve"> demonstrar</w:t>
      </w:r>
      <w:r w:rsidR="006E5255">
        <w:t>ão</w:t>
      </w:r>
      <w:r w:rsidR="0041002E">
        <w:t xml:space="preserve"> ao sistema,</w:t>
      </w:r>
      <w:r w:rsidR="005460EE">
        <w:t xml:space="preserve"> </w:t>
      </w:r>
      <w:r w:rsidR="0024566C">
        <w:t>através</w:t>
      </w:r>
      <w:r w:rsidR="005460EE">
        <w:t xml:space="preserve"> das músicas recomendadas</w:t>
      </w:r>
      <w:r w:rsidR="00717411">
        <w:t>,</w:t>
      </w:r>
      <w:r w:rsidR="0041002E">
        <w:t xml:space="preserve"> </w:t>
      </w:r>
      <w:r w:rsidR="005460EE">
        <w:t>o gosto</w:t>
      </w:r>
      <w:r w:rsidR="006E5255">
        <w:t xml:space="preserve"> </w:t>
      </w:r>
      <w:r w:rsidR="005460EE">
        <w:t>do usuário,</w:t>
      </w:r>
      <w:r w:rsidR="00D10D40">
        <w:t xml:space="preserve"> </w:t>
      </w:r>
      <w:r w:rsidR="00F83BA9">
        <w:t>se são de um determinado estilo musical ou de outro</w:t>
      </w:r>
      <w:r w:rsidR="005460EE">
        <w:t>.</w:t>
      </w:r>
      <w:r w:rsidR="0068589A">
        <w:t xml:space="preserve"> Cada ação terá um nível de importância, </w:t>
      </w:r>
      <w:r w:rsidR="00530DD8">
        <w:t xml:space="preserve">a qual </w:t>
      </w:r>
      <w:r w:rsidR="00854FBA">
        <w:t>será</w:t>
      </w:r>
      <w:r w:rsidR="00530DD8">
        <w:t xml:space="preserve"> obtida </w:t>
      </w:r>
      <w:r w:rsidR="0067427E">
        <w:t>pelas</w:t>
      </w:r>
      <w:r w:rsidR="005B7330">
        <w:t xml:space="preserve"> respostas</w:t>
      </w:r>
      <w:r w:rsidR="00530DD8">
        <w:t xml:space="preserve"> do </w:t>
      </w:r>
      <w:r w:rsidR="009326E5">
        <w:t>questionário</w:t>
      </w:r>
      <w:commentRangeStart w:id="575"/>
      <w:commentRangeEnd w:id="575"/>
      <w:r w:rsidR="008264A2">
        <w:rPr>
          <w:rStyle w:val="Refdecomentrio"/>
        </w:rPr>
        <w:commentReference w:id="575"/>
      </w:r>
      <w:r w:rsidR="0068589A">
        <w:t>.</w:t>
      </w:r>
      <w:r w:rsidR="00BA3092">
        <w:t xml:space="preserve"> As possíveis </w:t>
      </w:r>
      <w:ins w:id="576" w:author="Erico de Souza Loewe" w:date="2020-11-09T01:20:00Z">
        <w:r w:rsidR="00CF408A">
          <w:t>atividades</w:t>
        </w:r>
      </w:ins>
      <w:del w:id="577" w:author="Erico de Souza Loewe" w:date="2020-11-09T01:20:00Z">
        <w:r w:rsidR="00BA3092">
          <w:delText>ações a serem</w:delText>
        </w:r>
      </w:del>
      <w:r w:rsidR="00BA3092">
        <w:t xml:space="preserve">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621167A0" w:rsidR="00EE5AC3" w:rsidRDefault="00BF1A85" w:rsidP="00A03108">
      <w:pPr>
        <w:pStyle w:val="Ttulo2"/>
      </w:pPr>
      <w:bookmarkStart w:id="578" w:name="_Toc55260955"/>
      <w:bookmarkStart w:id="579" w:name="_Toc55777254"/>
      <w:r>
        <w:t>P</w:t>
      </w:r>
      <w:r w:rsidR="00726572">
        <w:t>esquisa com usuários sobre recomendação musical</w:t>
      </w:r>
      <w:bookmarkEnd w:id="578"/>
      <w:ins w:id="580" w:author="Érico Souza Loewe" w:date="2020-11-09T01:20:00Z">
        <w:r w:rsidR="00F074F7">
          <w:t xml:space="preserve"> (QUESTION</w:t>
        </w:r>
        <w:r w:rsidR="00DA5E5F">
          <w:t>Á</w:t>
        </w:r>
        <w:r w:rsidR="00F074F7">
          <w:t>RIO)</w:t>
        </w:r>
      </w:ins>
      <w:bookmarkEnd w:id="579"/>
    </w:p>
    <w:p w14:paraId="303F21D0" w14:textId="4CFE3168" w:rsidR="006C7738" w:rsidRPr="006C7738" w:rsidRDefault="006C7738" w:rsidP="00A03108">
      <w:pPr>
        <w:rPr>
          <w:del w:id="581" w:author="Érico Souza Loewe" w:date="2020-11-09T01:20:00Z"/>
        </w:rPr>
      </w:pPr>
      <w:r>
        <w:tab/>
      </w:r>
      <w:del w:id="582" w:author="Érico Souza Loewe" w:date="2020-11-09T01:20:00Z">
        <w:r w:rsidR="00F7313E">
          <w:delText>Para validar o modelo de sistema de recomendação</w:delText>
        </w:r>
        <w:r w:rsidR="005E6C4A">
          <w:delText>,</w:delText>
        </w:r>
        <w:r w:rsidR="00B2728C">
          <w:delText xml:space="preserve"> </w:delText>
        </w:r>
        <w:r w:rsidR="005E6C4A">
          <w:delText>criou</w:delText>
        </w:r>
      </w:del>
      <w:ins w:id="583" w:author="Érico Souza Loewe" w:date="2020-11-09T01:20:00Z">
        <w:r w:rsidR="00AC413B">
          <w:t>Criou</w:t>
        </w:r>
      </w:ins>
      <w:r w:rsidR="00AC413B">
        <w:t>-se</w:t>
      </w:r>
      <w:commentRangeStart w:id="584"/>
      <w:r w:rsidR="00AC413B">
        <w:t xml:space="preserve"> </w:t>
      </w:r>
      <w:commentRangeEnd w:id="584"/>
      <w:del w:id="585" w:author="Érico Souza Loewe" w:date="2020-11-09T01:20:00Z">
        <w:r w:rsidR="00B2728C">
          <w:rPr>
            <w:rStyle w:val="Refdecomentrio"/>
          </w:rPr>
          <w:commentReference w:id="584"/>
        </w:r>
        <w:r w:rsidR="00F7313E">
          <w:delText xml:space="preserve">uma </w:delText>
        </w:r>
        <w:commentRangeStart w:id="586"/>
        <w:commentRangeStart w:id="587"/>
        <w:r w:rsidR="00F7313E">
          <w:delText>aplicação</w:delText>
        </w:r>
        <w:commentRangeEnd w:id="586"/>
        <w:r w:rsidR="008264A2">
          <w:rPr>
            <w:rStyle w:val="Refdecomentrio"/>
          </w:rPr>
          <w:commentReference w:id="586"/>
        </w:r>
        <w:commentRangeEnd w:id="587"/>
        <w:r w:rsidR="001C6C9A">
          <w:rPr>
            <w:rStyle w:val="Refdecomentrio"/>
          </w:rPr>
          <w:commentReference w:id="587"/>
        </w:r>
        <w:r w:rsidR="00F7313E">
          <w:delText>, distribuída aos usuários que participar</w:delText>
        </w:r>
        <w:r w:rsidR="00B2728C">
          <w:delText>a</w:delText>
        </w:r>
        <w:r w:rsidR="00F7313E">
          <w:delText>m d</w:delText>
        </w:r>
        <w:r w:rsidR="006A34B2">
          <w:delText>o</w:delText>
        </w:r>
      </w:del>
      <w:ins w:id="588" w:author="Érico Souza Loewe" w:date="2020-11-09T01:20:00Z">
        <w:r w:rsidR="00AC413B">
          <w:t>um</w:t>
        </w:r>
      </w:ins>
      <w:r w:rsidR="00AC413B">
        <w:t xml:space="preserve"> questionário </w:t>
      </w:r>
      <w:del w:id="589" w:author="Érico Souza Loewe" w:date="2020-11-09T01:20:00Z">
        <w:r w:rsidR="00B2728C">
          <w:delText xml:space="preserve">previamente </w:delText>
        </w:r>
        <w:r w:rsidR="00B2728C">
          <w:lastRenderedPageBreak/>
          <w:delText>realizado</w:delText>
        </w:r>
        <w:r w:rsidR="00BB4EBD">
          <w:delText>;</w:delText>
        </w:r>
        <w:r w:rsidR="00B2728C">
          <w:delText xml:space="preserve"> </w:delText>
        </w:r>
        <w:r w:rsidR="002B6338">
          <w:delText>reu</w:delText>
        </w:r>
        <w:r w:rsidR="000361E0">
          <w:delText>nindo, assim,</w:delText>
        </w:r>
        <w:r w:rsidR="004D3460">
          <w:delText xml:space="preserve"> informações sobre </w:delText>
        </w:r>
        <w:r w:rsidR="00B2728C">
          <w:delText xml:space="preserve">esses </w:delText>
        </w:r>
        <w:r w:rsidR="00256539">
          <w:delText>usuários</w:delText>
        </w:r>
        <w:r w:rsidR="00F7313E">
          <w:delText>.</w:delText>
        </w:r>
        <w:r w:rsidR="006A34B2">
          <w:delText xml:space="preserve"> </w:delText>
        </w:r>
        <w:r w:rsidR="00256BF0">
          <w:delText xml:space="preserve">As etapas do desenvolvimento </w:delText>
        </w:r>
        <w:r w:rsidR="00B2728C">
          <w:delText xml:space="preserve">do </w:delText>
        </w:r>
        <w:r w:rsidR="00BF68E7">
          <w:rPr>
            <w:i/>
          </w:rPr>
          <w:delText>LORS</w:delText>
        </w:r>
        <w:r w:rsidR="00B2728C">
          <w:delText xml:space="preserve"> </w:delText>
        </w:r>
        <w:r w:rsidR="00215D62">
          <w:delText xml:space="preserve">são </w:delText>
        </w:r>
        <w:r w:rsidR="00256BF0">
          <w:delText xml:space="preserve">apresentadas na </w:delText>
        </w:r>
        <w:r w:rsidR="00256BF0">
          <w:fldChar w:fldCharType="begin"/>
        </w:r>
        <w:r w:rsidR="00256BF0">
          <w:delInstrText xml:space="preserve"> REF _Ref42452795 \h </w:delInstrText>
        </w:r>
        <w:r w:rsidR="00256BF0">
          <w:fldChar w:fldCharType="separate"/>
        </w:r>
        <w:r w:rsidR="00256BF0">
          <w:delText xml:space="preserve">Figura </w:delText>
        </w:r>
        <w:r w:rsidR="00256BF0">
          <w:rPr>
            <w:noProof/>
          </w:rPr>
          <w:delText>11</w:delText>
        </w:r>
        <w:r w:rsidR="00256BF0">
          <w:fldChar w:fldCharType="end"/>
        </w:r>
        <w:r w:rsidR="00256BF0">
          <w:delText>.</w:delText>
        </w:r>
      </w:del>
    </w:p>
    <w:p w14:paraId="41728AA5" w14:textId="77777777" w:rsidR="00A820D4" w:rsidRDefault="0051111E" w:rsidP="00A03108">
      <w:pPr>
        <w:pStyle w:val="Figuras"/>
        <w:rPr>
          <w:moveFrom w:id="590" w:author="Érico Souza Loewe" w:date="2020-11-09T01:20:00Z"/>
        </w:rPr>
      </w:pPr>
      <w:commentRangeStart w:id="591"/>
      <w:commentRangeStart w:id="592"/>
      <w:del w:id="593" w:author="Érico Souza Loewe" w:date="2020-11-09T01:20:00Z">
        <w:r>
          <w:drawing>
            <wp:inline distT="0" distB="0" distL="0" distR="0" wp14:anchorId="5DFBBC3E" wp14:editId="120B7D82">
              <wp:extent cx="5486400" cy="2166258"/>
              <wp:effectExtent l="19050" t="0" r="38100" b="0"/>
              <wp:docPr id="12"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del>
      <w:commentRangeEnd w:id="591"/>
      <w:commentRangeEnd w:id="592"/>
      <w:ins w:id="594" w:author="Érico Souza Loewe" w:date="2020-11-09T01:20:00Z">
        <w:r w:rsidR="00AC413B">
          <w:t>com</w:t>
        </w:r>
      </w:ins>
      <w:moveFromRangeStart w:id="595" w:author="Érico Souza Loewe" w:date="2020-11-09T01:20:00Z" w:name="move55777231"/>
      <w:moveFrom w:id="596" w:author="Érico Souza Loewe" w:date="2020-11-09T01:20:00Z">
        <w:r w:rsidR="00A820D4">
          <w:rPr>
            <w:rStyle w:val="Refdecomentrio"/>
          </w:rPr>
          <w:commentReference w:id="591"/>
        </w:r>
        <w:r w:rsidR="00A820D4">
          <w:rPr>
            <w:rStyle w:val="Refdecomentrio"/>
          </w:rPr>
          <w:commentReference w:id="592"/>
        </w:r>
        <w:r w:rsidR="00A820D4">
          <w:rPr>
            <w:rStyle w:val="Refdecomentrio"/>
          </w:rPr>
          <w:commentReference w:id="597"/>
        </w:r>
      </w:moveFrom>
    </w:p>
    <w:p w14:paraId="623DA718" w14:textId="77777777" w:rsidR="00A820D4" w:rsidRDefault="00A820D4" w:rsidP="00A03108">
      <w:pPr>
        <w:pStyle w:val="Legenda"/>
        <w:rPr>
          <w:moveFrom w:id="598" w:author="Érico Souza Loewe" w:date="2020-11-09T01:20:00Z"/>
        </w:rPr>
      </w:pPr>
      <w:moveFrom w:id="599" w:author="Érico Souza Loewe" w:date="2020-11-09T01:20:00Z">
        <w:r w:rsidRPr="0010653E">
          <w:rPr>
            <w:highlight w:val="yellow"/>
            <w:rPrChange w:id="600" w:author="Érico Souza Loewe" w:date="2020-11-09T01:20:00Z">
              <w:rPr/>
            </w:rPrChange>
          </w:rPr>
          <w:t xml:space="preserve">Figura </w:t>
        </w:r>
        <w:r w:rsidRPr="0010653E">
          <w:rPr>
            <w:highlight w:val="yellow"/>
            <w:rPrChange w:id="601" w:author="Érico Souza Loewe" w:date="2020-11-09T01:20:00Z">
              <w:rPr/>
            </w:rPrChange>
          </w:rPr>
          <w:fldChar w:fldCharType="begin"/>
        </w:r>
        <w:r w:rsidRPr="0010653E">
          <w:rPr>
            <w:highlight w:val="yellow"/>
            <w:rPrChange w:id="602" w:author="Érico Souza Loewe" w:date="2020-11-09T01:20:00Z">
              <w:rPr/>
            </w:rPrChange>
          </w:rPr>
          <w:instrText xml:space="preserve"> SEQ Figura \* ARABIC </w:instrText>
        </w:r>
        <w:r w:rsidRPr="0010653E">
          <w:rPr>
            <w:highlight w:val="yellow"/>
            <w:rPrChange w:id="603" w:author="Érico Souza Loewe" w:date="2020-11-09T01:20:00Z">
              <w:rPr/>
            </w:rPrChange>
          </w:rPr>
          <w:fldChar w:fldCharType="separate"/>
        </w:r>
        <w:r w:rsidRPr="0010653E">
          <w:rPr>
            <w:highlight w:val="yellow"/>
            <w:rPrChange w:id="604" w:author="Érico Souza Loewe" w:date="2020-11-09T01:20:00Z">
              <w:rPr/>
            </w:rPrChange>
          </w:rPr>
          <w:t>9</w:t>
        </w:r>
        <w:r w:rsidRPr="0010653E">
          <w:rPr>
            <w:highlight w:val="yellow"/>
            <w:rPrChange w:id="605" w:author="Érico Souza Loewe" w:date="2020-11-09T01:20:00Z">
              <w:rPr/>
            </w:rPrChange>
          </w:rPr>
          <w:fldChar w:fldCharType="end"/>
        </w:r>
        <w:r w:rsidRPr="0010653E">
          <w:rPr>
            <w:highlight w:val="yellow"/>
            <w:rPrChange w:id="606" w:author="Érico Souza Loewe" w:date="2020-11-09T01:20:00Z">
              <w:rPr/>
            </w:rPrChange>
          </w:rPr>
          <w:t xml:space="preserve"> Etapas do desenvolvimento do sistema de recomendação musical (próprio, 2020)</w:t>
        </w:r>
      </w:moveFrom>
    </w:p>
    <w:p w14:paraId="24FD8A78" w14:textId="1EF7737E" w:rsidR="00D902DF" w:rsidRDefault="00F267E3" w:rsidP="00A03108">
      <w:commentRangeStart w:id="607"/>
      <w:moveFrom w:id="608" w:author="Érico Souza Loewe" w:date="2020-11-09T01:20:00Z">
        <w:r>
          <w:tab/>
        </w:r>
      </w:moveFrom>
      <w:moveFromRangeEnd w:id="595"/>
      <w:del w:id="609" w:author="Érico Souza Loewe" w:date="2020-11-09T01:20:00Z">
        <w:r w:rsidR="00D902DF">
          <w:delText>As</w:delText>
        </w:r>
      </w:del>
      <w:r w:rsidR="00AC413B">
        <w:t xml:space="preserve"> </w:t>
      </w:r>
      <w:r w:rsidR="00D902DF">
        <w:t xml:space="preserve">perguntas </w:t>
      </w:r>
      <w:r w:rsidR="009B3E32">
        <w:t>expostas</w:t>
      </w:r>
      <w:r w:rsidR="00215D62">
        <w:t xml:space="preserve"> </w:t>
      </w:r>
      <w:del w:id="610" w:author="Érico Souza Loewe" w:date="2020-11-09T01:20:00Z">
        <w:r w:rsidR="00D902DF">
          <w:delText xml:space="preserve">no questionário </w:delText>
        </w:r>
        <w:r w:rsidR="00C00AE5">
          <w:delText>permitir</w:delText>
        </w:r>
        <w:r w:rsidR="004A1725">
          <w:delText>ão</w:delText>
        </w:r>
      </w:del>
      <w:ins w:id="611" w:author="Érico Souza Loewe" w:date="2020-11-09T01:20:00Z">
        <w:r w:rsidR="00AC413B">
          <w:t>que</w:t>
        </w:r>
        <w:r w:rsidR="00D902DF">
          <w:t xml:space="preserve"> </w:t>
        </w:r>
        <w:r w:rsidR="00C00AE5">
          <w:t>permitiram</w:t>
        </w:r>
      </w:ins>
      <w:r w:rsidR="00D902DF">
        <w:t xml:space="preserve"> </w:t>
      </w:r>
      <w:r w:rsidR="00C74645">
        <w:t>conhecer</w:t>
      </w:r>
      <w:r w:rsidR="00D902DF">
        <w:t xml:space="preserve"> melhor os usuários que utilizarão </w:t>
      </w:r>
      <w:r w:rsidR="00215D62">
        <w:t>a aplicação</w:t>
      </w:r>
      <w:r w:rsidR="004A1725">
        <w:t>.</w:t>
      </w:r>
      <w:r w:rsidR="00D902DF">
        <w:t xml:space="preserve"> </w:t>
      </w:r>
      <w:r w:rsidR="004A1725">
        <w:t>S</w:t>
      </w:r>
      <w:r w:rsidR="00D902DF">
        <w:t xml:space="preserve">endo assim, </w:t>
      </w:r>
      <w:r w:rsidR="004A1725">
        <w:t>todas as questões</w:t>
      </w:r>
      <w:r w:rsidR="005C6E53">
        <w:t xml:space="preserve"> </w:t>
      </w:r>
      <w:r w:rsidR="00215D62">
        <w:t>permit</w:t>
      </w:r>
      <w:r w:rsidR="004A1725">
        <w:t>e</w:t>
      </w:r>
      <w:r w:rsidR="00C00AE5">
        <w:t>m</w:t>
      </w:r>
      <w:r w:rsidR="00215D62">
        <w:t xml:space="preserve"> entender </w:t>
      </w:r>
      <w:r w:rsidR="005C6E53">
        <w:t>suas</w:t>
      </w:r>
      <w:r w:rsidR="00D902DF">
        <w:t xml:space="preserve"> </w:t>
      </w:r>
      <w:r w:rsidR="00D902DF">
        <w:lastRenderedPageBreak/>
        <w:t>prefer</w:t>
      </w:r>
      <w:r w:rsidR="00C00AE5">
        <w:t>ê</w:t>
      </w:r>
      <w:r w:rsidR="00D902DF">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607"/>
      <w:r w:rsidR="00C00AE5">
        <w:rPr>
          <w:rStyle w:val="Refdecomentrio"/>
        </w:rPr>
        <w:commentReference w:id="607"/>
      </w:r>
    </w:p>
    <w:p w14:paraId="49CCDBDD" w14:textId="357E7DA0" w:rsidR="002D4647" w:rsidRDefault="002D4647" w:rsidP="00A03108">
      <w:pPr>
        <w:pStyle w:val="Legenda"/>
      </w:pPr>
      <w:bookmarkStart w:id="612" w:name="_Ref48857312"/>
      <w:bookmarkStart w:id="613" w:name="_Toc55777280"/>
      <w:moveToRangeStart w:id="614" w:author="Érico Souza Loewe" w:date="2020-11-09T01:20:00Z" w:name="move55777232"/>
      <w:commentRangeStart w:id="615"/>
      <w:moveTo w:id="616" w:author="Érico Souza Loewe" w:date="2020-11-09T01:20:00Z">
        <w:r>
          <w:t xml:space="preserve">Quadro </w:t>
        </w:r>
        <w:r w:rsidR="006B25B5">
          <w:fldChar w:fldCharType="begin"/>
        </w:r>
        <w:r w:rsidR="006B25B5">
          <w:instrText xml:space="preserve"> SEQ Quadro \* ARABIC </w:instrText>
        </w:r>
        <w:r w:rsidR="006B25B5">
          <w:fldChar w:fldCharType="separate"/>
        </w:r>
        <w:r w:rsidR="00496F40">
          <w:rPr>
            <w:noProof/>
          </w:rPr>
          <w:t>2</w:t>
        </w:r>
        <w:r w:rsidR="006B25B5">
          <w:rPr>
            <w:noProof/>
          </w:rPr>
          <w:fldChar w:fldCharType="end"/>
        </w:r>
        <w:bookmarkEnd w:id="612"/>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moveTo>
      <w:moveToRangeEnd w:id="614"/>
      <w:ins w:id="617" w:author="Érico Souza Loewe" w:date="2020-11-09T01:20:00Z">
        <w:r w:rsidR="00883412" w:rsidRPr="00883412">
          <w:t>(próprio, 2020)</w:t>
        </w:r>
        <w:commentRangeEnd w:id="615"/>
        <w:r w:rsidR="00064C0B">
          <w:rPr>
            <w:rStyle w:val="Refdecomentrio"/>
            <w:b w:val="0"/>
            <w:iCs/>
            <w:color w:val="000000"/>
          </w:rPr>
          <w:commentReference w:id="615"/>
        </w:r>
      </w:ins>
      <w:bookmarkEnd w:id="613"/>
    </w:p>
    <w:tbl>
      <w:tblPr>
        <w:tblStyle w:val="Tabelacomgrade"/>
        <w:tblW w:w="0" w:type="auto"/>
        <w:tblLook w:val="04A0" w:firstRow="1" w:lastRow="0" w:firstColumn="1" w:lastColumn="0" w:noHBand="0" w:noVBand="1"/>
        <w:tblPrChange w:id="618" w:author="Érico Souza Loewe" w:date="2020-11-09T01:20:00Z">
          <w:tblPr>
            <w:tblStyle w:val="Tabelacomgrade"/>
            <w:tblW w:w="0" w:type="auto"/>
            <w:tblLook w:val="04A0" w:firstRow="1" w:lastRow="0" w:firstColumn="1" w:lastColumn="0" w:noHBand="0" w:noVBand="1"/>
          </w:tblPr>
        </w:tblPrChange>
      </w:tblPr>
      <w:tblGrid>
        <w:gridCol w:w="4531"/>
        <w:gridCol w:w="4531"/>
        <w:tblGridChange w:id="619">
          <w:tblGrid>
            <w:gridCol w:w="4531"/>
            <w:gridCol w:w="4531"/>
          </w:tblGrid>
        </w:tblGridChange>
      </w:tblGrid>
      <w:tr w:rsidR="00505BB9" w:rsidRPr="00064C0B" w14:paraId="0E60E6B7" w14:textId="77777777" w:rsidTr="00A70872">
        <w:tc>
          <w:tcPr>
            <w:tcW w:w="4531" w:type="dxa"/>
            <w:shd w:val="clear" w:color="auto" w:fill="D9D9D9" w:themeFill="background1" w:themeFillShade="D9"/>
            <w:tcPrChange w:id="620" w:author="Érico Souza Loewe" w:date="2020-11-09T01:20:00Z">
              <w:tcPr>
                <w:tcW w:w="4531" w:type="dxa"/>
              </w:tcPr>
            </w:tcPrChange>
          </w:tcPr>
          <w:p w14:paraId="0AC744C5" w14:textId="0BF3E9AE" w:rsidR="00505BB9" w:rsidRPr="00210C75" w:rsidRDefault="00505BB9" w:rsidP="00A03108">
            <w:r w:rsidRPr="00210C75">
              <w:lastRenderedPageBreak/>
              <w:t>Pergunta</w:t>
            </w:r>
          </w:p>
        </w:tc>
        <w:tc>
          <w:tcPr>
            <w:tcW w:w="4531" w:type="dxa"/>
            <w:shd w:val="clear" w:color="auto" w:fill="D9D9D9" w:themeFill="background1" w:themeFillShade="D9"/>
            <w:tcPrChange w:id="621" w:author="Érico Souza Loewe" w:date="2020-11-09T01:20:00Z">
              <w:tcPr>
                <w:tcW w:w="4531" w:type="dxa"/>
              </w:tcPr>
            </w:tcPrChange>
          </w:tcPr>
          <w:p w14:paraId="19A5F2D0" w14:textId="74102221" w:rsidR="00505BB9" w:rsidRPr="00210C75" w:rsidRDefault="009C0756" w:rsidP="00A03108">
            <w:r w:rsidRPr="00210C75">
              <w:t>Possíveis r</w:t>
            </w:r>
            <w:r w:rsidR="00616558" w:rsidRPr="00210C75">
              <w:t>espostas</w:t>
            </w:r>
          </w:p>
        </w:tc>
      </w:tr>
      <w:tr w:rsidR="00505BB9" w:rsidRPr="006B31E5" w14:paraId="17E52F1E" w14:textId="77777777" w:rsidTr="00113F09">
        <w:tc>
          <w:tcPr>
            <w:tcW w:w="4531" w:type="dxa"/>
          </w:tcPr>
          <w:p w14:paraId="6CACCD3E" w14:textId="67222F38" w:rsidR="00505BB9" w:rsidRDefault="00505BB9" w:rsidP="00A03108">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A03108">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proofErr w:type="spellStart"/>
            <w:r w:rsidRPr="00505BB9">
              <w:rPr>
                <w:lang w:val="en-US"/>
              </w:rPr>
              <w:t>Youtube</w:t>
            </w:r>
            <w:proofErr w:type="spellEnd"/>
            <w:r w:rsidRPr="00505BB9">
              <w:rPr>
                <w:lang w:val="en-US"/>
              </w:rPr>
              <w:t xml:space="preserv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proofErr w:type="spellStart"/>
            <w:r w:rsidRPr="003F3A8A">
              <w:rPr>
                <w:lang w:val="en-US"/>
              </w:rPr>
              <w:t>Rádio</w:t>
            </w:r>
            <w:proofErr w:type="spellEnd"/>
            <w:r w:rsidR="003F3A8A">
              <w:rPr>
                <w:lang w:val="en-US"/>
              </w:rPr>
              <w:t xml:space="preserve"> </w:t>
            </w:r>
            <w:r w:rsidRPr="003F3A8A">
              <w:rPr>
                <w:lang w:val="en-US"/>
              </w:rPr>
              <w:t>Outro, qual?</w:t>
            </w:r>
          </w:p>
        </w:tc>
      </w:tr>
      <w:tr w:rsidR="00505BB9" w:rsidRPr="008774E9" w14:paraId="712DDD0D" w14:textId="77777777" w:rsidTr="00113F09">
        <w:tc>
          <w:tcPr>
            <w:tcW w:w="4531" w:type="dxa"/>
          </w:tcPr>
          <w:p w14:paraId="4E4D5496" w14:textId="441E1355" w:rsidR="00505BB9" w:rsidRPr="008774E9" w:rsidRDefault="008774E9" w:rsidP="00A03108">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A03108">
            <w:r>
              <w:t xml:space="preserve">Sim, </w:t>
            </w:r>
            <w:r w:rsidR="00BA1951">
              <w:t>não</w:t>
            </w:r>
          </w:p>
        </w:tc>
      </w:tr>
      <w:tr w:rsidR="00505BB9" w:rsidRPr="008774E9" w14:paraId="0A319CC3" w14:textId="77777777" w:rsidTr="00113F09">
        <w:tc>
          <w:tcPr>
            <w:tcW w:w="4531" w:type="dxa"/>
          </w:tcPr>
          <w:p w14:paraId="07862FA4" w14:textId="1D72A0F9" w:rsidR="00505BB9" w:rsidRPr="008774E9" w:rsidRDefault="00BA1951" w:rsidP="00A03108">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A03108">
            <w:r>
              <w:t>Sim, não</w:t>
            </w:r>
          </w:p>
        </w:tc>
      </w:tr>
      <w:tr w:rsidR="00505BB9" w:rsidRPr="008774E9" w14:paraId="75D77620" w14:textId="77777777" w:rsidTr="00113F09">
        <w:tc>
          <w:tcPr>
            <w:tcW w:w="4531" w:type="dxa"/>
          </w:tcPr>
          <w:p w14:paraId="2C5797DE" w14:textId="2F30D500" w:rsidR="00505BB9" w:rsidRPr="008774E9" w:rsidRDefault="004A4AF1" w:rsidP="00A03108">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A03108">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505BB9" w:rsidRPr="008774E9" w14:paraId="23FDA24C" w14:textId="77777777" w:rsidTr="00113F09">
        <w:tc>
          <w:tcPr>
            <w:tcW w:w="4531" w:type="dxa"/>
          </w:tcPr>
          <w:p w14:paraId="65DB9BF7" w14:textId="75F70064" w:rsidR="00505BB9" w:rsidRPr="008774E9" w:rsidRDefault="002D33DD" w:rsidP="00A03108">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A03108">
            <w:r>
              <w:t xml:space="preserve">Academia, Bar, Biblioteca, Casa, </w:t>
            </w:r>
            <w:proofErr w:type="gramStart"/>
            <w:r>
              <w:t>Com</w:t>
            </w:r>
            <w:proofErr w:type="gramEnd"/>
            <w:r>
              <w:t xml:space="preserve"> os amigos, Escola, Festa, Praia, Restaurante, Trabalho, Outro, qual?</w:t>
            </w:r>
          </w:p>
        </w:tc>
      </w:tr>
      <w:tr w:rsidR="00505BB9" w:rsidRPr="008774E9" w14:paraId="77E33350" w14:textId="77777777" w:rsidTr="00113F09">
        <w:tc>
          <w:tcPr>
            <w:tcW w:w="4531" w:type="dxa"/>
          </w:tcPr>
          <w:p w14:paraId="54480B02" w14:textId="116BD8D2" w:rsidR="00505BB9" w:rsidRPr="008774E9" w:rsidRDefault="0011471A" w:rsidP="00A03108">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A03108">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505BB9" w:rsidRPr="008774E9" w14:paraId="747605C2" w14:textId="77777777" w:rsidTr="00113F09">
        <w:tc>
          <w:tcPr>
            <w:tcW w:w="4531" w:type="dxa"/>
          </w:tcPr>
          <w:p w14:paraId="62348743" w14:textId="79F2A7E2" w:rsidR="00505BB9" w:rsidRPr="008774E9" w:rsidRDefault="001A536D" w:rsidP="00A03108">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A03108">
            <w:r w:rsidRPr="001A536D">
              <w:t>Atividades, Clima, Grupo / Individual, Horário do dia, Humor, Localização, Outro, Qual?</w:t>
            </w:r>
          </w:p>
        </w:tc>
      </w:tr>
      <w:tr w:rsidR="00505BB9" w:rsidRPr="008774E9" w14:paraId="59F28387" w14:textId="77777777" w:rsidTr="00113F09">
        <w:tc>
          <w:tcPr>
            <w:tcW w:w="4531" w:type="dxa"/>
          </w:tcPr>
          <w:p w14:paraId="6EC7E2ED" w14:textId="1ACEFF90" w:rsidR="00505BB9" w:rsidRPr="008774E9" w:rsidRDefault="00FC3EB1" w:rsidP="00A03108">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A03108">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FC3EB1" w:rsidRPr="008774E9" w14:paraId="51E1BD68" w14:textId="77777777" w:rsidTr="00113F09">
        <w:tc>
          <w:tcPr>
            <w:tcW w:w="4531" w:type="dxa"/>
          </w:tcPr>
          <w:p w14:paraId="7090BAB0" w14:textId="327D7B69" w:rsidR="00FC3EB1" w:rsidRPr="00FC3EB1" w:rsidRDefault="006F7C5B" w:rsidP="00A03108">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A03108">
            <w:r>
              <w:t>Sim, não</w:t>
            </w:r>
          </w:p>
        </w:tc>
      </w:tr>
      <w:tr w:rsidR="00FC3EB1" w:rsidRPr="008774E9" w14:paraId="6B5F8F1C" w14:textId="77777777" w:rsidTr="00113F09">
        <w:tc>
          <w:tcPr>
            <w:tcW w:w="4531" w:type="dxa"/>
          </w:tcPr>
          <w:p w14:paraId="2C123B59" w14:textId="728E8535" w:rsidR="00FC3EB1" w:rsidRPr="00FC3EB1" w:rsidRDefault="00722B09" w:rsidP="00A03108">
            <w:r w:rsidRPr="00722B09">
              <w:t>10.</w:t>
            </w:r>
            <w:r>
              <w:t xml:space="preserve"> </w:t>
            </w:r>
            <w:r w:rsidRPr="00722B09">
              <w:t>Quanto tempo por semana você escuta música?</w:t>
            </w:r>
          </w:p>
        </w:tc>
        <w:tc>
          <w:tcPr>
            <w:tcW w:w="4531" w:type="dxa"/>
          </w:tcPr>
          <w:p w14:paraId="527B9DBF" w14:textId="469D125A" w:rsidR="00FC3EB1" w:rsidRPr="008774E9" w:rsidRDefault="00FE1C28" w:rsidP="00A03108">
            <w:r>
              <w:t>M</w:t>
            </w:r>
            <w:r w:rsidR="00722B09">
              <w:t>enos que 5 horas, de 5 a 10 horas, de 11 a 30 horas, de 31 a 50 horas, mais que 50 horas</w:t>
            </w:r>
          </w:p>
        </w:tc>
      </w:tr>
      <w:tr w:rsidR="00D05002" w:rsidRPr="008774E9" w14:paraId="3B460A2C" w14:textId="77777777" w:rsidTr="00113F09">
        <w:tc>
          <w:tcPr>
            <w:tcW w:w="4531" w:type="dxa"/>
          </w:tcPr>
          <w:p w14:paraId="62082402" w14:textId="28098DA5" w:rsidR="00D05002" w:rsidRPr="00722B09" w:rsidRDefault="00D05002" w:rsidP="00A03108">
            <w:r w:rsidRPr="00D05002">
              <w:t>11.</w:t>
            </w:r>
            <w:r>
              <w:t xml:space="preserve"> </w:t>
            </w:r>
            <w:r w:rsidRPr="00D05002">
              <w:t>Quais são os gêneros musicais que gosta de escutar?</w:t>
            </w:r>
          </w:p>
        </w:tc>
        <w:tc>
          <w:tcPr>
            <w:tcW w:w="4531" w:type="dxa"/>
          </w:tcPr>
          <w:p w14:paraId="2D9036DE" w14:textId="5509DE6C" w:rsidR="003C4ACB" w:rsidRDefault="003C4ACB" w:rsidP="00A03108">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D5A4641" w14:textId="1FE47E96" w:rsidR="00D05002" w:rsidRDefault="00D05002" w:rsidP="00A03108"/>
        </w:tc>
      </w:tr>
      <w:tr w:rsidR="00953CD3" w:rsidRPr="008774E9" w14:paraId="2888903F" w14:textId="77777777" w:rsidTr="00113F09">
        <w:tc>
          <w:tcPr>
            <w:tcW w:w="4531" w:type="dxa"/>
          </w:tcPr>
          <w:p w14:paraId="5D2D57A8" w14:textId="442AC843" w:rsidR="00953CD3" w:rsidRPr="00D05002" w:rsidRDefault="00953CD3" w:rsidP="00A03108">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A03108">
            <w:r w:rsidRPr="004453EE">
              <w:t>Sim, não</w:t>
            </w:r>
          </w:p>
        </w:tc>
      </w:tr>
      <w:tr w:rsidR="003B54D7" w:rsidRPr="008774E9" w14:paraId="517C7263" w14:textId="77777777" w:rsidTr="00113F09">
        <w:tc>
          <w:tcPr>
            <w:tcW w:w="4531" w:type="dxa"/>
          </w:tcPr>
          <w:p w14:paraId="5E68D99D" w14:textId="0380E060" w:rsidR="003B54D7" w:rsidRPr="00953CD3" w:rsidRDefault="003B54D7" w:rsidP="00A03108">
            <w:r w:rsidRPr="003B54D7">
              <w:t>13.</w:t>
            </w:r>
            <w:r w:rsidR="005E2318">
              <w:t xml:space="preserve"> </w:t>
            </w:r>
            <w:r w:rsidRPr="003B54D7">
              <w:t>Sua idade</w:t>
            </w:r>
          </w:p>
        </w:tc>
        <w:tc>
          <w:tcPr>
            <w:tcW w:w="4531" w:type="dxa"/>
          </w:tcPr>
          <w:p w14:paraId="777152A5" w14:textId="0F9689FE" w:rsidR="003B54D7" w:rsidRDefault="003B54D7" w:rsidP="00A03108"/>
        </w:tc>
      </w:tr>
      <w:tr w:rsidR="003B54D7" w:rsidRPr="008774E9" w14:paraId="7B6C150A" w14:textId="77777777" w:rsidTr="00113F09">
        <w:tc>
          <w:tcPr>
            <w:tcW w:w="4531" w:type="dxa"/>
          </w:tcPr>
          <w:p w14:paraId="2A3E4C0D" w14:textId="7FAE01E3" w:rsidR="003B54D7" w:rsidRPr="00953CD3" w:rsidRDefault="003B54D7" w:rsidP="00A03108">
            <w:r w:rsidRPr="003B54D7">
              <w:t>14.</w:t>
            </w:r>
            <w:r w:rsidR="005E2318">
              <w:t xml:space="preserve"> </w:t>
            </w:r>
            <w:r w:rsidRPr="003B54D7">
              <w:t>Dicas e sugestões?</w:t>
            </w:r>
          </w:p>
        </w:tc>
        <w:tc>
          <w:tcPr>
            <w:tcW w:w="4531" w:type="dxa"/>
          </w:tcPr>
          <w:p w14:paraId="32F851EF" w14:textId="1D3890FE" w:rsidR="003B54D7" w:rsidRDefault="003B54D7" w:rsidP="00A03108"/>
        </w:tc>
      </w:tr>
    </w:tbl>
    <w:p w14:paraId="70FA0F03" w14:textId="77777777" w:rsidR="00492551" w:rsidRDefault="002D4647" w:rsidP="00A03108">
      <w:pPr>
        <w:pStyle w:val="Legenda"/>
        <w:rPr>
          <w:del w:id="622" w:author="Érico Souza Loewe" w:date="2020-11-09T01:20:00Z"/>
        </w:rPr>
      </w:pPr>
      <w:moveFromRangeStart w:id="623" w:author="Érico Souza Loewe" w:date="2020-11-09T01:20:00Z" w:name="move55777232"/>
      <w:moveFrom w:id="624" w:author="Érico Souza Loewe" w:date="2020-11-09T01:20:00Z">
        <w:r>
          <w:t xml:space="preserve">Quadro </w:t>
        </w:r>
        <w:r w:rsidR="006B25B5">
          <w:fldChar w:fldCharType="begin"/>
        </w:r>
        <w:r w:rsidR="006B25B5">
          <w:instrText xml:space="preserve"> SEQ Quadro \* ARABIC </w:instrText>
        </w:r>
        <w:r w:rsidR="006B25B5">
          <w:fldChar w:fldCharType="separate"/>
        </w:r>
        <w:r w:rsidR="00496F40">
          <w:rPr>
            <w:noProof/>
          </w:rPr>
          <w:t>2</w:t>
        </w:r>
        <w:r w:rsidR="006B25B5">
          <w:rPr>
            <w:noProof/>
          </w:rPr>
          <w:fldChar w:fldCharType="end"/>
        </w:r>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moveFrom>
      <w:moveFromRangeEnd w:id="623"/>
      <w:del w:id="625" w:author="Érico Souza Loewe" w:date="2020-11-09T01:20:00Z">
        <w:r w:rsidR="00492551" w:rsidRPr="00883412">
          <w:delText>(próprio, 2020)</w:delText>
        </w:r>
      </w:del>
    </w:p>
    <w:p w14:paraId="155BEDC9" w14:textId="5B37A3B1" w:rsidR="004D7BC3" w:rsidRPr="008774E9" w:rsidRDefault="004D7BC3" w:rsidP="00A03108"/>
    <w:p w14:paraId="7D759CFE" w14:textId="24C4FEDC" w:rsidR="001B6AE9" w:rsidRDefault="001B6AE9" w:rsidP="00A03108">
      <w:r>
        <w:tab/>
      </w:r>
    </w:p>
    <w:p w14:paraId="6101FFAE" w14:textId="5221654E" w:rsidR="00B021FD" w:rsidRDefault="00B021FD" w:rsidP="00A03108">
      <w:pPr>
        <w:pStyle w:val="Ttulo3"/>
      </w:pPr>
      <w:bookmarkStart w:id="626" w:name="_Toc55260956"/>
      <w:bookmarkStart w:id="627" w:name="_Toc55777255"/>
      <w:r>
        <w:t>Pré-teste</w:t>
      </w:r>
      <w:r w:rsidR="00DB0C61">
        <w:t xml:space="preserve"> do questionário</w:t>
      </w:r>
      <w:bookmarkEnd w:id="626"/>
      <w:bookmarkEnd w:id="627"/>
    </w:p>
    <w:p w14:paraId="559DBF22" w14:textId="5B47CD11" w:rsidR="002419AF" w:rsidRDefault="00B021FD" w:rsidP="00A03108">
      <w:r>
        <w:tab/>
        <w:t xml:space="preserve">Com as perguntas do questionário definidas, </w:t>
      </w:r>
      <w:r w:rsidR="00597409">
        <w:t>deu-se o</w:t>
      </w:r>
      <w:r>
        <w:t xml:space="preserve"> </w:t>
      </w:r>
      <w:r w:rsidR="009F594F">
        <w:t>in</w:t>
      </w:r>
      <w:r w:rsidR="00597409">
        <w:t>í</w:t>
      </w:r>
      <w:r w:rsidR="009F594F">
        <w:t>c</w:t>
      </w:r>
      <w:r w:rsidR="00597409">
        <w:t>io</w:t>
      </w:r>
      <w:r w:rsidR="00CD7F3A">
        <w:t xml:space="preserve"> de</w:t>
      </w:r>
      <w:r w:rsidR="00C00AE5">
        <w:t xml:space="preserve"> </w:t>
      </w:r>
      <w:r>
        <w:t>uma validação para garantir que elas f</w:t>
      </w:r>
      <w:r w:rsidR="00CD7F3A">
        <w:t>i</w:t>
      </w:r>
      <w:r>
        <w:t>z</w:t>
      </w:r>
      <w:r w:rsidR="00CD7F3A">
        <w:t>esse</w:t>
      </w:r>
      <w:r>
        <w:t>m sentido</w:t>
      </w:r>
      <w:r w:rsidR="00CC6C91">
        <w:t xml:space="preserve">. </w:t>
      </w:r>
      <w:r w:rsidR="00C00AE5">
        <w:t xml:space="preserve">O pré-teste </w:t>
      </w:r>
      <w:r w:rsidR="002419AF">
        <w:t xml:space="preserve">foi </w:t>
      </w:r>
      <w:r w:rsidR="00C00AE5">
        <w:t xml:space="preserve">feito </w:t>
      </w:r>
      <w:r w:rsidR="002419AF">
        <w:t xml:space="preserve">enviando </w:t>
      </w:r>
      <w:r w:rsidR="001B70C4">
        <w:t xml:space="preserve">as indagações </w:t>
      </w:r>
      <w:r w:rsidR="002419AF">
        <w:t xml:space="preserve">para 5 </w:t>
      </w:r>
      <w:r w:rsidR="000C303A">
        <w:t xml:space="preserve">pessoas, </w:t>
      </w:r>
      <w:del w:id="628" w:author="Érico Souza Loewe" w:date="2020-11-09T01:20:00Z">
        <w:r w:rsidR="002419AF">
          <w:delText xml:space="preserve"> </w:delText>
        </w:r>
      </w:del>
      <w:r w:rsidR="000C303A">
        <w:t>responsáveis</w:t>
      </w:r>
      <w:r w:rsidR="002419AF">
        <w:t xml:space="preserve"> </w:t>
      </w:r>
      <w:r w:rsidR="00643C88">
        <w:t>por</w:t>
      </w:r>
      <w:r w:rsidR="002419AF">
        <w:t xml:space="preserve"> analisar as </w:t>
      </w:r>
      <w:r w:rsidR="0082042A">
        <w:t>inquirições</w:t>
      </w:r>
      <w:r w:rsidR="002419AF">
        <w:t xml:space="preserve"> e avaliar a dificuldade de entendimento de cada uma d</w:t>
      </w:r>
      <w:r w:rsidR="00643C88">
        <w:t>elas</w:t>
      </w:r>
      <w:r w:rsidR="002419AF">
        <w:t xml:space="preserve">. </w:t>
      </w:r>
      <w:r w:rsidR="00415DEC">
        <w:t>O intu</w:t>
      </w:r>
      <w:r w:rsidR="007937CA">
        <w:t>ito é</w:t>
      </w:r>
      <w:r w:rsidR="002419AF">
        <w:t xml:space="preserve"> garantir que o </w:t>
      </w:r>
      <w:r w:rsidR="008210D3">
        <w:t>público</w:t>
      </w:r>
      <w:r w:rsidR="002419AF">
        <w:t xml:space="preserve"> que recebe</w:t>
      </w:r>
      <w:r w:rsidR="002253C6">
        <w:t>sse</w:t>
      </w:r>
      <w:r w:rsidR="002419AF">
        <w:t xml:space="preserve">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w:t>
      </w:r>
      <w:r w:rsidR="0088497D">
        <w:t xml:space="preserve">também </w:t>
      </w:r>
      <w:r w:rsidR="002419AF">
        <w:t>consegui</w:t>
      </w:r>
      <w:r w:rsidR="0088497D">
        <w:t>sse</w:t>
      </w:r>
      <w:r w:rsidR="002419AF">
        <w:t xml:space="preserve"> responder as perguntas</w:t>
      </w:r>
      <w:r w:rsidR="00C00AE5">
        <w:t xml:space="preserve"> com </w:t>
      </w:r>
      <w:r w:rsidR="0088497D">
        <w:t xml:space="preserve">a </w:t>
      </w:r>
      <w:r w:rsidR="00C00AE5">
        <w:t xml:space="preserve">completa compreensão </w:t>
      </w:r>
      <w:r w:rsidR="00D0162D">
        <w:t>delas</w:t>
      </w:r>
      <w:r w:rsidR="00C00AE5">
        <w:t>.</w:t>
      </w:r>
      <w:ins w:id="629" w:author="Érico Souza Loewe" w:date="2020-11-09T01:20:00Z">
        <w:r w:rsidR="00824EE7">
          <w:t xml:space="preserve"> As melhorias levantadas foram referentes a utilizar uma linguagem mais simples</w:t>
        </w:r>
        <w:r w:rsidR="00BD6A99">
          <w:t xml:space="preserve"> nas perguntas e respostas,</w:t>
        </w:r>
        <w:r w:rsidR="00824EE7">
          <w:t xml:space="preserve"> </w:t>
        </w:r>
        <w:r w:rsidR="00BD6A99">
          <w:t>explicar o que é contexto e melhorar a descrição</w:t>
        </w:r>
        <w:r w:rsidR="000D287B">
          <w:t xml:space="preserve"> </w:t>
        </w:r>
        <w:r w:rsidR="000B4A17">
          <w:t xml:space="preserve">do </w:t>
        </w:r>
        <w:r w:rsidR="00E50CCF">
          <w:t>questionário</w:t>
        </w:r>
        <w:r w:rsidR="00824EE7">
          <w:t xml:space="preserve">. </w:t>
        </w:r>
      </w:ins>
    </w:p>
    <w:p w14:paraId="6DFEE646" w14:textId="67DAD848" w:rsidR="00F72CBA" w:rsidRDefault="00F72CBA" w:rsidP="00A03108">
      <w:pPr>
        <w:pStyle w:val="Ttulo3"/>
      </w:pPr>
      <w:bookmarkStart w:id="630" w:name="_Toc55260957"/>
      <w:bookmarkStart w:id="631" w:name="_Toc55777256"/>
      <w:r>
        <w:t xml:space="preserve">Resultados do </w:t>
      </w:r>
      <w:r w:rsidR="00123767">
        <w:t>questionário</w:t>
      </w:r>
      <w:bookmarkEnd w:id="630"/>
      <w:bookmarkEnd w:id="631"/>
    </w:p>
    <w:p w14:paraId="3715E4DD" w14:textId="2EC02B96" w:rsidR="005859BD" w:rsidRDefault="005859BD" w:rsidP="00A03108">
      <w:r>
        <w:tab/>
      </w:r>
      <w:commentRangeStart w:id="632"/>
      <w:r>
        <w:t>Com um alcance maior do que 1000 pessoas, sendo 800 funcionários da CWI</w:t>
      </w:r>
      <w:r w:rsidR="00890782">
        <w:t>,</w:t>
      </w:r>
      <w:r>
        <w:t xml:space="preserve"> que possuem acesso ao Slack, 200 pessoas alcançadas através do Instagram e demais divulgações que tiveram, </w:t>
      </w:r>
      <w:commentRangeEnd w:id="632"/>
      <w:r>
        <w:rPr>
          <w:rStyle w:val="Refdecomentrio"/>
        </w:rPr>
        <w:commentReference w:id="632"/>
      </w:r>
      <w:r>
        <w:t xml:space="preserve">o questionário teve uma adesão de 222 respostas. O público respondente </w:t>
      </w:r>
      <w:r>
        <w:lastRenderedPageBreak/>
        <w:t>tinha entre 14 e 71 anos e um gosto musical bem diversificado, foram obtidos em torno de 60 estilos musicais, sendo o mais votado o Rock, com 181 marcações.</w:t>
      </w:r>
    </w:p>
    <w:p w14:paraId="7E777760" w14:textId="2EE0596A" w:rsidR="008A0B65" w:rsidRDefault="001F52F1" w:rsidP="00A03108">
      <w:r>
        <w:tab/>
        <w:t xml:space="preserve">O questionário foi aberto no dia 6 de julho de 2020, </w:t>
      </w:r>
      <w:r w:rsidR="008D2441">
        <w:t>n</w:t>
      </w:r>
      <w:r w:rsidR="0006464B">
        <w:t>o mesmo</w:t>
      </w:r>
      <w:r>
        <w:t xml:space="preserve"> dia </w:t>
      </w:r>
      <w:r w:rsidR="0006464B">
        <w:t>que, publicado</w:t>
      </w:r>
      <w:r>
        <w:t xml:space="preserve"> no Instagram</w:t>
      </w:r>
      <w:r w:rsidR="00855295">
        <w:t>,</w:t>
      </w:r>
      <w:r>
        <w:t xml:space="preserve"> </w:t>
      </w:r>
      <w:r w:rsidR="0088051E">
        <w:t>fora demonstrado</w:t>
      </w:r>
      <w:r>
        <w:t xml:space="preserve"> ao público</w:t>
      </w:r>
      <w:r w:rsidR="0088051E">
        <w:t>.</w:t>
      </w:r>
      <w:r>
        <w:t xml:space="preserve"> </w:t>
      </w:r>
      <w:r w:rsidR="0088051E">
        <w:t>N</w:t>
      </w:r>
      <w:r>
        <w:t>o decorrer</w:t>
      </w:r>
      <w:r w:rsidR="00064C0B">
        <w:t xml:space="preserve"> </w:t>
      </w:r>
      <w:r w:rsidR="00A97780">
        <w:t>d</w:t>
      </w:r>
      <w:r w:rsidR="00492DDA">
        <w:t>e duas semanas</w:t>
      </w:r>
      <w:r>
        <w:t>, outras redes sociais</w:t>
      </w:r>
      <w:r w:rsidR="00A97780">
        <w:t xml:space="preserve"> participaram da pesquisa</w:t>
      </w:r>
      <w:r>
        <w:t xml:space="preserve">, como WhatsApp, Slack (empresarial), Twitter e Facebook. O seu fechamento </w:t>
      </w:r>
      <w:r w:rsidR="005E4CFF">
        <w:t>aconteceu</w:t>
      </w:r>
      <w:r>
        <w:t xml:space="preserve"> no dia 18 de julho de 2020, somando o total de 12 dias em que o ele </w:t>
      </w:r>
      <w:r>
        <w:lastRenderedPageBreak/>
        <w:t>ficou aberto.</w:t>
      </w:r>
      <w:ins w:id="633" w:author="Érico Souza Loewe" w:date="2020-11-09T01:20:00Z">
        <w:r w:rsidR="009107AE">
          <w:rPr>
            <w:rStyle w:val="Refdenotaderodap"/>
          </w:rPr>
          <w:footnoteReference w:id="2"/>
        </w:r>
        <w:r w:rsidR="009107AE">
          <w:t xml:space="preserve"> </w:t>
        </w:r>
      </w:ins>
      <w:commentRangeStart w:id="635"/>
      <w:commentRangeEnd w:id="635"/>
      <w:r>
        <w:rPr>
          <w:rStyle w:val="Refdecomentrio"/>
        </w:rPr>
        <w:commentReference w:id="635"/>
      </w:r>
      <w:del w:id="636" w:author="Érico Souza Loewe" w:date="2020-11-09T01:20:00Z">
        <w:r w:rsidR="008E468C">
          <w:delText xml:space="preserve"> Link para as respostas do questionário: </w:delText>
        </w:r>
        <w:r w:rsidR="0041076F">
          <w:fldChar w:fldCharType="begin"/>
        </w:r>
        <w:r w:rsidR="0041076F">
          <w:delInstrText xml:space="preserve"> HYPERLINK "https://forms.gle/FKW5iJBhT7oEa18eA" </w:delInstrText>
        </w:r>
        <w:r w:rsidR="0041076F">
          <w:fldChar w:fldCharType="separate"/>
        </w:r>
        <w:r w:rsidR="008E468C" w:rsidRPr="00275A69">
          <w:rPr>
            <w:rStyle w:val="Hyperlink"/>
          </w:rPr>
          <w:delText>https://forms.gle/FKW5iJBhT7oEa18eA</w:delText>
        </w:r>
        <w:r w:rsidR="0041076F">
          <w:rPr>
            <w:rStyle w:val="Hyperlink"/>
          </w:rPr>
          <w:fldChar w:fldCharType="end"/>
        </w:r>
        <w:r w:rsidR="008E468C">
          <w:delText xml:space="preserve"> </w:delText>
        </w:r>
      </w:del>
      <w:ins w:id="637" w:author="Érico Souza Loewe" w:date="2020-11-09T01:20:00Z">
        <w:r w:rsidR="008E468C">
          <w:t xml:space="preserve"> </w:t>
        </w:r>
        <w:commentRangeStart w:id="638"/>
        <w:commentRangeEnd w:id="638"/>
        <w:r w:rsidR="00064C0B">
          <w:rPr>
            <w:rStyle w:val="Refdecomentrio"/>
          </w:rPr>
          <w:commentReference w:id="638"/>
        </w:r>
      </w:ins>
    </w:p>
    <w:p w14:paraId="1B013D79" w14:textId="040375F5" w:rsidR="00AF1DF6" w:rsidRDefault="00AF1DF6" w:rsidP="00A03108">
      <w:r>
        <w:tab/>
        <w:t xml:space="preserve">Dos dispositivos </w:t>
      </w:r>
      <w:r w:rsidR="004E2102">
        <w:t>(</w:t>
      </w:r>
      <w:r>
        <w:t>ou aplicativos</w:t>
      </w:r>
      <w:r w:rsidR="004E2102">
        <w:t>)</w:t>
      </w:r>
      <w:r>
        <w:t xml:space="preserve"> utilizados para realizar a reprodução das </w:t>
      </w:r>
      <w:r w:rsidR="0077460B">
        <w:t>músicas</w:t>
      </w:r>
      <w:r>
        <w:t>, com 168 respostas, o Spotify foi o mais escolhido das opções</w:t>
      </w:r>
      <w:r w:rsidR="00382707">
        <w:t>.</w:t>
      </w:r>
      <w:r w:rsidR="0077460B">
        <w:t xml:space="preserve"> </w:t>
      </w:r>
      <w:r w:rsidR="00382707">
        <w:t>E</w:t>
      </w:r>
      <w:r w:rsidR="0077460B">
        <w:t>m segundo lugar ficou o Youtube</w:t>
      </w:r>
      <w:r>
        <w:t xml:space="preserve"> </w:t>
      </w:r>
      <w:r w:rsidR="0077460B">
        <w:t>com 103 respostas (variadas entre 86 no Youtube Music, e 17 tratando sobre o Youtube clássico).</w:t>
      </w:r>
    </w:p>
    <w:p w14:paraId="27E4F469" w14:textId="3122B85E" w:rsidR="001B2E39" w:rsidRDefault="001B2E39" w:rsidP="00A03108">
      <w:r>
        <w:tab/>
        <w:t>A pergunta “</w:t>
      </w:r>
      <w:r w:rsidRPr="001B2E39">
        <w:t>Você acha que as recomendações musicais realizadas via software poderiam ser melhoradas?</w:t>
      </w:r>
      <w:r>
        <w:t xml:space="preserve">” trouxe uma visão </w:t>
      </w:r>
      <w:r w:rsidR="005A3D48">
        <w:t>clara sobre o</w:t>
      </w:r>
      <w:r>
        <w:t xml:space="preserve"> espaço para esse trabalho evoluir </w:t>
      </w:r>
      <w:r w:rsidR="0039323D">
        <w:t>n</w:t>
      </w:r>
      <w:r>
        <w:t xml:space="preserve">as técnicas </w:t>
      </w:r>
      <w:commentRangeStart w:id="639"/>
      <w:r>
        <w:t xml:space="preserve">de </w:t>
      </w:r>
      <w:r w:rsidR="00EF0264">
        <w:t>recomendação</w:t>
      </w:r>
      <w:r>
        <w:t xml:space="preserve"> musical</w:t>
      </w:r>
      <w:commentRangeEnd w:id="639"/>
      <w:r w:rsidR="00F372BC">
        <w:rPr>
          <w:rStyle w:val="Refdecomentrio"/>
        </w:rPr>
        <w:commentReference w:id="639"/>
      </w:r>
      <w:r w:rsidR="00064C0B">
        <w:t>.</w:t>
      </w:r>
      <w:r w:rsidR="0033089C">
        <w:t xml:space="preserve"> </w:t>
      </w:r>
      <w:r w:rsidR="0039323D">
        <w:t>Enquanto</w:t>
      </w:r>
      <w:r w:rsidR="0033089C">
        <w:t xml:space="preserve"> a</w:t>
      </w:r>
      <w:r w:rsidR="0039323D">
        <w:t>quela que dizia</w:t>
      </w:r>
      <w:r w:rsidR="0033089C">
        <w:t xml:space="preserve"> “</w:t>
      </w:r>
      <w:r w:rsidR="0033089C" w:rsidRPr="0033089C">
        <w:t>Você acredita que o contexto poderia melhorar essas recomendações?</w:t>
      </w:r>
      <w:r w:rsidR="0033089C">
        <w:t>”</w:t>
      </w:r>
      <w:r w:rsidR="00064C0B">
        <w:t xml:space="preserve"> </w:t>
      </w:r>
      <w:r w:rsidR="00C11899">
        <w:t xml:space="preserve">mostrou </w:t>
      </w:r>
      <w:r w:rsidR="0033089C">
        <w:t xml:space="preserve">se </w:t>
      </w:r>
      <w:r w:rsidR="00C11899">
        <w:t>havia</w:t>
      </w:r>
      <w:r w:rsidR="0033089C">
        <w:t xml:space="preserve"> </w:t>
      </w:r>
      <w:r w:rsidR="00C11899">
        <w:t>lugar</w:t>
      </w:r>
      <w:r w:rsidR="0033089C">
        <w:t xml:space="preserve"> </w:t>
      </w:r>
      <w:r w:rsidR="00BC46BC">
        <w:t>nesse</w:t>
      </w:r>
      <w:r w:rsidR="0033089C">
        <w:t xml:space="preserve"> contexto</w:t>
      </w:r>
      <w:r w:rsidR="00A510E7">
        <w:t xml:space="preserve"> do usuário</w:t>
      </w:r>
      <w:r w:rsidR="0033089C">
        <w:t xml:space="preserve"> </w:t>
      </w:r>
      <w:r w:rsidR="00597744">
        <w:t>para</w:t>
      </w:r>
      <w:r w:rsidR="0033089C">
        <w:t xml:space="preserve"> evoluir </w:t>
      </w:r>
      <w:r w:rsidR="005D5EA7">
        <w:t>tais</w:t>
      </w:r>
      <w:r w:rsidR="0033089C">
        <w:t xml:space="preserve">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597744">
        <w:t>pode</w:t>
      </w:r>
      <w:r w:rsidR="007E689E">
        <w:t xml:space="preserve"> agregar qualidade </w:t>
      </w:r>
      <w:r w:rsidR="00A510E7">
        <w:t xml:space="preserve">às </w:t>
      </w:r>
      <w:r w:rsidR="007E689E">
        <w:t>recomendações musicais</w:t>
      </w:r>
      <w:ins w:id="640" w:author="Érico Souza Loewe" w:date="2020-11-09T01:20:00Z">
        <w:r w:rsidR="00064C0B">
          <w:t>, segundo a opinião dos respondentes</w:t>
        </w:r>
      </w:ins>
      <w:r>
        <w:t>.</w:t>
      </w:r>
    </w:p>
    <w:p w14:paraId="094FABD9" w14:textId="0EAAD7CE" w:rsidR="003A615F" w:rsidRDefault="003A615F" w:rsidP="00A03108">
      <w:r>
        <w:tab/>
      </w:r>
      <w:commentRangeStart w:id="641"/>
      <w:r w:rsidR="00710204">
        <w:t>Para aperfeiçoar a visão do trabalho das</w:t>
      </w:r>
      <w:r w:rsidR="00064C0B">
        <w:t xml:space="preserve"> </w:t>
      </w:r>
      <w:r w:rsidR="00710204">
        <w:t xml:space="preserve">características </w:t>
      </w:r>
      <w:r w:rsidR="003B0FC6">
        <w:t>de</w:t>
      </w:r>
      <w:r w:rsidR="00710204">
        <w:t xml:space="preserve"> maior importância, </w:t>
      </w:r>
      <w:r w:rsidR="003E2366">
        <w:t>usou-se</w:t>
      </w:r>
      <w:r w:rsidR="006D63A1">
        <w:t xml:space="preserve"> três indagações</w:t>
      </w:r>
      <w:r w:rsidR="00B6057B">
        <w:t>, que s</w:t>
      </w:r>
      <w:r w:rsidR="006D63A1">
        <w:t>ão:</w:t>
      </w:r>
      <w:r w:rsidR="00710204">
        <w:t xml:space="preserve">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w:t>
      </w:r>
      <w:r w:rsidR="00805059">
        <w:t>apareceram</w:t>
      </w:r>
      <w:r w:rsidR="00440190">
        <w:t xml:space="preserve"> novas características (a partir do campo “outro”)</w:t>
      </w:r>
      <w:r w:rsidR="00315E4F">
        <w:t xml:space="preserve">, </w:t>
      </w:r>
      <w:del w:id="642" w:author="Érico Souza Loewe" w:date="2020-11-09T01:20:00Z">
        <w:r w:rsidR="003B5453">
          <w:delText>assim como a</w:delText>
        </w:r>
        <w:r w:rsidR="003E735C">
          <w:delText>umentou a percepção do</w:delText>
        </w:r>
      </w:del>
      <w:ins w:id="643" w:author="Érico Souza Loewe" w:date="2020-11-09T01:20:00Z">
        <w:r w:rsidR="00315E4F">
          <w:t>como “Tomando banho”</w:t>
        </w:r>
        <w:r w:rsidR="00440190">
          <w:t xml:space="preserve">, </w:t>
        </w:r>
        <w:r w:rsidR="002C2C0B">
          <w:t>obte</w:t>
        </w:r>
        <w:r w:rsidR="003C7761">
          <w:t>ve</w:t>
        </w:r>
        <w:r w:rsidR="002C2C0B">
          <w:t>-se</w:t>
        </w:r>
        <w:r w:rsidR="00440190">
          <w:t xml:space="preserve"> características</w:t>
        </w:r>
      </w:ins>
      <w:r w:rsidR="00440190">
        <w:t xml:space="preserve"> </w:t>
      </w:r>
      <w:r w:rsidR="006C6BA1">
        <w:t>que mais influenciam</w:t>
      </w:r>
      <w:r w:rsidR="00440190">
        <w:t xml:space="preserve"> os usuários na escolha de uma </w:t>
      </w:r>
      <w:r w:rsidR="00B46B67">
        <w:t>música</w:t>
      </w:r>
      <w:del w:id="644" w:author="Érico Souza Loewe" w:date="2020-11-09T01:20:00Z">
        <w:r w:rsidR="00440190">
          <w:delText>.</w:delText>
        </w:r>
        <w:commentRangeEnd w:id="641"/>
        <w:r w:rsidR="00726572">
          <w:rPr>
            <w:rStyle w:val="Refdecomentrio"/>
          </w:rPr>
          <w:commentReference w:id="641"/>
        </w:r>
      </w:del>
      <w:ins w:id="645" w:author="Érico Souza Loewe" w:date="2020-11-09T01:20:00Z">
        <w:r w:rsidR="00470F8E">
          <w:t xml:space="preserve">, como </w:t>
        </w:r>
        <w:r w:rsidR="00315E4F">
          <w:t>“</w:t>
        </w:r>
        <w:r w:rsidR="00470F8E">
          <w:t>Trabalh</w:t>
        </w:r>
        <w:r w:rsidR="00A17A94">
          <w:t>ando</w:t>
        </w:r>
        <w:r w:rsidR="00315E4F">
          <w:t>”</w:t>
        </w:r>
        <w:r w:rsidR="00BE7FA5">
          <w:t xml:space="preserve">, a atividade mais votada </w:t>
        </w:r>
        <w:r w:rsidR="00470F8E">
          <w:t>com 74%</w:t>
        </w:r>
        <w:r w:rsidR="00440190">
          <w:t>.</w:t>
        </w:r>
      </w:ins>
    </w:p>
    <w:p w14:paraId="0EE24784" w14:textId="150ABB75" w:rsidR="00D26EEE" w:rsidRDefault="00CF14F8" w:rsidP="00A03108">
      <w:r>
        <w:tab/>
        <w:t>Visando entender o comportamento do público, a</w:t>
      </w:r>
      <w:r w:rsidR="00716764">
        <w:t>s</w:t>
      </w:r>
      <w:r>
        <w:t xml:space="preserve"> </w:t>
      </w:r>
      <w:r w:rsidR="00EE736D">
        <w:t>questões</w:t>
      </w:r>
      <w:r>
        <w:t xml:space="preserve"> “</w:t>
      </w:r>
      <w:r w:rsidR="00D26EEE" w:rsidRPr="00D26EEE">
        <w:t>O que costuma te influenciar na escolha da música?</w:t>
      </w:r>
      <w:r>
        <w:t>”</w:t>
      </w:r>
      <w:r w:rsidR="00716764">
        <w:t xml:space="preserve"> e “</w:t>
      </w:r>
      <w:r w:rsidR="00716764" w:rsidRPr="00D26EEE">
        <w:t>O que você faz quando gosta ou não de uma música?</w:t>
      </w:r>
      <w:r w:rsidR="00716764">
        <w:t>”</w:t>
      </w:r>
      <w:r w:rsidR="00EE736D">
        <w:t xml:space="preserve"> foram importantíssimas</w:t>
      </w:r>
      <w:r w:rsidR="00716764">
        <w:t>.</w:t>
      </w:r>
      <w:r w:rsidR="00FD7277">
        <w:t xml:space="preserve"> Dessa maneira, </w:t>
      </w:r>
      <w:r w:rsidR="003F49DE">
        <w:t>não há tanta dificuldade em</w:t>
      </w:r>
      <w:r w:rsidR="00FD7277">
        <w:t xml:space="preserve"> compreender as características mais importantes a serem consideradas no modelo e ordem da aplicação</w:t>
      </w:r>
      <w:ins w:id="646" w:author="Érico Souza Loewe" w:date="2020-11-09T01:20:00Z">
        <w:r w:rsidR="005544E9">
          <w:t xml:space="preserve">, isso é, Humor e Atividades, as quais </w:t>
        </w:r>
        <w:r w:rsidR="00AB3F6D">
          <w:t xml:space="preserve">estão presentes no questionário do </w:t>
        </w:r>
        <w:r w:rsidR="00AB3F6D" w:rsidRPr="00AB3F6D">
          <w:rPr>
            <w:i/>
          </w:rPr>
          <w:t>plugin</w:t>
        </w:r>
      </w:ins>
      <w:r w:rsidR="00AB3F6D">
        <w:t>.</w:t>
      </w:r>
    </w:p>
    <w:p w14:paraId="167F0D89" w14:textId="1679EE06" w:rsidR="00D26EEE" w:rsidRDefault="006813F3" w:rsidP="00A03108">
      <w:r>
        <w:tab/>
        <w:t>A pergunta “</w:t>
      </w:r>
      <w:r w:rsidR="00D26EEE" w:rsidRPr="00D26EEE">
        <w:t>As músicas que você escuta sozinho são diferentes das que escuta com os amigos?</w:t>
      </w:r>
      <w:r>
        <w:t xml:space="preserve">” foi desenvolvida para realizar uma avaliação se a </w:t>
      </w:r>
      <w:proofErr w:type="spellStart"/>
      <w:r w:rsidRPr="006813F3">
        <w:rPr>
          <w:i/>
        </w:rPr>
        <w:t>feature</w:t>
      </w:r>
      <w:proofErr w:type="spellEnd"/>
      <w:r>
        <w:t xml:space="preserve"> “amigos ou sozinho” seria desenvolvida.</w:t>
      </w:r>
      <w:r w:rsidR="003E2D2F">
        <w:t xml:space="preserve"> Devido ao tempo disponível para desenvolvimento, ela acabou não sendo utilizada.</w:t>
      </w:r>
    </w:p>
    <w:p w14:paraId="7489439F" w14:textId="7E9B2875" w:rsidR="00254129" w:rsidRDefault="00410A8F" w:rsidP="00A03108">
      <w:r>
        <w:tab/>
        <w:t xml:space="preserve">Para obter um conhecimento </w:t>
      </w:r>
      <w:r w:rsidR="00D07245">
        <w:t>da intensidade musical</w:t>
      </w:r>
      <w:r>
        <w:t xml:space="preserve"> do público que lidamos</w:t>
      </w:r>
      <w:r w:rsidR="00137DD3">
        <w:t xml:space="preserve"> relacionada ao tempo</w:t>
      </w:r>
      <w:r w:rsidR="003F6AE9">
        <w:t xml:space="preserve"> </w:t>
      </w:r>
      <w:r w:rsidR="00603C01">
        <w:t>(estritamente necessário)</w:t>
      </w:r>
      <w:r>
        <w:t xml:space="preserve">, </w:t>
      </w:r>
      <w:r w:rsidR="003F6AE9">
        <w:t>compôs-se de</w:t>
      </w:r>
      <w:r>
        <w:t xml:space="preserve"> “</w:t>
      </w:r>
      <w:r w:rsidR="00E164B4" w:rsidRPr="00E164B4">
        <w:t xml:space="preserve">Quanto tempo por semana você </w:t>
      </w:r>
      <w:r w:rsidR="00E164B4" w:rsidRPr="00E164B4">
        <w:lastRenderedPageBreak/>
        <w:t>escuta música?</w:t>
      </w:r>
      <w:r>
        <w:t>”.</w:t>
      </w:r>
      <w:r w:rsidR="00D07245">
        <w:t xml:space="preserve"> </w:t>
      </w:r>
      <w:r w:rsidR="00B24A32">
        <w:t>Deu para</w:t>
      </w:r>
      <w:r w:rsidR="00D07245">
        <w:t xml:space="preserve"> </w:t>
      </w:r>
      <w:r w:rsidR="00390E18">
        <w:t>entender que</w:t>
      </w:r>
      <w:r w:rsidR="00D07245">
        <w:t xml:space="preserve"> não era um </w:t>
      </w:r>
      <w:r w:rsidR="004B071B">
        <w:t>público</w:t>
      </w:r>
      <w:r w:rsidR="00D07245">
        <w:t xml:space="preserve"> intenso</w:t>
      </w:r>
      <w:r w:rsidR="00A34940">
        <w:t>;</w:t>
      </w:r>
      <w:r w:rsidR="00D07245">
        <w:t xml:space="preserve"> nas respostas, mais de 50% ouvia de 0 a 10horas por semana.</w:t>
      </w:r>
      <w:r w:rsidR="00C05858">
        <w:t xml:space="preserve"> </w:t>
      </w:r>
    </w:p>
    <w:p w14:paraId="066C13DF" w14:textId="2E0469FC" w:rsidR="00E164B4" w:rsidRDefault="00005CD2" w:rsidP="00A03108">
      <w:r>
        <w:tab/>
      </w:r>
      <w:r w:rsidR="005867D9">
        <w:t xml:space="preserve"> </w:t>
      </w:r>
      <w:r w:rsidR="00D5512D">
        <w:t>U</w:t>
      </w:r>
      <w:r>
        <w:t xml:space="preserve">m </w:t>
      </w:r>
      <w:proofErr w:type="spellStart"/>
      <w:r w:rsidRPr="00C045CD">
        <w:t>Cold</w:t>
      </w:r>
      <w:proofErr w:type="spellEnd"/>
      <w:r w:rsidRPr="00C045CD">
        <w:t xml:space="preserve"> Start</w:t>
      </w:r>
      <w:ins w:id="647" w:author="Érico Souza Loewe" w:date="2020-11-09T01:20:00Z">
        <w:r w:rsidR="00C045CD">
          <w:rPr>
            <w:rStyle w:val="Refdenotaderodap"/>
          </w:rPr>
          <w:footnoteReference w:id="3"/>
        </w:r>
      </w:ins>
      <w:r w:rsidR="00017BB4">
        <w:t xml:space="preserve"> precisaria ser </w:t>
      </w:r>
      <w:del w:id="649" w:author="Érico Souza Loewe" w:date="2020-11-09T01:20:00Z">
        <w:r w:rsidR="00017BB4">
          <w:delText>construido</w:delText>
        </w:r>
      </w:del>
      <w:ins w:id="650" w:author="Érico Souza Loewe" w:date="2020-11-09T01:20:00Z">
        <w:r w:rsidR="00F728EE">
          <w:t>construído</w:t>
        </w:r>
      </w:ins>
      <w:r>
        <w:t xml:space="preserve"> na aplicação</w:t>
      </w:r>
      <w:r w:rsidR="00FE7B2C">
        <w:t>. Então</w:t>
      </w:r>
      <w:r w:rsidR="00044B9F">
        <w:t>,</w:t>
      </w:r>
      <w:r>
        <w:t xml:space="preserve"> “</w:t>
      </w:r>
      <w:r w:rsidR="00E164B4" w:rsidRPr="00E164B4">
        <w:t>Quais são os gêneros musicais que gosta de escutar?</w:t>
      </w:r>
      <w:r>
        <w:t>”</w:t>
      </w:r>
      <w:r w:rsidR="00044B9F">
        <w:t xml:space="preserve"> seria a melhor opção,</w:t>
      </w:r>
      <w:r>
        <w:t xml:space="preserve"> </w:t>
      </w:r>
      <w:r w:rsidR="0042113D">
        <w:t>caso o objet</w:t>
      </w:r>
      <w:r w:rsidR="00B10E94">
        <w:t>ivo seja</w:t>
      </w:r>
      <w:r w:rsidR="00CB5A3E">
        <w:t xml:space="preserve"> </w:t>
      </w:r>
      <w:r>
        <w:t>colocar as principais respostas ao</w:t>
      </w:r>
      <w:r w:rsidR="00CB5A3E">
        <w:t xml:space="preserve"> </w:t>
      </w:r>
      <w:r w:rsidRPr="00390662">
        <w:t>plugin</w:t>
      </w:r>
      <w:r>
        <w:t xml:space="preserve">. </w:t>
      </w:r>
      <w:r w:rsidR="00F054C7">
        <w:t>A</w:t>
      </w:r>
      <w:r>
        <w:t xml:space="preserve"> </w:t>
      </w:r>
      <w:proofErr w:type="spellStart"/>
      <w:r w:rsidRPr="00E54780">
        <w:rPr>
          <w:i/>
        </w:rPr>
        <w:t>feature</w:t>
      </w:r>
      <w:proofErr w:type="spellEnd"/>
      <w:r>
        <w:t xml:space="preserve"> </w:t>
      </w:r>
      <w:r w:rsidR="00F054C7">
        <w:t>será desenrolada</w:t>
      </w:r>
      <w:r w:rsidR="002A7B4C">
        <w:t xml:space="preserve"> </w:t>
      </w:r>
      <w:del w:id="651" w:author="Érico Souza Loewe" w:date="2020-11-09T01:20:00Z">
        <w:r w:rsidR="00976552">
          <w:delText>no desenvolvimento</w:delText>
        </w:r>
      </w:del>
      <w:ins w:id="652" w:author="Érico Souza Loewe" w:date="2020-11-09T01:20:00Z">
        <w:r w:rsidR="00976552">
          <w:t>no</w:t>
        </w:r>
        <w:r w:rsidR="00390662">
          <w:t>s</w:t>
        </w:r>
        <w:r w:rsidR="00976552">
          <w:t xml:space="preserve"> </w:t>
        </w:r>
        <w:r>
          <w:t>desenvolvimento</w:t>
        </w:r>
        <w:r w:rsidR="00390662">
          <w:t>s futuros</w:t>
        </w:r>
      </w:ins>
      <w:r w:rsidR="00976552">
        <w:t xml:space="preserve"> do projeto</w:t>
      </w:r>
      <w:r>
        <w:t>.</w:t>
      </w:r>
    </w:p>
    <w:p w14:paraId="08CDF2F8" w14:textId="4DDA535D" w:rsidR="00C049E1" w:rsidRDefault="00C05858" w:rsidP="00A03108">
      <w:r>
        <w:tab/>
      </w:r>
      <w:r w:rsidR="00173EA6">
        <w:t xml:space="preserve">Respeitando a privacidade do público, </w:t>
      </w:r>
      <w:r w:rsidR="00A7667C">
        <w:t xml:space="preserve">foi feito </w:t>
      </w:r>
      <w:r w:rsidR="00575788">
        <w:t>a</w:t>
      </w:r>
      <w:r w:rsidR="00173EA6">
        <w:t xml:space="preserve"> pergunta “</w:t>
      </w:r>
      <w:r w:rsidR="00C049E1" w:rsidRPr="00C049E1">
        <w:t>Gostaria de participar de uma pesquisa que visa melhorar a recomendação musical?</w:t>
      </w:r>
      <w:r w:rsidR="00173EA6">
        <w:t>”, filtra</w:t>
      </w:r>
      <w:r w:rsidR="009139B0">
        <w:t>ndo a</w:t>
      </w:r>
      <w:r w:rsidR="0031674E">
        <w:t>ssim,</w:t>
      </w:r>
      <w:r w:rsidR="00173EA6">
        <w:t xml:space="preserve"> somente os usuários que aceitaram </w:t>
      </w:r>
      <w:del w:id="653" w:author="Érico Souza Loewe" w:date="2020-11-09T01:20:00Z">
        <w:r w:rsidR="00173EA6">
          <w:delText xml:space="preserve">ela para </w:delText>
        </w:r>
      </w:del>
      <w:r w:rsidR="00173EA6">
        <w:t>enviar o convite para participar</w:t>
      </w:r>
      <w:r w:rsidR="00CB5A3E">
        <w:t xml:space="preserve"> do</w:t>
      </w:r>
      <w:r w:rsidR="00173EA6">
        <w:t xml:space="preserve"> </w:t>
      </w:r>
      <w:r w:rsidR="00173EA6" w:rsidRPr="003E5C3C">
        <w:rPr>
          <w:i/>
        </w:rPr>
        <w:t>plugin</w:t>
      </w:r>
      <w:r w:rsidR="00173EA6">
        <w:t>.</w:t>
      </w:r>
    </w:p>
    <w:p w14:paraId="032559F2" w14:textId="4F6FD83E" w:rsidR="00C049E1" w:rsidRDefault="00F9027D" w:rsidP="00A03108">
      <w:r>
        <w:tab/>
      </w:r>
      <w:r w:rsidR="00C635FB">
        <w:t>A pergunta “</w:t>
      </w:r>
      <w:r w:rsidR="00C049E1" w:rsidRPr="00C049E1">
        <w:t>Sua idade</w:t>
      </w:r>
      <w:r w:rsidR="00C635FB">
        <w:t xml:space="preserve">” foi feita para obter conhecimento </w:t>
      </w:r>
      <w:del w:id="654" w:author="Érico Souza Loewe" w:date="2020-11-09T01:20:00Z">
        <w:r w:rsidR="00C635FB">
          <w:delText>do ran</w:delText>
        </w:r>
        <w:r w:rsidR="0031674E">
          <w:delText>k</w:delText>
        </w:r>
      </w:del>
      <w:ins w:id="655" w:author="Érico Souza Loewe" w:date="2020-11-09T01:20:00Z">
        <w:r w:rsidR="00C635FB">
          <w:t>d</w:t>
        </w:r>
        <w:r w:rsidR="00CB5A3E">
          <w:t>a faixa</w:t>
        </w:r>
      </w:ins>
      <w:r w:rsidR="00CB5A3E">
        <w:t xml:space="preserve"> </w:t>
      </w:r>
      <w:r w:rsidR="00C635FB">
        <w:t xml:space="preserve">de idade </w:t>
      </w:r>
      <w:r w:rsidR="00105F59">
        <w:t xml:space="preserve">da </w:t>
      </w:r>
      <w:r w:rsidR="00C635FB">
        <w:t>aplicação e</w:t>
      </w:r>
      <w:r w:rsidR="00105F59">
        <w:t>,</w:t>
      </w:r>
      <w:r w:rsidR="00C635FB">
        <w:t xml:space="preserve"> assim, desenvolver as facilidades</w:t>
      </w:r>
      <w:r w:rsidR="00D515CF">
        <w:t xml:space="preserve"> visuais</w:t>
      </w:r>
      <w:r w:rsidR="00C635FB">
        <w:t xml:space="preserve"> necessárias conforme a </w:t>
      </w:r>
      <w:r w:rsidR="0057699F">
        <w:t>idade.</w:t>
      </w:r>
      <w:r w:rsidR="00172141">
        <w:t xml:space="preserve"> </w:t>
      </w:r>
      <w:r w:rsidR="00D47A09">
        <w:t>Durante o envio do questionário, o escopo do trabalho estava em aberto</w:t>
      </w:r>
      <w:r w:rsidR="00596DB1">
        <w:t xml:space="preserve"> -</w:t>
      </w:r>
      <w:r w:rsidR="00D47A09">
        <w:t xml:space="preserve"> por isso, a pergunta “</w:t>
      </w:r>
      <w:r w:rsidR="00C049E1" w:rsidRPr="00C049E1">
        <w:t>Dicas e sugestões?</w:t>
      </w:r>
      <w:r w:rsidR="00D47A09">
        <w:t xml:space="preserve">”. Assim, </w:t>
      </w:r>
      <w:del w:id="656" w:author="Érico Souza Loewe" w:date="2020-11-09T01:20:00Z">
        <w:r w:rsidR="00D47A09">
          <w:delText>foi possível obter</w:delText>
        </w:r>
      </w:del>
      <w:ins w:id="657" w:author="Érico Souza Loewe" w:date="2020-11-09T01:20:00Z">
        <w:r w:rsidR="002D745F">
          <w:t>obteve-se</w:t>
        </w:r>
      </w:ins>
      <w:r w:rsidR="00D47A09">
        <w:t xml:space="preserve"> ideias do público </w:t>
      </w:r>
      <w:r w:rsidR="002D745F">
        <w:t xml:space="preserve">para </w:t>
      </w:r>
      <w:r w:rsidR="00D47A09">
        <w:t>aplicar</w:t>
      </w:r>
      <w:r w:rsidR="002D745F">
        <w:t xml:space="preserve"> no</w:t>
      </w:r>
      <w:r w:rsidR="0057699F">
        <w:t xml:space="preserve"> </w:t>
      </w:r>
      <w:del w:id="658" w:author="Érico Souza Loewe" w:date="2020-11-09T01:20:00Z">
        <w:r w:rsidR="00D47A09">
          <w:delText>modelo</w:delText>
        </w:r>
      </w:del>
      <w:ins w:id="659" w:author="Érico Souza Loewe" w:date="2020-11-09T01:20:00Z">
        <w:r w:rsidR="002D745F">
          <w:t>trabalho, como a resposta “</w:t>
        </w:r>
        <w:r w:rsidR="002D745F" w:rsidRPr="002D745F">
          <w:t>Opções de respostas meio confusas</w:t>
        </w:r>
        <w:r w:rsidR="002D745F">
          <w:t>” que</w:t>
        </w:r>
        <w:r w:rsidR="00BC39B8">
          <w:t xml:space="preserve"> ao </w:t>
        </w:r>
        <w:r w:rsidR="00376470">
          <w:t>recebê-la</w:t>
        </w:r>
        <w:r w:rsidR="00BC39B8">
          <w:t>, entrou-se em contato para</w:t>
        </w:r>
        <w:r w:rsidR="00960E8F">
          <w:t xml:space="preserve"> retirar a </w:t>
        </w:r>
        <w:r w:rsidR="000F64C8">
          <w:t>dúvida</w:t>
        </w:r>
        <w:r w:rsidR="00960E8F">
          <w:t xml:space="preserve"> e</w:t>
        </w:r>
        <w:r w:rsidR="00BC39B8">
          <w:t xml:space="preserve"> aperfeiçoar o </w:t>
        </w:r>
        <w:r w:rsidR="00717E5B">
          <w:t>questionário</w:t>
        </w:r>
      </w:ins>
      <w:r w:rsidR="006B706A">
        <w:t>.</w:t>
      </w:r>
    </w:p>
    <w:p w14:paraId="4C4127A1" w14:textId="3731A563" w:rsidR="00C076B3" w:rsidRDefault="00C076B3" w:rsidP="00A03108">
      <w:pPr>
        <w:pStyle w:val="Ttulo2"/>
      </w:pPr>
      <w:bookmarkStart w:id="660" w:name="_Toc55260958"/>
      <w:bookmarkStart w:id="661" w:name="_Toc55777257"/>
      <w:r>
        <w:t>Desenvolvimento Do plugin</w:t>
      </w:r>
      <w:bookmarkEnd w:id="660"/>
      <w:bookmarkEnd w:id="661"/>
    </w:p>
    <w:p w14:paraId="4EB2049E" w14:textId="400CE3EF" w:rsidR="00411CBF" w:rsidRDefault="00C076B3" w:rsidP="00A03108">
      <w:r>
        <w:tab/>
        <w:t xml:space="preserve">Para obter os dados dos usuários, </w:t>
      </w:r>
      <w:r w:rsidR="004F1BBA">
        <w:t xml:space="preserve">o projeto </w:t>
      </w:r>
      <w:r w:rsidR="00AC1D8B">
        <w:t>apresenta</w:t>
      </w:r>
      <w:r>
        <w:t xml:space="preserve">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50" w:history="1">
        <w:r w:rsidR="00411CBF" w:rsidRPr="007D557C">
          <w:rPr>
            <w:rStyle w:val="Hyperlink"/>
          </w:rPr>
          <w:t>https://ericoloewe.github.io/computer-science-tcc/</w:t>
        </w:r>
      </w:hyperlink>
      <w:r w:rsidR="00EA172B">
        <w:t>.</w:t>
      </w:r>
    </w:p>
    <w:p w14:paraId="7F44ED90" w14:textId="125AAC52" w:rsidR="00B002DA" w:rsidRDefault="00B61F3A" w:rsidP="00A03108">
      <w:pPr>
        <w:rPr>
          <w:ins w:id="662" w:author="Érico Souza Loewe" w:date="2020-11-09T01:20:00Z"/>
        </w:rPr>
      </w:pPr>
      <w:del w:id="663" w:author="Érico Souza Loewe" w:date="2020-11-09T01:20:00Z">
        <w:r>
          <w:drawing>
            <wp:inline distT="0" distB="0" distL="0" distR="0" wp14:anchorId="56A47CF6" wp14:editId="63CA1DBA">
              <wp:extent cx="2186258" cy="5064981"/>
              <wp:effectExtent l="0" t="0" r="5080" b="254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r w:rsidR="00F31D61">
          <w:drawing>
            <wp:inline distT="0" distB="0" distL="0" distR="0" wp14:anchorId="1C6ECB46" wp14:editId="345716F9">
              <wp:extent cx="2554735" cy="50354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3591" b="5441"/>
                      <a:stretch/>
                    </pic:blipFill>
                    <pic:spPr bwMode="auto">
                      <a:xfrm>
                        <a:off x="0" y="0"/>
                        <a:ext cx="2570261" cy="5066001"/>
                      </a:xfrm>
                      <a:prstGeom prst="rect">
                        <a:avLst/>
                      </a:prstGeom>
                      <a:noFill/>
                      <a:ln>
                        <a:noFill/>
                      </a:ln>
                      <a:extLst>
                        <a:ext uri="{53640926-AAD7-44D8-BBD7-CCE9431645EC}">
                          <a14:shadowObscured xmlns:a14="http://schemas.microsoft.com/office/drawing/2010/main"/>
                        </a:ext>
                      </a:extLst>
                    </pic:spPr>
                  </pic:pic>
                </a:graphicData>
              </a:graphic>
            </wp:inline>
          </w:drawing>
        </w:r>
      </w:del>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002DA" w14:paraId="10577A93" w14:textId="77777777" w:rsidTr="00390E18">
        <w:trPr>
          <w:jc w:val="center"/>
          <w:ins w:id="664" w:author="Érico Souza Loewe" w:date="2020-11-09T01:20:00Z"/>
        </w:trPr>
        <w:tc>
          <w:tcPr>
            <w:tcW w:w="4531" w:type="dxa"/>
          </w:tcPr>
          <w:p w14:paraId="03EAEDC4" w14:textId="434FAE4C" w:rsidR="00B002DA" w:rsidRDefault="00B002DA" w:rsidP="00A03108">
            <w:pPr>
              <w:rPr>
                <w:ins w:id="665" w:author="Érico Souza Loewe" w:date="2020-11-09T01:20:00Z"/>
              </w:rPr>
            </w:pPr>
            <w:ins w:id="666" w:author="Érico Souza Loewe" w:date="2020-11-09T01:20:00Z">
              <w:r>
                <w:rPr>
                  <w:noProof/>
                </w:rPr>
                <w:lastRenderedPageBreak/>
                <w:drawing>
                  <wp:inline distT="0" distB="0" distL="0" distR="0" wp14:anchorId="62DE7AF0" wp14:editId="0C1F4785">
                    <wp:extent cx="2186258" cy="5064981"/>
                    <wp:effectExtent l="0" t="0" r="5080" b="2540"/>
                    <wp:docPr id="27"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ins>
          </w:p>
        </w:tc>
        <w:tc>
          <w:tcPr>
            <w:tcW w:w="4531" w:type="dxa"/>
          </w:tcPr>
          <w:p w14:paraId="66B03112" w14:textId="619F2B88" w:rsidR="00B002DA" w:rsidRDefault="00B002DA" w:rsidP="00A03108">
            <w:pPr>
              <w:rPr>
                <w:ins w:id="667" w:author="Érico Souza Loewe" w:date="2020-11-09T01:20:00Z"/>
              </w:rPr>
            </w:pPr>
            <w:ins w:id="668" w:author="Érico Souza Loewe" w:date="2020-11-09T01:20:00Z">
              <w:r>
                <w:rPr>
                  <w:noProof/>
                </w:rPr>
                <w:drawing>
                  <wp:inline distT="0" distB="0" distL="0" distR="0" wp14:anchorId="3255DB5F" wp14:editId="22CD929F">
                    <wp:extent cx="2554735" cy="5035400"/>
                    <wp:effectExtent l="0" t="0" r="0" b="0"/>
                    <wp:docPr id="2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3591" b="5441"/>
                            <a:stretch/>
                          </pic:blipFill>
                          <pic:spPr bwMode="auto">
                            <a:xfrm>
                              <a:off x="0" y="0"/>
                              <a:ext cx="2570261" cy="5066001"/>
                            </a:xfrm>
                            <a:prstGeom prst="rect">
                              <a:avLst/>
                            </a:prstGeom>
                            <a:noFill/>
                            <a:ln>
                              <a:noFill/>
                            </a:ln>
                            <a:extLst>
                              <a:ext uri="{53640926-AAD7-44D8-BBD7-CCE9431645EC}">
                                <a14:shadowObscured xmlns:a14="http://schemas.microsoft.com/office/drawing/2010/main"/>
                              </a:ext>
                            </a:extLst>
                          </pic:spPr>
                        </pic:pic>
                      </a:graphicData>
                    </a:graphic>
                  </wp:inline>
                </w:drawing>
              </w:r>
            </w:ins>
          </w:p>
        </w:tc>
      </w:tr>
    </w:tbl>
    <w:p w14:paraId="30EC6070" w14:textId="44202009" w:rsidR="00F31D61" w:rsidRDefault="00F31D61" w:rsidP="00A03108">
      <w:pPr>
        <w:pStyle w:val="Figuras"/>
      </w:pPr>
    </w:p>
    <w:p w14:paraId="58A279DC" w14:textId="074542C5" w:rsidR="00F31D61" w:rsidRPr="00F31D61" w:rsidRDefault="00B61F3A" w:rsidP="00A03108">
      <w:pPr>
        <w:pStyle w:val="Legenda"/>
      </w:pPr>
      <w:bookmarkStart w:id="669" w:name="_Ref54973492"/>
      <w:bookmarkStart w:id="670" w:name="_Toc55260888"/>
      <w:r w:rsidRPr="0026762C">
        <w:rPr>
          <w:highlight w:val="yellow"/>
          <w:rPrChange w:id="671" w:author="Érico Souza Loewe" w:date="2020-11-09T01:20:00Z">
            <w:rPr/>
          </w:rPrChange>
        </w:rPr>
        <w:t xml:space="preserve">Figura </w:t>
      </w:r>
      <w:r w:rsidR="00463D35" w:rsidRPr="0026762C">
        <w:rPr>
          <w:highlight w:val="yellow"/>
          <w:rPrChange w:id="672" w:author="Érico Souza Loewe" w:date="2020-11-09T01:20:00Z">
            <w:rPr/>
          </w:rPrChange>
        </w:rPr>
        <w:fldChar w:fldCharType="begin"/>
      </w:r>
      <w:r w:rsidR="00463D35" w:rsidRPr="0026762C">
        <w:rPr>
          <w:highlight w:val="yellow"/>
          <w:rPrChange w:id="673" w:author="Érico Souza Loewe" w:date="2020-11-09T01:20:00Z">
            <w:rPr/>
          </w:rPrChange>
        </w:rPr>
        <w:instrText xml:space="preserve"> SEQ Figura \* ARABIC </w:instrText>
      </w:r>
      <w:r w:rsidR="00463D35" w:rsidRPr="0026762C">
        <w:rPr>
          <w:highlight w:val="yellow"/>
          <w:rPrChange w:id="674" w:author="Érico Souza Loewe" w:date="2020-11-09T01:20:00Z">
            <w:rPr/>
          </w:rPrChange>
        </w:rPr>
        <w:fldChar w:fldCharType="separate"/>
      </w:r>
      <w:r w:rsidR="00772326" w:rsidRPr="0026762C">
        <w:rPr>
          <w:highlight w:val="yellow"/>
          <w:rPrChange w:id="675" w:author="Érico Souza Loewe" w:date="2020-11-09T01:20:00Z">
            <w:rPr/>
          </w:rPrChange>
        </w:rPr>
        <w:t>10</w:t>
      </w:r>
      <w:r w:rsidR="00463D35" w:rsidRPr="0026762C">
        <w:rPr>
          <w:highlight w:val="yellow"/>
          <w:rPrChange w:id="676" w:author="Érico Souza Loewe" w:date="2020-11-09T01:20:00Z">
            <w:rPr/>
          </w:rPrChange>
        </w:rPr>
        <w:fldChar w:fldCharType="end"/>
      </w:r>
      <w:bookmarkEnd w:id="669"/>
      <w:r w:rsidRPr="0026762C">
        <w:rPr>
          <w:highlight w:val="yellow"/>
          <w:rPrChange w:id="677" w:author="Érico Souza Loewe" w:date="2020-11-09T01:20:00Z">
            <w:rPr/>
          </w:rPrChange>
        </w:rPr>
        <w:t xml:space="preserve"> </w:t>
      </w:r>
      <w:r w:rsidR="00F31D61" w:rsidRPr="0026762C">
        <w:rPr>
          <w:highlight w:val="yellow"/>
          <w:rPrChange w:id="678" w:author="Érico Souza Loewe" w:date="2020-11-09T01:20:00Z">
            <w:rPr/>
          </w:rPrChange>
        </w:rPr>
        <w:t>A esquerda, t</w:t>
      </w:r>
      <w:r w:rsidRPr="0026762C">
        <w:rPr>
          <w:highlight w:val="yellow"/>
          <w:rPrChange w:id="679" w:author="Érico Souza Loewe" w:date="2020-11-09T01:20:00Z">
            <w:rPr/>
          </w:rPrChange>
        </w:rPr>
        <w:t xml:space="preserve">ela </w:t>
      </w:r>
      <w:r w:rsidR="002C4866" w:rsidRPr="0026762C">
        <w:rPr>
          <w:highlight w:val="yellow"/>
          <w:rPrChange w:id="680" w:author="Érico Souza Loewe" w:date="2020-11-09T01:20:00Z">
            <w:rPr/>
          </w:rPrChange>
        </w:rPr>
        <w:t>introdutória</w:t>
      </w:r>
      <w:r w:rsidRPr="0026762C">
        <w:rPr>
          <w:highlight w:val="yellow"/>
          <w:rPrChange w:id="681" w:author="Érico Souza Loewe" w:date="2020-11-09T01:20:00Z">
            <w:rPr/>
          </w:rPrChange>
        </w:rPr>
        <w:t xml:space="preserve"> da aplicação (próprio, 2020)</w:t>
      </w:r>
      <w:bookmarkStart w:id="682" w:name="_Ref54973486"/>
      <w:r w:rsidR="00F31D61" w:rsidRPr="0026762C">
        <w:rPr>
          <w:highlight w:val="yellow"/>
          <w:rPrChange w:id="683" w:author="Érico Souza Loewe" w:date="2020-11-09T01:20:00Z">
            <w:rPr/>
          </w:rPrChange>
        </w:rPr>
        <w:t xml:space="preserve"> Figura </w:t>
      </w:r>
      <w:r w:rsidR="00463D35" w:rsidRPr="0026762C">
        <w:rPr>
          <w:highlight w:val="yellow"/>
          <w:rPrChange w:id="684" w:author="Érico Souza Loewe" w:date="2020-11-09T01:20:00Z">
            <w:rPr/>
          </w:rPrChange>
        </w:rPr>
        <w:fldChar w:fldCharType="begin"/>
      </w:r>
      <w:r w:rsidR="00463D35" w:rsidRPr="0026762C">
        <w:rPr>
          <w:highlight w:val="yellow"/>
          <w:rPrChange w:id="685" w:author="Érico Souza Loewe" w:date="2020-11-09T01:20:00Z">
            <w:rPr/>
          </w:rPrChange>
        </w:rPr>
        <w:instrText xml:space="preserve"> SEQ Figura \* ARABIC </w:instrText>
      </w:r>
      <w:r w:rsidR="00463D35" w:rsidRPr="0026762C">
        <w:rPr>
          <w:highlight w:val="yellow"/>
          <w:rPrChange w:id="686" w:author="Érico Souza Loewe" w:date="2020-11-09T01:20:00Z">
            <w:rPr/>
          </w:rPrChange>
        </w:rPr>
        <w:fldChar w:fldCharType="separate"/>
      </w:r>
      <w:r w:rsidR="00F31D61" w:rsidRPr="0026762C">
        <w:rPr>
          <w:highlight w:val="yellow"/>
          <w:rPrChange w:id="687" w:author="Érico Souza Loewe" w:date="2020-11-09T01:20:00Z">
            <w:rPr/>
          </w:rPrChange>
        </w:rPr>
        <w:t>11</w:t>
      </w:r>
      <w:r w:rsidR="00463D35" w:rsidRPr="0026762C">
        <w:rPr>
          <w:highlight w:val="yellow"/>
          <w:rPrChange w:id="688" w:author="Érico Souza Loewe" w:date="2020-11-09T01:20:00Z">
            <w:rPr/>
          </w:rPrChange>
        </w:rPr>
        <w:fldChar w:fldCharType="end"/>
      </w:r>
      <w:bookmarkEnd w:id="682"/>
      <w:r w:rsidR="00F31D61" w:rsidRPr="0026762C">
        <w:rPr>
          <w:highlight w:val="yellow"/>
          <w:rPrChange w:id="689" w:author="Érico Souza Loewe" w:date="2020-11-09T01:20:00Z">
            <w:rPr/>
          </w:rPrChange>
        </w:rPr>
        <w:t xml:space="preserve"> A direita, tela de login da aplicação (próprio, </w:t>
      </w:r>
      <w:commentRangeStart w:id="690"/>
      <w:r w:rsidR="00F31D61" w:rsidRPr="0026762C">
        <w:rPr>
          <w:highlight w:val="yellow"/>
          <w:rPrChange w:id="691" w:author="Érico Souza Loewe" w:date="2020-11-09T01:20:00Z">
            <w:rPr/>
          </w:rPrChange>
        </w:rPr>
        <w:t>2020</w:t>
      </w:r>
      <w:commentRangeEnd w:id="690"/>
      <w:r w:rsidR="00B002DA">
        <w:rPr>
          <w:rStyle w:val="Refdecomentrio"/>
          <w:b w:val="0"/>
          <w:iCs/>
          <w:color w:val="000000"/>
        </w:rPr>
        <w:commentReference w:id="690"/>
      </w:r>
      <w:r w:rsidR="00F31D61" w:rsidRPr="0026762C">
        <w:rPr>
          <w:highlight w:val="yellow"/>
          <w:rPrChange w:id="692" w:author="Érico Souza Loewe" w:date="2020-11-09T01:20:00Z">
            <w:rPr/>
          </w:rPrChange>
        </w:rPr>
        <w:t>)</w:t>
      </w:r>
      <w:bookmarkEnd w:id="670"/>
    </w:p>
    <w:p w14:paraId="312FD9DB" w14:textId="2E6C2620" w:rsidR="0041211D" w:rsidRPr="0041211D" w:rsidRDefault="0041211D" w:rsidP="00A03108">
      <w:pPr>
        <w:pStyle w:val="Ttulo3"/>
      </w:pPr>
      <w:bookmarkStart w:id="693" w:name="_Toc55260959"/>
      <w:bookmarkStart w:id="694" w:name="_Toc55777258"/>
      <w:r>
        <w:t>Telas da aplicação</w:t>
      </w:r>
      <w:bookmarkEnd w:id="693"/>
      <w:ins w:id="695" w:author="Érico Souza Loewe" w:date="2020-11-09T01:20:00Z">
        <w:r w:rsidR="00B002DA">
          <w:t xml:space="preserve"> (</w:t>
        </w:r>
        <w:r w:rsidR="00B002DA" w:rsidRPr="00390E18">
          <w:rPr>
            <w:i/>
          </w:rPr>
          <w:t>plugin</w:t>
        </w:r>
        <w:r w:rsidR="00B002DA">
          <w:t>)</w:t>
        </w:r>
      </w:ins>
      <w:bookmarkEnd w:id="694"/>
    </w:p>
    <w:p w14:paraId="42EBB0A8" w14:textId="412D3E30" w:rsidR="002C4866" w:rsidRDefault="00AC1AD2" w:rsidP="00A03108">
      <w:r>
        <w:tab/>
        <w:t xml:space="preserve">A aplicação </w:t>
      </w:r>
      <w:r w:rsidR="00053BA2">
        <w:t>é</w:t>
      </w:r>
      <w:r>
        <w:t xml:space="preserve"> dividida em 5 telas, inicia</w:t>
      </w:r>
      <w:r w:rsidR="00647F7A">
        <w:t>da</w:t>
      </w:r>
      <w:r>
        <w:t xml:space="preserve"> na </w:t>
      </w:r>
      <w:r w:rsidR="00C15AF2">
        <w:fldChar w:fldCharType="begin"/>
      </w:r>
      <w:r w:rsidR="00C15AF2">
        <w:instrText xml:space="preserve"> REF _Ref54973492 \h </w:instrText>
      </w:r>
      <w:r w:rsidR="00C15AF2">
        <w:fldChar w:fldCharType="separate"/>
      </w:r>
      <w:r w:rsidR="00C15AF2">
        <w:t xml:space="preserve">Figura </w:t>
      </w:r>
      <w:r w:rsidR="00C15AF2">
        <w:rPr>
          <w:noProof/>
        </w:rPr>
        <w:t>10</w:t>
      </w:r>
      <w:r w:rsidR="00C15AF2">
        <w:fldChar w:fldCharType="end"/>
      </w:r>
      <w:r>
        <w:t>, a qual apresenta instruções para os usuários de como utilizar a aplicação</w:t>
      </w:r>
      <w:r w:rsidR="00B54E12">
        <w:t xml:space="preserve"> e terminada</w:t>
      </w:r>
      <w:r w:rsidR="00A93862">
        <w:t xml:space="preserve"> </w:t>
      </w:r>
      <w:r w:rsidR="00B54E12">
        <w:t>na</w:t>
      </w:r>
      <w:r w:rsidR="00A93862">
        <w:t xml:space="preserve"> segunda tela</w:t>
      </w:r>
      <w:del w:id="696" w:author="Érico Souza Loewe" w:date="2020-11-09T01:20:00Z">
        <w:r w:rsidR="00A93862">
          <w:delText>, é</w:delText>
        </w:r>
      </w:del>
      <w:ins w:id="697" w:author="Érico Souza Loewe" w:date="2020-11-09T01:20:00Z">
        <w:r w:rsidR="000E7B55">
          <w:t>.</w:t>
        </w:r>
        <w:r w:rsidR="00A93862">
          <w:t xml:space="preserve"> </w:t>
        </w:r>
        <w:r w:rsidR="000E7B55">
          <w:t>É</w:t>
        </w:r>
      </w:ins>
      <w:r w:rsidR="00A93862">
        <w:t xml:space="preserve"> representada </w:t>
      </w:r>
      <w:r w:rsidR="00B54E12">
        <w:t>pela</w:t>
      </w:r>
      <w:r w:rsidR="00A93862">
        <w:t xml:space="preserve"> </w:t>
      </w:r>
      <w:r w:rsidR="00C15AF2">
        <w:fldChar w:fldCharType="begin"/>
      </w:r>
      <w:r w:rsidR="00C15AF2">
        <w:instrText xml:space="preserve"> REF _Ref54973486 \h </w:instrText>
      </w:r>
      <w:r w:rsidR="00C15AF2">
        <w:fldChar w:fldCharType="separate"/>
      </w:r>
      <w:r w:rsidR="00C15AF2">
        <w:t xml:space="preserve">Figura </w:t>
      </w:r>
      <w:r w:rsidR="00C15AF2">
        <w:rPr>
          <w:noProof/>
        </w:rPr>
        <w:t>11</w:t>
      </w:r>
      <w:r w:rsidR="00C15AF2">
        <w:fldChar w:fldCharType="end"/>
      </w:r>
      <w:r w:rsidR="00A93862">
        <w:t>, disponibiliza</w:t>
      </w:r>
      <w:r w:rsidR="00560073">
        <w:t>ndo</w:t>
      </w:r>
      <w:r w:rsidR="00A93862">
        <w:t xml:space="preserve"> opções de login no Spotify.</w:t>
      </w:r>
    </w:p>
    <w:p w14:paraId="09CC183E" w14:textId="3CFDB69A" w:rsidR="00EF3570" w:rsidRDefault="002A357A" w:rsidP="00A03108">
      <w:r>
        <w:tab/>
      </w:r>
      <w:r w:rsidR="004E768F">
        <w:t xml:space="preserve">A </w:t>
      </w:r>
      <w:r w:rsidR="00C15AF2">
        <w:fldChar w:fldCharType="begin"/>
      </w:r>
      <w:r w:rsidR="00C15AF2">
        <w:instrText xml:space="preserve"> REF _Ref54973479 \h </w:instrText>
      </w:r>
      <w:r w:rsidR="00C15AF2">
        <w:fldChar w:fldCharType="separate"/>
      </w:r>
      <w:r w:rsidR="00C15AF2">
        <w:t xml:space="preserve">Figura </w:t>
      </w:r>
      <w:r w:rsidR="00C15AF2">
        <w:rPr>
          <w:noProof/>
        </w:rPr>
        <w:t>12</w:t>
      </w:r>
      <w:r w:rsidR="00C15AF2">
        <w:fldChar w:fldCharType="end"/>
      </w:r>
      <w:r w:rsidR="004E768F">
        <w:t xml:space="preserve"> apresenta o cadastro do contexto na aplicação. O processo é </w:t>
      </w:r>
      <w:r w:rsidR="00AF56EC">
        <w:t>dividido em</w:t>
      </w:r>
      <w:r w:rsidR="004E768F">
        <w:t xml:space="preserve"> </w:t>
      </w:r>
      <w:r w:rsidR="00DE33E2">
        <w:t>três</w:t>
      </w:r>
      <w:r w:rsidR="004E768F">
        <w:t xml:space="preserve"> </w:t>
      </w:r>
      <w:r w:rsidR="00BF5120">
        <w:t>etapas</w:t>
      </w:r>
      <w:r w:rsidR="004E768F">
        <w:t xml:space="preserve">: (i) “Como você </w:t>
      </w:r>
      <w:r w:rsidR="00C9726F">
        <w:t>está</w:t>
      </w:r>
      <w:r w:rsidR="004E768F">
        <w:t xml:space="preserve"> se sentindo nesse momento?”; (</w:t>
      </w:r>
      <w:proofErr w:type="spellStart"/>
      <w:r w:rsidR="004E768F">
        <w:t>ii</w:t>
      </w:r>
      <w:proofErr w:type="spellEnd"/>
      <w:r w:rsidR="004E768F">
        <w:t>) “</w:t>
      </w:r>
      <w:r w:rsidR="004E768F" w:rsidRPr="004E768F">
        <w:t>O que você está fazendo nesse momento?</w:t>
      </w:r>
      <w:r w:rsidR="004E768F">
        <w:t>”; (</w:t>
      </w:r>
      <w:proofErr w:type="spellStart"/>
      <w:r w:rsidR="004E768F">
        <w:t>iii</w:t>
      </w:r>
      <w:proofErr w:type="spellEnd"/>
      <w:r w:rsidR="004E768F">
        <w:t>) “</w:t>
      </w:r>
      <w:r w:rsidR="004E768F" w:rsidRPr="004E768F">
        <w:t>Onde você está nesse momento?</w:t>
      </w:r>
      <w:r w:rsidR="004E768F">
        <w:t>”</w:t>
      </w:r>
      <w:r w:rsidR="00BB2D52">
        <w:t>.</w:t>
      </w:r>
      <w:r w:rsidR="00AF56EC">
        <w:t xml:space="preserve"> </w:t>
      </w:r>
      <w:r w:rsidR="00AB6099">
        <w:t>E</w:t>
      </w:r>
      <w:r w:rsidR="00AF56EC">
        <w:t>ssas perguntas</w:t>
      </w:r>
      <w:r w:rsidR="00874FF1">
        <w:t xml:space="preserve"> tornaram realizável</w:t>
      </w:r>
      <w:r w:rsidR="00AF56EC">
        <w:t xml:space="preserve"> </w:t>
      </w:r>
      <w:r w:rsidR="00AF56EC">
        <w:lastRenderedPageBreak/>
        <w:t xml:space="preserve">entender o contexto atual do </w:t>
      </w:r>
      <w:r w:rsidR="00A417FB">
        <w:t>usuário</w:t>
      </w:r>
      <w:r w:rsidR="00AF56EC">
        <w:t xml:space="preserve"> naquele período</w:t>
      </w:r>
      <w:r w:rsidR="00EA3966">
        <w:t xml:space="preserve"> </w:t>
      </w:r>
      <w:r w:rsidR="006B3D1C">
        <w:t xml:space="preserve">por serem </w:t>
      </w:r>
      <w:del w:id="698" w:author="Érico Souza Loewe" w:date="2020-11-09T01:20:00Z">
        <w:r w:rsidR="006B3D1C">
          <w:delText>divulgadas</w:delText>
        </w:r>
      </w:del>
      <w:ins w:id="699" w:author="Érico Souza Loewe" w:date="2020-11-09T01:20:00Z">
        <w:r w:rsidR="009A1BE2">
          <w:t>solicitadas</w:t>
        </w:r>
      </w:ins>
      <w:r w:rsidR="0096616C">
        <w:t xml:space="preserve"> a cada</w:t>
      </w:r>
      <w:r w:rsidR="004E768F">
        <w:t xml:space="preserve"> 30min</w:t>
      </w:r>
      <w:r w:rsidR="00B002DA">
        <w:t>.</w:t>
      </w:r>
    </w:p>
    <w:p w14:paraId="4ABE777D" w14:textId="77777777" w:rsidR="009F5DDE" w:rsidRDefault="004F5E97" w:rsidP="00A03108">
      <w:pPr>
        <w:pStyle w:val="Figuras"/>
        <w:rPr>
          <w:del w:id="700" w:author="Érico Souza Loewe" w:date="2020-11-09T01:20:00Z"/>
        </w:rPr>
      </w:pPr>
      <w:del w:id="701" w:author="Érico Souza Loewe" w:date="2020-11-09T01:20:00Z">
        <w:r>
          <w:drawing>
            <wp:inline distT="0" distB="0" distL="0" distR="0" wp14:anchorId="71879956" wp14:editId="2CADF660">
              <wp:extent cx="2130950" cy="4203300"/>
              <wp:effectExtent l="0" t="0" r="3175" b="698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r w:rsidR="009F5DDE">
          <w:drawing>
            <wp:inline distT="0" distB="0" distL="0" distR="0" wp14:anchorId="23FEA464" wp14:editId="2F090C2C">
              <wp:extent cx="2003304" cy="42008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3219"/>
                      <a:stretch/>
                    </pic:blipFill>
                    <pic:spPr bwMode="auto">
                      <a:xfrm>
                        <a:off x="0" y="0"/>
                        <a:ext cx="2020948" cy="4237823"/>
                      </a:xfrm>
                      <a:prstGeom prst="rect">
                        <a:avLst/>
                      </a:prstGeom>
                      <a:noFill/>
                      <a:ln>
                        <a:noFill/>
                      </a:ln>
                      <a:extLst>
                        <a:ext uri="{53640926-AAD7-44D8-BBD7-CCE9431645EC}">
                          <a14:shadowObscured xmlns:a14="http://schemas.microsoft.com/office/drawing/2010/main"/>
                        </a:ext>
                      </a:extLst>
                    </pic:spPr>
                  </pic:pic>
                </a:graphicData>
              </a:graphic>
            </wp:inline>
          </w:drawing>
        </w:r>
      </w:del>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002DA" w14:paraId="699379C0" w14:textId="77777777" w:rsidTr="00390E18">
        <w:trPr>
          <w:ins w:id="702" w:author="Érico Souza Loewe" w:date="2020-11-09T01:20:00Z"/>
        </w:trPr>
        <w:tc>
          <w:tcPr>
            <w:tcW w:w="4531" w:type="dxa"/>
          </w:tcPr>
          <w:p w14:paraId="533069A3" w14:textId="597A910A" w:rsidR="00B002DA" w:rsidRDefault="00B002DA" w:rsidP="00A03108">
            <w:pPr>
              <w:rPr>
                <w:ins w:id="703" w:author="Érico Souza Loewe" w:date="2020-11-09T01:20:00Z"/>
              </w:rPr>
            </w:pPr>
            <w:ins w:id="704" w:author="Érico Souza Loewe" w:date="2020-11-09T01:20:00Z">
              <w:r>
                <w:rPr>
                  <w:noProof/>
                </w:rPr>
                <w:lastRenderedPageBreak/>
                <w:drawing>
                  <wp:inline distT="0" distB="0" distL="0" distR="0" wp14:anchorId="4E1B1C94" wp14:editId="012426F2">
                    <wp:extent cx="2130950" cy="4203300"/>
                    <wp:effectExtent l="0" t="0" r="3175" b="6985"/>
                    <wp:docPr id="29"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ins>
          </w:p>
        </w:tc>
        <w:tc>
          <w:tcPr>
            <w:tcW w:w="4531" w:type="dxa"/>
          </w:tcPr>
          <w:p w14:paraId="03518622" w14:textId="0DA56AA6" w:rsidR="00B002DA" w:rsidRDefault="00B002DA" w:rsidP="00A03108">
            <w:pPr>
              <w:rPr>
                <w:ins w:id="705" w:author="Érico Souza Loewe" w:date="2020-11-09T01:20:00Z"/>
              </w:rPr>
            </w:pPr>
            <w:ins w:id="706" w:author="Érico Souza Loewe" w:date="2020-11-09T01:20:00Z">
              <w:r>
                <w:rPr>
                  <w:noProof/>
                </w:rPr>
                <w:drawing>
                  <wp:inline distT="0" distB="0" distL="0" distR="0" wp14:anchorId="1DF92D9C" wp14:editId="7B578233">
                    <wp:extent cx="2003304" cy="4200825"/>
                    <wp:effectExtent l="0" t="0" r="0" b="0"/>
                    <wp:docPr id="30"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3219"/>
                            <a:stretch/>
                          </pic:blipFill>
                          <pic:spPr bwMode="auto">
                            <a:xfrm>
                              <a:off x="0" y="0"/>
                              <a:ext cx="2020948" cy="4237823"/>
                            </a:xfrm>
                            <a:prstGeom prst="rect">
                              <a:avLst/>
                            </a:prstGeom>
                            <a:noFill/>
                            <a:ln>
                              <a:noFill/>
                            </a:ln>
                            <a:extLst>
                              <a:ext uri="{53640926-AAD7-44D8-BBD7-CCE9431645EC}">
                                <a14:shadowObscured xmlns:a14="http://schemas.microsoft.com/office/drawing/2010/main"/>
                              </a:ext>
                            </a:extLst>
                          </pic:spPr>
                        </pic:pic>
                      </a:graphicData>
                    </a:graphic>
                  </wp:inline>
                </w:drawing>
              </w:r>
            </w:ins>
          </w:p>
        </w:tc>
      </w:tr>
    </w:tbl>
    <w:p w14:paraId="76374698" w14:textId="57A1DB8F" w:rsidR="009F5DDE" w:rsidRPr="009F5DDE" w:rsidRDefault="004F5E97" w:rsidP="00A03108">
      <w:pPr>
        <w:pStyle w:val="Legenda"/>
      </w:pPr>
      <w:bookmarkStart w:id="707" w:name="_Ref54973479"/>
      <w:bookmarkStart w:id="708" w:name="_Toc55260889"/>
      <w:r w:rsidRPr="0026762C">
        <w:rPr>
          <w:highlight w:val="yellow"/>
          <w:rPrChange w:id="709" w:author="Érico Souza Loewe" w:date="2020-11-09T01:20:00Z">
            <w:rPr/>
          </w:rPrChange>
        </w:rPr>
        <w:t xml:space="preserve">Figura </w:t>
      </w:r>
      <w:r w:rsidR="00463D35" w:rsidRPr="0026762C">
        <w:rPr>
          <w:highlight w:val="yellow"/>
          <w:rPrChange w:id="710" w:author="Érico Souza Loewe" w:date="2020-11-09T01:20:00Z">
            <w:rPr/>
          </w:rPrChange>
        </w:rPr>
        <w:fldChar w:fldCharType="begin"/>
      </w:r>
      <w:r w:rsidR="00463D35" w:rsidRPr="0026762C">
        <w:rPr>
          <w:highlight w:val="yellow"/>
          <w:rPrChange w:id="711" w:author="Érico Souza Loewe" w:date="2020-11-09T01:20:00Z">
            <w:rPr/>
          </w:rPrChange>
        </w:rPr>
        <w:instrText xml:space="preserve"> SEQ Figura \* ARABIC </w:instrText>
      </w:r>
      <w:r w:rsidR="00463D35" w:rsidRPr="0026762C">
        <w:rPr>
          <w:highlight w:val="yellow"/>
          <w:rPrChange w:id="712" w:author="Érico Souza Loewe" w:date="2020-11-09T01:20:00Z">
            <w:rPr/>
          </w:rPrChange>
        </w:rPr>
        <w:fldChar w:fldCharType="separate"/>
      </w:r>
      <w:r w:rsidR="00772326" w:rsidRPr="0026762C">
        <w:rPr>
          <w:highlight w:val="yellow"/>
          <w:rPrChange w:id="713" w:author="Érico Souza Loewe" w:date="2020-11-09T01:20:00Z">
            <w:rPr/>
          </w:rPrChange>
        </w:rPr>
        <w:t>12</w:t>
      </w:r>
      <w:r w:rsidR="00463D35" w:rsidRPr="0026762C">
        <w:rPr>
          <w:highlight w:val="yellow"/>
          <w:rPrChange w:id="714" w:author="Érico Souza Loewe" w:date="2020-11-09T01:20:00Z">
            <w:rPr/>
          </w:rPrChange>
        </w:rPr>
        <w:fldChar w:fldCharType="end"/>
      </w:r>
      <w:bookmarkEnd w:id="707"/>
      <w:r w:rsidRPr="0026762C">
        <w:rPr>
          <w:highlight w:val="yellow"/>
          <w:rPrChange w:id="715" w:author="Érico Souza Loewe" w:date="2020-11-09T01:20:00Z">
            <w:rPr/>
          </w:rPrChange>
        </w:rPr>
        <w:t xml:space="preserve"> </w:t>
      </w:r>
      <w:r w:rsidR="009F5DDE" w:rsidRPr="0026762C">
        <w:rPr>
          <w:highlight w:val="yellow"/>
          <w:rPrChange w:id="716" w:author="Érico Souza Loewe" w:date="2020-11-09T01:20:00Z">
            <w:rPr/>
          </w:rPrChange>
        </w:rPr>
        <w:t>A esquerda, t</w:t>
      </w:r>
      <w:r w:rsidRPr="0026762C">
        <w:rPr>
          <w:highlight w:val="yellow"/>
          <w:rPrChange w:id="717" w:author="Érico Souza Loewe" w:date="2020-11-09T01:20:00Z">
            <w:rPr/>
          </w:rPrChange>
        </w:rPr>
        <w:t>ela de preenchimento do contexto (próprio, 2020)</w:t>
      </w:r>
      <w:bookmarkStart w:id="718" w:name="_Ref54973469"/>
      <w:r w:rsidR="009F5DDE" w:rsidRPr="0026762C">
        <w:rPr>
          <w:highlight w:val="yellow"/>
          <w:rPrChange w:id="719" w:author="Érico Souza Loewe" w:date="2020-11-09T01:20:00Z">
            <w:rPr/>
          </w:rPrChange>
        </w:rPr>
        <w:t xml:space="preserve"> Figura </w:t>
      </w:r>
      <w:r w:rsidR="00463D35" w:rsidRPr="0026762C">
        <w:rPr>
          <w:highlight w:val="yellow"/>
          <w:rPrChange w:id="720" w:author="Érico Souza Loewe" w:date="2020-11-09T01:20:00Z">
            <w:rPr/>
          </w:rPrChange>
        </w:rPr>
        <w:fldChar w:fldCharType="begin"/>
      </w:r>
      <w:r w:rsidR="00463D35" w:rsidRPr="0026762C">
        <w:rPr>
          <w:highlight w:val="yellow"/>
          <w:rPrChange w:id="721" w:author="Érico Souza Loewe" w:date="2020-11-09T01:20:00Z">
            <w:rPr/>
          </w:rPrChange>
        </w:rPr>
        <w:instrText xml:space="preserve"> SEQ Figura \* ARABIC </w:instrText>
      </w:r>
      <w:r w:rsidR="00463D35" w:rsidRPr="0026762C">
        <w:rPr>
          <w:highlight w:val="yellow"/>
          <w:rPrChange w:id="722" w:author="Érico Souza Loewe" w:date="2020-11-09T01:20:00Z">
            <w:rPr/>
          </w:rPrChange>
        </w:rPr>
        <w:fldChar w:fldCharType="separate"/>
      </w:r>
      <w:r w:rsidR="009F5DDE" w:rsidRPr="0026762C">
        <w:rPr>
          <w:highlight w:val="yellow"/>
          <w:rPrChange w:id="723" w:author="Érico Souza Loewe" w:date="2020-11-09T01:20:00Z">
            <w:rPr/>
          </w:rPrChange>
        </w:rPr>
        <w:t>13</w:t>
      </w:r>
      <w:r w:rsidR="00463D35" w:rsidRPr="0026762C">
        <w:rPr>
          <w:highlight w:val="yellow"/>
          <w:rPrChange w:id="724" w:author="Érico Souza Loewe" w:date="2020-11-09T01:20:00Z">
            <w:rPr/>
          </w:rPrChange>
        </w:rPr>
        <w:fldChar w:fldCharType="end"/>
      </w:r>
      <w:bookmarkEnd w:id="718"/>
      <w:r w:rsidR="009F5DDE" w:rsidRPr="0026762C">
        <w:rPr>
          <w:highlight w:val="yellow"/>
          <w:rPrChange w:id="725" w:author="Érico Souza Loewe" w:date="2020-11-09T01:20:00Z">
            <w:rPr/>
          </w:rPrChange>
        </w:rPr>
        <w:t xml:space="preserve"> A direita, tela da lista de dispositivos do Spotify (próprio, </w:t>
      </w:r>
      <w:commentRangeStart w:id="726"/>
      <w:r w:rsidR="009F5DDE" w:rsidRPr="0026762C">
        <w:rPr>
          <w:highlight w:val="yellow"/>
          <w:rPrChange w:id="727" w:author="Érico Souza Loewe" w:date="2020-11-09T01:20:00Z">
            <w:rPr/>
          </w:rPrChange>
        </w:rPr>
        <w:t>2020</w:t>
      </w:r>
      <w:commentRangeEnd w:id="726"/>
      <w:r w:rsidR="00B002DA">
        <w:rPr>
          <w:rStyle w:val="Refdecomentrio"/>
          <w:b w:val="0"/>
          <w:iCs/>
          <w:color w:val="000000"/>
        </w:rPr>
        <w:commentReference w:id="726"/>
      </w:r>
      <w:r w:rsidR="009F5DDE" w:rsidRPr="0026762C">
        <w:rPr>
          <w:highlight w:val="yellow"/>
          <w:rPrChange w:id="728" w:author="Érico Souza Loewe" w:date="2020-11-09T01:20:00Z">
            <w:rPr/>
          </w:rPrChange>
        </w:rPr>
        <w:t>)</w:t>
      </w:r>
      <w:bookmarkEnd w:id="708"/>
    </w:p>
    <w:p w14:paraId="08241E74" w14:textId="0DEE5594" w:rsidR="00C75F43" w:rsidRDefault="002A357A" w:rsidP="00A03108">
      <w:r>
        <w:tab/>
      </w:r>
      <w:r w:rsidR="00D52683">
        <w:t xml:space="preserve">Para realizar a reprodução musical, é necessário exigir do Spotify que reproduza as </w:t>
      </w:r>
      <w:r w:rsidR="00A0216E">
        <w:t>músicas</w:t>
      </w:r>
      <w:r w:rsidR="00D52683">
        <w:t xml:space="preserve"> no </w:t>
      </w:r>
      <w:r w:rsidR="00D52683" w:rsidRPr="0026762C">
        <w:rPr>
          <w:i/>
          <w:rPrChange w:id="729" w:author="Érico Souza Loewe" w:date="2020-11-09T01:20:00Z">
            <w:rPr/>
          </w:rPrChange>
        </w:rPr>
        <w:t>plugin</w:t>
      </w:r>
      <w:r w:rsidR="00D52683">
        <w:t xml:space="preserve">. </w:t>
      </w:r>
      <w:r w:rsidR="00911A13">
        <w:t>Tendo</w:t>
      </w:r>
      <w:r w:rsidR="00D52683">
        <w:t xml:space="preserve"> isso</w:t>
      </w:r>
      <w:r w:rsidR="00911A13">
        <w:t xml:space="preserve"> em mente</w:t>
      </w:r>
      <w:r w:rsidR="00D52683">
        <w:t xml:space="preserve">, foi criado a tela apresentada na </w:t>
      </w:r>
      <w:r w:rsidR="00C15AF2">
        <w:fldChar w:fldCharType="begin"/>
      </w:r>
      <w:r w:rsidR="00C15AF2">
        <w:instrText xml:space="preserve"> REF _Ref54973469 \h </w:instrText>
      </w:r>
      <w:r w:rsidR="00C15AF2">
        <w:fldChar w:fldCharType="separate"/>
      </w:r>
      <w:r w:rsidR="00C15AF2">
        <w:t xml:space="preserve">Figura </w:t>
      </w:r>
      <w:r w:rsidR="00C15AF2">
        <w:rPr>
          <w:noProof/>
        </w:rPr>
        <w:t>13</w:t>
      </w:r>
      <w:r w:rsidR="00C15AF2">
        <w:fldChar w:fldCharType="end"/>
      </w:r>
      <w:r w:rsidR="00D52683">
        <w:t xml:space="preserve">, </w:t>
      </w:r>
      <w:r w:rsidR="00231299">
        <w:t>contando com</w:t>
      </w:r>
      <w:r w:rsidR="00D52683">
        <w:t xml:space="preserve"> um botão “USAR PLUGIN PARA TOCAR </w:t>
      </w:r>
      <w:r w:rsidR="00A0216E">
        <w:t>MÚSICAS”</w:t>
      </w:r>
      <w:r w:rsidR="00D52683">
        <w:t xml:space="preserve"> que</w:t>
      </w:r>
      <w:r w:rsidR="000A42FE">
        <w:t>,</w:t>
      </w:r>
      <w:r w:rsidR="00D52683">
        <w:t xml:space="preserve"> ao ser pressionado, habilita a reprodução no </w:t>
      </w:r>
      <w:r w:rsidR="00D52683" w:rsidRPr="0026762C">
        <w:rPr>
          <w:i/>
          <w:rPrChange w:id="730" w:author="Érico Souza Loewe" w:date="2020-11-09T01:20:00Z">
            <w:rPr/>
          </w:rPrChange>
        </w:rPr>
        <w:t>plugin</w:t>
      </w:r>
      <w:r w:rsidR="00D52683">
        <w:t>.</w:t>
      </w:r>
    </w:p>
    <w:p w14:paraId="3A93C852" w14:textId="2DCB925F" w:rsidR="00171C68" w:rsidRDefault="00106097" w:rsidP="00A03108">
      <w:r>
        <w:tab/>
        <w:t xml:space="preserve">Por fim, a </w:t>
      </w:r>
      <w:r w:rsidR="00C15AF2">
        <w:fldChar w:fldCharType="begin"/>
      </w:r>
      <w:r w:rsidR="00C15AF2">
        <w:instrText xml:space="preserve"> REF _Ref54973458 \h </w:instrText>
      </w:r>
      <w:r w:rsidR="00C15AF2">
        <w:fldChar w:fldCharType="separate"/>
      </w:r>
      <w:r w:rsidR="00C15AF2">
        <w:t xml:space="preserve">Figura </w:t>
      </w:r>
      <w:r w:rsidR="00C15AF2">
        <w:rPr>
          <w:noProof/>
        </w:rPr>
        <w:t>14</w:t>
      </w:r>
      <w:r w:rsidR="00C15AF2">
        <w:fldChar w:fldCharType="end"/>
      </w:r>
      <w:r w:rsidR="00BF4D96">
        <w:t xml:space="preserve"> exibi</w:t>
      </w:r>
      <w:r>
        <w:t xml:space="preserve"> a tela principal</w:t>
      </w:r>
      <w:r w:rsidR="00CD5533">
        <w:t xml:space="preserve"> suscitada</w:t>
      </w:r>
      <w:r>
        <w:t>. Ne</w:t>
      </w:r>
      <w:r w:rsidR="0016466E">
        <w:t>la</w:t>
      </w:r>
      <w:r>
        <w:t>, é realizado toda</w:t>
      </w:r>
      <w:r w:rsidR="00BF4D96">
        <w:t xml:space="preserve"> a</w:t>
      </w:r>
      <w:r>
        <w:t xml:space="preserve"> interação do usuário no período em que ele </w:t>
      </w:r>
      <w:r w:rsidR="002F19D4">
        <w:t>está</w:t>
      </w:r>
      <w:r>
        <w:t xml:space="preserve"> ouvindo as </w:t>
      </w:r>
      <w:r w:rsidR="002F19D4">
        <w:t>músicas</w:t>
      </w:r>
      <w:r w:rsidR="002D7AA2">
        <w:t>;</w:t>
      </w:r>
      <w:r w:rsidR="00132291">
        <w:t xml:space="preserve"> </w:t>
      </w:r>
      <w:r w:rsidR="002F19D4">
        <w:t>as possíveis interações estão</w:t>
      </w:r>
      <w:r w:rsidR="00132291">
        <w:t xml:space="preserve"> listadas abaixo.</w:t>
      </w:r>
    </w:p>
    <w:p w14:paraId="7843C1B6" w14:textId="6FA3AAA7" w:rsidR="002F19D4" w:rsidRDefault="002F19D4" w:rsidP="00A03108">
      <w:pPr>
        <w:pStyle w:val="PargrafodaLista"/>
        <w:numPr>
          <w:ilvl w:val="0"/>
          <w:numId w:val="25"/>
        </w:numPr>
      </w:pPr>
      <w:r>
        <w:t>Gost</w:t>
      </w:r>
      <w:r w:rsidR="00FB5593">
        <w:t>ar da música</w:t>
      </w:r>
    </w:p>
    <w:p w14:paraId="776FA56E" w14:textId="7264D29D" w:rsidR="002F19D4" w:rsidRDefault="002F19D4" w:rsidP="00A03108">
      <w:pPr>
        <w:pStyle w:val="PargrafodaLista"/>
        <w:numPr>
          <w:ilvl w:val="0"/>
          <w:numId w:val="25"/>
        </w:numPr>
      </w:pPr>
      <w:r>
        <w:t>Não gost</w:t>
      </w:r>
      <w:r w:rsidR="00FB5593">
        <w:t>ar da música</w:t>
      </w:r>
    </w:p>
    <w:p w14:paraId="29184E1A" w14:textId="444C2900" w:rsidR="002F19D4" w:rsidRDefault="002F19D4" w:rsidP="00A03108">
      <w:pPr>
        <w:pStyle w:val="PargrafodaLista"/>
        <w:numPr>
          <w:ilvl w:val="0"/>
          <w:numId w:val="25"/>
        </w:numPr>
      </w:pPr>
      <w:r>
        <w:t>Passar / Voltar música</w:t>
      </w:r>
    </w:p>
    <w:p w14:paraId="38CDB014" w14:textId="5141A6C9" w:rsidR="002F19D4" w:rsidRDefault="002F19D4" w:rsidP="00A03108">
      <w:pPr>
        <w:pStyle w:val="PargrafodaLista"/>
        <w:numPr>
          <w:ilvl w:val="0"/>
          <w:numId w:val="25"/>
        </w:numPr>
      </w:pPr>
      <w:r>
        <w:t xml:space="preserve">Buscar </w:t>
      </w:r>
      <w:r w:rsidR="00FB5593">
        <w:t>música</w:t>
      </w:r>
    </w:p>
    <w:p w14:paraId="27F1765D" w14:textId="7AF4FD99" w:rsidR="00680EC6" w:rsidRDefault="00680EC6" w:rsidP="00A03108">
      <w:pPr>
        <w:pStyle w:val="PargrafodaLista"/>
        <w:numPr>
          <w:ilvl w:val="0"/>
          <w:numId w:val="25"/>
        </w:numPr>
      </w:pPr>
      <w:r>
        <w:t xml:space="preserve">Pausar / Tocar </w:t>
      </w:r>
      <w:r w:rsidR="00FB5593">
        <w:t>música</w:t>
      </w:r>
    </w:p>
    <w:p w14:paraId="5D9383A0" w14:textId="385C6FCA" w:rsidR="006955F2" w:rsidRDefault="006955F2" w:rsidP="00A03108">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28378C">
        <w:t>,</w:t>
      </w:r>
      <w:r w:rsidR="008D3B68">
        <w:t xml:space="preserve"> </w:t>
      </w:r>
      <w:r w:rsidR="00423248">
        <w:t>assim como</w:t>
      </w:r>
      <w:r w:rsidR="00356538">
        <w:t xml:space="preserve"> no </w:t>
      </w:r>
      <w:r w:rsidR="00423248">
        <w:t>oposto</w:t>
      </w:r>
      <w:r w:rsidR="00601CDE">
        <w:t>.</w:t>
      </w:r>
      <w:r w:rsidR="00356538">
        <w:t xml:space="preserve"> “não gostei” </w:t>
      </w:r>
      <w:r w:rsidR="00654EBC">
        <w:t>faria o programa entender</w:t>
      </w:r>
      <w:r w:rsidR="00356538">
        <w:t xml:space="preserve"> que </w:t>
      </w:r>
      <w:r w:rsidR="00596EBC">
        <w:t xml:space="preserve">a pessoa </w:t>
      </w:r>
      <w:r w:rsidR="006D2177">
        <w:t>possuidora do produto</w:t>
      </w:r>
      <w:r w:rsidR="00A07E46">
        <w:t>, a que tivesse a conta,</w:t>
      </w:r>
      <w:r w:rsidR="00356538">
        <w:t xml:space="preserve"> não </w:t>
      </w:r>
      <w:r w:rsidR="00C770B7">
        <w:t xml:space="preserve">apreciou aquele </w:t>
      </w:r>
      <w:r w:rsidR="00B12601">
        <w:t xml:space="preserve">determinado estilo musical </w:t>
      </w:r>
      <w:r w:rsidR="00B12601">
        <w:lastRenderedPageBreak/>
        <w:t>n</w:t>
      </w:r>
      <w:r w:rsidR="003705F0">
        <w:t>o contexto em si</w:t>
      </w:r>
      <w:r w:rsidR="00E335C7">
        <w:t xml:space="preserve">. </w:t>
      </w:r>
      <w:r w:rsidR="00264B4E">
        <w:t>Ele seria</w:t>
      </w:r>
      <w:r w:rsidR="00356538">
        <w:t xml:space="preserve"> levado </w:t>
      </w:r>
      <w:r w:rsidR="00E335C7">
        <w:t>à</w:t>
      </w:r>
      <w:r w:rsidR="00356538">
        <w:t xml:space="preserve"> tela de busca de </w:t>
      </w:r>
      <w:r w:rsidR="002D1363">
        <w:t>música</w:t>
      </w:r>
      <w:r w:rsidR="00DF5289">
        <w:t xml:space="preserve"> </w:t>
      </w:r>
      <w:r w:rsidR="00264B4E">
        <w:t>(</w:t>
      </w:r>
      <w:r w:rsidR="00C15AF2">
        <w:fldChar w:fldCharType="begin"/>
      </w:r>
      <w:r w:rsidR="00C15AF2">
        <w:instrText xml:space="preserve"> REF _Ref54973404 \h </w:instrText>
      </w:r>
      <w:r w:rsidR="00C15AF2">
        <w:fldChar w:fldCharType="separate"/>
      </w:r>
      <w:r w:rsidR="00C15AF2">
        <w:t xml:space="preserve">Figura </w:t>
      </w:r>
      <w:r w:rsidR="00C15AF2">
        <w:rPr>
          <w:noProof/>
        </w:rPr>
        <w:t>15</w:t>
      </w:r>
      <w:r w:rsidR="00C15AF2">
        <w:fldChar w:fldCharType="end"/>
      </w:r>
      <w:r w:rsidR="00264B4E">
        <w:t>)</w:t>
      </w:r>
      <w:r w:rsidR="00356538">
        <w:t xml:space="preserve">, para apresentar uma </w:t>
      </w:r>
      <w:r w:rsidR="003C6841">
        <w:t>música</w:t>
      </w:r>
      <w:r w:rsidR="00356538">
        <w:t xml:space="preserve"> </w:t>
      </w:r>
      <w:r w:rsidR="00B002DA">
        <w:t xml:space="preserve">que </w:t>
      </w:r>
      <w:r w:rsidR="00356538">
        <w:t xml:space="preserve">se identifique melhor </w:t>
      </w:r>
      <w:r w:rsidR="007610B2">
        <w:t>com o</w:t>
      </w:r>
      <w:r w:rsidR="00356538">
        <w:t xml:space="preserve"> momento.</w:t>
      </w:r>
    </w:p>
    <w:p w14:paraId="66673F2F" w14:textId="77777777" w:rsidR="007610B2" w:rsidRDefault="007610B2" w:rsidP="00A03108"/>
    <w:p w14:paraId="27C66969" w14:textId="77777777" w:rsidR="0051171F" w:rsidRDefault="006955F2" w:rsidP="00A03108">
      <w:pPr>
        <w:pStyle w:val="Figuras"/>
      </w:pPr>
      <w:r>
        <w:drawing>
          <wp:inline distT="0" distB="0" distL="0" distR="0" wp14:anchorId="24B4B1B1" wp14:editId="4941ED98">
            <wp:extent cx="2667937" cy="5780599"/>
            <wp:effectExtent l="0" t="0" r="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67937" cy="5780599"/>
                    </a:xfrm>
                    <a:prstGeom prst="rect">
                      <a:avLst/>
                    </a:prstGeom>
                    <a:noFill/>
                    <a:ln>
                      <a:noFill/>
                    </a:ln>
                  </pic:spPr>
                </pic:pic>
              </a:graphicData>
            </a:graphic>
          </wp:inline>
        </w:drawing>
      </w:r>
      <w:r w:rsidR="0051171F">
        <w:drawing>
          <wp:inline distT="0" distB="0" distL="0" distR="0" wp14:anchorId="4BE27EED" wp14:editId="0C600198">
            <wp:extent cx="2754566" cy="5763255"/>
            <wp:effectExtent l="0" t="0" r="825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3468" b="-32"/>
                    <a:stretch/>
                  </pic:blipFill>
                  <pic:spPr bwMode="auto">
                    <a:xfrm>
                      <a:off x="0" y="0"/>
                      <a:ext cx="2754566" cy="5763255"/>
                    </a:xfrm>
                    <a:prstGeom prst="rect">
                      <a:avLst/>
                    </a:prstGeom>
                    <a:noFill/>
                    <a:ln>
                      <a:noFill/>
                    </a:ln>
                    <a:extLst>
                      <a:ext uri="{53640926-AAD7-44D8-BBD7-CCE9431645EC}">
                        <a14:shadowObscured xmlns:a14="http://schemas.microsoft.com/office/drawing/2010/main"/>
                      </a:ext>
                    </a:extLst>
                  </pic:spPr>
                </pic:pic>
              </a:graphicData>
            </a:graphic>
          </wp:inline>
        </w:drawing>
      </w:r>
    </w:p>
    <w:p w14:paraId="0F2A5D32" w14:textId="65F6DF48" w:rsidR="006955F2" w:rsidRDefault="0051171F" w:rsidP="00A03108">
      <w:pPr>
        <w:pStyle w:val="Legenda"/>
      </w:pPr>
      <w:bookmarkStart w:id="731" w:name="_Ref54973458"/>
      <w:bookmarkStart w:id="732" w:name="_Toc55260890"/>
      <w:commentRangeStart w:id="733"/>
      <w:r>
        <w:t xml:space="preserve">Figura </w:t>
      </w:r>
      <w:fldSimple w:instr=" SEQ Figura \* ARABIC ">
        <w:r>
          <w:rPr>
            <w:noProof/>
          </w:rPr>
          <w:t>14</w:t>
        </w:r>
      </w:fldSimple>
      <w:bookmarkEnd w:id="731"/>
      <w:r>
        <w:t xml:space="preserve"> A esquerda, tela principal, a qual apresenta a música sendo reproduzida ao usuário </w:t>
      </w:r>
      <w:r w:rsidRPr="00A73EA3">
        <w:t>(próprio, 2020)</w:t>
      </w:r>
      <w:bookmarkStart w:id="734" w:name="_Ref54973404"/>
      <w:r>
        <w:t xml:space="preserve"> </w:t>
      </w:r>
      <w:r w:rsidR="006955F2">
        <w:t xml:space="preserve">Figura </w:t>
      </w:r>
      <w:fldSimple w:instr=" SEQ Figura \* ARABIC ">
        <w:r w:rsidR="00772326">
          <w:rPr>
            <w:noProof/>
          </w:rPr>
          <w:t>15</w:t>
        </w:r>
      </w:fldSimple>
      <w:bookmarkEnd w:id="734"/>
      <w:r w:rsidR="006955F2">
        <w:t xml:space="preserve"> </w:t>
      </w:r>
      <w:r>
        <w:t>A direita, t</w:t>
      </w:r>
      <w:r w:rsidR="006955F2">
        <w:t xml:space="preserve">ela de busca de músicas que encaixem melhor no momento </w:t>
      </w:r>
      <w:r w:rsidR="006955F2" w:rsidRPr="00A73EA3">
        <w:t>(próprio, 2020)</w:t>
      </w:r>
      <w:bookmarkEnd w:id="732"/>
      <w:commentRangeEnd w:id="733"/>
      <w:r w:rsidR="00B002DA">
        <w:rPr>
          <w:rStyle w:val="Refdecomentrio"/>
          <w:b w:val="0"/>
          <w:iCs/>
          <w:color w:val="000000"/>
        </w:rPr>
        <w:commentReference w:id="733"/>
      </w:r>
    </w:p>
    <w:p w14:paraId="27958F37" w14:textId="0582D9D9" w:rsidR="006A158D" w:rsidRDefault="006A158D" w:rsidP="00A03108">
      <w:r>
        <w:tab/>
        <w:t xml:space="preserve">A ação de buscar música, </w:t>
      </w:r>
      <w:r w:rsidR="001862B8">
        <w:t>de</w:t>
      </w:r>
      <w:r w:rsidR="00E2330F">
        <w:t xml:space="preserve"> ter a opção em relação a um tempo </w:t>
      </w:r>
      <w:r w:rsidR="003A222A">
        <w:t>específico,</w:t>
      </w:r>
      <w:r>
        <w:t xml:space="preserve"> </w:t>
      </w:r>
      <w:r w:rsidR="008D5BB8">
        <w:t>o levaria</w:t>
      </w:r>
      <w:r>
        <w:t xml:space="preserve"> para a tela apresentada na</w:t>
      </w:r>
      <w:r w:rsidR="00474DE0">
        <w:t xml:space="preserve"> </w:t>
      </w:r>
      <w:r w:rsidR="00474DE0">
        <w:fldChar w:fldCharType="begin"/>
      </w:r>
      <w:r w:rsidR="00474DE0">
        <w:instrText xml:space="preserve"> REF _Ref54973404 \h </w:instrText>
      </w:r>
      <w:r w:rsidR="00474DE0">
        <w:fldChar w:fldCharType="separate"/>
      </w:r>
      <w:r w:rsidR="00474DE0">
        <w:t xml:space="preserve">Figura </w:t>
      </w:r>
      <w:r w:rsidR="00474DE0">
        <w:rPr>
          <w:noProof/>
        </w:rPr>
        <w:t>15</w:t>
      </w:r>
      <w:r w:rsidR="00474DE0">
        <w:fldChar w:fldCharType="end"/>
      </w:r>
      <w:r>
        <w:t>, possibilita</w:t>
      </w:r>
      <w:r w:rsidR="0089340F">
        <w:t>ndo</w:t>
      </w:r>
      <w:r>
        <w:t xml:space="preserve"> o </w:t>
      </w:r>
      <w:r w:rsidR="006F04FD">
        <w:t>cliente a</w:t>
      </w:r>
      <w:r>
        <w:t xml:space="preserve"> apresentar uma </w:t>
      </w:r>
      <w:r w:rsidR="003C6841">
        <w:t>música</w:t>
      </w:r>
      <w:r>
        <w:t xml:space="preserve"> que se enquadre </w:t>
      </w:r>
      <w:r w:rsidR="004720C5">
        <w:t>ao</w:t>
      </w:r>
      <w:r>
        <w:t xml:space="preserve"> melhor </w:t>
      </w:r>
      <w:r w:rsidR="00304EE4">
        <w:t>conteúdo musical de acordo</w:t>
      </w:r>
      <w:r w:rsidR="00AB5FD7">
        <w:t xml:space="preserve"> com</w:t>
      </w:r>
      <w:r w:rsidR="00C85060">
        <w:t xml:space="preserve"> </w:t>
      </w:r>
      <w:del w:id="735" w:author="Érico Souza Loewe" w:date="2020-11-09T01:20:00Z">
        <w:r w:rsidR="00C85060">
          <w:delText>seus sentimentos</w:delText>
        </w:r>
        <w:r>
          <w:delText>.</w:delText>
        </w:r>
      </w:del>
      <w:ins w:id="736" w:author="Érico Souza Loewe" w:date="2020-11-09T01:20:00Z">
        <w:r w:rsidR="00C85060">
          <w:t>seu</w:t>
        </w:r>
        <w:r>
          <w:t xml:space="preserve"> contexto.</w:t>
        </w:r>
      </w:ins>
      <w:r>
        <w:t xml:space="preserve"> Ao </w:t>
      </w:r>
      <w:r>
        <w:lastRenderedPageBreak/>
        <w:t xml:space="preserve">selecionar as </w:t>
      </w:r>
      <w:r w:rsidR="00D00DDF">
        <w:t>composições</w:t>
      </w:r>
      <w:r w:rsidR="00483170">
        <w:t xml:space="preserve"> e clicar em próximo</w:t>
      </w:r>
      <w:r>
        <w:t>, é salvo</w:t>
      </w:r>
      <w:r w:rsidR="00B002DA">
        <w:t xml:space="preserve"> </w:t>
      </w:r>
      <w:r>
        <w:t>as informações</w:t>
      </w:r>
      <w:r w:rsidR="00483170">
        <w:t xml:space="preserve"> de sua relação</w:t>
      </w:r>
      <w:del w:id="737" w:author="Érico Souza Loewe" w:date="2020-11-09T01:20:00Z">
        <w:r w:rsidR="00483170">
          <w:delText xml:space="preserve"> com o contexto vivido</w:delText>
        </w:r>
      </w:del>
      <w:r w:rsidR="00483170">
        <w:t>.</w:t>
      </w:r>
    </w:p>
    <w:p w14:paraId="69F03113" w14:textId="3B9B19E9" w:rsidR="00D631AA" w:rsidRDefault="00D631AA" w:rsidP="00A03108">
      <w:pPr>
        <w:pStyle w:val="Ttulo3"/>
      </w:pPr>
      <w:bookmarkStart w:id="738" w:name="_Toc55260960"/>
      <w:bookmarkStart w:id="739" w:name="_Toc55777259"/>
      <w:r>
        <w:t>Tecnologias utilizadas no desenvolvimento</w:t>
      </w:r>
      <w:bookmarkEnd w:id="738"/>
      <w:bookmarkEnd w:id="739"/>
    </w:p>
    <w:p w14:paraId="47EF48E6" w14:textId="712A7C6B" w:rsidR="00393A4C" w:rsidRDefault="00393A4C" w:rsidP="00A03108">
      <w:r>
        <w:tab/>
        <w:t>Para desenvolver a aplicação web, utiliz</w:t>
      </w:r>
      <w:r w:rsidR="00072811">
        <w:t>ou-se</w:t>
      </w:r>
      <w:r>
        <w:t xml:space="preserve"> a </w:t>
      </w:r>
      <w:del w:id="740" w:author="Érico Souza Loewe" w:date="2020-11-09T01:20:00Z">
        <w:r w:rsidRPr="00393A4C">
          <w:rPr>
            <w:i/>
          </w:rPr>
          <w:delText>library</w:delText>
        </w:r>
      </w:del>
      <w:ins w:id="741" w:author="Érico Souza Loewe" w:date="2020-11-09T01:20:00Z">
        <w:r w:rsidR="008B293F">
          <w:t>biblioteca</w:t>
        </w:r>
      </w:ins>
      <w:r w:rsidRPr="00393A4C">
        <w:rPr>
          <w:i/>
        </w:rPr>
        <w:t xml:space="preserve"> </w:t>
      </w:r>
      <w:proofErr w:type="spellStart"/>
      <w:r w:rsidRPr="0026762C">
        <w:rPr>
          <w:i/>
        </w:rPr>
        <w:t>React</w:t>
      </w:r>
      <w:proofErr w:type="spellEnd"/>
      <w:r>
        <w:t xml:space="preserve"> </w:t>
      </w:r>
      <w:r w:rsidR="00072811">
        <w:t>como</w:t>
      </w:r>
      <w:r>
        <w:t xml:space="preserve"> aux</w:t>
      </w:r>
      <w:r w:rsidR="00072811">
        <w:t>í</w:t>
      </w:r>
      <w:r>
        <w:t>li</w:t>
      </w:r>
      <w:r w:rsidR="00072811">
        <w:t>o</w:t>
      </w:r>
      <w:r>
        <w:t xml:space="preserve"> na construção de componentes e interfaces.</w:t>
      </w:r>
      <w:r w:rsidR="00666D5A">
        <w:t xml:space="preserve"> </w:t>
      </w:r>
      <w:r w:rsidR="00013D43">
        <w:t>Com o desígnio</w:t>
      </w:r>
      <w:r w:rsidR="00BE3C56">
        <w:t xml:space="preserve"> de</w:t>
      </w:r>
      <w:r w:rsidR="00666D5A">
        <w:t xml:space="preserve"> estilizar os componentes e </w:t>
      </w:r>
      <w:r w:rsidR="00E16D40">
        <w:t>páginas</w:t>
      </w:r>
      <w:r w:rsidR="00666D5A">
        <w:t xml:space="preserve"> do </w:t>
      </w:r>
      <w:proofErr w:type="spellStart"/>
      <w:r w:rsidR="00666D5A" w:rsidRPr="0026762C">
        <w:t>React</w:t>
      </w:r>
      <w:proofErr w:type="spellEnd"/>
      <w:r w:rsidR="00666D5A">
        <w:t xml:space="preserve">, </w:t>
      </w:r>
      <w:r w:rsidR="00171D5F">
        <w:t>houve a necessidade</w:t>
      </w:r>
      <w:r w:rsidR="00666D5A">
        <w:t xml:space="preserve"> </w:t>
      </w:r>
      <w:r w:rsidR="00171D5F">
        <w:t>d</w:t>
      </w:r>
      <w:r w:rsidR="00666D5A">
        <w:t xml:space="preserve">o </w:t>
      </w:r>
      <w:r w:rsidR="00666D5A" w:rsidRPr="00390E18">
        <w:rPr>
          <w:i/>
          <w:rPrChange w:id="742" w:author="Érico Souza Loewe" w:date="2020-11-09T01:20:00Z">
            <w:rPr/>
          </w:rPrChange>
        </w:rPr>
        <w:t>framework</w:t>
      </w:r>
      <w:r w:rsidR="00666D5A">
        <w:t xml:space="preserve"> Material ui, </w:t>
      </w:r>
      <w:r w:rsidR="004A0CBC">
        <w:t>por</w:t>
      </w:r>
      <w:r w:rsidR="00666D5A">
        <w:t xml:space="preserve"> estilos prontos baseados no Material (interface do Android)</w:t>
      </w:r>
      <w:r w:rsidR="004630C1">
        <w:t xml:space="preserve"> que possuía</w:t>
      </w:r>
      <w:r w:rsidR="00854E03">
        <w:t>.</w:t>
      </w:r>
    </w:p>
    <w:p w14:paraId="651F64C8" w14:textId="6FDBE5EB" w:rsidR="00565DA2" w:rsidRDefault="00565DA2" w:rsidP="00A03108">
      <w:r>
        <w:tab/>
      </w:r>
      <w:r w:rsidR="002D4E52">
        <w:t>O</w:t>
      </w:r>
      <w:r>
        <w:t xml:space="preserve"> </w:t>
      </w:r>
      <w:r w:rsidRPr="0026762C">
        <w:rPr>
          <w:rPrChange w:id="743" w:author="Érico Souza Loewe" w:date="2020-11-09T01:20:00Z">
            <w:rPr>
              <w:i/>
            </w:rPr>
          </w:rPrChange>
        </w:rPr>
        <w:t xml:space="preserve">Google </w:t>
      </w:r>
      <w:proofErr w:type="spellStart"/>
      <w:r w:rsidR="00163AF4" w:rsidRPr="0026762C">
        <w:rPr>
          <w:rPrChange w:id="744" w:author="Érico Souza Loewe" w:date="2020-11-09T01:20:00Z">
            <w:rPr>
              <w:i/>
            </w:rPr>
          </w:rPrChange>
        </w:rPr>
        <w:t>Analytics</w:t>
      </w:r>
      <w:proofErr w:type="spellEnd"/>
      <w:r w:rsidR="00ED2866">
        <w:rPr>
          <w:i/>
        </w:rPr>
        <w:t xml:space="preserve"> </w:t>
      </w:r>
      <w:r w:rsidR="00ED2866" w:rsidRPr="006B1D33">
        <w:t xml:space="preserve">(uma ferramenta </w:t>
      </w:r>
      <w:r w:rsidR="006B1D33" w:rsidRPr="006B1D33">
        <w:t>específica</w:t>
      </w:r>
      <w:r w:rsidR="00ED2866" w:rsidRPr="006B1D33">
        <w:t xml:space="preserve"> para eventos)</w:t>
      </w:r>
      <w:r w:rsidR="002D4E52">
        <w:t xml:space="preserve"> servi</w:t>
      </w:r>
      <w:r w:rsidR="003F42AB">
        <w:t>ria</w:t>
      </w:r>
      <w:r w:rsidR="002D4E52">
        <w:t xml:space="preserve"> </w:t>
      </w:r>
      <w:r w:rsidR="00453483">
        <w:t>como mecanismo para persistir os eventos do usuário</w:t>
      </w:r>
      <w:r w:rsidR="00163AF4">
        <w:t>.</w:t>
      </w:r>
      <w:r>
        <w:t xml:space="preserve"> </w:t>
      </w:r>
      <w:r w:rsidR="00D71E8A">
        <w:t>D</w:t>
      </w:r>
      <w:r>
        <w:t xml:space="preserve">evido </w:t>
      </w:r>
      <w:r w:rsidR="00163AF4">
        <w:t>à</w:t>
      </w:r>
      <w:r>
        <w:t xml:space="preserve"> falta de customização d</w:t>
      </w:r>
      <w:r w:rsidR="00A95A04">
        <w:t>ele</w:t>
      </w:r>
      <w:r>
        <w:t xml:space="preserve">, </w:t>
      </w:r>
      <w:r w:rsidR="001B0E50">
        <w:t>achou-se plausível</w:t>
      </w:r>
      <w:r>
        <w:t xml:space="preserve"> </w:t>
      </w:r>
      <w:r w:rsidR="00CF2BFE">
        <w:t>o substituir</w:t>
      </w:r>
      <w:r>
        <w:t xml:space="preserve"> </w:t>
      </w:r>
      <w:r w:rsidR="00CF2BFE">
        <w:t>pelo</w:t>
      </w:r>
      <w:r>
        <w:t xml:space="preserve">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rsidR="00856BCD">
        <w:t xml:space="preserve"> (</w:t>
      </w:r>
      <w:proofErr w:type="spellStart"/>
      <w:r w:rsidR="00856BCD" w:rsidRPr="00856BCD">
        <w:rPr>
          <w:i/>
        </w:rPr>
        <w:t>Realtime</w:t>
      </w:r>
      <w:proofErr w:type="spellEnd"/>
      <w:r w:rsidR="00856BCD" w:rsidRPr="00856BCD">
        <w:rPr>
          <w:i/>
        </w:rPr>
        <w:t xml:space="preserve"> DB</w:t>
      </w:r>
      <w:r w:rsidR="00856BCD">
        <w:t>)</w:t>
      </w:r>
      <w:r w:rsidR="00163AF4">
        <w:t xml:space="preserve">, </w:t>
      </w:r>
      <w:r w:rsidR="00830B2F">
        <w:t>tendo a vantagem de</w:t>
      </w:r>
      <w:r w:rsidR="00BC58FE">
        <w:t xml:space="preserve"> uma vasta opção de customização</w:t>
      </w:r>
      <w:r w:rsidR="00B17CC3">
        <w:t xml:space="preserve">, </w:t>
      </w:r>
      <w:r w:rsidR="005862A2">
        <w:t>o que</w:t>
      </w:r>
      <w:r w:rsidR="00B17CC3">
        <w:t xml:space="preserve"> tornaria a adição do </w:t>
      </w:r>
      <w:proofErr w:type="spellStart"/>
      <w:r w:rsidR="00B17CC3" w:rsidRPr="00AB5A4A">
        <w:rPr>
          <w:i/>
        </w:rPr>
        <w:t>timestamp</w:t>
      </w:r>
      <w:proofErr w:type="spellEnd"/>
      <w:r w:rsidR="00B17CC3">
        <w:t xml:space="preserve"> a cada evento</w:t>
      </w:r>
      <w:r w:rsidR="00A37998">
        <w:t xml:space="preserve"> </w:t>
      </w:r>
      <w:r w:rsidR="002B61F6">
        <w:t>uma opção</w:t>
      </w:r>
      <w:r w:rsidR="00BC58FE">
        <w:t>.</w:t>
      </w:r>
      <w:r w:rsidR="00AC62AB">
        <w:t xml:space="preserve"> </w:t>
      </w:r>
      <w:r w:rsidR="002B6519">
        <w:t>Com ela foi possível persistir os eventos em um formato NoSQL</w:t>
      </w:r>
      <w:del w:id="745" w:author="Érico Souza Loewe" w:date="2020-11-09T01:20:00Z">
        <w:r w:rsidR="002B6519">
          <w:delText>.</w:delText>
        </w:r>
      </w:del>
      <w:ins w:id="746" w:author="Érico Souza Loewe" w:date="2020-11-09T01:20:00Z">
        <w:r w:rsidR="0026762C">
          <w:t xml:space="preserve"> </w:t>
        </w:r>
        <w:r w:rsidR="00B002DA">
          <w:t>(</w:t>
        </w:r>
        <w:proofErr w:type="spellStart"/>
        <w:r w:rsidR="00B002DA" w:rsidRPr="00390E18">
          <w:rPr>
            <w:i/>
          </w:rPr>
          <w:t>Not</w:t>
        </w:r>
        <w:proofErr w:type="spellEnd"/>
        <w:r w:rsidR="00B002DA" w:rsidRPr="00390E18">
          <w:rPr>
            <w:i/>
          </w:rPr>
          <w:t xml:space="preserve"> </w:t>
        </w:r>
        <w:proofErr w:type="spellStart"/>
        <w:r w:rsidR="00B002DA" w:rsidRPr="00390E18">
          <w:rPr>
            <w:i/>
          </w:rPr>
          <w:t>Only</w:t>
        </w:r>
        <w:proofErr w:type="spellEnd"/>
        <w:r w:rsidR="00B002DA" w:rsidRPr="00390E18">
          <w:rPr>
            <w:i/>
          </w:rPr>
          <w:t xml:space="preserve"> SQL</w:t>
        </w:r>
        <w:r w:rsidR="00B002DA">
          <w:t>)</w:t>
        </w:r>
        <w:r w:rsidR="002B6519">
          <w:t>.</w:t>
        </w:r>
      </w:ins>
    </w:p>
    <w:p w14:paraId="1A822A87" w14:textId="64113071" w:rsidR="00A619F7" w:rsidRPr="00393A4C" w:rsidRDefault="006B1D33" w:rsidP="00A03108">
      <w:r>
        <w:tab/>
      </w:r>
      <w:r w:rsidR="00DA5C86">
        <w:t>No início</w:t>
      </w:r>
      <w:r>
        <w:t xml:space="preserve">, </w:t>
      </w:r>
      <w:r w:rsidR="00411DE2">
        <w:t>a fim de</w:t>
      </w:r>
      <w:r>
        <w:t xml:space="preserve"> enviar o evento </w:t>
      </w:r>
      <w:r w:rsidR="00B002DA">
        <w:t>à</w:t>
      </w:r>
      <w:r>
        <w:t xml:space="preserve"> plataforma, </w:t>
      </w:r>
      <w:r w:rsidR="0093428A">
        <w:t>o programa contou com</w:t>
      </w:r>
      <w:r w:rsidR="00DA5C86">
        <w:t xml:space="preserve"> o </w:t>
      </w:r>
      <w:r w:rsidR="004B4B18">
        <w:t>GTM (</w:t>
      </w:r>
      <w:r w:rsidR="00DA5C86" w:rsidRPr="00E21F3D">
        <w:t xml:space="preserve">Google </w:t>
      </w:r>
      <w:proofErr w:type="spellStart"/>
      <w:r w:rsidR="00DA5C86" w:rsidRPr="00E21F3D">
        <w:t>Tag</w:t>
      </w:r>
      <w:proofErr w:type="spellEnd"/>
      <w:r w:rsidR="00DA5C86" w:rsidRPr="00E21F3D">
        <w:t xml:space="preserve"> Manager</w:t>
      </w:r>
      <w:r w:rsidR="004B4B18">
        <w:t>)</w:t>
      </w:r>
      <w:r w:rsidR="00DA5C86">
        <w:t xml:space="preserve"> para fazer esse intermédio</w:t>
      </w:r>
      <w:r w:rsidR="00EC3CA8">
        <w:t>.</w:t>
      </w:r>
      <w:r w:rsidR="00DA5C86">
        <w:t xml:space="preserve"> </w:t>
      </w:r>
      <w:r w:rsidR="00140BA4">
        <w:t>P</w:t>
      </w:r>
      <w:r w:rsidR="00DA5C86">
        <w:t xml:space="preserve">orém, </w:t>
      </w:r>
      <w:r w:rsidR="00263138">
        <w:t>por causa</w:t>
      </w:r>
      <w:r w:rsidR="00DA5C86">
        <w:t xml:space="preserve"> </w:t>
      </w:r>
      <w:r w:rsidR="00263138">
        <w:t>de</w:t>
      </w:r>
      <w:r w:rsidR="00DA5C86">
        <w:t xml:space="preserve"> algumas limitações da ferramenta, </w:t>
      </w:r>
      <w:r w:rsidR="001152DA">
        <w:t>deixou-se de ter</w:t>
      </w:r>
      <w:r w:rsidR="00DA5C86">
        <w:t xml:space="preserve"> </w:t>
      </w:r>
      <w:r w:rsidR="001152DA">
        <w:t>tal</w:t>
      </w:r>
      <w:r w:rsidR="00DA5C86">
        <w:t xml:space="preserve"> dependência</w:t>
      </w:r>
      <w:r w:rsidR="005E0EA3">
        <w:t>.</w:t>
      </w:r>
      <w:r w:rsidR="00DA5C86">
        <w:t xml:space="preserve"> </w:t>
      </w:r>
      <w:r w:rsidR="005E0EA3">
        <w:t>Foram enviados</w:t>
      </w:r>
      <w:del w:id="747" w:author="Érico Souza Loewe" w:date="2020-11-09T01:20:00Z">
        <w:r w:rsidR="00DA5C86">
          <w:delText xml:space="preserve"> enviado</w:delText>
        </w:r>
      </w:del>
      <w:r w:rsidR="00DA5C86">
        <w:t xml:space="preserve"> os eventos diretamente</w:t>
      </w:r>
      <w:r w:rsidR="00140BA4">
        <w:t xml:space="preserve"> </w:t>
      </w:r>
      <w:r w:rsidR="00DA5C86">
        <w:t xml:space="preserve">do </w:t>
      </w:r>
      <w:proofErr w:type="spellStart"/>
      <w:r w:rsidR="00DA5C86" w:rsidRPr="00E21F3D">
        <w:rPr>
          <w:i/>
        </w:rPr>
        <w:t>Javascript</w:t>
      </w:r>
      <w:proofErr w:type="spellEnd"/>
      <w:r w:rsidR="00DA5C86" w:rsidRPr="00AD472A">
        <w:t>.</w:t>
      </w:r>
    </w:p>
    <w:p w14:paraId="5BB408CD" w14:textId="4298A583" w:rsidR="00A75870" w:rsidRDefault="00A75870" w:rsidP="00A03108">
      <w:pPr>
        <w:pStyle w:val="Ttulo2"/>
      </w:pPr>
      <w:bookmarkStart w:id="748" w:name="_Toc55260961"/>
      <w:bookmarkStart w:id="749" w:name="_Toc55777260"/>
      <w:r>
        <w:t>Distribuição d</w:t>
      </w:r>
      <w:r w:rsidR="00A94338">
        <w:t>a aplicação</w:t>
      </w:r>
      <w:r w:rsidR="00251F73">
        <w:t xml:space="preserve"> e coleta de dados</w:t>
      </w:r>
      <w:bookmarkEnd w:id="748"/>
      <w:bookmarkEnd w:id="749"/>
    </w:p>
    <w:p w14:paraId="7E073C0F" w14:textId="5E6620CC" w:rsidR="00A75870" w:rsidRDefault="00A94338" w:rsidP="00A03108">
      <w:r>
        <w:tab/>
      </w:r>
      <w:r w:rsidR="00A75870">
        <w:t xml:space="preserve">A aplicação </w:t>
      </w:r>
      <w:r w:rsidR="002A6DB1">
        <w:t>esteve</w:t>
      </w:r>
      <w:r w:rsidR="00A75870">
        <w:t xml:space="preserve"> disponibilizada</w:t>
      </w:r>
      <w:r w:rsidR="00EC4C81">
        <w:t>,</w:t>
      </w:r>
      <w:r w:rsidR="00A75870">
        <w:t xml:space="preserve"> do dia 28/09 até 02/10</w:t>
      </w:r>
      <w:r w:rsidR="00EC4C81">
        <w:t>,</w:t>
      </w:r>
      <w:r w:rsidR="00A75870">
        <w:t xml:space="preserve"> através de um e-mail</w:t>
      </w:r>
      <w:r w:rsidR="00F544DF">
        <w:t xml:space="preserve"> com instruções de como utilizar a aplicação, </w:t>
      </w:r>
      <w:r w:rsidR="00A75870">
        <w:t>enviado para os</w:t>
      </w:r>
      <w:r w:rsidR="00FB7BF8">
        <w:t xml:space="preserve"> 144</w:t>
      </w:r>
      <w:r w:rsidR="00A75870">
        <w:t xml:space="preserve"> usuários</w:t>
      </w:r>
      <w:r w:rsidR="00FB7BF8">
        <w:t xml:space="preserve"> que participaram do questionário e optaram por participar da pesquisa</w:t>
      </w:r>
      <w:r w:rsidR="00481C56">
        <w:t>.</w:t>
      </w:r>
      <w:r w:rsidR="00A75870">
        <w:t xml:space="preserve"> </w:t>
      </w:r>
      <w:r w:rsidR="00481C56">
        <w:t xml:space="preserve">Assim, </w:t>
      </w:r>
      <w:r w:rsidR="00A75870">
        <w:t xml:space="preserve">ela </w:t>
      </w:r>
      <w:r w:rsidR="00481C56">
        <w:t xml:space="preserve">irá </w:t>
      </w:r>
      <w:r w:rsidR="00A75870">
        <w:t xml:space="preserve">salvar os dados que serão utilizados como teste </w:t>
      </w:r>
      <w:del w:id="750" w:author="Érico Souza Loewe" w:date="2020-11-09T01:20:00Z">
        <w:r w:rsidR="00A75870">
          <w:delText>no modelo de</w:delText>
        </w:r>
      </w:del>
      <w:ins w:id="751" w:author="Érico Souza Loewe" w:date="2020-11-09T01:20:00Z">
        <w:r w:rsidR="00A75870">
          <w:t>n</w:t>
        </w:r>
        <w:r w:rsidR="006013D8">
          <w:t>a</w:t>
        </w:r>
      </w:ins>
      <w:r w:rsidR="00A75870">
        <w:t xml:space="preserve"> classificação </w:t>
      </w:r>
      <w:del w:id="752" w:author="Érico Souza Loewe" w:date="2020-11-09T01:20:00Z">
        <w:r w:rsidR="00A75870">
          <w:delText>desenvolvido</w:delText>
        </w:r>
      </w:del>
      <w:ins w:id="753" w:author="Érico Souza Loewe" w:date="2020-11-09T01:20:00Z">
        <w:r w:rsidR="00A75870">
          <w:t>desenvolvid</w:t>
        </w:r>
        <w:r w:rsidR="00A61B3D">
          <w:t>a</w:t>
        </w:r>
      </w:ins>
      <w:r w:rsidR="00A75870">
        <w:t xml:space="preserve"> nesse trabalho.</w:t>
      </w:r>
    </w:p>
    <w:p w14:paraId="1B1A8FF3" w14:textId="709F9457" w:rsidR="00ED623E" w:rsidRDefault="00ED623E" w:rsidP="00A03108">
      <w:pPr>
        <w:pStyle w:val="Ttulo3"/>
      </w:pPr>
      <w:bookmarkStart w:id="754" w:name="_Toc55260962"/>
      <w:bookmarkStart w:id="755" w:name="_Toc55777261"/>
      <w:r>
        <w:t>Pré-teste</w:t>
      </w:r>
      <w:bookmarkEnd w:id="754"/>
      <w:bookmarkEnd w:id="755"/>
    </w:p>
    <w:p w14:paraId="189A78AB" w14:textId="637922CD" w:rsidR="00ED623E" w:rsidRPr="00ED623E" w:rsidRDefault="00844E77" w:rsidP="00A03108">
      <w:r>
        <w:tab/>
        <w:t xml:space="preserve">Com a aplicação finalizada e hospedada, </w:t>
      </w:r>
      <w:r w:rsidR="00DA5F52">
        <w:t>o pr</w:t>
      </w:r>
      <w:r w:rsidR="00295534">
        <w:t xml:space="preserve">otótipo chegou </w:t>
      </w:r>
      <w:r w:rsidR="00454839">
        <w:t>às</w:t>
      </w:r>
      <w:r w:rsidR="00295534">
        <w:t xml:space="preserve"> mão</w:t>
      </w:r>
      <w:r w:rsidR="005A147E">
        <w:t>s</w:t>
      </w:r>
      <w:r>
        <w:t xml:space="preserve"> </w:t>
      </w:r>
      <w:r w:rsidR="00295534">
        <w:t>d</w:t>
      </w:r>
      <w:r>
        <w:t>o professor orientador para validar o desenvolvimento feito.</w:t>
      </w:r>
      <w:r w:rsidR="004D3E38">
        <w:t xml:space="preserve"> </w:t>
      </w:r>
      <w:r w:rsidR="00FA51A4">
        <w:t>Nos teste</w:t>
      </w:r>
      <w:r w:rsidR="00181CBF">
        <w:t>s</w:t>
      </w:r>
      <w:r w:rsidR="00FA51A4">
        <w:t xml:space="preserve"> </w:t>
      </w:r>
      <w:r w:rsidR="007F2F34">
        <w:t>produzidos,</w:t>
      </w:r>
      <w:r w:rsidR="004D3E38">
        <w:t xml:space="preserve"> certos ajustes </w:t>
      </w:r>
      <w:r w:rsidR="00127D14">
        <w:t>precisaram</w:t>
      </w:r>
      <w:r w:rsidR="004D3E38">
        <w:t xml:space="preserve"> ser feitos</w:t>
      </w:r>
      <w:r w:rsidR="008F7BE4">
        <w:t xml:space="preserve"> </w:t>
      </w:r>
      <w:r w:rsidR="004D3E38">
        <w:t>antes de divulga</w:t>
      </w:r>
      <w:r w:rsidR="00186FE2">
        <w:t>r</w:t>
      </w:r>
      <w:r w:rsidR="004D3E38">
        <w:t xml:space="preserve"> a aplicação</w:t>
      </w:r>
      <w:r w:rsidR="00212413">
        <w:t xml:space="preserve">. </w:t>
      </w:r>
      <w:r w:rsidR="00186FE2">
        <w:t>C</w:t>
      </w:r>
      <w:r w:rsidR="00212413">
        <w:t>orrigido a aplicação</w:t>
      </w:r>
      <w:r w:rsidR="00A64E1B">
        <w:t>,</w:t>
      </w:r>
      <w:r w:rsidR="00212413">
        <w:t xml:space="preserve"> </w:t>
      </w:r>
      <w:r w:rsidR="00BB0CCC">
        <w:t>cinco</w:t>
      </w:r>
      <w:r w:rsidR="00212413">
        <w:t xml:space="preserve"> pessoas testar</w:t>
      </w:r>
      <w:r w:rsidR="00BB0CCC">
        <w:t>a</w:t>
      </w:r>
      <w:r w:rsidR="00212413">
        <w:t>m novamente</w:t>
      </w:r>
      <w:r w:rsidR="00DB2407">
        <w:t>,</w:t>
      </w:r>
      <w:r w:rsidR="00212413">
        <w:t xml:space="preserve"> encontra</w:t>
      </w:r>
      <w:r w:rsidR="00DB2407">
        <w:t>n</w:t>
      </w:r>
      <w:r w:rsidR="00212413">
        <w:t>do</w:t>
      </w:r>
      <w:r w:rsidR="00DB2407">
        <w:t xml:space="preserve"> mais</w:t>
      </w:r>
      <w:r w:rsidR="00212413">
        <w:t xml:space="preserve"> pontos a corrigi</w:t>
      </w:r>
      <w:r w:rsidR="00AD07D5">
        <w:t>r</w:t>
      </w:r>
      <w:r w:rsidR="00212413">
        <w:t>.</w:t>
      </w:r>
      <w:r w:rsidR="00240FAE">
        <w:t xml:space="preserve"> </w:t>
      </w:r>
      <w:r w:rsidR="005354AC">
        <w:t>E</w:t>
      </w:r>
      <w:r w:rsidR="00240FAE">
        <w:t xml:space="preserve">nviado o e-mail </w:t>
      </w:r>
      <w:r w:rsidR="00523D6F">
        <w:t>a</w:t>
      </w:r>
      <w:r w:rsidR="00240FAE">
        <w:t xml:space="preserve"> um grupo </w:t>
      </w:r>
      <w:r w:rsidR="00D6512A">
        <w:t xml:space="preserve">supervisionado </w:t>
      </w:r>
      <w:r w:rsidR="00240FAE">
        <w:t>de 8 pessoas</w:t>
      </w:r>
      <w:r w:rsidR="00AB7DD7">
        <w:t>,</w:t>
      </w:r>
      <w:r w:rsidR="00240FAE">
        <w:t xml:space="preserve"> para validar</w:t>
      </w:r>
      <w:r w:rsidR="00463F8D">
        <w:t xml:space="preserve"> sua aceitação e entendimento do </w:t>
      </w:r>
      <w:r w:rsidR="00D6512A">
        <w:t>funcionamento da aplicação</w:t>
      </w:r>
      <w:r w:rsidR="002C4137">
        <w:t>, pôde-se ter uma</w:t>
      </w:r>
      <w:r w:rsidR="00A57208">
        <w:t xml:space="preserve"> </w:t>
      </w:r>
      <w:del w:id="756" w:author="Érico Souza Loewe" w:date="2020-11-09T01:20:00Z">
        <w:r w:rsidR="002C4137">
          <w:delText>completa</w:delText>
        </w:r>
        <w:r w:rsidR="000A07FF">
          <w:delText xml:space="preserve"> </w:delText>
        </w:r>
      </w:del>
      <w:r w:rsidR="00A57208">
        <w:t xml:space="preserve">verificação do que era e do que poderia ser o </w:t>
      </w:r>
      <w:del w:id="757" w:author="Érico Souza Loewe" w:date="2020-11-09T01:20:00Z">
        <w:r w:rsidR="00376619">
          <w:lastRenderedPageBreak/>
          <w:delText>dispositivo</w:delText>
        </w:r>
      </w:del>
      <w:ins w:id="758" w:author="Érico Souza Loewe" w:date="2020-11-09T01:20:00Z">
        <w:r w:rsidR="00A57208" w:rsidRPr="000F593A">
          <w:rPr>
            <w:i/>
          </w:rPr>
          <w:t>plugin</w:t>
        </w:r>
        <w:r w:rsidR="00463F8D">
          <w:t>.</w:t>
        </w:r>
        <w:r w:rsidR="00E713B0">
          <w:t xml:space="preserve"> Por fim, o </w:t>
        </w:r>
        <w:r w:rsidR="009C15ED">
          <w:t>e-mail</w:t>
        </w:r>
        <w:r w:rsidR="00E713B0">
          <w:t xml:space="preserve"> foi enviado para a base completa de usuários optantes por participar do teste</w:t>
        </w:r>
      </w:ins>
      <w:r w:rsidR="00E713B0">
        <w:t>.</w:t>
      </w:r>
    </w:p>
    <w:p w14:paraId="2E8CA26A" w14:textId="41CDDD0D" w:rsidR="00AD7C18" w:rsidRDefault="00AD7C18" w:rsidP="00A03108">
      <w:pPr>
        <w:pStyle w:val="Ttulo3"/>
      </w:pPr>
      <w:bookmarkStart w:id="759" w:name="_Toc55260963"/>
      <w:bookmarkStart w:id="760" w:name="_Toc55777262"/>
      <w:r>
        <w:t>Hospedagem</w:t>
      </w:r>
      <w:bookmarkEnd w:id="759"/>
      <w:bookmarkEnd w:id="760"/>
    </w:p>
    <w:p w14:paraId="37DE1F44" w14:textId="1D56F1F7" w:rsidR="000E20F6" w:rsidRDefault="000E20F6" w:rsidP="00A03108">
      <w:r>
        <w:tab/>
        <w:t xml:space="preserve">A aplicação </w:t>
      </w:r>
      <w:r w:rsidR="00DC047C">
        <w:t>-</w:t>
      </w:r>
      <w:r>
        <w:t xml:space="preserve"> publicada na ferramenta disponível no </w:t>
      </w:r>
      <w:proofErr w:type="spellStart"/>
      <w:r>
        <w:t>Github</w:t>
      </w:r>
      <w:proofErr w:type="spellEnd"/>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rsidR="00872CF4">
        <w:t xml:space="preserve"> -</w:t>
      </w:r>
      <w:r>
        <w:t xml:space="preserve"> é gratuita, </w:t>
      </w:r>
      <w:r w:rsidR="008272ED">
        <w:t>e</w:t>
      </w:r>
      <w:r>
        <w:t xml:space="preserve"> possibilita a </w:t>
      </w:r>
      <w:del w:id="761" w:author="Érico Souza Loewe" w:date="2020-11-09T01:20:00Z">
        <w:r w:rsidR="006F3284">
          <w:delText>divulgação</w:delText>
        </w:r>
      </w:del>
      <w:ins w:id="762" w:author="Érico Souza Loewe" w:date="2020-11-09T01:20:00Z">
        <w:r>
          <w:t>publicação</w:t>
        </w:r>
      </w:ins>
      <w:r>
        <w:t xml:space="preserve"> de </w:t>
      </w:r>
      <w:r w:rsidR="00503984">
        <w:t>páginas</w:t>
      </w:r>
      <w:r>
        <w:t xml:space="preserve"> estáticas.</w:t>
      </w:r>
      <w:r w:rsidR="00503984">
        <w:t xml:space="preserve"> O link final de acesso</w:t>
      </w:r>
      <w:r w:rsidR="008F7BE4">
        <w:t xml:space="preserve"> </w:t>
      </w:r>
      <w:r w:rsidR="00503984">
        <w:t xml:space="preserve">a aplicação ficou: </w:t>
      </w:r>
      <w:hyperlink r:id="rId57" w:history="1">
        <w:r w:rsidR="00503984" w:rsidRPr="005568B5">
          <w:rPr>
            <w:rStyle w:val="Hyperlink"/>
          </w:rPr>
          <w:t>https://ericoloewe.github.io/computer-science-tcc/</w:t>
        </w:r>
      </w:hyperlink>
      <w:r w:rsidR="00503984">
        <w:t xml:space="preserve"> </w:t>
      </w:r>
    </w:p>
    <w:p w14:paraId="3CC14899" w14:textId="36C50A27" w:rsidR="00503984" w:rsidRDefault="00503984" w:rsidP="00A03108">
      <w:pPr>
        <w:rPr>
          <w:del w:id="763" w:author="Érico Souza Loewe" w:date="2020-11-09T01:20:00Z"/>
        </w:rPr>
      </w:pPr>
      <w:r>
        <w:tab/>
        <w:t>Os eventos</w:t>
      </w:r>
      <w:r w:rsidR="00F72843">
        <w:t xml:space="preserve"> das </w:t>
      </w:r>
      <w:r w:rsidR="00E16D40">
        <w:t>músicas</w:t>
      </w:r>
      <w:r>
        <w:t xml:space="preserve"> foram salvos em outra plataforma chamada </w:t>
      </w:r>
      <w:proofErr w:type="spellStart"/>
      <w:r>
        <w:t>Firebase</w:t>
      </w:r>
      <w:proofErr w:type="spellEnd"/>
      <w:r w:rsidR="00E10579">
        <w:t>, que</w:t>
      </w:r>
      <w:r>
        <w:t xml:space="preserve"> é </w:t>
      </w:r>
      <w:r w:rsidR="00E10579">
        <w:t>pag</w:t>
      </w:r>
      <w:r w:rsidR="004C7F1C">
        <w:t>o;</w:t>
      </w:r>
      <w:r w:rsidR="00E10579">
        <w:t xml:space="preserve"> </w:t>
      </w:r>
      <w:r w:rsidR="00CF774C">
        <w:t>n</w:t>
      </w:r>
      <w:r w:rsidR="00E10579">
        <w:t xml:space="preserve">esse </w:t>
      </w:r>
      <w:r>
        <w:t xml:space="preserve">trabalho, </w:t>
      </w:r>
      <w:r w:rsidR="00CF774C">
        <w:t>está</w:t>
      </w:r>
      <w:r>
        <w:t xml:space="preserve"> </w:t>
      </w:r>
      <w:r w:rsidR="00CF774C">
        <w:t>n</w:t>
      </w:r>
      <w:r>
        <w:t xml:space="preserve">a versão gratuita, que suporta o acesso de até 100 </w:t>
      </w:r>
      <w:r w:rsidR="002D7D4B">
        <w:t>usuários</w:t>
      </w:r>
      <w:r>
        <w:t xml:space="preserve"> simultâneos.</w:t>
      </w:r>
      <w:r w:rsidR="009724AA">
        <w:t xml:space="preserve"> </w:t>
      </w:r>
      <w:del w:id="764" w:author="Érico Souza Loewe" w:date="2020-11-09T01:20:00Z">
        <w:r w:rsidR="009724AA">
          <w:delText>Demais</w:delText>
        </w:r>
      </w:del>
      <w:ins w:id="765" w:author="Érico Souza Loewe" w:date="2020-11-09T01:20:00Z">
        <w:r w:rsidR="005A5580">
          <w:t>Ad</w:t>
        </w:r>
        <w:r w:rsidR="009724AA">
          <w:t>emais</w:t>
        </w:r>
        <w:r w:rsidR="00961401">
          <w:t>,</w:t>
        </w:r>
      </w:ins>
      <w:r w:rsidR="009724AA">
        <w:t xml:space="preserve"> eventos como “quantidade de </w:t>
      </w:r>
      <w:r w:rsidR="008405E6">
        <w:t>usuários</w:t>
      </w:r>
      <w:r w:rsidR="009724AA">
        <w:t xml:space="preserve"> acessando o </w:t>
      </w:r>
      <w:del w:id="766" w:author="Érico Souza Loewe" w:date="2020-11-09T01:20:00Z">
        <w:r w:rsidR="009724AA" w:rsidRPr="009724AA">
          <w:rPr>
            <w:i/>
          </w:rPr>
          <w:delText>app</w:delText>
        </w:r>
      </w:del>
      <w:proofErr w:type="spellStart"/>
      <w:ins w:id="767" w:author="Érico Souza Loewe" w:date="2020-11-09T01:20:00Z">
        <w:r w:rsidR="00D710C7" w:rsidRPr="00F56039">
          <w:rPr>
            <w:i/>
          </w:rPr>
          <w:t>webapp</w:t>
        </w:r>
      </w:ins>
      <w:proofErr w:type="spellEnd"/>
      <w:r w:rsidR="009724AA">
        <w:t xml:space="preserve">” foram salvos utilizando as aplicações GTM e Google </w:t>
      </w:r>
      <w:proofErr w:type="spellStart"/>
      <w:r w:rsidR="009724AA">
        <w:t>Analytics</w:t>
      </w:r>
      <w:proofErr w:type="spellEnd"/>
      <w:r w:rsidR="009724AA">
        <w:t>.</w:t>
      </w:r>
    </w:p>
    <w:p w14:paraId="4F44E766" w14:textId="41D009EE" w:rsidR="009D5C44" w:rsidRPr="000E20F6" w:rsidRDefault="009D5C44" w:rsidP="00A03108"/>
    <w:p w14:paraId="2F7AB2A0" w14:textId="77777777" w:rsidR="009D5C44" w:rsidRPr="000E20F6" w:rsidRDefault="009D5C44" w:rsidP="00A03108">
      <w:pPr>
        <w:rPr>
          <w:del w:id="768" w:author="Erico de Souza Loewe" w:date="2020-11-09T01:20:00Z"/>
        </w:rPr>
      </w:pPr>
    </w:p>
    <w:p w14:paraId="66BD8074" w14:textId="2D70841F" w:rsidR="00360E5F" w:rsidRDefault="00360E5F" w:rsidP="00A03108">
      <w:pPr>
        <w:pStyle w:val="Ttulo3"/>
      </w:pPr>
      <w:bookmarkStart w:id="769" w:name="_Toc55260964"/>
      <w:bookmarkStart w:id="770" w:name="_Toc55777263"/>
      <w:r>
        <w:t xml:space="preserve">Coleta do </w:t>
      </w:r>
      <w:proofErr w:type="spellStart"/>
      <w:r w:rsidR="000C1A86">
        <w:t>F</w:t>
      </w:r>
      <w:r>
        <w:t>irebase</w:t>
      </w:r>
      <w:bookmarkEnd w:id="769"/>
      <w:bookmarkEnd w:id="770"/>
      <w:proofErr w:type="spellEnd"/>
    </w:p>
    <w:p w14:paraId="6733EB29" w14:textId="72F18047" w:rsidR="009D5C44" w:rsidRDefault="007C31E3" w:rsidP="00A03108">
      <w:r>
        <w:tab/>
        <w:t>Ao final do experimento, fo</w:t>
      </w:r>
      <w:r w:rsidR="00421C9C">
        <w:t>ram</w:t>
      </w:r>
      <w:r>
        <w:t xml:space="preserve"> exportado</w:t>
      </w:r>
      <w:r w:rsidR="00421C9C">
        <w:t>s</w:t>
      </w:r>
      <w:r>
        <w:t xml:space="preserve"> os eventos dos usuários em um JSON através d</w:t>
      </w:r>
      <w:r w:rsidR="007916D5">
        <w:t>o</w:t>
      </w:r>
      <w:r>
        <w:t xml:space="preserve">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proofErr w:type="spellStart"/>
      <w:r w:rsidR="009D5C44" w:rsidRPr="001C6C85">
        <w:rPr>
          <w:i/>
        </w:rPr>
        <w:t>Realtime</w:t>
      </w:r>
      <w:proofErr w:type="spellEnd"/>
      <w:r w:rsidR="009D5C44" w:rsidRPr="001C6C85">
        <w:rPr>
          <w:i/>
        </w:rPr>
        <w:t xml:space="preserve"> DB</w:t>
      </w:r>
      <w:r w:rsidR="009D5C44">
        <w:t>.</w:t>
      </w:r>
    </w:p>
    <w:p w14:paraId="04966EDC" w14:textId="77777777" w:rsidR="009D5C44" w:rsidRDefault="009D5C44" w:rsidP="00A03108">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2821305"/>
                    </a:xfrm>
                    <a:prstGeom prst="rect">
                      <a:avLst/>
                    </a:prstGeom>
                  </pic:spPr>
                </pic:pic>
              </a:graphicData>
            </a:graphic>
          </wp:inline>
        </w:drawing>
      </w:r>
    </w:p>
    <w:p w14:paraId="4C696C57" w14:textId="17DB70C5" w:rsidR="00360E5F" w:rsidRDefault="009D5C44" w:rsidP="00A03108">
      <w:pPr>
        <w:pStyle w:val="Legenda"/>
      </w:pPr>
      <w:bookmarkStart w:id="771" w:name="_Ref53931970"/>
      <w:bookmarkStart w:id="772" w:name="_Toc55260891"/>
      <w:r w:rsidRPr="00EB0908">
        <w:rPr>
          <w:highlight w:val="yellow"/>
          <w:rPrChange w:id="773" w:author="Érico Souza Loewe" w:date="2020-11-09T01:20:00Z">
            <w:rPr/>
          </w:rPrChange>
        </w:rPr>
        <w:t xml:space="preserve">Figura </w:t>
      </w:r>
      <w:r w:rsidR="00463D35" w:rsidRPr="00EB0908">
        <w:rPr>
          <w:highlight w:val="yellow"/>
          <w:rPrChange w:id="774" w:author="Érico Souza Loewe" w:date="2020-11-09T01:20:00Z">
            <w:rPr/>
          </w:rPrChange>
        </w:rPr>
        <w:fldChar w:fldCharType="begin"/>
      </w:r>
      <w:r w:rsidR="00463D35" w:rsidRPr="00EB0908">
        <w:rPr>
          <w:highlight w:val="yellow"/>
          <w:rPrChange w:id="775" w:author="Érico Souza Loewe" w:date="2020-11-09T01:20:00Z">
            <w:rPr/>
          </w:rPrChange>
        </w:rPr>
        <w:instrText xml:space="preserve"> SEQ Figura \* ARABIC </w:instrText>
      </w:r>
      <w:r w:rsidR="00463D35" w:rsidRPr="00EB0908">
        <w:rPr>
          <w:highlight w:val="yellow"/>
          <w:rPrChange w:id="776" w:author="Érico Souza Loewe" w:date="2020-11-09T01:20:00Z">
            <w:rPr/>
          </w:rPrChange>
        </w:rPr>
        <w:fldChar w:fldCharType="separate"/>
      </w:r>
      <w:r w:rsidR="00772326" w:rsidRPr="00EB0908">
        <w:rPr>
          <w:highlight w:val="yellow"/>
          <w:rPrChange w:id="777" w:author="Érico Souza Loewe" w:date="2020-11-09T01:20:00Z">
            <w:rPr/>
          </w:rPrChange>
        </w:rPr>
        <w:t>16</w:t>
      </w:r>
      <w:r w:rsidR="00463D35" w:rsidRPr="00EB0908">
        <w:rPr>
          <w:highlight w:val="yellow"/>
          <w:rPrChange w:id="778" w:author="Érico Souza Loewe" w:date="2020-11-09T01:20:00Z">
            <w:rPr/>
          </w:rPrChange>
        </w:rPr>
        <w:fldChar w:fldCharType="end"/>
      </w:r>
      <w:bookmarkEnd w:id="771"/>
      <w:r w:rsidRPr="00EB0908">
        <w:rPr>
          <w:highlight w:val="yellow"/>
          <w:rPrChange w:id="779" w:author="Érico Souza Loewe" w:date="2020-11-09T01:20:00Z">
            <w:rPr/>
          </w:rPrChange>
        </w:rPr>
        <w:t xml:space="preserve"> Console do </w:t>
      </w:r>
      <w:proofErr w:type="spellStart"/>
      <w:r w:rsidRPr="00EB0908">
        <w:rPr>
          <w:i/>
          <w:highlight w:val="yellow"/>
          <w:rPrChange w:id="780" w:author="Érico Souza Loewe" w:date="2020-11-09T01:20:00Z">
            <w:rPr>
              <w:i/>
            </w:rPr>
          </w:rPrChange>
        </w:rPr>
        <w:t>Realtime</w:t>
      </w:r>
      <w:proofErr w:type="spellEnd"/>
      <w:r w:rsidRPr="00EB0908">
        <w:rPr>
          <w:i/>
          <w:highlight w:val="yellow"/>
          <w:rPrChange w:id="781" w:author="Érico Souza Loewe" w:date="2020-11-09T01:20:00Z">
            <w:rPr>
              <w:i/>
            </w:rPr>
          </w:rPrChange>
        </w:rPr>
        <w:t xml:space="preserve"> </w:t>
      </w:r>
      <w:proofErr w:type="spellStart"/>
      <w:r w:rsidRPr="00EB0908">
        <w:rPr>
          <w:i/>
          <w:highlight w:val="yellow"/>
          <w:rPrChange w:id="782" w:author="Érico Souza Loewe" w:date="2020-11-09T01:20:00Z">
            <w:rPr>
              <w:i/>
            </w:rPr>
          </w:rPrChange>
        </w:rPr>
        <w:t>Database</w:t>
      </w:r>
      <w:proofErr w:type="spellEnd"/>
      <w:r w:rsidRPr="00EB0908">
        <w:rPr>
          <w:highlight w:val="yellow"/>
          <w:rPrChange w:id="783" w:author="Érico Souza Loewe" w:date="2020-11-09T01:20:00Z">
            <w:rPr/>
          </w:rPrChange>
        </w:rPr>
        <w:t xml:space="preserve"> do </w:t>
      </w:r>
      <w:proofErr w:type="spellStart"/>
      <w:r w:rsidRPr="00EB0908">
        <w:rPr>
          <w:highlight w:val="yellow"/>
          <w:rPrChange w:id="784" w:author="Érico Souza Loewe" w:date="2020-11-09T01:20:00Z">
            <w:rPr/>
          </w:rPrChange>
        </w:rPr>
        <w:t>Firebase</w:t>
      </w:r>
      <w:proofErr w:type="spellEnd"/>
      <w:r w:rsidRPr="00EB0908">
        <w:rPr>
          <w:highlight w:val="yellow"/>
          <w:rPrChange w:id="785" w:author="Érico Souza Loewe" w:date="2020-11-09T01:20:00Z">
            <w:rPr/>
          </w:rPrChange>
        </w:rPr>
        <w:t xml:space="preserve"> (próprio, 2020)</w:t>
      </w:r>
      <w:bookmarkEnd w:id="772"/>
    </w:p>
    <w:p w14:paraId="7FB894DE" w14:textId="7C1A012C" w:rsidR="009D5C44" w:rsidRDefault="001C6C85" w:rsidP="00A03108">
      <w:r>
        <w:tab/>
        <w:t xml:space="preserve">Com o JSON e a estrutura de dados pronta, </w:t>
      </w:r>
      <w:r w:rsidR="00186AB8">
        <w:t>datou-se o in</w:t>
      </w:r>
      <w:r w:rsidR="009A5089">
        <w:t>ício de</w:t>
      </w:r>
      <w:r>
        <w:t xml:space="preserve"> alguns estudos em </w:t>
      </w:r>
      <w:proofErr w:type="spellStart"/>
      <w:r w:rsidRPr="001C6C85">
        <w:rPr>
          <w:i/>
        </w:rPr>
        <w:t>python</w:t>
      </w:r>
      <w:proofErr w:type="spellEnd"/>
      <w:r>
        <w:t xml:space="preserve"> </w:t>
      </w:r>
      <w:r w:rsidR="003514F9">
        <w:t xml:space="preserve">para adquirir o conhecimento necessário </w:t>
      </w:r>
      <w:r w:rsidR="008F7BE4">
        <w:t xml:space="preserve">e </w:t>
      </w:r>
      <w:r w:rsidR="003514F9">
        <w:t>obter os dados necessários do Spotify</w:t>
      </w:r>
      <w:r w:rsidR="008F7BE4">
        <w:t xml:space="preserve">, </w:t>
      </w:r>
      <w:r w:rsidR="003514F9">
        <w:lastRenderedPageBreak/>
        <w:t>roda</w:t>
      </w:r>
      <w:r w:rsidR="0084519B">
        <w:t>ndo assim,</w:t>
      </w:r>
      <w:r w:rsidR="003514F9">
        <w:t xml:space="preserve"> o algoritmo KNN nos dados obtidos.</w:t>
      </w:r>
      <w:r w:rsidR="00E36D2A">
        <w:t xml:space="preserve"> O</w:t>
      </w:r>
      <w:r w:rsidR="00C5547D">
        <w:t>s primeiros testes</w:t>
      </w:r>
      <w:r w:rsidR="00E36D2A">
        <w:t xml:space="preserve"> </w:t>
      </w:r>
      <w:r w:rsidR="008F7BE4">
        <w:t xml:space="preserve">do </w:t>
      </w:r>
      <w:r w:rsidR="00E36D2A">
        <w:t>algoritmo</w:t>
      </w:r>
      <w:r w:rsidR="00EB0908">
        <w:t xml:space="preserve"> </w:t>
      </w:r>
      <w:ins w:id="786" w:author="Érico Souza Loewe" w:date="2020-11-09T01:20:00Z">
        <w:r w:rsidR="00EB0908">
          <w:t>KNN</w:t>
        </w:r>
        <w:r w:rsidR="008F7BE4">
          <w:t xml:space="preserve"> </w:t>
        </w:r>
      </w:ins>
      <w:r w:rsidR="00E36D2A">
        <w:t>utiliza</w:t>
      </w:r>
      <w:r w:rsidR="00495B67">
        <w:t>ram</w:t>
      </w:r>
      <w:r w:rsidR="00E36D2A">
        <w:t xml:space="preserve"> a base de </w:t>
      </w:r>
      <w:r w:rsidR="00E36D2A" w:rsidRPr="00E0624F">
        <w:t>íris</w:t>
      </w:r>
      <w:r w:rsidR="00E36D2A">
        <w:t xml:space="preserve"> disponível no </w:t>
      </w:r>
      <w:r w:rsidR="00E36D2A" w:rsidRPr="00E36D2A">
        <w:rPr>
          <w:i/>
        </w:rPr>
        <w:t>sklearn</w:t>
      </w:r>
      <w:r w:rsidR="00D06F8B">
        <w:t>.</w:t>
      </w:r>
      <w:r w:rsidR="00C5547D">
        <w:t xml:space="preserve"> </w:t>
      </w:r>
      <w:r w:rsidR="006D228F">
        <w:t>A</w:t>
      </w:r>
      <w:r w:rsidR="00C5547D">
        <w:t xml:space="preserve">pós obter o conhecimento do funcionamento do algoritmo no </w:t>
      </w:r>
      <w:proofErr w:type="spellStart"/>
      <w:r w:rsidR="00C5547D" w:rsidRPr="005338D4">
        <w:rPr>
          <w:i/>
        </w:rPr>
        <w:t>python</w:t>
      </w:r>
      <w:proofErr w:type="spellEnd"/>
      <w:r w:rsidR="00C5547D">
        <w:t xml:space="preserve">, </w:t>
      </w:r>
      <w:r w:rsidR="008F7BE4">
        <w:t>f</w:t>
      </w:r>
      <w:r w:rsidR="00C5547D">
        <w:t xml:space="preserve">oi aplicado o mesmo sobre a base </w:t>
      </w:r>
      <w:r w:rsidR="00DB58FF">
        <w:t>extraída</w:t>
      </w:r>
      <w:r w:rsidR="00C5547D">
        <w:t xml:space="preserve"> e preparada do</w:t>
      </w:r>
      <w:r w:rsidR="008F7BE4">
        <w:t xml:space="preserve"> JSON</w:t>
      </w:r>
      <w:r w:rsidR="00C5547D">
        <w:t>.</w:t>
      </w:r>
    </w:p>
    <w:p w14:paraId="599D52D2" w14:textId="3AECA5C9" w:rsidR="00DC433D" w:rsidRDefault="00DC433D" w:rsidP="00A03108">
      <w:pPr>
        <w:pStyle w:val="Ttulo1"/>
      </w:pPr>
      <w:bookmarkStart w:id="787" w:name="_Toc55260965"/>
      <w:bookmarkStart w:id="788" w:name="_Toc55777264"/>
      <w:r w:rsidRPr="00DC433D">
        <w:lastRenderedPageBreak/>
        <w:t>SISTEMA LORS</w:t>
      </w:r>
      <w:bookmarkEnd w:id="787"/>
      <w:bookmarkEnd w:id="788"/>
    </w:p>
    <w:p w14:paraId="0183C3E9" w14:textId="0A94217C" w:rsidR="00825ED7" w:rsidRDefault="006161E8" w:rsidP="00A03108">
      <w:r>
        <w:tab/>
      </w:r>
      <w:r w:rsidR="00825ED7">
        <w:t xml:space="preserve">Com a estrutura dos </w:t>
      </w:r>
      <w:r w:rsidR="00240D3E">
        <w:t>dados</w:t>
      </w:r>
      <w:r w:rsidR="00825ED7">
        <w:t xml:space="preserve"> pronta e </w:t>
      </w:r>
      <w:r w:rsidR="0083049C">
        <w:t>a pesquisa</w:t>
      </w:r>
      <w:r w:rsidR="00825ED7">
        <w:t xml:space="preserve"> dos dados dos usuários, </w:t>
      </w:r>
      <w:r w:rsidR="000F2047">
        <w:t>levantou-se</w:t>
      </w:r>
      <w:r w:rsidR="00850509">
        <w:t xml:space="preserve"> </w:t>
      </w:r>
      <w:r w:rsidR="001E46D5">
        <w:t xml:space="preserve">um tratamento </w:t>
      </w:r>
      <w:r w:rsidR="00E32C2A">
        <w:t>específico para cada informação</w:t>
      </w:r>
      <w:r w:rsidR="0094587C">
        <w:t>,</w:t>
      </w:r>
      <w:r w:rsidR="00B7349A">
        <w:t xml:space="preserve"> realiza</w:t>
      </w:r>
      <w:r w:rsidR="00E32C2A">
        <w:t>n</w:t>
      </w:r>
      <w:r w:rsidR="00B7349A">
        <w:t>do</w:t>
      </w:r>
      <w:r w:rsidR="0094587C">
        <w:t>, dessa forma,</w:t>
      </w:r>
      <w:r w:rsidR="00B7349A">
        <w:t xml:space="preserve"> </w:t>
      </w:r>
      <w:r w:rsidR="00C27A11">
        <w:t>o</w:t>
      </w:r>
      <w:commentRangeStart w:id="789"/>
      <w:r w:rsidR="00BE0D3F">
        <w:t xml:space="preserve"> estudo da técnica de recomendação </w:t>
      </w:r>
      <w:r w:rsidR="00C27A11">
        <w:t>escolhida</w:t>
      </w:r>
      <w:r w:rsidR="00BE0D3F">
        <w:t xml:space="preserve"> nos trabalhos anteriores</w:t>
      </w:r>
      <w:commentRangeEnd w:id="789"/>
      <w:r w:rsidR="00AF6093">
        <w:rPr>
          <w:rStyle w:val="Refdecomentrio"/>
        </w:rPr>
        <w:commentReference w:id="789"/>
      </w:r>
      <w:r w:rsidR="00C27A11">
        <w:t>, o KNN</w:t>
      </w:r>
      <w:r w:rsidR="00BE0D3F">
        <w:t xml:space="preserve">. </w:t>
      </w:r>
      <w:r w:rsidR="00C01DFA">
        <w:t xml:space="preserve">Com isso, </w:t>
      </w:r>
      <w:r w:rsidR="009D3BA4">
        <w:t>surgiu</w:t>
      </w:r>
      <w:r w:rsidR="00C01DFA">
        <w:t xml:space="preserve"> o mode</w:t>
      </w:r>
      <w:r w:rsidR="009D3BA4">
        <w:t>lo</w:t>
      </w:r>
      <w:r w:rsidR="00C01DFA">
        <w:t xml:space="preserve"> </w:t>
      </w:r>
      <w:r w:rsidR="009D3BA4">
        <w:t>d</w:t>
      </w:r>
      <w:r w:rsidR="00C01DFA">
        <w:t xml:space="preserve">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4A0A8648" w:rsidR="00B55A9C" w:rsidRDefault="00B55A9C" w:rsidP="00A03108">
      <w:pPr>
        <w:pStyle w:val="Ttulo2"/>
      </w:pPr>
      <w:bookmarkStart w:id="790" w:name="_Toc55260966"/>
      <w:bookmarkStart w:id="791" w:name="_Toc55777265"/>
      <w:r>
        <w:t>O Algoritmo KNN</w:t>
      </w:r>
      <w:bookmarkEnd w:id="790"/>
      <w:bookmarkEnd w:id="791"/>
    </w:p>
    <w:p w14:paraId="4578993F" w14:textId="5F733A8D" w:rsidR="00B55A9C" w:rsidRDefault="00B55A9C" w:rsidP="00A03108">
      <w:r>
        <w:tab/>
        <w:t xml:space="preserve">O </w:t>
      </w:r>
      <w:r w:rsidRPr="00A30447">
        <w:rPr>
          <w:i/>
        </w:rPr>
        <w:t>k-</w:t>
      </w:r>
      <w:proofErr w:type="spellStart"/>
      <w:r w:rsidRPr="00A30447">
        <w:rPr>
          <w:i/>
        </w:rPr>
        <w:t>Nearest</w:t>
      </w:r>
      <w:proofErr w:type="spellEnd"/>
      <w:r w:rsidRPr="00A30447">
        <w:rPr>
          <w:i/>
        </w:rPr>
        <w:t xml:space="preserve"> </w:t>
      </w:r>
      <w:proofErr w:type="spellStart"/>
      <w:r w:rsidRPr="00A30447">
        <w:rPr>
          <w:i/>
        </w:rPr>
        <w:t>Neighbor</w:t>
      </w:r>
      <w:proofErr w:type="spellEnd"/>
      <w:r>
        <w:t xml:space="preserve"> (KNN) é um método de classificação</w:t>
      </w:r>
      <w:r w:rsidR="00457F81">
        <w:t xml:space="preserve">, </w:t>
      </w:r>
      <w:r w:rsidR="00C95B68">
        <w:t>seu a</w:t>
      </w:r>
      <w:r w:rsidR="00457F81">
        <w:t>lgoritmo</w:t>
      </w:r>
      <w:r w:rsidR="00AB02B3">
        <w:t xml:space="preserve"> de aprendizado supervisionado</w:t>
      </w:r>
      <w:r w:rsidR="00457F81">
        <w:t xml:space="preserve"> </w:t>
      </w:r>
      <w:r w:rsidR="00145FFF">
        <w:t xml:space="preserve">foi </w:t>
      </w:r>
      <w:r w:rsidR="005C2BF0">
        <w:t>introduzido</w:t>
      </w:r>
      <w:r w:rsidR="00457F81">
        <w:t xml:space="preserve"> por </w:t>
      </w:r>
      <w:r w:rsidR="00457F81">
        <w:fldChar w:fldCharType="begin" w:fldLock="1"/>
      </w:r>
      <w:r w:rsidR="00277C14">
        <w:instrText>ADDIN CSL_CITATION {"citationItems":[{"id":"ITEM-1","itemData":{"DOI":"10.1007/BF00153759","ISSN":"0885-6125","abstract":"Storing and using specific instances improves the performance of several supervised learning algorithms. These include algorithms that learn decision trees, classification rules, and distributed networks. However, no investigation has analyzed algorithms that use only specific instances to solve incremental learning tasks. In this paper, we describe a framework and methodology, called instance-based learning, that generates classification predictions using only specific instances. Instance-based learning algorithms do not maintain a set of abstractions derived from specific instances. This approach extends the nearest neighbor algorithm, which has large storage requirements. We describe how storage requirements can be significantly reduced with, at most, minor sacrifices in learning rate and classification accuracy. While the storage-reducing algorithm performs well on several real-world databases, its performance degrades rapidly with the level of attribute noise in training instances. Therefore, we extended it with a significance test to distinguish noisy instances. This extended algorithm's performance degrades gracefully with increasing noise levels and compares favorably with a noise-tolerant decision tree algorithm.","author":[{"dropping-particle":"","family":"Aha","given":"David W.","non-dropping-particle":"","parse-names":false,"suffix":""},{"dropping-particle":"","family":"Kibler","given":"Dennis","non-dropping-particle":"","parse-names":false,"suffix":""},{"dropping-particle":"","family":"Albert","given":"Marc K.","non-dropping-particle":"","parse-names":false,"suffix":""}],"container-title":"Machine Learning","id":"ITEM-1","issue":"1","issued":{"date-parts":[["1991","1"]]},"page":"37-66","title":"Instance-based learning algorithms","type":"article-journal","volume":"6"},"uris":["http://www.mendeley.com/documents/?uuid=f037f24c-98e9-4192-9e3b-4d753f8a31c5"]}],"mendeley":{"formattedCitation":"(AHA; KIBLER; ALBERT, 1991)","manualFormatting":"AHA; KIBLER; ALBERT, 1991","plainTextFormattedCitation":"(AHA; KIBLER; ALBERT, 1991)"},"properties":{"noteIndex":0},"schema":"https://github.com/citation-style-language/schema/raw/master/csl-citation.json"}</w:instrText>
      </w:r>
      <w:r w:rsidR="00457F81">
        <w:fldChar w:fldCharType="separate"/>
      </w:r>
      <w:r w:rsidR="00457F81" w:rsidRPr="00457F81">
        <w:rPr>
          <w:noProof/>
        </w:rPr>
        <w:t>AHA; KIBLER; ALBERT, 1991</w:t>
      </w:r>
      <w:r w:rsidR="00457F81">
        <w:fldChar w:fldCharType="end"/>
      </w:r>
      <w:r w:rsidR="00DE595B">
        <w:t>.</w:t>
      </w:r>
      <w:r>
        <w:t xml:space="preserve"> </w:t>
      </w:r>
      <w:r w:rsidR="00DE595B">
        <w:t>Ele b</w:t>
      </w:r>
      <w:r>
        <w:t xml:space="preserve">usca os k pontos dos dados de treino mais </w:t>
      </w:r>
      <w:r w:rsidR="00AF6093">
        <w:t xml:space="preserve">próximos </w:t>
      </w:r>
      <w:r>
        <w:t>d</w:t>
      </w:r>
      <w:r w:rsidR="00E443CD">
        <w:t>o item</w:t>
      </w:r>
      <w:r>
        <w:t xml:space="preserve"> de teste</w:t>
      </w:r>
      <w:r w:rsidR="00914444">
        <w:t>.</w:t>
      </w:r>
      <w:r>
        <w:t xml:space="preserve"> </w:t>
      </w:r>
      <w:r w:rsidR="00914444">
        <w:t>U</w:t>
      </w:r>
      <w:r>
        <w:t>ma classe é atrelada a esse ponto através de uma votação majoritária dos k pontos vizinhos</w:t>
      </w:r>
      <w:r w:rsidR="00AF6093">
        <w:t>.</w:t>
      </w:r>
      <w:r>
        <w:t xml:space="preserve">  Na</w:t>
      </w:r>
      <w:r w:rsidR="00DA1DF3">
        <w:t xml:space="preserve">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C23575">
        <w:t xml:space="preserve"> </w:t>
      </w:r>
      <w:r>
        <w:t>é exemplificado graficamente o funcionamento do algoritmo.</w:t>
      </w:r>
    </w:p>
    <w:p w14:paraId="3E9BEF50" w14:textId="77777777" w:rsidR="00B55A9C" w:rsidRDefault="00B55A9C" w:rsidP="00A03108">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47A69F6E" w:rsidR="00B55A9C" w:rsidRDefault="00B55A9C" w:rsidP="00A03108">
      <w:pPr>
        <w:pStyle w:val="Legenda"/>
        <w:rPr>
          <w:bCs/>
          <w:iCs/>
          <w:caps/>
          <w:snapToGrid w:val="0"/>
          <w:color w:val="000000"/>
          <w:spacing w:val="10"/>
          <w:kern w:val="28"/>
          <w:szCs w:val="20"/>
        </w:rPr>
      </w:pPr>
      <w:bookmarkStart w:id="792" w:name="_Ref52742150"/>
      <w:bookmarkStart w:id="793" w:name="_Toc55260892"/>
      <w:bookmarkStart w:id="794" w:name="_Ref52742133"/>
      <w:r w:rsidRPr="0062580B">
        <w:rPr>
          <w:highlight w:val="yellow"/>
        </w:rPr>
        <w:t xml:space="preserve">Figura </w:t>
      </w:r>
      <w:fldSimple w:instr=" SEQ Figura \* ARABIC ">
        <w:r w:rsidR="00772326" w:rsidRPr="0062580B">
          <w:rPr>
            <w:highlight w:val="yellow"/>
          </w:rPr>
          <w:t>17</w:t>
        </w:r>
      </w:fldSimple>
      <w:bookmarkEnd w:id="792"/>
      <w:r w:rsidRPr="0062580B">
        <w:rPr>
          <w:highlight w:val="yellow"/>
        </w:rPr>
        <w:t xml:space="preserve"> – Representação gráfica da classificação do algoritmo KNN sobre um plano x1 e x2. No plano, os pontos amarelos são a representação da classe A, roxos classe B e vermelho é o ponto de teste  </w:t>
      </w:r>
      <w:r w:rsidRPr="0062580B">
        <w:rPr>
          <w:caps/>
          <w:color w:val="000000"/>
          <w:spacing w:val="10"/>
          <w:kern w:val="28"/>
          <w:highlight w:val="yellow"/>
        </w:rPr>
        <w:fldChar w:fldCharType="begin" w:fldLock="1"/>
      </w:r>
      <w:r w:rsidR="00EE2360" w:rsidRPr="0062580B">
        <w:rPr>
          <w:caps/>
          <w:color w:val="000000"/>
          <w:spacing w:val="10"/>
          <w:kern w:val="28"/>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62580B">
        <w:rPr>
          <w:caps/>
          <w:color w:val="000000"/>
          <w:spacing w:val="10"/>
          <w:kern w:val="28"/>
          <w:highlight w:val="yellow"/>
        </w:rPr>
        <w:fldChar w:fldCharType="separate"/>
      </w:r>
      <w:r w:rsidRPr="0062580B">
        <w:rPr>
          <w:caps/>
          <w:color w:val="000000"/>
          <w:spacing w:val="10"/>
          <w:kern w:val="28"/>
        </w:rPr>
        <w:t>(JOSÉ, 2018)</w:t>
      </w:r>
      <w:bookmarkEnd w:id="793"/>
      <w:r w:rsidRPr="0062580B">
        <w:rPr>
          <w:caps/>
          <w:color w:val="000000"/>
          <w:spacing w:val="10"/>
          <w:kern w:val="28"/>
          <w:highlight w:val="yellow"/>
        </w:rPr>
        <w:fldChar w:fldCharType="end"/>
      </w:r>
      <w:bookmarkEnd w:id="794"/>
    </w:p>
    <w:p w14:paraId="2251147C" w14:textId="363C40DC" w:rsidR="00B55A9C" w:rsidRPr="00AF3C8D" w:rsidRDefault="00B55A9C" w:rsidP="00A03108">
      <w:r>
        <w:tab/>
        <w:t xml:space="preserve">Como apresentado </w:t>
      </w:r>
      <w:r w:rsidR="00810223">
        <w:t>(</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810223">
        <w:t>)</w:t>
      </w:r>
      <w:r w:rsidR="00695E37">
        <w:t>,</w:t>
      </w:r>
      <w:r>
        <w:t xml:space="preserve"> o algoritmo funciona </w:t>
      </w:r>
      <w:r w:rsidR="00131A07">
        <w:t>mediante</w:t>
      </w:r>
      <w:r>
        <w:t xml:space="preserve"> a disposição das características </w:t>
      </w:r>
      <w:r w:rsidR="00AF6093">
        <w:t>(atributos)</w:t>
      </w:r>
      <w:r>
        <w:t xml:space="preserve"> </w:t>
      </w:r>
      <w:r w:rsidR="00AF6093">
        <w:t>X</w:t>
      </w:r>
      <w:r w:rsidR="00AF6093" w:rsidRPr="00A46E2F">
        <w:rPr>
          <w:vertAlign w:val="subscript"/>
        </w:rPr>
        <w:t>1</w:t>
      </w:r>
      <w:r>
        <w:t xml:space="preserve"> e </w:t>
      </w:r>
      <w:r w:rsidR="00AF6093">
        <w:t>X</w:t>
      </w:r>
      <w:r w:rsidR="00AF6093" w:rsidRPr="00A46E2F">
        <w:rPr>
          <w:vertAlign w:val="subscript"/>
        </w:rPr>
        <w:t>2</w:t>
      </w:r>
      <w:r>
        <w:t xml:space="preserve"> sobre um plano, atribuindo classes a eles (no caso: classe A e classe B)</w:t>
      </w:r>
      <w:r w:rsidR="003C3F8A">
        <w:t>.</w:t>
      </w:r>
      <w:r>
        <w:t xml:space="preserve"> </w:t>
      </w:r>
      <w:r w:rsidR="003C3F8A">
        <w:t>E</w:t>
      </w:r>
      <w:r>
        <w:t>ntão, a partir da predição do ponto de teste</w:t>
      </w:r>
      <w:r w:rsidR="000E6B26">
        <w:t>,</w:t>
      </w:r>
      <w:r>
        <w:t xml:space="preserve"> </w:t>
      </w:r>
      <w:r w:rsidR="00AF6093">
        <w:t xml:space="preserve">baseado na distância deste para os demais k pontos, </w:t>
      </w:r>
      <w:r>
        <w:t xml:space="preserve">é encontrado a classe que o representa. Para rodar o algoritmo de classificação </w:t>
      </w:r>
      <w:r w:rsidR="00AF6093">
        <w:t>KNN</w:t>
      </w:r>
      <w:r>
        <w:t xml:space="preserve"> nesse trabalho </w:t>
      </w:r>
      <w:r w:rsidR="00AF6093">
        <w:t xml:space="preserve">foi </w:t>
      </w:r>
      <w:r>
        <w:t>utilizad</w:t>
      </w:r>
      <w:r w:rsidR="00AF6093">
        <w:t>a</w:t>
      </w:r>
      <w:r>
        <w:t xml:space="preserve"> a implementação da biblioteca em </w:t>
      </w:r>
      <w:proofErr w:type="spellStart"/>
      <w:r w:rsidRPr="00BE1B35">
        <w:rPr>
          <w:i/>
        </w:rPr>
        <w:t>python</w:t>
      </w:r>
      <w:proofErr w:type="spellEnd"/>
      <w:r>
        <w:t xml:space="preserve"> do </w:t>
      </w:r>
      <w:proofErr w:type="spellStart"/>
      <w:r w:rsidRPr="00BE1B35">
        <w:rPr>
          <w:i/>
        </w:rPr>
        <w:t>scikit-learn</w:t>
      </w:r>
      <w:proofErr w:type="spellEnd"/>
      <w:r>
        <w:t xml:space="preserve"> </w:t>
      </w:r>
      <w:r>
        <w:lastRenderedPageBreak/>
        <w:t>encontra</w:t>
      </w:r>
      <w:r w:rsidR="00806AE4">
        <w:t>da</w:t>
      </w:r>
      <w:r>
        <w:t xml:space="preserve"> na classe </w:t>
      </w:r>
      <w:proofErr w:type="spellStart"/>
      <w:r w:rsidRPr="000F2C68">
        <w:rPr>
          <w:i/>
        </w:rPr>
        <w:t>KNeighborsClassifier</w:t>
      </w:r>
      <w:proofErr w:type="spellEnd"/>
      <w:r>
        <w:t xml:space="preserve"> do m</w:t>
      </w:r>
      <w:r w:rsidR="002831D7">
        <w:t>ó</w:t>
      </w:r>
      <w:r>
        <w:t xml:space="preserve">dulo </w:t>
      </w:r>
      <w:proofErr w:type="spellStart"/>
      <w:r w:rsidRPr="000F2C68">
        <w:rPr>
          <w:i/>
        </w:rPr>
        <w:t>sklearn.neighbors</w:t>
      </w:r>
      <w:proofErr w:type="spellEnd"/>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r w:rsidR="00AF6093">
        <w:t>.</w:t>
      </w:r>
    </w:p>
    <w:p w14:paraId="66D4A536" w14:textId="5A1864CA" w:rsidR="00360E5F" w:rsidRDefault="00F44028" w:rsidP="00A03108">
      <w:pPr>
        <w:pStyle w:val="Ttulo3"/>
      </w:pPr>
      <w:bookmarkStart w:id="795" w:name="_Ref54920131"/>
      <w:bookmarkStart w:id="796" w:name="_Toc55260967"/>
      <w:bookmarkStart w:id="797" w:name="_Toc55777266"/>
      <w:r>
        <w:t>Preparação dos dados para o KNN</w:t>
      </w:r>
      <w:bookmarkEnd w:id="795"/>
      <w:bookmarkEnd w:id="796"/>
      <w:bookmarkEnd w:id="797"/>
    </w:p>
    <w:p w14:paraId="602EF07C" w14:textId="40300FB0" w:rsidR="00044C36" w:rsidRDefault="00CC3D32" w:rsidP="00A03108">
      <w:r>
        <w:tab/>
      </w:r>
      <w:r w:rsidR="001D53C0">
        <w:t>P</w:t>
      </w:r>
      <w:r w:rsidR="006D5A3E">
        <w:t>lanejando</w:t>
      </w:r>
      <w:r>
        <w:t xml:space="preserve"> salvar os eventos da aplicação, uma lista chamada </w:t>
      </w:r>
      <w:proofErr w:type="spellStart"/>
      <w:r w:rsidRPr="00CC3D32">
        <w:rPr>
          <w:i/>
        </w:rPr>
        <w:t>events</w:t>
      </w:r>
      <w:proofErr w:type="spellEnd"/>
      <w:r>
        <w:t xml:space="preserve">, </w:t>
      </w:r>
      <w:r w:rsidR="00AD3436">
        <w:t>composta</w:t>
      </w:r>
      <w:r>
        <w:t xml:space="preserve"> pel</w:t>
      </w:r>
      <w:r w:rsidR="00616056">
        <w:t>o</w:t>
      </w:r>
      <w:r>
        <w:t xml:space="preserve"> </w:t>
      </w:r>
      <w:r w:rsidR="00616056">
        <w:t>catálogo</w:t>
      </w:r>
      <w:r>
        <w:t xml:space="preserve"> de usuários, onde cada usuário possui </w:t>
      </w:r>
      <w:r w:rsidR="00AF6093">
        <w:t>um</w:t>
      </w:r>
      <w:r>
        <w:t>a lista de eventos dentro</w:t>
      </w:r>
      <w:r w:rsidR="0034082C">
        <w:t xml:space="preserve">, </w:t>
      </w:r>
      <w:r w:rsidR="00B17B05">
        <w:t>teve sua concepção</w:t>
      </w:r>
      <w:r>
        <w:t>.</w:t>
      </w:r>
      <w:r w:rsidR="00074D32">
        <w:t xml:space="preserve"> Cada evento é composto pela seguinte estrutura: (i) </w:t>
      </w:r>
      <w:proofErr w:type="spellStart"/>
      <w:r w:rsidR="00074D32" w:rsidRPr="00D71A59">
        <w:rPr>
          <w:i/>
        </w:rPr>
        <w:t>action</w:t>
      </w:r>
      <w:proofErr w:type="spellEnd"/>
      <w:r w:rsidR="00074D32">
        <w:t xml:space="preserve">, </w:t>
      </w:r>
      <w:r w:rsidR="004312F9">
        <w:t>ação realizada pelo usuário, apresentadas no</w:t>
      </w:r>
      <w:r w:rsidR="00156CBC">
        <w:t xml:space="preserve"> </w:t>
      </w:r>
      <w:r w:rsidR="00156CBC">
        <w:fldChar w:fldCharType="begin"/>
      </w:r>
      <w:r w:rsidR="00156CBC">
        <w:instrText xml:space="preserve"> REF _Ref55256921 \h </w:instrText>
      </w:r>
      <w:r w:rsidR="00156CBC">
        <w:fldChar w:fldCharType="separate"/>
      </w:r>
      <w:r w:rsidR="00156CBC">
        <w:t xml:space="preserve">Quadro </w:t>
      </w:r>
      <w:r w:rsidR="00156CBC">
        <w:rPr>
          <w:noProof/>
        </w:rPr>
        <w:t>3</w:t>
      </w:r>
      <w:r w:rsidR="00156CBC">
        <w:fldChar w:fldCharType="end"/>
      </w:r>
      <w:r w:rsidR="004312F9">
        <w:t>; (</w:t>
      </w:r>
      <w:proofErr w:type="spellStart"/>
      <w:r w:rsidR="004312F9">
        <w:t>ii</w:t>
      </w:r>
      <w:proofErr w:type="spellEnd"/>
      <w:r w:rsidR="004312F9">
        <w:t>)</w:t>
      </w:r>
      <w:r w:rsidR="005514A9">
        <w:t xml:space="preserve"> </w:t>
      </w:r>
      <w:proofErr w:type="spellStart"/>
      <w:r w:rsidR="005514A9" w:rsidRPr="00592A9A">
        <w:rPr>
          <w:i/>
        </w:rPr>
        <w:t>createdDateTime</w:t>
      </w:r>
      <w:proofErr w:type="spellEnd"/>
      <w:r w:rsidR="005514A9">
        <w:t xml:space="preserve">, data </w:t>
      </w:r>
      <w:r w:rsidR="00AF6093">
        <w:t xml:space="preserve">e tempo </w:t>
      </w:r>
      <w:r w:rsidR="005514A9">
        <w:t>d</w:t>
      </w:r>
      <w:r w:rsidR="00955B47">
        <w:t>a execução do</w:t>
      </w:r>
      <w:r w:rsidR="005514A9">
        <w:t xml:space="preserve"> evento;</w:t>
      </w:r>
      <w:r w:rsidR="00BC05A0">
        <w:t xml:space="preserve"> (</w:t>
      </w:r>
      <w:proofErr w:type="spellStart"/>
      <w:r w:rsidR="00BC05A0">
        <w:t>iii</w:t>
      </w:r>
      <w:proofErr w:type="spellEnd"/>
      <w:r w:rsidR="00BC05A0">
        <w:t xml:space="preserve">) </w:t>
      </w:r>
      <w:proofErr w:type="spellStart"/>
      <w:r w:rsidR="00BC05A0" w:rsidRPr="00592A9A">
        <w:rPr>
          <w:i/>
        </w:rPr>
        <w:t>value</w:t>
      </w:r>
      <w:proofErr w:type="spellEnd"/>
      <w:r w:rsidR="00BC05A0">
        <w:t>, valores do evento separados por “;”.</w:t>
      </w:r>
    </w:p>
    <w:p w14:paraId="357BB9C4" w14:textId="6498A1E8" w:rsidR="002A41B9" w:rsidRPr="00334FD9" w:rsidRDefault="002A41B9" w:rsidP="00A03108">
      <w:r>
        <w:tab/>
      </w:r>
      <w:commentRangeStart w:id="798"/>
      <w:r w:rsidRPr="002A41B9">
        <w:t>A ação LOAD_LOCATION foi ignorada</w:t>
      </w:r>
      <w:r>
        <w:t xml:space="preserve"> nesse momento</w:t>
      </w:r>
      <w:r w:rsidR="002B4F30">
        <w:t xml:space="preserve">, ela </w:t>
      </w:r>
      <w:r w:rsidR="00405B86">
        <w:t xml:space="preserve">se </w:t>
      </w:r>
      <w:r w:rsidR="002B4F30">
        <w:t xml:space="preserve">trata de dados de geolocalização e nesse momento, devido </w:t>
      </w:r>
      <w:r w:rsidR="0062580B">
        <w:t>à</w:t>
      </w:r>
      <w:r w:rsidR="002B4F30">
        <w:t xml:space="preserve"> falta de recursos, não foi </w:t>
      </w:r>
      <w:r w:rsidR="00FE7978">
        <w:t>preparado</w:t>
      </w:r>
      <w:r w:rsidR="002B4F30">
        <w:t xml:space="preserve"> esse dado para o KNN abrindo oportunidades para</w:t>
      </w:r>
      <w:r>
        <w:t xml:space="preserve"> um trabalho futuro</w:t>
      </w:r>
      <w:commentRangeEnd w:id="798"/>
      <w:r w:rsidR="00AF6093">
        <w:rPr>
          <w:rStyle w:val="Refdecomentrio"/>
        </w:rPr>
        <w:commentReference w:id="798"/>
      </w:r>
      <w:r>
        <w:t>.</w:t>
      </w:r>
      <w:r w:rsidR="00617EDC">
        <w:t xml:space="preserve"> </w:t>
      </w:r>
      <w:r w:rsidR="009303CF">
        <w:t xml:space="preserve">Já </w:t>
      </w:r>
      <w:r w:rsidR="002A32D6">
        <w:t>as</w:t>
      </w:r>
      <w:r w:rsidR="00635103">
        <w:t xml:space="preserve"> </w:t>
      </w:r>
      <w:r w:rsidR="00AF6093">
        <w:t>ações</w:t>
      </w:r>
      <w:r w:rsidR="00617EDC" w:rsidRPr="00EB3737">
        <w:t xml:space="preserve"> CHANGE_MUSIC_TIME</w:t>
      </w:r>
      <w:r w:rsidR="00EB3737" w:rsidRPr="00EB3737">
        <w:t xml:space="preserve">, CHOOSE_FEELING_TO_BE_LIKE, LIKED_ARTIST, LIKED_GENRE, ficaram nos eventos do </w:t>
      </w:r>
      <w:r w:rsidR="00146EE1" w:rsidRPr="00A03108">
        <w:rPr>
          <w:i/>
        </w:rPr>
        <w:t>plugin</w:t>
      </w:r>
      <w:r w:rsidR="00146EE1" w:rsidRPr="00EB3737">
        <w:t>,</w:t>
      </w:r>
      <w:r w:rsidR="00EB3737" w:rsidRPr="00EB3737">
        <w:t xml:space="preserve"> </w:t>
      </w:r>
      <w:r w:rsidR="00B57FE6">
        <w:t>mesmo que</w:t>
      </w:r>
      <w:r w:rsidR="00EB3737" w:rsidRPr="00EB3737">
        <w:t xml:space="preserve"> não se</w:t>
      </w:r>
      <w:r w:rsidR="00B57FE6">
        <w:t>jam</w:t>
      </w:r>
      <w:r w:rsidR="00EB3737" w:rsidRPr="00EB3737">
        <w:t xml:space="preserve"> u</w:t>
      </w:r>
      <w:r w:rsidR="00EB3737">
        <w:t>tilizadas</w:t>
      </w:r>
      <w:r w:rsidR="00146EE1">
        <w:t xml:space="preserve"> devido a</w:t>
      </w:r>
      <w:r w:rsidR="009949FA">
        <w:t>o</w:t>
      </w:r>
      <w:r w:rsidR="00146EE1">
        <w:t xml:space="preserve"> tempo </w:t>
      </w:r>
      <w:r w:rsidR="009949FA">
        <w:t>limitado</w:t>
      </w:r>
      <w:r w:rsidR="00146EE1">
        <w:t xml:space="preserve"> de desenvolvimento</w:t>
      </w:r>
      <w:r w:rsidR="00EB3737">
        <w:t>.</w:t>
      </w:r>
      <w:r w:rsidR="00334FD9">
        <w:t xml:space="preserve"> </w:t>
      </w:r>
      <w:r w:rsidR="00334FD9" w:rsidRPr="00334FD9">
        <w:t xml:space="preserve">As </w:t>
      </w:r>
      <w:r w:rsidR="00AF6093">
        <w:t>ações</w:t>
      </w:r>
      <w:r w:rsidR="00334FD9" w:rsidRPr="00334FD9">
        <w:t xml:space="preserve"> HIDE_DETAILS, PAUSE_MUSIC, PLAY_MUSIC, SHOW_DETAILS são contabilizadas como registro do </w:t>
      </w:r>
      <w:r w:rsidR="00334FD9">
        <w:t>contexto musical</w:t>
      </w:r>
      <w:r w:rsidR="00A2097F">
        <w:t xml:space="preserve">, </w:t>
      </w:r>
      <w:r w:rsidR="003E1C2E">
        <w:lastRenderedPageBreak/>
        <w:t>contudo</w:t>
      </w:r>
      <w:r w:rsidR="00A2097F">
        <w:t xml:space="preserve"> não foram utilizadas no modelo devido ao tempo de desenvolvimento</w:t>
      </w:r>
      <w:r w:rsidR="00334FD9">
        <w:t>.</w:t>
      </w:r>
      <w:r w:rsidR="000D03DD">
        <w:t xml:space="preserve"> Demais ações são contabilizadas no modelo e são apresentadas </w:t>
      </w:r>
      <w:r w:rsidR="00AF6093">
        <w:t>no Quadro 3</w:t>
      </w:r>
      <w:r w:rsidR="000D03DD">
        <w:t>.</w:t>
      </w:r>
    </w:p>
    <w:p w14:paraId="1133AD6B" w14:textId="4B525905" w:rsidR="00462633" w:rsidRDefault="00462633" w:rsidP="00A03108">
      <w:pPr>
        <w:pStyle w:val="Legenda"/>
      </w:pPr>
      <w:bookmarkStart w:id="799" w:name="_Ref55256921"/>
      <w:bookmarkStart w:id="800" w:name="_Toc55260910"/>
      <w:bookmarkStart w:id="801" w:name="_Toc55777281"/>
      <w:r>
        <w:t xml:space="preserve">Quadro </w:t>
      </w:r>
      <w:fldSimple w:instr=" SEQ Quadro \* ARABIC ">
        <w:r w:rsidR="00496F40">
          <w:rPr>
            <w:noProof/>
          </w:rPr>
          <w:t>3</w:t>
        </w:r>
      </w:fldSimple>
      <w:bookmarkEnd w:id="799"/>
      <w:r>
        <w:t xml:space="preserve"> Lista de ações possíveis nos eventos</w:t>
      </w:r>
      <w:commentRangeStart w:id="802"/>
      <w:r>
        <w:t xml:space="preserve"> </w:t>
      </w:r>
      <w:r w:rsidRPr="00A73EA3">
        <w:t>(próprio, 2020)</w:t>
      </w:r>
      <w:bookmarkEnd w:id="800"/>
      <w:commentRangeEnd w:id="802"/>
      <w:r w:rsidR="00AF6093">
        <w:rPr>
          <w:rStyle w:val="Refdecomentrio"/>
          <w:b w:val="0"/>
          <w:iCs/>
          <w:color w:val="000000"/>
        </w:rPr>
        <w:commentReference w:id="802"/>
      </w:r>
      <w:bookmarkEnd w:id="801"/>
    </w:p>
    <w:tbl>
      <w:tblPr>
        <w:tblStyle w:val="Tabelacomgrade"/>
        <w:tblW w:w="5000" w:type="pct"/>
        <w:tblLook w:val="04A0" w:firstRow="1" w:lastRow="0" w:firstColumn="1" w:lastColumn="0" w:noHBand="0" w:noVBand="1"/>
      </w:tblPr>
      <w:tblGrid>
        <w:gridCol w:w="4531"/>
        <w:gridCol w:w="4531"/>
      </w:tblGrid>
      <w:tr w:rsidR="00044C36" w14:paraId="5D7A12F8" w14:textId="77777777" w:rsidTr="00811B26">
        <w:tc>
          <w:tcPr>
            <w:tcW w:w="2500" w:type="pct"/>
          </w:tcPr>
          <w:p w14:paraId="0BE54B9A" w14:textId="74137CB0" w:rsidR="00044C36" w:rsidRPr="00F06399" w:rsidRDefault="00FF7441" w:rsidP="00A03108">
            <w:pPr>
              <w:rPr>
                <w:lang w:val="en-US"/>
              </w:rPr>
            </w:pPr>
            <w:proofErr w:type="spellStart"/>
            <w:r>
              <w:rPr>
                <w:lang w:val="en-US"/>
              </w:rPr>
              <w:t>Ação</w:t>
            </w:r>
            <w:proofErr w:type="spellEnd"/>
            <w:r w:rsidR="00CC40B7">
              <w:rPr>
                <w:lang w:val="en-US"/>
              </w:rPr>
              <w:t xml:space="preserve"> (Action)</w:t>
            </w:r>
          </w:p>
        </w:tc>
        <w:tc>
          <w:tcPr>
            <w:tcW w:w="2500" w:type="pct"/>
          </w:tcPr>
          <w:p w14:paraId="7692169A" w14:textId="51EBACE7" w:rsidR="00044C36" w:rsidRPr="00317470" w:rsidRDefault="00044C36" w:rsidP="00A03108">
            <w:r w:rsidRPr="00317470">
              <w:t>Descrição</w:t>
            </w:r>
          </w:p>
        </w:tc>
      </w:tr>
      <w:tr w:rsidR="00044C36" w:rsidRPr="00E35470" w14:paraId="45E38C5B" w14:textId="77777777" w:rsidTr="00811B26">
        <w:tc>
          <w:tcPr>
            <w:tcW w:w="2500" w:type="pct"/>
          </w:tcPr>
          <w:p w14:paraId="2F36AC35" w14:textId="0E24C3E7" w:rsidR="00044C36" w:rsidRDefault="00044C36" w:rsidP="00A03108">
            <w:pPr>
              <w:rPr>
                <w:lang w:val="en-US"/>
              </w:rPr>
            </w:pPr>
            <w:r w:rsidRPr="00044C36">
              <w:rPr>
                <w:lang w:val="en-US"/>
              </w:rPr>
              <w:t>CHANGE_MUSIC_TIME</w:t>
            </w:r>
          </w:p>
        </w:tc>
        <w:tc>
          <w:tcPr>
            <w:tcW w:w="2500" w:type="pct"/>
          </w:tcPr>
          <w:p w14:paraId="5F79273F" w14:textId="27DAE650" w:rsidR="00044C36" w:rsidRPr="00317470" w:rsidRDefault="00156029" w:rsidP="00A03108">
            <w:r w:rsidRPr="00317470">
              <w:t xml:space="preserve">Altera o </w:t>
            </w:r>
            <w:r w:rsidR="00E35470" w:rsidRPr="00317470">
              <w:t xml:space="preserve">tempo da </w:t>
            </w:r>
            <w:r w:rsidR="00E44975" w:rsidRPr="00317470">
              <w:t>música</w:t>
            </w:r>
            <w:r w:rsidR="00E35470" w:rsidRPr="00317470">
              <w:t xml:space="preserve"> </w:t>
            </w:r>
            <w:r w:rsidR="007C5226" w:rsidRPr="00317470">
              <w:t>durante a reprodução</w:t>
            </w:r>
          </w:p>
        </w:tc>
      </w:tr>
      <w:tr w:rsidR="00044C36" w14:paraId="0BEC7579" w14:textId="77777777" w:rsidTr="00811B26">
        <w:tc>
          <w:tcPr>
            <w:tcW w:w="2500" w:type="pct"/>
          </w:tcPr>
          <w:p w14:paraId="458C4B30" w14:textId="4DFE7F32" w:rsidR="00044C36" w:rsidRDefault="00044C36" w:rsidP="00A03108">
            <w:pPr>
              <w:rPr>
                <w:lang w:val="en-US"/>
              </w:rPr>
            </w:pPr>
            <w:r w:rsidRPr="00044C36">
              <w:rPr>
                <w:lang w:val="en-US"/>
              </w:rPr>
              <w:t>CHANGE_TO_NEXT_MUSIC</w:t>
            </w:r>
          </w:p>
        </w:tc>
        <w:tc>
          <w:tcPr>
            <w:tcW w:w="2500" w:type="pct"/>
          </w:tcPr>
          <w:p w14:paraId="322D38E5" w14:textId="47E4D522" w:rsidR="00044C36" w:rsidRPr="00317470" w:rsidRDefault="00714BDB" w:rsidP="00A03108">
            <w:r w:rsidRPr="00317470">
              <w:t>Passa para próxima música da lista</w:t>
            </w:r>
          </w:p>
        </w:tc>
      </w:tr>
      <w:tr w:rsidR="00044C36" w14:paraId="62CD560E" w14:textId="77777777" w:rsidTr="00811B26">
        <w:tc>
          <w:tcPr>
            <w:tcW w:w="2500" w:type="pct"/>
          </w:tcPr>
          <w:p w14:paraId="096352FD" w14:textId="767F98EC" w:rsidR="00044C36" w:rsidRDefault="00044C36" w:rsidP="00A03108">
            <w:pPr>
              <w:rPr>
                <w:lang w:val="en-US"/>
              </w:rPr>
            </w:pPr>
            <w:r w:rsidRPr="00044C36">
              <w:rPr>
                <w:lang w:val="en-US"/>
              </w:rPr>
              <w:t>CHANGE_TO_PREVIOUS_MUSIC</w:t>
            </w:r>
          </w:p>
        </w:tc>
        <w:tc>
          <w:tcPr>
            <w:tcW w:w="2500" w:type="pct"/>
          </w:tcPr>
          <w:p w14:paraId="427377F2" w14:textId="096C68C1" w:rsidR="00044C36" w:rsidRPr="00317470" w:rsidRDefault="005431CB" w:rsidP="00A03108">
            <w:r w:rsidRPr="00317470">
              <w:t xml:space="preserve">Volta </w:t>
            </w:r>
            <w:r w:rsidR="008F4DB2" w:rsidRPr="00317470">
              <w:t>para</w:t>
            </w:r>
            <w:r w:rsidRPr="00317470">
              <w:t xml:space="preserve"> música </w:t>
            </w:r>
            <w:r w:rsidR="008F4DB2" w:rsidRPr="00317470">
              <w:t xml:space="preserve">anterior </w:t>
            </w:r>
            <w:r w:rsidRPr="00317470">
              <w:t>da lista</w:t>
            </w:r>
          </w:p>
        </w:tc>
      </w:tr>
      <w:tr w:rsidR="00044C36" w14:paraId="6DDE7824" w14:textId="77777777" w:rsidTr="00811B26">
        <w:tc>
          <w:tcPr>
            <w:tcW w:w="2500" w:type="pct"/>
          </w:tcPr>
          <w:p w14:paraId="7A6B3A70" w14:textId="5086FE62" w:rsidR="00044C36" w:rsidRDefault="00044C36" w:rsidP="00A03108">
            <w:pPr>
              <w:rPr>
                <w:lang w:val="en-US"/>
              </w:rPr>
            </w:pPr>
            <w:r w:rsidRPr="00044C36">
              <w:rPr>
                <w:lang w:val="en-US"/>
              </w:rPr>
              <w:t>CHOOSE_ACTIVITY</w:t>
            </w:r>
          </w:p>
        </w:tc>
        <w:tc>
          <w:tcPr>
            <w:tcW w:w="2500" w:type="pct"/>
          </w:tcPr>
          <w:p w14:paraId="7EADD557" w14:textId="03C92F53" w:rsidR="00044C36" w:rsidRPr="00317470" w:rsidRDefault="00317470" w:rsidP="00A03108">
            <w:r w:rsidRPr="00317470">
              <w:t>Registro da atividade</w:t>
            </w:r>
          </w:p>
        </w:tc>
      </w:tr>
      <w:tr w:rsidR="00044C36" w14:paraId="34ED177F" w14:textId="77777777" w:rsidTr="00811B26">
        <w:tc>
          <w:tcPr>
            <w:tcW w:w="2500" w:type="pct"/>
          </w:tcPr>
          <w:p w14:paraId="0AB401EE" w14:textId="0286DD61" w:rsidR="00044C36" w:rsidRDefault="00044C36" w:rsidP="00A03108">
            <w:pPr>
              <w:rPr>
                <w:lang w:val="en-US"/>
              </w:rPr>
            </w:pPr>
            <w:r w:rsidRPr="00044C36">
              <w:rPr>
                <w:lang w:val="en-US"/>
              </w:rPr>
              <w:t>CHOOSE_FEELING</w:t>
            </w:r>
          </w:p>
        </w:tc>
        <w:tc>
          <w:tcPr>
            <w:tcW w:w="2500" w:type="pct"/>
          </w:tcPr>
          <w:p w14:paraId="36BABCE3" w14:textId="123E4D20" w:rsidR="00044C36" w:rsidRPr="00317470" w:rsidRDefault="00317470" w:rsidP="00A03108">
            <w:r w:rsidRPr="00317470">
              <w:t>Registro do humor atual</w:t>
            </w:r>
          </w:p>
        </w:tc>
      </w:tr>
      <w:tr w:rsidR="00044C36" w:rsidRPr="00317470" w14:paraId="72535C3A" w14:textId="77777777" w:rsidTr="00811B26">
        <w:tc>
          <w:tcPr>
            <w:tcW w:w="2500" w:type="pct"/>
          </w:tcPr>
          <w:p w14:paraId="06AB4479" w14:textId="72B5DFCB" w:rsidR="00044C36" w:rsidRDefault="00044C36" w:rsidP="00A03108">
            <w:pPr>
              <w:rPr>
                <w:lang w:val="en-US"/>
              </w:rPr>
            </w:pPr>
            <w:r w:rsidRPr="00044C36">
              <w:rPr>
                <w:lang w:val="en-US"/>
              </w:rPr>
              <w:t>CHOOSE_FEELING_TO_BE_LIKE</w:t>
            </w:r>
          </w:p>
        </w:tc>
        <w:tc>
          <w:tcPr>
            <w:tcW w:w="2500" w:type="pct"/>
          </w:tcPr>
          <w:p w14:paraId="736E878F" w14:textId="22210836" w:rsidR="00044C36" w:rsidRPr="00317470" w:rsidRDefault="00317470" w:rsidP="00A03108">
            <w:r w:rsidRPr="00317470">
              <w:t>Registro do humor que gostaria de estar</w:t>
            </w:r>
          </w:p>
        </w:tc>
      </w:tr>
      <w:tr w:rsidR="00044C36" w14:paraId="6CD26CDB" w14:textId="77777777" w:rsidTr="00811B26">
        <w:tc>
          <w:tcPr>
            <w:tcW w:w="2500" w:type="pct"/>
          </w:tcPr>
          <w:p w14:paraId="030610D7" w14:textId="7CBDD3FD" w:rsidR="00044C36" w:rsidRDefault="00044C36" w:rsidP="00A03108">
            <w:pPr>
              <w:rPr>
                <w:lang w:val="en-US"/>
              </w:rPr>
            </w:pPr>
            <w:r w:rsidRPr="00044C36">
              <w:rPr>
                <w:lang w:val="en-US"/>
              </w:rPr>
              <w:t>CHOOSE_LOCATION</w:t>
            </w:r>
          </w:p>
        </w:tc>
        <w:tc>
          <w:tcPr>
            <w:tcW w:w="2500" w:type="pct"/>
          </w:tcPr>
          <w:p w14:paraId="1AC0ADA6" w14:textId="23041B11" w:rsidR="00044C36" w:rsidRPr="00317470" w:rsidRDefault="009743AC" w:rsidP="00A03108">
            <w:r>
              <w:t>Registro da localização</w:t>
            </w:r>
          </w:p>
        </w:tc>
      </w:tr>
      <w:tr w:rsidR="00044C36" w14:paraId="3A112DB3" w14:textId="77777777" w:rsidTr="00811B26">
        <w:tc>
          <w:tcPr>
            <w:tcW w:w="2500" w:type="pct"/>
          </w:tcPr>
          <w:p w14:paraId="6449991D" w14:textId="3971571F" w:rsidR="00044C36" w:rsidRPr="00044C36" w:rsidRDefault="00044C36" w:rsidP="00A03108">
            <w:pPr>
              <w:rPr>
                <w:lang w:val="en-US"/>
              </w:rPr>
            </w:pPr>
            <w:r w:rsidRPr="00044C36">
              <w:rPr>
                <w:lang w:val="en-US"/>
              </w:rPr>
              <w:t>HATED_MUSIC</w:t>
            </w:r>
          </w:p>
        </w:tc>
        <w:tc>
          <w:tcPr>
            <w:tcW w:w="2500" w:type="pct"/>
          </w:tcPr>
          <w:p w14:paraId="7683D1B6" w14:textId="60173054" w:rsidR="00044C36" w:rsidRPr="00317470" w:rsidRDefault="00F21F5D" w:rsidP="00A03108">
            <w:r>
              <w:t>Não gostou da música que está tocando</w:t>
            </w:r>
          </w:p>
        </w:tc>
      </w:tr>
      <w:tr w:rsidR="00044C36" w14:paraId="3EBF15F0" w14:textId="77777777" w:rsidTr="00811B26">
        <w:tc>
          <w:tcPr>
            <w:tcW w:w="2500" w:type="pct"/>
          </w:tcPr>
          <w:p w14:paraId="15D5CCFF" w14:textId="14DA572F" w:rsidR="00044C36" w:rsidRPr="00044C36" w:rsidRDefault="00044C36" w:rsidP="00A03108">
            <w:pPr>
              <w:rPr>
                <w:lang w:val="en-US"/>
              </w:rPr>
            </w:pPr>
            <w:r w:rsidRPr="00044C36">
              <w:rPr>
                <w:lang w:val="en-US"/>
              </w:rPr>
              <w:t>HIDE_DETAILS</w:t>
            </w:r>
          </w:p>
        </w:tc>
        <w:tc>
          <w:tcPr>
            <w:tcW w:w="2500" w:type="pct"/>
          </w:tcPr>
          <w:p w14:paraId="462619F8" w14:textId="5ACA93F5" w:rsidR="00044C36" w:rsidRPr="00317470" w:rsidRDefault="00F21F5D" w:rsidP="00A03108">
            <w:r>
              <w:t xml:space="preserve">Escondeu os detalhes da </w:t>
            </w:r>
            <w:r w:rsidR="00803D37">
              <w:t>música</w:t>
            </w:r>
            <w:r w:rsidR="006C610C">
              <w:t xml:space="preserve"> (plugin)</w:t>
            </w:r>
          </w:p>
        </w:tc>
      </w:tr>
      <w:tr w:rsidR="00044C36" w14:paraId="1C0D1A03" w14:textId="77777777" w:rsidTr="00811B26">
        <w:tc>
          <w:tcPr>
            <w:tcW w:w="2500" w:type="pct"/>
          </w:tcPr>
          <w:p w14:paraId="1873E829" w14:textId="3EBD609C" w:rsidR="00044C36" w:rsidRPr="00044C36" w:rsidRDefault="00044C36" w:rsidP="00A03108">
            <w:pPr>
              <w:rPr>
                <w:lang w:val="en-US"/>
              </w:rPr>
            </w:pPr>
            <w:r w:rsidRPr="00044C36">
              <w:rPr>
                <w:lang w:val="en-US"/>
              </w:rPr>
              <w:t>LIKED_ARTIST</w:t>
            </w:r>
          </w:p>
        </w:tc>
        <w:tc>
          <w:tcPr>
            <w:tcW w:w="2500" w:type="pct"/>
          </w:tcPr>
          <w:p w14:paraId="319E2C0F" w14:textId="71A5D4C6" w:rsidR="00044C36" w:rsidRPr="00317470" w:rsidRDefault="00746F06" w:rsidP="00A03108">
            <w:r>
              <w:t>Gostou do artista</w:t>
            </w:r>
          </w:p>
        </w:tc>
      </w:tr>
      <w:tr w:rsidR="00044C36" w14:paraId="6D7C2C57" w14:textId="77777777" w:rsidTr="00811B26">
        <w:tc>
          <w:tcPr>
            <w:tcW w:w="2500" w:type="pct"/>
          </w:tcPr>
          <w:p w14:paraId="7898E86B" w14:textId="37CD8DF7" w:rsidR="00044C36" w:rsidRPr="00044C36" w:rsidRDefault="00044C36" w:rsidP="00A03108">
            <w:pPr>
              <w:rPr>
                <w:lang w:val="en-US"/>
              </w:rPr>
            </w:pPr>
            <w:r w:rsidRPr="00044C36">
              <w:rPr>
                <w:lang w:val="en-US"/>
              </w:rPr>
              <w:t>LIKED_GENRE</w:t>
            </w:r>
          </w:p>
        </w:tc>
        <w:tc>
          <w:tcPr>
            <w:tcW w:w="2500" w:type="pct"/>
          </w:tcPr>
          <w:p w14:paraId="1D194516" w14:textId="330EAE6A" w:rsidR="00044C36" w:rsidRPr="00317470" w:rsidRDefault="002A5D88" w:rsidP="00A03108">
            <w:r>
              <w:t>Gostou do gênero</w:t>
            </w:r>
          </w:p>
        </w:tc>
      </w:tr>
      <w:tr w:rsidR="00044C36" w14:paraId="072523A9" w14:textId="77777777" w:rsidTr="00811B26">
        <w:tc>
          <w:tcPr>
            <w:tcW w:w="2500" w:type="pct"/>
          </w:tcPr>
          <w:p w14:paraId="0D2082C4" w14:textId="1F77847F" w:rsidR="00044C36" w:rsidRPr="00044C36" w:rsidRDefault="00044C36" w:rsidP="00A03108">
            <w:pPr>
              <w:rPr>
                <w:lang w:val="en-US"/>
              </w:rPr>
            </w:pPr>
            <w:r w:rsidRPr="00044C36">
              <w:rPr>
                <w:lang w:val="en-US"/>
              </w:rPr>
              <w:t>LIKED_MUSIC</w:t>
            </w:r>
          </w:p>
        </w:tc>
        <w:tc>
          <w:tcPr>
            <w:tcW w:w="2500" w:type="pct"/>
          </w:tcPr>
          <w:p w14:paraId="33455D9D" w14:textId="1B2942E0" w:rsidR="00044C36" w:rsidRPr="00317470" w:rsidRDefault="002A5D88" w:rsidP="00A03108">
            <w:r>
              <w:t xml:space="preserve">Gostou da </w:t>
            </w:r>
            <w:r w:rsidR="00DA0D9A">
              <w:t>música</w:t>
            </w:r>
          </w:p>
        </w:tc>
      </w:tr>
      <w:tr w:rsidR="00044C36" w14:paraId="229C8826" w14:textId="77777777" w:rsidTr="00811B26">
        <w:tc>
          <w:tcPr>
            <w:tcW w:w="2500" w:type="pct"/>
          </w:tcPr>
          <w:p w14:paraId="74800C25" w14:textId="536B2907" w:rsidR="00044C36" w:rsidRPr="00044C36" w:rsidRDefault="00044C36" w:rsidP="00A03108">
            <w:pPr>
              <w:rPr>
                <w:lang w:val="en-US"/>
              </w:rPr>
            </w:pPr>
            <w:r w:rsidRPr="00044C36">
              <w:rPr>
                <w:lang w:val="en-US"/>
              </w:rPr>
              <w:t>LOAD_LOCATION</w:t>
            </w:r>
          </w:p>
        </w:tc>
        <w:tc>
          <w:tcPr>
            <w:tcW w:w="2500" w:type="pct"/>
          </w:tcPr>
          <w:p w14:paraId="6F5ECAF2" w14:textId="7FA9AEFE" w:rsidR="00044C36" w:rsidRPr="00317470" w:rsidRDefault="00DA0D9A" w:rsidP="00A03108">
            <w:r>
              <w:t>Carregou a localização (latitude, longitude)</w:t>
            </w:r>
          </w:p>
        </w:tc>
      </w:tr>
      <w:tr w:rsidR="00044C36" w14:paraId="5F9C1392" w14:textId="77777777" w:rsidTr="00811B26">
        <w:tc>
          <w:tcPr>
            <w:tcW w:w="2500" w:type="pct"/>
          </w:tcPr>
          <w:p w14:paraId="7EC702F7" w14:textId="5740F66F" w:rsidR="00044C36" w:rsidRPr="00044C36" w:rsidRDefault="00044C36" w:rsidP="00A03108">
            <w:pPr>
              <w:rPr>
                <w:lang w:val="en-US"/>
              </w:rPr>
            </w:pPr>
            <w:r w:rsidRPr="00044C36">
              <w:rPr>
                <w:lang w:val="en-US"/>
              </w:rPr>
              <w:t>PAUSE_MUSIC</w:t>
            </w:r>
          </w:p>
        </w:tc>
        <w:tc>
          <w:tcPr>
            <w:tcW w:w="2500" w:type="pct"/>
          </w:tcPr>
          <w:p w14:paraId="33C9CBCC" w14:textId="1AB1399F" w:rsidR="00044C36" w:rsidRPr="00317470" w:rsidRDefault="00D11942" w:rsidP="00A03108">
            <w:r>
              <w:t xml:space="preserve">Pausou a </w:t>
            </w:r>
            <w:r w:rsidR="002F5E2D">
              <w:t>música</w:t>
            </w:r>
          </w:p>
        </w:tc>
      </w:tr>
      <w:tr w:rsidR="00044C36" w14:paraId="0723857E" w14:textId="77777777" w:rsidTr="00811B26">
        <w:tc>
          <w:tcPr>
            <w:tcW w:w="2500" w:type="pct"/>
          </w:tcPr>
          <w:p w14:paraId="25AE484D" w14:textId="51174279" w:rsidR="00044C36" w:rsidRPr="00044C36" w:rsidRDefault="00044C36" w:rsidP="00A03108">
            <w:pPr>
              <w:rPr>
                <w:lang w:val="en-US"/>
              </w:rPr>
            </w:pPr>
            <w:r w:rsidRPr="00044C36">
              <w:rPr>
                <w:lang w:val="en-US"/>
              </w:rPr>
              <w:t>PLAY_MUSIC</w:t>
            </w:r>
          </w:p>
        </w:tc>
        <w:tc>
          <w:tcPr>
            <w:tcW w:w="2500" w:type="pct"/>
          </w:tcPr>
          <w:p w14:paraId="2A1873E9" w14:textId="35F62977" w:rsidR="00044C36" w:rsidRPr="00317470" w:rsidRDefault="00D11942" w:rsidP="00A03108">
            <w:r>
              <w:t xml:space="preserve">Tocou a </w:t>
            </w:r>
            <w:r w:rsidR="002F5E2D">
              <w:t>música</w:t>
            </w:r>
          </w:p>
        </w:tc>
      </w:tr>
      <w:tr w:rsidR="00044C36" w14:paraId="2C4CA82E" w14:textId="77777777" w:rsidTr="00811B26">
        <w:tc>
          <w:tcPr>
            <w:tcW w:w="2500" w:type="pct"/>
          </w:tcPr>
          <w:p w14:paraId="7E32C4DF" w14:textId="23A43B26" w:rsidR="00044C36" w:rsidRPr="00044C36" w:rsidRDefault="00044C36" w:rsidP="00A03108">
            <w:pPr>
              <w:rPr>
                <w:lang w:val="en-US"/>
              </w:rPr>
            </w:pPr>
            <w:r w:rsidRPr="00044C36">
              <w:rPr>
                <w:lang w:val="en-US"/>
              </w:rPr>
              <w:t>RESTART_MUSIC</w:t>
            </w:r>
          </w:p>
        </w:tc>
        <w:tc>
          <w:tcPr>
            <w:tcW w:w="2500" w:type="pct"/>
          </w:tcPr>
          <w:p w14:paraId="7CB7A548" w14:textId="4C8C64BA" w:rsidR="00044C36" w:rsidRPr="00317470" w:rsidRDefault="007E3E61" w:rsidP="00A03108">
            <w:r>
              <w:t xml:space="preserve">Reiniciou a </w:t>
            </w:r>
            <w:r w:rsidR="002F5E2D">
              <w:t>música</w:t>
            </w:r>
          </w:p>
        </w:tc>
      </w:tr>
      <w:tr w:rsidR="00044C36" w14:paraId="7D6E9E4D" w14:textId="77777777" w:rsidTr="00811B26">
        <w:tc>
          <w:tcPr>
            <w:tcW w:w="2500" w:type="pct"/>
          </w:tcPr>
          <w:p w14:paraId="7B1F069F" w14:textId="17BBD9B3" w:rsidR="00044C36" w:rsidRPr="00044C36" w:rsidRDefault="00044C36" w:rsidP="00A03108">
            <w:pPr>
              <w:rPr>
                <w:lang w:val="en-US"/>
              </w:rPr>
            </w:pPr>
            <w:r w:rsidRPr="00044C36">
              <w:rPr>
                <w:lang w:val="en-US"/>
              </w:rPr>
              <w:t>SHOW_DETAILS</w:t>
            </w:r>
          </w:p>
        </w:tc>
        <w:tc>
          <w:tcPr>
            <w:tcW w:w="2500" w:type="pct"/>
          </w:tcPr>
          <w:p w14:paraId="704E0DA6" w14:textId="624F3116" w:rsidR="00044C36" w:rsidRPr="00317470" w:rsidRDefault="0083375E" w:rsidP="00A03108">
            <w:r>
              <w:t xml:space="preserve">Abriu os detalhes da </w:t>
            </w:r>
            <w:r w:rsidR="002F5E2D">
              <w:t>música</w:t>
            </w:r>
          </w:p>
        </w:tc>
      </w:tr>
    </w:tbl>
    <w:p w14:paraId="39E66820" w14:textId="32AEC340" w:rsidR="00074D32" w:rsidRPr="0083375E" w:rsidRDefault="00074D32" w:rsidP="00A03108">
      <w:r w:rsidRPr="0083375E">
        <w:t xml:space="preserve"> </w:t>
      </w:r>
    </w:p>
    <w:p w14:paraId="7173B321" w14:textId="2B885A81" w:rsidR="002A1DBB" w:rsidRPr="008B3A75" w:rsidRDefault="008B3A75" w:rsidP="00A03108">
      <w:r w:rsidRPr="00A02EEA">
        <w:tab/>
      </w:r>
      <w:r w:rsidR="00360703" w:rsidRPr="00360703">
        <w:t xml:space="preserve">A </w:t>
      </w:r>
      <w:r w:rsidR="00C23575">
        <w:fldChar w:fldCharType="begin"/>
      </w:r>
      <w:r w:rsidR="00C23575">
        <w:instrText xml:space="preserve"> REF _Ref54973329 \h </w:instrText>
      </w:r>
      <w:r w:rsidR="00C23575">
        <w:fldChar w:fldCharType="separate"/>
      </w:r>
      <w:r w:rsidR="00C23575">
        <w:t xml:space="preserve">Figura </w:t>
      </w:r>
      <w:r w:rsidR="00C23575">
        <w:rPr>
          <w:noProof/>
        </w:rPr>
        <w:t>18</w:t>
      </w:r>
      <w:r w:rsidR="00C23575">
        <w:fldChar w:fldCharType="end"/>
      </w:r>
      <w:r w:rsidR="00360703" w:rsidRPr="00360703">
        <w:t xml:space="preserve"> apresenta as </w:t>
      </w:r>
      <w:r w:rsidR="00360703">
        <w:t>etapas de preparação dos dados</w:t>
      </w:r>
      <w:r w:rsidR="0057502A">
        <w:t>,</w:t>
      </w:r>
      <w:r w:rsidR="00360703">
        <w:t xml:space="preserve"> desde o carregamento </w:t>
      </w:r>
      <w:r w:rsidR="00FF46CE">
        <w:t>do</w:t>
      </w:r>
      <w:r w:rsidR="00360703">
        <w:t xml:space="preserve"> </w:t>
      </w:r>
      <w:commentRangeStart w:id="803"/>
      <w:r w:rsidR="00360703">
        <w:t>arquivo</w:t>
      </w:r>
      <w:r w:rsidR="0057502A">
        <w:t xml:space="preserve"> </w:t>
      </w:r>
      <w:r w:rsidR="009F0A78">
        <w:t xml:space="preserve">exportado do </w:t>
      </w:r>
      <w:proofErr w:type="spellStart"/>
      <w:r w:rsidR="009F0A78">
        <w:t>Firebase</w:t>
      </w:r>
      <w:proofErr w:type="spellEnd"/>
      <w:r w:rsidR="009F0A78">
        <w:t>, que contém as informações dos eventos,</w:t>
      </w:r>
      <w:r w:rsidR="0057502A">
        <w:t xml:space="preserve"> </w:t>
      </w:r>
      <w:commentRangeEnd w:id="803"/>
      <w:r w:rsidR="00AF6093">
        <w:rPr>
          <w:rStyle w:val="Refdecomentrio"/>
        </w:rPr>
        <w:commentReference w:id="803"/>
      </w:r>
      <w:r w:rsidR="0057502A">
        <w:t xml:space="preserve">até </w:t>
      </w:r>
      <w:r w:rsidR="00A92F51">
        <w:t xml:space="preserve">a execução do </w:t>
      </w:r>
      <w:r w:rsidR="006419C6">
        <w:t xml:space="preserve">algoritmo </w:t>
      </w:r>
      <w:r w:rsidR="00A92F51">
        <w:t>KNN</w:t>
      </w:r>
      <w:r w:rsidR="00360703">
        <w:t>.</w:t>
      </w:r>
      <w:r w:rsidR="00ED59C9">
        <w:t xml:space="preserve"> </w:t>
      </w:r>
      <w:r w:rsidR="00AA5E6A">
        <w:t>É</w:t>
      </w:r>
      <w:r w:rsidR="00360703">
        <w:t xml:space="preserve"> </w:t>
      </w:r>
      <w:r w:rsidR="00AA5E6A">
        <w:t>n</w:t>
      </w:r>
      <w:r w:rsidR="00360703">
        <w:t>a etapa</w:t>
      </w:r>
      <w:r w:rsidRPr="008B3A75">
        <w:t xml:space="preserve"> </w:t>
      </w:r>
      <w:r w:rsidR="00360703">
        <w:t>“Carrega JSON”</w:t>
      </w:r>
      <w:r>
        <w:t xml:space="preserve"> </w:t>
      </w:r>
      <w:r w:rsidR="005D308F">
        <w:t>que se tem</w:t>
      </w:r>
      <w:r>
        <w:t xml:space="preserve"> </w:t>
      </w:r>
      <w:r w:rsidR="00360703">
        <w:t xml:space="preserve">o </w:t>
      </w:r>
      <w:r w:rsidR="00C62A8A" w:rsidRPr="00A03108">
        <w:rPr>
          <w:i/>
        </w:rPr>
        <w:t>upload</w:t>
      </w:r>
      <w:r w:rsidR="00C62A8A">
        <w:t xml:space="preserve"> dos dados</w:t>
      </w:r>
      <w:r w:rsidR="00360703">
        <w:t xml:space="preserve"> </w:t>
      </w:r>
      <w:r>
        <w:t xml:space="preserve">a partir da biblioteca padrão do </w:t>
      </w:r>
      <w:proofErr w:type="spellStart"/>
      <w:r w:rsidRPr="00CF34DD">
        <w:rPr>
          <w:i/>
        </w:rPr>
        <w:t>python</w:t>
      </w:r>
      <w:proofErr w:type="spellEnd"/>
      <w:r>
        <w:t xml:space="preserve"> “open”</w:t>
      </w:r>
      <w:r w:rsidR="002E1C85">
        <w:t>.</w:t>
      </w:r>
      <w:r>
        <w:t xml:space="preserve"> </w:t>
      </w:r>
      <w:r w:rsidR="000624EF">
        <w:t>P</w:t>
      </w:r>
      <w:r>
        <w:t>ara a interpretação</w:t>
      </w:r>
      <w:r w:rsidR="0026204A">
        <w:t xml:space="preserve"> do arquivo JSON</w:t>
      </w:r>
      <w:r>
        <w:t xml:space="preserve">, </w:t>
      </w:r>
      <w:r w:rsidR="00217269">
        <w:t>existe</w:t>
      </w:r>
      <w:r>
        <w:t xml:space="preserve"> a biblioteca </w:t>
      </w:r>
      <w:proofErr w:type="spellStart"/>
      <w:r w:rsidRPr="00A27BAF">
        <w:rPr>
          <w:i/>
        </w:rPr>
        <w:t>json</w:t>
      </w:r>
      <w:proofErr w:type="spellEnd"/>
      <w:r w:rsidR="003A34EC">
        <w:t xml:space="preserve">, </w:t>
      </w:r>
      <w:r w:rsidR="00BF4190">
        <w:t>que carrega os dados</w:t>
      </w:r>
      <w:r>
        <w:t xml:space="preserve"> em um dicionário</w:t>
      </w:r>
      <w:r w:rsidR="00AB4434">
        <w:t xml:space="preserve">, </w:t>
      </w:r>
      <w:r w:rsidR="00353B67">
        <w:t xml:space="preserve">do qual </w:t>
      </w:r>
      <w:r w:rsidR="00A43661">
        <w:t>obtém</w:t>
      </w:r>
      <w:r w:rsidR="00532B9F">
        <w:t xml:space="preserve"> os usuários e seus eventos e </w:t>
      </w:r>
      <w:r w:rsidR="00B20A5B">
        <w:t>os</w:t>
      </w:r>
      <w:r w:rsidR="00532B9F">
        <w:t xml:space="preserve"> </w:t>
      </w:r>
      <w:r w:rsidR="00532B9F">
        <w:lastRenderedPageBreak/>
        <w:t>transfo</w:t>
      </w:r>
      <w:r w:rsidR="00AE711C">
        <w:t>r</w:t>
      </w:r>
      <w:r w:rsidR="00B20A5B">
        <w:t>ma</w:t>
      </w:r>
      <w:r w:rsidR="00532B9F">
        <w:t xml:space="preserve"> em outro dicionário </w:t>
      </w:r>
      <w:proofErr w:type="spellStart"/>
      <w:r w:rsidR="00532B9F" w:rsidRPr="00532B9F">
        <w:rPr>
          <w:i/>
        </w:rPr>
        <w:t>users</w:t>
      </w:r>
      <w:proofErr w:type="spellEnd"/>
      <w:r w:rsidR="00532B9F">
        <w:t>, cuj</w:t>
      </w:r>
      <w:r w:rsidR="00C061A1">
        <w:t>a</w:t>
      </w:r>
      <w:r w:rsidR="00532B9F">
        <w:t xml:space="preserve"> </w:t>
      </w:r>
      <w:proofErr w:type="spellStart"/>
      <w:r w:rsidR="00532B9F" w:rsidRPr="00566F51">
        <w:rPr>
          <w:i/>
        </w:rPr>
        <w:t>key</w:t>
      </w:r>
      <w:proofErr w:type="spellEnd"/>
      <w:r w:rsidR="00532B9F">
        <w:t xml:space="preserve"> é o id do usuário e o conteúdo </w:t>
      </w:r>
      <w:r w:rsidR="007233BE">
        <w:t>sua lista de</w:t>
      </w:r>
      <w:r w:rsidR="00532B9F">
        <w:t xml:space="preserve"> eventos.</w:t>
      </w:r>
    </w:p>
    <w:p w14:paraId="532C9F73" w14:textId="77777777" w:rsidR="000B6FB9" w:rsidRDefault="000B6FB9" w:rsidP="00A03108">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60">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2BE07F96" w:rsidR="000B6FB9" w:rsidRDefault="000B6FB9" w:rsidP="00A03108">
      <w:pPr>
        <w:pStyle w:val="Legenda"/>
        <w:rPr>
          <w:noProof/>
        </w:rPr>
      </w:pPr>
      <w:bookmarkStart w:id="804" w:name="_Ref54973329"/>
      <w:bookmarkStart w:id="805" w:name="_Toc55260893"/>
      <w:r w:rsidRPr="003363D8">
        <w:rPr>
          <w:highlight w:val="yellow"/>
        </w:rPr>
        <w:t xml:space="preserve">Figura </w:t>
      </w:r>
      <w:fldSimple w:instr=" SEQ Figura \* ARABIC ">
        <w:r w:rsidR="00772326" w:rsidRPr="003363D8">
          <w:rPr>
            <w:highlight w:val="yellow"/>
          </w:rPr>
          <w:t>18</w:t>
        </w:r>
      </w:fldSimple>
      <w:bookmarkEnd w:id="804"/>
      <w:r w:rsidRPr="003363D8">
        <w:rPr>
          <w:highlight w:val="yellow"/>
        </w:rPr>
        <w:t xml:space="preserve"> </w:t>
      </w:r>
      <w:r w:rsidR="00C370FC" w:rsidRPr="003363D8">
        <w:rPr>
          <w:highlight w:val="yellow"/>
        </w:rPr>
        <w:t>Visão macro das e</w:t>
      </w:r>
      <w:r w:rsidRPr="003363D8">
        <w:rPr>
          <w:highlight w:val="yellow"/>
        </w:rPr>
        <w:t xml:space="preserve">tapas para </w:t>
      </w:r>
      <w:r w:rsidR="00757012" w:rsidRPr="003363D8">
        <w:rPr>
          <w:highlight w:val="yellow"/>
        </w:rPr>
        <w:t>transformar</w:t>
      </w:r>
      <w:r w:rsidRPr="003363D8">
        <w:rPr>
          <w:highlight w:val="yellow"/>
        </w:rPr>
        <w:t xml:space="preserve"> os </w:t>
      </w:r>
      <w:r w:rsidR="005F6EDA" w:rsidRPr="003363D8">
        <w:rPr>
          <w:highlight w:val="yellow"/>
        </w:rPr>
        <w:t xml:space="preserve">eventos registrados no </w:t>
      </w:r>
      <w:proofErr w:type="spellStart"/>
      <w:r w:rsidR="005F6EDA" w:rsidRPr="003363D8">
        <w:rPr>
          <w:highlight w:val="yellow"/>
        </w:rPr>
        <w:t>firebase</w:t>
      </w:r>
      <w:proofErr w:type="spellEnd"/>
      <w:r w:rsidR="005F6EDA" w:rsidRPr="003363D8">
        <w:rPr>
          <w:highlight w:val="yellow"/>
        </w:rPr>
        <w:t xml:space="preserve"> </w:t>
      </w:r>
      <w:r w:rsidR="000200DD" w:rsidRPr="003363D8">
        <w:rPr>
          <w:highlight w:val="yellow"/>
        </w:rPr>
        <w:t>na</w:t>
      </w:r>
      <w:r w:rsidR="00757012" w:rsidRPr="003363D8">
        <w:rPr>
          <w:highlight w:val="yellow"/>
        </w:rPr>
        <w:t xml:space="preserve"> tabela que </w:t>
      </w:r>
      <w:proofErr w:type="spellStart"/>
      <w:r w:rsidR="00757012" w:rsidRPr="003363D8">
        <w:rPr>
          <w:highlight w:val="yellow"/>
        </w:rPr>
        <w:t>sera</w:t>
      </w:r>
      <w:proofErr w:type="spellEnd"/>
      <w:r w:rsidR="00757012" w:rsidRPr="003363D8">
        <w:rPr>
          <w:highlight w:val="yellow"/>
        </w:rPr>
        <w:t xml:space="preserve"> rodado o</w:t>
      </w:r>
      <w:r w:rsidRPr="003363D8">
        <w:rPr>
          <w:highlight w:val="yellow"/>
        </w:rPr>
        <w:t xml:space="preserve"> KNN</w:t>
      </w:r>
      <w:r w:rsidR="00180781" w:rsidRPr="003363D8">
        <w:rPr>
          <w:highlight w:val="yellow"/>
        </w:rPr>
        <w:t xml:space="preserve"> </w:t>
      </w:r>
      <w:r w:rsidR="00180781" w:rsidRPr="003363D8">
        <w:t>(próprio, 2020)</w:t>
      </w:r>
      <w:bookmarkEnd w:id="805"/>
    </w:p>
    <w:p w14:paraId="24982577" w14:textId="461C5436" w:rsidR="00277DEC" w:rsidRDefault="0019064E" w:rsidP="00A03108">
      <w:r>
        <w:tab/>
      </w:r>
      <w:r w:rsidR="00EF23AA">
        <w:t>Na</w:t>
      </w:r>
      <w:r>
        <w:t xml:space="preserve"> segunda etapa “Separa Contexto”, representada </w:t>
      </w:r>
      <w:r w:rsidR="00F465AD">
        <w:t>pela</w:t>
      </w:r>
      <w:r>
        <w:t xml:space="preserve"> </w:t>
      </w:r>
      <w:r w:rsidR="00C23575">
        <w:fldChar w:fldCharType="begin"/>
      </w:r>
      <w:r w:rsidR="00C23575">
        <w:instrText xml:space="preserve"> REF _Ref54973321 \h </w:instrText>
      </w:r>
      <w:r w:rsidR="00C23575">
        <w:fldChar w:fldCharType="separate"/>
      </w:r>
      <w:r w:rsidR="00C23575">
        <w:t xml:space="preserve">Figura </w:t>
      </w:r>
      <w:r w:rsidR="00C23575">
        <w:rPr>
          <w:noProof/>
        </w:rPr>
        <w:t>19</w:t>
      </w:r>
      <w:r w:rsidR="00C23575">
        <w:fldChar w:fldCharType="end"/>
      </w:r>
      <w:r>
        <w:t>, é realizad</w:t>
      </w:r>
      <w:r w:rsidR="004A5767">
        <w:t>a</w:t>
      </w:r>
      <w:r>
        <w:t xml:space="preserve"> a quebra dos eventos de cada usuário </w:t>
      </w:r>
      <w:r w:rsidR="00AF1E23">
        <w:t xml:space="preserve">por </w:t>
      </w:r>
      <w:r w:rsidR="00AA687E">
        <w:t>seus contextos</w:t>
      </w:r>
      <w:r w:rsidR="00843A71">
        <w:t>,</w:t>
      </w:r>
      <w:r w:rsidR="001E07DF">
        <w:t xml:space="preserve"> </w:t>
      </w:r>
      <w:r w:rsidR="00843A71">
        <w:t>c</w:t>
      </w:r>
      <w:r w:rsidR="001E07DF">
        <w:t xml:space="preserve">riando assim, uma relação com as </w:t>
      </w:r>
      <w:r w:rsidR="006762C6">
        <w:t>músicas</w:t>
      </w:r>
      <w:r w:rsidR="001E07DF">
        <w:t xml:space="preserve"> </w:t>
      </w:r>
      <w:r w:rsidR="0046487C">
        <w:t>reproduzidas</w:t>
      </w:r>
      <w:r w:rsidR="00DF1C83">
        <w:t>.</w:t>
      </w:r>
      <w:r w:rsidR="008A158F">
        <w:t xml:space="preserve"> </w:t>
      </w:r>
      <w:r w:rsidR="00C55A05">
        <w:t>Isso está</w:t>
      </w:r>
      <w:r w:rsidR="00432FE5">
        <w:t xml:space="preserve"> representado na </w:t>
      </w:r>
      <w:r w:rsidR="00C23575">
        <w:fldChar w:fldCharType="begin"/>
      </w:r>
      <w:r w:rsidR="00C23575">
        <w:instrText xml:space="preserve"> REF _Ref54973316 \h </w:instrText>
      </w:r>
      <w:r w:rsidR="00C23575">
        <w:fldChar w:fldCharType="separate"/>
      </w:r>
      <w:r w:rsidR="00C23575">
        <w:t xml:space="preserve">Figura </w:t>
      </w:r>
      <w:r w:rsidR="00C23575">
        <w:rPr>
          <w:noProof/>
        </w:rPr>
        <w:t>20</w:t>
      </w:r>
      <w:r w:rsidR="00C23575">
        <w:fldChar w:fldCharType="end"/>
      </w:r>
      <w:r w:rsidR="00432FE5">
        <w:t>.</w:t>
      </w:r>
    </w:p>
    <w:p w14:paraId="6AA8809C" w14:textId="77777777" w:rsidR="00277DEC" w:rsidRDefault="00277DEC" w:rsidP="00A03108">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79CA3882" w:rsidR="000B6FB9" w:rsidRDefault="00277DEC" w:rsidP="00A03108">
      <w:pPr>
        <w:pStyle w:val="Legenda"/>
      </w:pPr>
      <w:bookmarkStart w:id="806" w:name="_Ref54973321"/>
      <w:bookmarkStart w:id="807" w:name="_Toc55260894"/>
      <w:commentRangeStart w:id="808"/>
      <w:r>
        <w:t xml:space="preserve">Figura </w:t>
      </w:r>
      <w:fldSimple w:instr=" SEQ Figura \* ARABIC ">
        <w:r w:rsidR="00772326">
          <w:rPr>
            <w:noProof/>
          </w:rPr>
          <w:t>19</w:t>
        </w:r>
      </w:fldSimple>
      <w:bookmarkEnd w:id="806"/>
      <w:r>
        <w:t xml:space="preserve"> Representação dos eventos salvos no </w:t>
      </w:r>
      <w:proofErr w:type="spellStart"/>
      <w:r>
        <w:t>Firebase</w:t>
      </w:r>
      <w:proofErr w:type="spellEnd"/>
      <w:r w:rsidR="00180781">
        <w:t xml:space="preserve"> </w:t>
      </w:r>
      <w:r w:rsidR="00180781" w:rsidRPr="00A73EA3">
        <w:t>(próprio, 2020)</w:t>
      </w:r>
      <w:bookmarkEnd w:id="807"/>
      <w:commentRangeEnd w:id="808"/>
      <w:r w:rsidR="004A5767">
        <w:rPr>
          <w:rStyle w:val="Refdecomentrio"/>
          <w:b w:val="0"/>
          <w:iCs/>
          <w:color w:val="000000"/>
        </w:rPr>
        <w:commentReference w:id="808"/>
      </w:r>
    </w:p>
    <w:p w14:paraId="5D69FFD5" w14:textId="6DE004CB" w:rsidR="00277DEC" w:rsidRDefault="00B334B7" w:rsidP="00A03108">
      <w:r>
        <w:t>A</w:t>
      </w:r>
      <w:r w:rsidR="00EA3E37">
        <w:t xml:space="preserve"> </w:t>
      </w:r>
      <w:r w:rsidR="00C23575">
        <w:fldChar w:fldCharType="begin"/>
      </w:r>
      <w:r w:rsidR="00C23575">
        <w:instrText xml:space="preserve"> REF _Ref54973306 \h </w:instrText>
      </w:r>
      <w:r w:rsidR="00C23575">
        <w:fldChar w:fldCharType="separate"/>
      </w:r>
      <w:r w:rsidR="00C23575">
        <w:t xml:space="preserve">Figura </w:t>
      </w:r>
      <w:r w:rsidR="00C23575">
        <w:rPr>
          <w:noProof/>
        </w:rPr>
        <w:t>21</w:t>
      </w:r>
      <w:r w:rsidR="00C23575">
        <w:fldChar w:fldCharType="end"/>
      </w:r>
      <w:r w:rsidR="00EA3E37">
        <w:t xml:space="preserve"> </w:t>
      </w:r>
      <w:r>
        <w:t>traz</w:t>
      </w:r>
      <w:r w:rsidR="00EA3E37">
        <w:t xml:space="preserve"> a etapa “Separa contexto das </w:t>
      </w:r>
      <w:r w:rsidR="00EE0349">
        <w:t>músicas”</w:t>
      </w:r>
      <w:r>
        <w:t>.</w:t>
      </w:r>
      <w:r w:rsidR="00EE0349">
        <w:t xml:space="preserve"> </w:t>
      </w:r>
      <w:r>
        <w:t>N</w:t>
      </w:r>
      <w:r w:rsidR="00EE0349">
        <w:t xml:space="preserve">a reprodução das músicas, </w:t>
      </w:r>
      <w:r w:rsidR="004A5767">
        <w:t>são</w:t>
      </w:r>
      <w:r w:rsidR="00EE0349">
        <w:t xml:space="preserve"> gerado</w:t>
      </w:r>
      <w:r w:rsidR="004A5767">
        <w:t>s</w:t>
      </w:r>
      <w:r w:rsidR="002247E8">
        <w:t xml:space="preserve"> tanto</w:t>
      </w:r>
      <w:r w:rsidR="00EE0349">
        <w:t xml:space="preserve"> os eventos separadamente</w:t>
      </w:r>
      <w:r w:rsidR="001A128B">
        <w:t xml:space="preserve">, </w:t>
      </w:r>
      <w:r w:rsidR="00A926EA">
        <w:t>quanto</w:t>
      </w:r>
      <w:r w:rsidR="001A128B">
        <w:t xml:space="preserve"> uma relação da música escutada, com os </w:t>
      </w:r>
      <w:r w:rsidR="001A128B">
        <w:lastRenderedPageBreak/>
        <w:t>eventos registrados</w:t>
      </w:r>
      <w:r w:rsidR="000B7E73">
        <w:t xml:space="preserve"> -</w:t>
      </w:r>
      <w:r w:rsidR="00A65F9D">
        <w:t xml:space="preserve"> gerando</w:t>
      </w:r>
      <w:r w:rsidR="000B7E73">
        <w:t>,</w:t>
      </w:r>
      <w:r w:rsidR="00A65F9D">
        <w:t xml:space="preserve"> no fim, uma tabela</w:t>
      </w:r>
      <w:r w:rsidR="001A2690">
        <w:t xml:space="preserve"> semelhante </w:t>
      </w:r>
      <w:r w:rsidR="004A5767">
        <w:t>à</w:t>
      </w:r>
      <w:r w:rsidR="001A2690">
        <w:t xml:space="preserve"> </w:t>
      </w:r>
      <w:r w:rsidR="00C23575">
        <w:fldChar w:fldCharType="begin"/>
      </w:r>
      <w:r w:rsidR="00C23575">
        <w:instrText xml:space="preserve"> REF _Ref54973298 \h </w:instrText>
      </w:r>
      <w:r w:rsidR="00C23575">
        <w:fldChar w:fldCharType="separate"/>
      </w:r>
      <w:r w:rsidR="00C23575">
        <w:t xml:space="preserve">Figura </w:t>
      </w:r>
      <w:r w:rsidR="00C23575">
        <w:rPr>
          <w:noProof/>
        </w:rPr>
        <w:t>22</w:t>
      </w:r>
      <w:r w:rsidR="00C23575">
        <w:fldChar w:fldCharType="end"/>
      </w:r>
      <w:r w:rsidR="00A65F9D">
        <w:t xml:space="preserve"> das </w:t>
      </w:r>
      <w:r w:rsidR="00E34E8F">
        <w:t>músicas</w:t>
      </w:r>
      <w:r w:rsidR="00A65F9D">
        <w:t xml:space="preserve"> e seus contextos</w:t>
      </w:r>
      <w:r w:rsidR="00EE0349">
        <w:t>.</w:t>
      </w:r>
    </w:p>
    <w:p w14:paraId="588515E7" w14:textId="77777777" w:rsidR="00277DEC" w:rsidRDefault="00277DEC" w:rsidP="00A03108">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07DB67E8" w:rsidR="00277DEC" w:rsidRDefault="00277DEC" w:rsidP="00A03108">
      <w:pPr>
        <w:pStyle w:val="Legenda"/>
      </w:pPr>
      <w:bookmarkStart w:id="809" w:name="_Ref54973316"/>
      <w:bookmarkStart w:id="810" w:name="_Toc55260895"/>
      <w:r w:rsidRPr="003363D8">
        <w:rPr>
          <w:highlight w:val="yellow"/>
        </w:rPr>
        <w:t xml:space="preserve">Figura </w:t>
      </w:r>
      <w:fldSimple w:instr=" SEQ Figura \* ARABIC ">
        <w:r w:rsidR="00772326" w:rsidRPr="003363D8">
          <w:rPr>
            <w:highlight w:val="yellow"/>
          </w:rPr>
          <w:t>20</w:t>
        </w:r>
      </w:fldSimple>
      <w:bookmarkEnd w:id="809"/>
      <w:r w:rsidRPr="003363D8">
        <w:rPr>
          <w:highlight w:val="yellow"/>
        </w:rPr>
        <w:t xml:space="preserve"> Representação da</w:t>
      </w:r>
      <w:r w:rsidR="005829DE" w:rsidRPr="003363D8">
        <w:rPr>
          <w:highlight w:val="yellow"/>
        </w:rPr>
        <w:t>s</w:t>
      </w:r>
      <w:r w:rsidRPr="003363D8">
        <w:rPr>
          <w:highlight w:val="yellow"/>
        </w:rPr>
        <w:t xml:space="preserve"> lista</w:t>
      </w:r>
      <w:r w:rsidR="005829DE" w:rsidRPr="003363D8">
        <w:rPr>
          <w:highlight w:val="yellow"/>
        </w:rPr>
        <w:t>s</w:t>
      </w:r>
      <w:r w:rsidRPr="003363D8">
        <w:rPr>
          <w:highlight w:val="yellow"/>
        </w:rPr>
        <w:t xml:space="preserve"> gerada</w:t>
      </w:r>
      <w:r w:rsidR="005829DE" w:rsidRPr="003363D8">
        <w:rPr>
          <w:highlight w:val="yellow"/>
        </w:rPr>
        <w:t>s</w:t>
      </w:r>
      <w:r w:rsidRPr="003363D8">
        <w:rPr>
          <w:highlight w:val="yellow"/>
        </w:rPr>
        <w:t xml:space="preserve"> na etapa </w:t>
      </w:r>
      <w:r w:rsidR="004415D8" w:rsidRPr="003363D8">
        <w:rPr>
          <w:highlight w:val="yellow"/>
        </w:rPr>
        <w:t>“</w:t>
      </w:r>
      <w:r w:rsidRPr="003363D8">
        <w:rPr>
          <w:highlight w:val="yellow"/>
        </w:rPr>
        <w:t>Separa contexto</w:t>
      </w:r>
      <w:r w:rsidR="004415D8" w:rsidRPr="003363D8">
        <w:rPr>
          <w:highlight w:val="yellow"/>
        </w:rPr>
        <w:t>”</w:t>
      </w:r>
      <w:r w:rsidR="00180781" w:rsidRPr="003363D8">
        <w:rPr>
          <w:highlight w:val="yellow"/>
        </w:rPr>
        <w:t xml:space="preserve"> </w:t>
      </w:r>
      <w:r w:rsidR="00180781" w:rsidRPr="003363D8">
        <w:t>(próprio, 2020)</w:t>
      </w:r>
      <w:bookmarkEnd w:id="810"/>
    </w:p>
    <w:p w14:paraId="38B4F8EF" w14:textId="6AE34314" w:rsidR="00277DEC" w:rsidRPr="00860C67" w:rsidRDefault="00324F5C" w:rsidP="00A03108">
      <w:pPr>
        <w:rPr>
          <w:b/>
          <w:bCs/>
        </w:rPr>
      </w:pPr>
      <w:r>
        <w:tab/>
      </w:r>
      <w:r w:rsidR="0049713B">
        <w:t>Visando uma</w:t>
      </w:r>
      <w:r>
        <w:t xml:space="preserve"> relação</w:t>
      </w:r>
      <w:r w:rsidR="00093383">
        <w:t>,</w:t>
      </w:r>
      <w:r>
        <w:t xml:space="preserve"> é realizado um loop em cima dos eventos de cada contexto, cria</w:t>
      </w:r>
      <w:r w:rsidR="00F1577E">
        <w:t>n</w:t>
      </w:r>
      <w:r>
        <w:t xml:space="preserve">do uma lista chamada </w:t>
      </w:r>
      <w:proofErr w:type="spellStart"/>
      <w:r w:rsidRPr="00324F5C">
        <w:rPr>
          <w:i/>
        </w:rPr>
        <w:t>musicTable</w:t>
      </w:r>
      <w:proofErr w:type="spellEnd"/>
      <w:r w:rsidR="00A277E4">
        <w:t>.</w:t>
      </w:r>
      <w:r w:rsidR="00655771">
        <w:t xml:space="preserve"> Tal,</w:t>
      </w:r>
      <w:r w:rsidR="00E77555">
        <w:t xml:space="preserve"> é preenchida </w:t>
      </w:r>
      <w:r w:rsidR="00A277E4">
        <w:t>dos</w:t>
      </w:r>
      <w:r w:rsidR="00E77555">
        <w:t xml:space="preserve">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proofErr w:type="spellStart"/>
      <w:r w:rsidR="00E77555" w:rsidRPr="0083274C">
        <w:rPr>
          <w:i/>
        </w:rPr>
        <w:t>hate</w:t>
      </w:r>
      <w:proofErr w:type="spellEnd"/>
      <w:r w:rsidR="003358E0">
        <w:t xml:space="preserve"> e</w:t>
      </w:r>
      <w:r w:rsidR="00E77555">
        <w:t xml:space="preserve"> </w:t>
      </w:r>
      <w:proofErr w:type="spellStart"/>
      <w:r w:rsidR="00E77555" w:rsidRPr="0083274C">
        <w:rPr>
          <w:i/>
        </w:rPr>
        <w:t>restart</w:t>
      </w:r>
      <w:proofErr w:type="spellEnd"/>
      <w:r w:rsidR="00655771">
        <w:rPr>
          <w:i/>
        </w:rPr>
        <w:t>,</w:t>
      </w:r>
      <w:r w:rsidR="003358E0">
        <w:t xml:space="preserve"> relacionados ao contexto da </w:t>
      </w:r>
      <w:r w:rsidR="008B0BD7">
        <w:t>música</w:t>
      </w:r>
      <w:r w:rsidR="00655771">
        <w:t>,</w:t>
      </w:r>
      <w:r w:rsidR="0083274C">
        <w:t xml:space="preserve"> e</w:t>
      </w:r>
      <w:r w:rsidR="003358E0">
        <w:t xml:space="preserve"> </w:t>
      </w:r>
      <w:r w:rsidR="00E77555" w:rsidRPr="009E4302">
        <w:rPr>
          <w:i/>
        </w:rPr>
        <w:t>feeling</w:t>
      </w:r>
      <w:r w:rsidR="00E77555">
        <w:t xml:space="preserve">, </w:t>
      </w:r>
      <w:proofErr w:type="spellStart"/>
      <w:r w:rsidR="00E77555" w:rsidRPr="0047005D">
        <w:rPr>
          <w:i/>
        </w:rPr>
        <w:t>activity</w:t>
      </w:r>
      <w:proofErr w:type="spellEnd"/>
      <w:r w:rsidR="00E77555">
        <w:t xml:space="preserve"> e </w:t>
      </w:r>
      <w:proofErr w:type="spellStart"/>
      <w:r w:rsidR="00E77555" w:rsidRPr="0047005D">
        <w:rPr>
          <w:i/>
        </w:rPr>
        <w:t>location</w:t>
      </w:r>
      <w:proofErr w:type="spellEnd"/>
      <w:r w:rsidR="00655771">
        <w:rPr>
          <w:i/>
        </w:rPr>
        <w:t>,</w:t>
      </w:r>
      <w:r w:rsidR="003358E0">
        <w:t xml:space="preserve"> </w:t>
      </w:r>
      <w:r w:rsidR="00E35A84">
        <w:t>e</w:t>
      </w:r>
      <w:r w:rsidR="003358E0">
        <w:t xml:space="preserve"> relacionados ao contexto do usuário.</w:t>
      </w:r>
      <w:r w:rsidR="00860C67">
        <w:t xml:space="preserve"> </w:t>
      </w:r>
      <w:r w:rsidR="00244DFE">
        <w:t>Ademais, o</w:t>
      </w:r>
      <w:r w:rsidR="00860C67">
        <w:t xml:space="preserve">s </w:t>
      </w:r>
      <w:r w:rsidR="00F75E5F">
        <w:t>termos</w:t>
      </w:r>
      <w:r w:rsidR="00860C67">
        <w:t xml:space="preserve"> </w:t>
      </w:r>
      <w:r w:rsidR="00860C67" w:rsidRPr="0083274C">
        <w:rPr>
          <w:i/>
        </w:rPr>
        <w:t>like</w:t>
      </w:r>
      <w:r w:rsidR="00860C67">
        <w:t xml:space="preserve">, </w:t>
      </w:r>
      <w:proofErr w:type="spellStart"/>
      <w:r w:rsidR="00860C67" w:rsidRPr="0083274C">
        <w:rPr>
          <w:i/>
        </w:rPr>
        <w:t>hate</w:t>
      </w:r>
      <w:proofErr w:type="spellEnd"/>
      <w:r w:rsidR="00860C67">
        <w:t xml:space="preserve"> e </w:t>
      </w:r>
      <w:proofErr w:type="spellStart"/>
      <w:r w:rsidR="00860C67" w:rsidRPr="0083274C">
        <w:rPr>
          <w:i/>
        </w:rPr>
        <w:t>restart</w:t>
      </w:r>
      <w:proofErr w:type="spellEnd"/>
      <w:r w:rsidR="00860C67">
        <w:t xml:space="preserve"> são representados pelo </w:t>
      </w:r>
      <w:r w:rsidR="00CC610D">
        <w:t>número</w:t>
      </w:r>
      <w:r w:rsidR="00860C67">
        <w:t xml:space="preserve"> de vezes que </w:t>
      </w:r>
      <w:commentRangeStart w:id="811"/>
      <w:r w:rsidR="00860C67">
        <w:t xml:space="preserve">cada </w:t>
      </w:r>
      <w:r w:rsidR="007B4210">
        <w:t>evento</w:t>
      </w:r>
      <w:r w:rsidR="00AF5153">
        <w:t xml:space="preserve"> desse tipo</w:t>
      </w:r>
      <w:r w:rsidR="00860C67">
        <w:t xml:space="preserve"> aconteceu </w:t>
      </w:r>
      <w:commentRangeEnd w:id="811"/>
      <w:r w:rsidR="004A5767">
        <w:rPr>
          <w:rStyle w:val="Refdecomentrio"/>
        </w:rPr>
        <w:commentReference w:id="811"/>
      </w:r>
      <w:r w:rsidR="00860C67">
        <w:t>durante a reprodução.</w:t>
      </w:r>
    </w:p>
    <w:p w14:paraId="594723B6" w14:textId="77777777" w:rsidR="00E56732" w:rsidRDefault="00B548EC" w:rsidP="00A03108">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63">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58442773" w:rsidR="00277DEC" w:rsidRDefault="00E56732" w:rsidP="00A03108">
      <w:pPr>
        <w:pStyle w:val="Legenda"/>
      </w:pPr>
      <w:bookmarkStart w:id="812" w:name="_Ref54973306"/>
      <w:bookmarkStart w:id="813" w:name="_Toc55260896"/>
      <w:r>
        <w:t xml:space="preserve">Figura </w:t>
      </w:r>
      <w:fldSimple w:instr=" SEQ Figura \* ARABIC ">
        <w:r w:rsidR="00772326">
          <w:rPr>
            <w:noProof/>
          </w:rPr>
          <w:t>21</w:t>
        </w:r>
      </w:fldSimple>
      <w:bookmarkEnd w:id="812"/>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813"/>
    </w:p>
    <w:p w14:paraId="4974A4D1" w14:textId="203F0BDE" w:rsidR="00B548EC" w:rsidRDefault="001110DF" w:rsidP="00A03108">
      <w:r>
        <w:tab/>
        <w:t>Nas</w:t>
      </w:r>
      <w:r w:rsidR="00705AD1">
        <w:t xml:space="preserve"> duas etapas </w:t>
      </w:r>
      <w:r w:rsidR="00E4388E">
        <w:t>seguintes</w:t>
      </w:r>
      <w:r w:rsidR="00705AD1">
        <w:t xml:space="preserve"> </w:t>
      </w:r>
      <w:r w:rsidR="008E1C55">
        <w:t>(</w:t>
      </w:r>
      <w:r w:rsidR="00705AD1">
        <w:t>“</w:t>
      </w:r>
      <w:r w:rsidR="00705AD1" w:rsidRPr="00705AD1">
        <w:t>busca informações das músicas</w:t>
      </w:r>
      <w:r w:rsidR="00705AD1">
        <w:t>” e “</w:t>
      </w:r>
      <w:r w:rsidR="00705AD1" w:rsidRPr="00705AD1">
        <w:t>busca informações dos artistas (gênero)</w:t>
      </w:r>
      <w:r w:rsidR="00705AD1">
        <w:t>”</w:t>
      </w:r>
      <w:r>
        <w:t xml:space="preserve">, é </w:t>
      </w:r>
      <w:r w:rsidR="004A5767">
        <w:t>realizada</w:t>
      </w:r>
      <w:r w:rsidR="00705AD1" w:rsidRPr="00705AD1">
        <w:t>)</w:t>
      </w:r>
      <w:r w:rsidR="00705AD1">
        <w:t>”</w:t>
      </w:r>
      <w:r w:rsidR="008E1C55">
        <w:t>)</w:t>
      </w:r>
      <w:r>
        <w:t xml:space="preserve">, </w:t>
      </w:r>
      <w:r w:rsidR="00B63D74">
        <w:t>direcion</w:t>
      </w:r>
      <w:r w:rsidR="007B469C">
        <w:t>á-lo-ia</w:t>
      </w:r>
      <w:r w:rsidR="00842F8E">
        <w:t>, o cliente,</w:t>
      </w:r>
      <w:r w:rsidR="007B469C">
        <w:t xml:space="preserve"> a</w:t>
      </w:r>
      <w:r>
        <w:t xml:space="preserve"> uma busca nas APIs do Spotify, utilizando os </w:t>
      </w:r>
      <w:r w:rsidRPr="00F829E2">
        <w:rPr>
          <w:i/>
        </w:rPr>
        <w:t>uris</w:t>
      </w:r>
      <w:r>
        <w:t xml:space="preserve"> da </w:t>
      </w:r>
      <w:r w:rsidR="00E81433">
        <w:t>música</w:t>
      </w:r>
      <w:r>
        <w:t xml:space="preserve"> e artistas,</w:t>
      </w:r>
      <w:r w:rsidR="002C09E3">
        <w:t xml:space="preserve"> </w:t>
      </w:r>
      <w:r w:rsidR="00DA3584">
        <w:t>a</w:t>
      </w:r>
      <w:r w:rsidR="002C09E3">
        <w:t xml:space="preserve"> fim </w:t>
      </w:r>
      <w:r w:rsidR="006174C8">
        <w:t>de</w:t>
      </w:r>
      <w:r w:rsidR="002C09E3">
        <w:t xml:space="preserve"> obter os gêneros musicais.</w:t>
      </w:r>
      <w:r w:rsidR="00BF6DD4">
        <w:t xml:space="preserve"> </w:t>
      </w:r>
      <w:r w:rsidR="00007C83">
        <w:t xml:space="preserve">O resultado </w:t>
      </w:r>
      <w:r w:rsidR="00454001">
        <w:lastRenderedPageBreak/>
        <w:t>dela</w:t>
      </w:r>
      <w:r w:rsidR="00007C83">
        <w:t xml:space="preserve"> é um dicionário chamado </w:t>
      </w:r>
      <w:proofErr w:type="spellStart"/>
      <w:r w:rsidR="00007C83" w:rsidRPr="00973CBA">
        <w:rPr>
          <w:i/>
        </w:rPr>
        <w:t>artistsMap</w:t>
      </w:r>
      <w:proofErr w:type="spellEnd"/>
      <w:r w:rsidR="00007C83">
        <w:t xml:space="preserve"> </w:t>
      </w:r>
      <w:r w:rsidR="00454001">
        <w:t>rela</w:t>
      </w:r>
      <w:r w:rsidR="00725795">
        <w:t>ciona</w:t>
      </w:r>
      <w:r w:rsidR="000C4BF5">
        <w:t>n</w:t>
      </w:r>
      <w:r w:rsidR="00725795">
        <w:t>do</w:t>
      </w:r>
      <w:r w:rsidR="00454001">
        <w:t xml:space="preserve"> os</w:t>
      </w:r>
      <w:r w:rsidR="00007C83">
        <w:t xml:space="preserve"> </w:t>
      </w:r>
      <w:r w:rsidR="00007C83" w:rsidRPr="003363D8">
        <w:rPr>
          <w:i/>
        </w:rPr>
        <w:t>uris</w:t>
      </w:r>
      <w:r w:rsidR="00007C83">
        <w:t xml:space="preserve"> com os dados de cada artista.</w:t>
      </w:r>
      <w:r w:rsidR="00BF6DD4">
        <w:t xml:space="preserve"> Devido a uma limitação do Spotify, </w:t>
      </w:r>
      <w:r w:rsidR="000C4BF5">
        <w:t>a</w:t>
      </w:r>
      <w:r w:rsidR="00BF6DD4">
        <w:t xml:space="preserve"> busca </w:t>
      </w:r>
      <w:r w:rsidR="00AC5B97">
        <w:t>se fará</w:t>
      </w:r>
      <w:r w:rsidR="00BF6DD4">
        <w:t xml:space="preserve"> de 50 em 50 </w:t>
      </w:r>
      <w:r w:rsidR="00BF6DD4" w:rsidRPr="003363D8">
        <w:rPr>
          <w:i/>
          <w:iCs w:val="0"/>
        </w:rPr>
        <w:t>uris</w:t>
      </w:r>
      <w:r w:rsidR="002B331B">
        <w:t>.</w:t>
      </w:r>
      <w:r w:rsidR="00007C83">
        <w:t xml:space="preserve"> </w:t>
      </w:r>
    </w:p>
    <w:p w14:paraId="7874ED37" w14:textId="77777777" w:rsidR="004415D8" w:rsidRDefault="005829DE" w:rsidP="00A03108">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64">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0AAF3B80" w:rsidR="005829DE" w:rsidRDefault="004415D8" w:rsidP="00A03108">
      <w:pPr>
        <w:pStyle w:val="Legenda"/>
      </w:pPr>
      <w:bookmarkStart w:id="814" w:name="_Ref54973298"/>
      <w:bookmarkStart w:id="815" w:name="_Toc55260897"/>
      <w:r>
        <w:t xml:space="preserve">Figura </w:t>
      </w:r>
      <w:fldSimple w:instr=" SEQ Figura \* ARABIC ">
        <w:r w:rsidR="00772326">
          <w:rPr>
            <w:noProof/>
          </w:rPr>
          <w:t>22</w:t>
        </w:r>
      </w:fldSimple>
      <w:bookmarkEnd w:id="814"/>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815"/>
    </w:p>
    <w:p w14:paraId="4C3E69BF" w14:textId="6EA821B8" w:rsidR="007258A1" w:rsidRDefault="00AA35A0" w:rsidP="00A03108">
      <w:r w:rsidRPr="00B4632C">
        <w:tab/>
      </w:r>
      <w:r w:rsidR="00844EF2">
        <w:t>O</w:t>
      </w:r>
      <w:r>
        <w:t xml:space="preserve">s dados </w:t>
      </w:r>
      <w:r w:rsidR="00B61A86">
        <w:t>n</w:t>
      </w:r>
      <w:r>
        <w:t xml:space="preserve">o Spotify, </w:t>
      </w:r>
      <w:r w:rsidR="00024514">
        <w:t>nos</w:t>
      </w:r>
      <w:r w:rsidR="001238DD">
        <w:t xml:space="preserve"> seus devidos processos</w:t>
      </w:r>
      <w:r>
        <w:t xml:space="preserve">, </w:t>
      </w:r>
      <w:r w:rsidR="00FC6F79">
        <w:t>obtiveram</w:t>
      </w:r>
      <w:r>
        <w:t xml:space="preserve"> </w:t>
      </w:r>
      <w:r w:rsidR="00612211">
        <w:t>a lista dos</w:t>
      </w:r>
      <w:r>
        <w:t xml:space="preserve"> gênero</w:t>
      </w:r>
      <w:r w:rsidR="00612211">
        <w:t>s</w:t>
      </w:r>
      <w:r>
        <w:t xml:space="preserve"> das músicas através dos artistas</w:t>
      </w:r>
      <w:r w:rsidR="003016B2">
        <w:t>.</w:t>
      </w:r>
      <w:r w:rsidR="00B07FD4">
        <w:t xml:space="preserve"> </w:t>
      </w:r>
      <w:r w:rsidR="003016B2">
        <w:t>A</w:t>
      </w:r>
      <w:r w:rsidR="00B07FD4">
        <w:t xml:space="preserve"> pos</w:t>
      </w:r>
      <w:r w:rsidR="003016B2">
        <w:t>teriori,</w:t>
      </w:r>
      <w:r w:rsidR="00122BC0">
        <w:t xml:space="preserve"> adi</w:t>
      </w:r>
      <w:r w:rsidR="00A50059">
        <w:t>ciona</w:t>
      </w:r>
      <w:r w:rsidR="00EE222E">
        <w:t>-o</w:t>
      </w:r>
      <w:r w:rsidR="00122BC0">
        <w:t xml:space="preserve"> à lista de músicas </w:t>
      </w:r>
      <w:proofErr w:type="spellStart"/>
      <w:r w:rsidR="00122BC0" w:rsidRPr="00122BC0">
        <w:rPr>
          <w:i/>
        </w:rPr>
        <w:t>musicTable</w:t>
      </w:r>
      <w:proofErr w:type="spellEnd"/>
      <w:r w:rsidR="00122BC0">
        <w:t xml:space="preserve"> representada na Figura 22</w:t>
      </w:r>
      <w:r w:rsidR="005E336A">
        <w:t>.</w:t>
      </w:r>
      <w:r w:rsidR="00612211">
        <w:t xml:space="preserve"> </w:t>
      </w:r>
      <w:r w:rsidR="004A5767">
        <w:t xml:space="preserve">Foram </w:t>
      </w:r>
      <w:r w:rsidR="00612211">
        <w:t>separado</w:t>
      </w:r>
      <w:r w:rsidR="004A5767">
        <w:t>s</w:t>
      </w:r>
      <w:r w:rsidR="00612211">
        <w:t xml:space="preserve"> </w:t>
      </w:r>
      <w:r w:rsidR="006E3636">
        <w:t xml:space="preserve">os </w:t>
      </w:r>
      <w:r w:rsidR="00612211">
        <w:t>gêneros</w:t>
      </w:r>
      <w:r w:rsidR="009A6018">
        <w:t>,</w:t>
      </w:r>
      <w:r w:rsidR="00612211">
        <w:t xml:space="preserve"> um por linha</w:t>
      </w:r>
      <w:r w:rsidR="007F64D4">
        <w:t xml:space="preserve"> e</w:t>
      </w:r>
      <w:r w:rsidR="008105AB">
        <w:t>,</w:t>
      </w:r>
      <w:r w:rsidR="007F64D4">
        <w:t xml:space="preserve"> no fim, </w:t>
      </w:r>
      <w:r w:rsidR="004A5767">
        <w:t>removida</w:t>
      </w:r>
      <w:r w:rsidR="007F64D4">
        <w:t xml:space="preserve"> a música, pois ela iria atrapalhar o resultado do algoritmo</w:t>
      </w:r>
      <w:r w:rsidR="008C2AAB">
        <w:t xml:space="preserve">. Com isso, </w:t>
      </w:r>
      <w:r w:rsidR="00E971A4">
        <w:t>surgiu, propositalmente,</w:t>
      </w:r>
      <w:r w:rsidR="008C2AAB">
        <w:t xml:space="preserve"> a lista </w:t>
      </w:r>
      <w:proofErr w:type="spellStart"/>
      <w:r w:rsidR="008C2AAB" w:rsidRPr="00A00B4A">
        <w:rPr>
          <w:i/>
        </w:rPr>
        <w:t>genreTable</w:t>
      </w:r>
      <w:proofErr w:type="spellEnd"/>
      <w:r w:rsidR="00B5076D">
        <w:t>, deixando, assim,</w:t>
      </w:r>
      <w:r w:rsidR="00A00B4A">
        <w:t xml:space="preserve"> o </w:t>
      </w:r>
      <w:proofErr w:type="spellStart"/>
      <w:r w:rsidR="00A00B4A" w:rsidRPr="00122BC0">
        <w:rPr>
          <w:i/>
        </w:rPr>
        <w:t>musicTable</w:t>
      </w:r>
      <w:proofErr w:type="spellEnd"/>
      <w:r w:rsidR="00B5076D">
        <w:rPr>
          <w:i/>
        </w:rPr>
        <w:t xml:space="preserve"> </w:t>
      </w:r>
      <w:r w:rsidR="00B5076D" w:rsidRPr="00017ED1">
        <w:t>em desuso</w:t>
      </w:r>
      <w:r w:rsidR="008C2AAB">
        <w:t>.</w:t>
      </w:r>
    </w:p>
    <w:p w14:paraId="5176B2B5" w14:textId="389C8AAE" w:rsidR="009E4CB2" w:rsidRDefault="009E4CB2" w:rsidP="00A03108">
      <w:r>
        <w:tab/>
      </w:r>
      <w:commentRangeStart w:id="816"/>
      <w:r w:rsidR="004B35EA">
        <w:t>Gozando d</w:t>
      </w:r>
      <w:r>
        <w:t>a</w:t>
      </w:r>
      <w:r w:rsidR="004B35EA">
        <w:t xml:space="preserve"> completude da</w:t>
      </w:r>
      <w:r>
        <w:t xml:space="preserve"> tabela,</w:t>
      </w:r>
      <w:r w:rsidR="001C524D">
        <w:t xml:space="preserve"> principiou</w:t>
      </w:r>
      <w:r>
        <w:t xml:space="preserve"> um tratamento dos valores dos eventos que eram múltiplos</w:t>
      </w:r>
      <w:r w:rsidR="00D82A5A">
        <w:t>. Tais</w:t>
      </w:r>
      <w:r w:rsidR="00CF411F">
        <w:t xml:space="preserve"> continham mais de uma informação </w:t>
      </w:r>
      <w:r w:rsidR="002B6379">
        <w:t>nos mesmos eventos</w:t>
      </w:r>
      <w:r w:rsidR="005F2475">
        <w:t>,</w:t>
      </w:r>
      <w:r w:rsidR="00CF411F">
        <w:t xml:space="preserve"> através do “;”</w:t>
      </w:r>
      <w:r w:rsidR="00323534">
        <w:t xml:space="preserve"> ou </w:t>
      </w:r>
      <w:r w:rsidR="00B51798">
        <w:t>possuíam</w:t>
      </w:r>
      <w:r w:rsidR="00323534">
        <w:t xml:space="preserve"> uma quantidade maior </w:t>
      </w:r>
      <w:r w:rsidR="000E3DC8">
        <w:t>do</w:t>
      </w:r>
      <w:r w:rsidR="00323534">
        <w:t xml:space="preserve"> que 1 nos campos</w:t>
      </w:r>
      <w:r w:rsidR="000E3DC8">
        <w:t xml:space="preserve"> de</w:t>
      </w:r>
      <w:r w:rsidR="00323534">
        <w:t xml:space="preserve"> </w:t>
      </w:r>
      <w:r w:rsidR="00323534" w:rsidRPr="00323534">
        <w:rPr>
          <w:i/>
        </w:rPr>
        <w:t>like</w:t>
      </w:r>
      <w:r w:rsidR="00323534">
        <w:t xml:space="preserve">, </w:t>
      </w:r>
      <w:proofErr w:type="spellStart"/>
      <w:r w:rsidR="00323534" w:rsidRPr="00323534">
        <w:rPr>
          <w:i/>
        </w:rPr>
        <w:t>hate</w:t>
      </w:r>
      <w:proofErr w:type="spellEnd"/>
      <w:r w:rsidR="00323534">
        <w:t xml:space="preserve"> e </w:t>
      </w:r>
      <w:proofErr w:type="spellStart"/>
      <w:r w:rsidR="00323534" w:rsidRPr="00323534">
        <w:rPr>
          <w:i/>
        </w:rPr>
        <w:t>restart</w:t>
      </w:r>
      <w:proofErr w:type="spellEnd"/>
      <w:r w:rsidR="00CF411F">
        <w:t>.</w:t>
      </w:r>
      <w:r w:rsidR="002B6379">
        <w:t xml:space="preserve"> Nesse tratamento, foi quebrado os valores dos eventos um a um</w:t>
      </w:r>
      <w:r w:rsidR="002519BA">
        <w:t xml:space="preserve"> em mais linhas</w:t>
      </w:r>
      <w:r w:rsidR="002B6379">
        <w:t>.</w:t>
      </w:r>
      <w:commentRangeEnd w:id="816"/>
      <w:r w:rsidR="004A5767">
        <w:rPr>
          <w:rStyle w:val="Refdecomentrio"/>
        </w:rPr>
        <w:commentReference w:id="816"/>
      </w:r>
      <w:r w:rsidR="00FD0FF8">
        <w:t xml:space="preserve"> </w:t>
      </w:r>
      <w:r w:rsidR="006761E5">
        <w:t>Um exemplo do uso do “;” é o caso d</w:t>
      </w:r>
      <w:r w:rsidR="00AC3A73">
        <w:t xml:space="preserve">e um </w:t>
      </w:r>
      <w:r w:rsidR="00AC3A73" w:rsidRPr="00AC3A73">
        <w:rPr>
          <w:i/>
        </w:rPr>
        <w:t>feeling</w:t>
      </w:r>
      <w:r w:rsidR="00AC3A73">
        <w:t xml:space="preserve"> conter o valor </w:t>
      </w:r>
      <w:r w:rsidR="00FD0FF8">
        <w:t>“</w:t>
      </w:r>
      <w:proofErr w:type="spellStart"/>
      <w:proofErr w:type="gramStart"/>
      <w:r w:rsidR="00FD0FF8">
        <w:t>feliz;triste</w:t>
      </w:r>
      <w:proofErr w:type="spellEnd"/>
      <w:proofErr w:type="gramEnd"/>
      <w:r w:rsidR="00FD0FF8">
        <w:t>”</w:t>
      </w:r>
      <w:r w:rsidR="006761E5">
        <w:t>, que</w:t>
      </w:r>
      <w:r w:rsidR="00FD0FF8">
        <w:t xml:space="preserve"> </w:t>
      </w:r>
      <w:r w:rsidR="005A00DD">
        <w:t xml:space="preserve">foi transformado em duas </w:t>
      </w:r>
      <w:r w:rsidR="005A00DD">
        <w:lastRenderedPageBreak/>
        <w:t>linhas, uma para</w:t>
      </w:r>
      <w:r w:rsidR="00FD0FF8">
        <w:t xml:space="preserve"> “feliz”</w:t>
      </w:r>
      <w:r w:rsidR="005A00DD">
        <w:t>, outra para</w:t>
      </w:r>
      <w:r w:rsidR="00FD0FF8">
        <w:t xml:space="preserve"> “triste”</w:t>
      </w:r>
      <w:r w:rsidR="006761E5">
        <w:t>.</w:t>
      </w:r>
      <w:r w:rsidR="001E237D">
        <w:t xml:space="preserve"> Um exemplo do campo like, no caso de possuir o valor 3, é quebrado o evento em 3 linhas</w:t>
      </w:r>
      <w:r w:rsidR="00FE5E65">
        <w:t xml:space="preserve"> e </w:t>
      </w:r>
      <w:r w:rsidR="002C00D9">
        <w:t xml:space="preserve">trocado por </w:t>
      </w:r>
      <w:r w:rsidR="00FE5E65">
        <w:t>1</w:t>
      </w:r>
      <w:r w:rsidR="002B6379">
        <w:t>.</w:t>
      </w:r>
    </w:p>
    <w:p w14:paraId="480DEE20" w14:textId="77777777" w:rsidR="007358DD" w:rsidRDefault="007358DD" w:rsidP="00A03108">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1815465"/>
                    </a:xfrm>
                    <a:prstGeom prst="rect">
                      <a:avLst/>
                    </a:prstGeom>
                  </pic:spPr>
                </pic:pic>
              </a:graphicData>
            </a:graphic>
          </wp:inline>
        </w:drawing>
      </w:r>
    </w:p>
    <w:p w14:paraId="5247387F" w14:textId="23AA69BE" w:rsidR="007358DD" w:rsidRPr="00AA35A0" w:rsidRDefault="007358DD" w:rsidP="00A03108">
      <w:pPr>
        <w:pStyle w:val="Legenda"/>
      </w:pPr>
      <w:bookmarkStart w:id="817" w:name="_Ref53955795"/>
      <w:bookmarkStart w:id="818" w:name="_Toc55260898"/>
      <w:r w:rsidRPr="00816872">
        <w:rPr>
          <w:highlight w:val="yellow"/>
        </w:rPr>
        <w:t xml:space="preserve">Figura </w:t>
      </w:r>
      <w:fldSimple w:instr=" SEQ Figura \* ARABIC ">
        <w:r w:rsidR="00772326" w:rsidRPr="00816872">
          <w:rPr>
            <w:highlight w:val="yellow"/>
          </w:rPr>
          <w:t>23</w:t>
        </w:r>
      </w:fldSimple>
      <w:bookmarkEnd w:id="817"/>
      <w:r w:rsidRPr="00816872">
        <w:rPr>
          <w:highlight w:val="yellow"/>
        </w:rPr>
        <w:t xml:space="preserve"> </w:t>
      </w:r>
      <w:proofErr w:type="spellStart"/>
      <w:proofErr w:type="gramStart"/>
      <w:r w:rsidRPr="00816872">
        <w:rPr>
          <w:i/>
          <w:highlight w:val="yellow"/>
        </w:rPr>
        <w:t>head</w:t>
      </w:r>
      <w:proofErr w:type="spellEnd"/>
      <w:r w:rsidRPr="00816872">
        <w:rPr>
          <w:i/>
          <w:highlight w:val="yellow"/>
        </w:rPr>
        <w:t>(</w:t>
      </w:r>
      <w:proofErr w:type="gramEnd"/>
      <w:r w:rsidRPr="00816872">
        <w:rPr>
          <w:i/>
          <w:highlight w:val="yellow"/>
        </w:rPr>
        <w:t>)</w:t>
      </w:r>
      <w:r w:rsidRPr="00816872">
        <w:t xml:space="preserve"> do </w:t>
      </w:r>
      <w:proofErr w:type="spellStart"/>
      <w:r w:rsidRPr="00816872">
        <w:rPr>
          <w:i/>
          <w:highlight w:val="yellow"/>
        </w:rPr>
        <w:t>dataframe</w:t>
      </w:r>
      <w:proofErr w:type="spellEnd"/>
      <w:r w:rsidRPr="00816872">
        <w:t xml:space="preserve"> criado a partir da </w:t>
      </w:r>
      <w:r w:rsidR="00F96CEC" w:rsidRPr="00816872">
        <w:rPr>
          <w:highlight w:val="yellow"/>
        </w:rPr>
        <w:t xml:space="preserve">variável </w:t>
      </w:r>
      <w:proofErr w:type="spellStart"/>
      <w:r w:rsidR="00F96CEC" w:rsidRPr="00816872">
        <w:rPr>
          <w:i/>
          <w:highlight w:val="yellow"/>
        </w:rPr>
        <w:t>genreTable</w:t>
      </w:r>
      <w:proofErr w:type="spellEnd"/>
      <w:r w:rsidRPr="00816872">
        <w:rPr>
          <w:highlight w:val="yellow"/>
        </w:rPr>
        <w:t xml:space="preserve"> </w:t>
      </w:r>
      <w:r w:rsidRPr="00816872">
        <w:t>(próprio, 2020)</w:t>
      </w:r>
      <w:bookmarkEnd w:id="818"/>
    </w:p>
    <w:p w14:paraId="57E252FA" w14:textId="2EFF6BC7" w:rsidR="005A7271" w:rsidRDefault="005A7271" w:rsidP="00A03108">
      <w:r>
        <w:tab/>
        <w:t xml:space="preserve">No fim, </w:t>
      </w:r>
      <w:r w:rsidR="008928BD">
        <w:t>era necessário</w:t>
      </w:r>
      <w:r>
        <w:t xml:space="preserve"> a </w:t>
      </w:r>
      <w:r w:rsidR="004A5767">
        <w:t>biblioteca</w:t>
      </w:r>
      <w:r>
        <w:t xml:space="preserve"> </w:t>
      </w:r>
      <w:proofErr w:type="spellStart"/>
      <w:r w:rsidRPr="005A7271">
        <w:rPr>
          <w:i/>
        </w:rPr>
        <w:t>preprocessing</w:t>
      </w:r>
      <w:proofErr w:type="spellEnd"/>
      <w:r>
        <w:t xml:space="preserve"> do </w:t>
      </w:r>
      <w:r w:rsidRPr="005A7271">
        <w:rPr>
          <w:i/>
        </w:rPr>
        <w:t>sklearn</w:t>
      </w:r>
      <w:r w:rsidR="00F5761B">
        <w:t>, caso quisesse</w:t>
      </w:r>
      <w:r>
        <w:t xml:space="preserve"> transformar as características e classes de cada evento da tabela em números inteiros</w:t>
      </w:r>
      <w:r w:rsidR="00AD793C">
        <w:t>;</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72D546FB" w:rsidR="00D90707" w:rsidRPr="00D90707" w:rsidRDefault="004E04AF" w:rsidP="00A03108">
      <w:pPr>
        <w:pStyle w:val="Ttulo3"/>
      </w:pPr>
      <w:bookmarkStart w:id="819" w:name="_Ref54908939"/>
      <w:bookmarkStart w:id="820" w:name="_Toc55260968"/>
      <w:bookmarkStart w:id="821" w:name="_Toc55777267"/>
      <w:r>
        <w:t>Testes com KNN</w:t>
      </w:r>
      <w:bookmarkEnd w:id="819"/>
      <w:bookmarkEnd w:id="820"/>
      <w:bookmarkEnd w:id="821"/>
    </w:p>
    <w:p w14:paraId="5DE02447" w14:textId="1B5FB56F" w:rsidR="00BD4BAC" w:rsidRDefault="00691D99" w:rsidP="00A03108">
      <w:r w:rsidRPr="00A02EEA">
        <w:tab/>
      </w:r>
      <w:r w:rsidRPr="00691D99">
        <w:t>No final</w:t>
      </w:r>
      <w:r>
        <w:t xml:space="preserve">, o </w:t>
      </w:r>
      <w:proofErr w:type="spellStart"/>
      <w:r w:rsidRPr="00A00B4A">
        <w:rPr>
          <w:i/>
        </w:rPr>
        <w:t>genreTable</w:t>
      </w:r>
      <w:proofErr w:type="spellEnd"/>
      <w:r w:rsidR="004951D0">
        <w:rPr>
          <w:i/>
        </w:rPr>
        <w:t>,</w:t>
      </w:r>
      <w:r>
        <w:t xml:space="preserve"> </w:t>
      </w:r>
      <w:r w:rsidR="004951D0">
        <w:t>convertido</w:t>
      </w:r>
      <w:r w:rsidR="006F44DD">
        <w:t xml:space="preserve"> em </w:t>
      </w:r>
      <w:r w:rsidR="00902A7F">
        <w:t xml:space="preserve">um </w:t>
      </w:r>
      <w:r w:rsidR="00902A7F" w:rsidRPr="007B2298">
        <w:rPr>
          <w:i/>
        </w:rPr>
        <w:t>data</w:t>
      </w:r>
      <w:r w:rsidRPr="007B2298">
        <w:rPr>
          <w:i/>
        </w:rPr>
        <w:t xml:space="preserve"> frame</w:t>
      </w:r>
      <w:r>
        <w:t xml:space="preserve"> da </w:t>
      </w:r>
      <w:r w:rsidR="00BA00AE">
        <w:t>biblioteca</w:t>
      </w:r>
      <w:r>
        <w:t xml:space="preserve"> panda</w:t>
      </w:r>
      <w:r w:rsidR="006D1352">
        <w:t>s</w:t>
      </w:r>
      <w:r w:rsidR="004F2FB8">
        <w:t>, sofreu</w:t>
      </w:r>
      <w:r>
        <w:t xml:space="preserve"> </w:t>
      </w:r>
      <w:r w:rsidR="00F233C9">
        <w:t>certa</w:t>
      </w:r>
      <w:r>
        <w:t xml:space="preserve"> separação da coluna gênero da tabela,</w:t>
      </w:r>
      <w:r w:rsidR="00AA76C4">
        <w:t xml:space="preserve"> obt</w:t>
      </w:r>
      <w:r w:rsidR="007C1D5C">
        <w:t>endo</w:t>
      </w:r>
      <w:r w:rsidR="00AA76C4">
        <w:t xml:space="preserve"> variáveis </w:t>
      </w:r>
      <w:r w:rsidR="007C1D5C">
        <w:t>de</w:t>
      </w:r>
      <w:r w:rsidR="00AA76C4">
        <w:t xml:space="preserve"> X (características) </w:t>
      </w:r>
      <w:proofErr w:type="gramStart"/>
      <w:r w:rsidR="00AA76C4">
        <w:t xml:space="preserve">e </w:t>
      </w:r>
      <w:r w:rsidR="007C1D5C">
        <w:t xml:space="preserve"> </w:t>
      </w:r>
      <w:r w:rsidR="00AA76C4">
        <w:t>y</w:t>
      </w:r>
      <w:proofErr w:type="gramEnd"/>
      <w:r w:rsidR="00AA76C4">
        <w:t xml:space="preserve"> (classes).</w:t>
      </w:r>
      <w:r w:rsidR="00634F71">
        <w:t xml:space="preserve"> As duas são utilizadas na função </w:t>
      </w:r>
      <w:proofErr w:type="spellStart"/>
      <w:r w:rsidR="00634F71" w:rsidRPr="00634F71">
        <w:rPr>
          <w:i/>
        </w:rPr>
        <w:t>train_test_split</w:t>
      </w:r>
      <w:proofErr w:type="spellEnd"/>
      <w:r w:rsidR="00C75330">
        <w:rPr>
          <w:i/>
        </w:rPr>
        <w:t>,</w:t>
      </w:r>
      <w:r w:rsidR="00634F71">
        <w:t xml:space="preserve"> </w:t>
      </w:r>
      <w:r w:rsidR="00152445">
        <w:t>ad</w:t>
      </w:r>
      <w:r w:rsidR="00C75330">
        <w:t>quirindo</w:t>
      </w:r>
      <w:r w:rsidR="00971447">
        <w:t>, tanto</w:t>
      </w:r>
      <w:r w:rsidR="000E1AFB">
        <w:t xml:space="preserve"> características de treino (</w:t>
      </w:r>
      <w:proofErr w:type="spellStart"/>
      <w:r w:rsidR="000E1AFB" w:rsidRPr="000E1AFB">
        <w:rPr>
          <w:i/>
        </w:rPr>
        <w:t>X_train</w:t>
      </w:r>
      <w:proofErr w:type="spellEnd"/>
      <w:r w:rsidR="000E1AFB">
        <w:t>)</w:t>
      </w:r>
      <w:r w:rsidR="00C75330">
        <w:t xml:space="preserve"> e</w:t>
      </w:r>
      <w:r w:rsidR="000E1AFB">
        <w:t xml:space="preserve"> de teste (</w:t>
      </w:r>
      <w:proofErr w:type="spellStart"/>
      <w:r w:rsidR="000E1AFB" w:rsidRPr="000E1AFB">
        <w:rPr>
          <w:i/>
        </w:rPr>
        <w:t>X_test</w:t>
      </w:r>
      <w:proofErr w:type="spellEnd"/>
      <w:r w:rsidR="000E1AFB">
        <w:t xml:space="preserve">), </w:t>
      </w:r>
      <w:r w:rsidR="00E219B3">
        <w:t>quanto</w:t>
      </w:r>
      <w:r w:rsidR="000E1AFB">
        <w:t xml:space="preserve"> classes de treino </w:t>
      </w:r>
      <w:r w:rsidR="008F0597">
        <w:t xml:space="preserve">e </w:t>
      </w:r>
      <w:r w:rsidR="000E1AFB">
        <w:t>teste (</w:t>
      </w:r>
      <w:proofErr w:type="spellStart"/>
      <w:r w:rsidR="000E1AFB" w:rsidRPr="000E1AFB">
        <w:rPr>
          <w:i/>
        </w:rPr>
        <w:t>y_train</w:t>
      </w:r>
      <w:proofErr w:type="spellEnd"/>
      <w:r w:rsidR="008F0597">
        <w:t>,</w:t>
      </w:r>
      <w:r w:rsidR="000E1AFB">
        <w:t xml:space="preserve"> </w:t>
      </w:r>
      <w:proofErr w:type="spellStart"/>
      <w:r w:rsidR="000E1AFB" w:rsidRPr="000E1AFB">
        <w:rPr>
          <w:i/>
        </w:rPr>
        <w:t>y_test</w:t>
      </w:r>
      <w:proofErr w:type="spellEnd"/>
      <w:r w:rsidR="000E1AFB">
        <w:t>)</w:t>
      </w:r>
      <w:r w:rsidR="00FF2EA5">
        <w:t xml:space="preserve">. O tamanho da base de teste pode ser informado para o </w:t>
      </w:r>
      <w:proofErr w:type="spellStart"/>
      <w:r w:rsidR="00FF2EA5" w:rsidRPr="00634F71">
        <w:rPr>
          <w:i/>
        </w:rPr>
        <w:t>train_test_split</w:t>
      </w:r>
      <w:proofErr w:type="spellEnd"/>
      <w:r w:rsidR="00FF2EA5">
        <w:t xml:space="preserve"> através do parâmetro </w:t>
      </w:r>
      <w:proofErr w:type="spellStart"/>
      <w:r w:rsidR="00FF2EA5" w:rsidRPr="00FF2EA5">
        <w:rPr>
          <w:i/>
        </w:rPr>
        <w:t>test_size</w:t>
      </w:r>
      <w:proofErr w:type="spellEnd"/>
      <w:r w:rsidR="00FF2EA5">
        <w:t xml:space="preserve"> </w:t>
      </w:r>
      <w:r w:rsidR="002B2B77">
        <w:t>que</w:t>
      </w:r>
      <w:r w:rsidR="008B6037">
        <w:t>,</w:t>
      </w:r>
      <w:r w:rsidR="002B2B77">
        <w:t xml:space="preserve"> </w:t>
      </w:r>
      <w:r w:rsidR="00A61A0A">
        <w:t>nesse caso</w:t>
      </w:r>
      <w:r w:rsidR="008B6037">
        <w:t>,</w:t>
      </w:r>
      <w:r w:rsidR="00587109">
        <w:t xml:space="preserve"> foi</w:t>
      </w:r>
      <w:r w:rsidR="008B6037">
        <w:t xml:space="preserve"> de</w:t>
      </w:r>
      <w:r w:rsidR="00F966BB">
        <w:t xml:space="preserve"> </w:t>
      </w:r>
      <w:r w:rsidR="00FF2EA5">
        <w:t>0</w:t>
      </w:r>
      <w:r w:rsidR="004B57A4">
        <w:t>,</w:t>
      </w:r>
      <w:r w:rsidR="00FF2EA5">
        <w:t>3</w:t>
      </w:r>
      <w:commentRangeStart w:id="822"/>
      <w:r w:rsidR="00BA00AE">
        <w:t xml:space="preserve"> (30% de teste e 70% de treinamento</w:t>
      </w:r>
      <w:r w:rsidR="00FE1F5C">
        <w:t xml:space="preserve">, respectivamente </w:t>
      </w:r>
      <w:r w:rsidR="00FE1F5C" w:rsidRPr="00FE1F5C">
        <w:t>533</w:t>
      </w:r>
      <w:r w:rsidR="00FE1F5C">
        <w:t xml:space="preserve"> e 1242</w:t>
      </w:r>
      <w:r w:rsidR="00BA00AE">
        <w:t>)</w:t>
      </w:r>
      <w:r w:rsidR="00FF2EA5">
        <w:t>.</w:t>
      </w:r>
      <w:commentRangeEnd w:id="822"/>
      <w:r w:rsidR="00A04918">
        <w:rPr>
          <w:rStyle w:val="Refdecomentrio"/>
        </w:rPr>
        <w:commentReference w:id="822"/>
      </w:r>
    </w:p>
    <w:p w14:paraId="584595AA" w14:textId="6BEC55B8" w:rsidR="00F8355F" w:rsidRDefault="007E05CD" w:rsidP="00A03108">
      <w:r>
        <w:tab/>
      </w:r>
      <w:r w:rsidR="000D059E">
        <w:t>A</w:t>
      </w:r>
      <w:r>
        <w:t xml:space="preserve"> classe </w:t>
      </w:r>
      <w:proofErr w:type="spellStart"/>
      <w:r w:rsidRPr="007E05CD">
        <w:rPr>
          <w:i/>
        </w:rPr>
        <w:t>KNeighborsClassifier</w:t>
      </w:r>
      <w:proofErr w:type="spellEnd"/>
      <w:r>
        <w:t xml:space="preserve"> da </w:t>
      </w:r>
      <w:r w:rsidR="00BA00AE">
        <w:t>biblioteca</w:t>
      </w:r>
      <w:r>
        <w:t xml:space="preserve"> </w:t>
      </w:r>
      <w:proofErr w:type="spellStart"/>
      <w:proofErr w:type="gramStart"/>
      <w:r w:rsidRPr="007E05CD">
        <w:rPr>
          <w:i/>
        </w:rPr>
        <w:t>sklearn.neighbors</w:t>
      </w:r>
      <w:proofErr w:type="spellEnd"/>
      <w:proofErr w:type="gramEnd"/>
      <w:r w:rsidR="003C5567" w:rsidRPr="00017ED1">
        <w:rPr>
          <w:i/>
        </w:rPr>
        <w:t xml:space="preserve"> </w:t>
      </w:r>
      <w:r w:rsidR="00523340" w:rsidRPr="00017ED1">
        <w:t>ser</w:t>
      </w:r>
      <w:r w:rsidR="00523340">
        <w:t>viu de base para o êxito</w:t>
      </w:r>
      <w:r w:rsidR="000D059E">
        <w:t xml:space="preserve"> no funcionamento do KNN.</w:t>
      </w:r>
      <w:r w:rsidR="008B31B3" w:rsidRPr="00523340">
        <w:t xml:space="preserve"> </w:t>
      </w:r>
      <w:r w:rsidR="000D059E">
        <w:t>N</w:t>
      </w:r>
      <w:r w:rsidR="008B31B3" w:rsidRPr="008B31B3">
        <w:t>ela, pod</w:t>
      </w:r>
      <w:r w:rsidR="008B31B3">
        <w:t xml:space="preserve">e ser informado o </w:t>
      </w:r>
      <w:r w:rsidR="00BF1A85">
        <w:t>número</w:t>
      </w:r>
      <w:r w:rsidR="008B31B3">
        <w:t xml:space="preserve"> de vizinhos levados em consideração a partir do parâmetro </w:t>
      </w:r>
      <w:proofErr w:type="spellStart"/>
      <w:r w:rsidR="008B31B3" w:rsidRPr="008B31B3">
        <w:rPr>
          <w:i/>
        </w:rPr>
        <w:t>n_neighbors</w:t>
      </w:r>
      <w:proofErr w:type="spellEnd"/>
      <w:r w:rsidR="000E785A">
        <w:t xml:space="preserve"> que nesse caso foi </w:t>
      </w:r>
      <w:r w:rsidR="00A476DA">
        <w:t xml:space="preserve">decidido através de testes para descobrir o melhor </w:t>
      </w:r>
      <w:r w:rsidR="00A476DA" w:rsidRPr="00CB731F">
        <w:rPr>
          <w:i/>
        </w:rPr>
        <w:t>k</w:t>
      </w:r>
      <w:r w:rsidR="00A476DA">
        <w:t xml:space="preserve">, resultando </w:t>
      </w:r>
      <w:r w:rsidR="005F468A">
        <w:t>em</w:t>
      </w:r>
      <w:r w:rsidR="00A476DA">
        <w:t xml:space="preserve"> 9</w:t>
      </w:r>
      <w:r w:rsidR="002842D7">
        <w:t>, com m</w:t>
      </w:r>
      <w:r w:rsidR="002842D7" w:rsidRPr="002842D7">
        <w:t>enor erro de classificação</w:t>
      </w:r>
      <w:r w:rsidR="00CB731F">
        <w:t xml:space="preserve"> (MSE)</w:t>
      </w:r>
      <w:r w:rsidR="002842D7">
        <w:t xml:space="preserve"> de </w:t>
      </w:r>
      <w:r w:rsidR="002842D7" w:rsidRPr="002842D7">
        <w:t>0.572475</w:t>
      </w:r>
      <w:r w:rsidR="000E785A">
        <w:t>.</w:t>
      </w:r>
    </w:p>
    <w:p w14:paraId="3B4E78CD" w14:textId="7EEECC28" w:rsidR="007E05CD" w:rsidRDefault="00F8355F" w:rsidP="00A03108">
      <w:r>
        <w:tab/>
      </w:r>
      <w:r w:rsidR="009E07AC">
        <w:t xml:space="preserve">Iniciando a classe, obtemos a variável </w:t>
      </w:r>
      <w:r w:rsidR="009E07AC" w:rsidRPr="009E07AC">
        <w:rPr>
          <w:i/>
        </w:rPr>
        <w:t>model</w:t>
      </w:r>
      <w:r w:rsidR="004C1BFF">
        <w:t>.</w:t>
      </w:r>
      <w:r w:rsidR="009E07AC" w:rsidRPr="009E07AC">
        <w:t xml:space="preserve"> </w:t>
      </w:r>
      <w:r w:rsidR="00E15454">
        <w:t>Com</w:t>
      </w:r>
      <w:r w:rsidR="009E07AC">
        <w:t xml:space="preserve"> ela, </w:t>
      </w:r>
      <w:r w:rsidR="00237371">
        <w:t>põe-se</w:t>
      </w:r>
      <w:r w:rsidR="009E07AC">
        <w:t xml:space="preserve"> os dados de treino</w:t>
      </w:r>
      <w:r w:rsidR="003A328D">
        <w:t xml:space="preserve"> (</w:t>
      </w:r>
      <w:proofErr w:type="spellStart"/>
      <w:r w:rsidR="003A328D" w:rsidRPr="003A328D">
        <w:rPr>
          <w:i/>
        </w:rPr>
        <w:t>X_train</w:t>
      </w:r>
      <w:proofErr w:type="spellEnd"/>
      <w:r w:rsidR="003A328D" w:rsidRPr="003A328D">
        <w:t xml:space="preserve">, </w:t>
      </w:r>
      <w:proofErr w:type="spellStart"/>
      <w:r w:rsidR="003A328D" w:rsidRPr="003A328D">
        <w:rPr>
          <w:i/>
        </w:rPr>
        <w:t>y_train</w:t>
      </w:r>
      <w:proofErr w:type="spellEnd"/>
      <w:r w:rsidR="003A328D">
        <w:t>)</w:t>
      </w:r>
      <w:r w:rsidR="009E07AC">
        <w:t xml:space="preserve"> através do método </w:t>
      </w:r>
      <w:proofErr w:type="spellStart"/>
      <w:r w:rsidR="009E07AC" w:rsidRPr="009E07AC">
        <w:rPr>
          <w:i/>
        </w:rPr>
        <w:t>fit</w:t>
      </w:r>
      <w:proofErr w:type="spellEnd"/>
      <w:r w:rsidR="00AF0E94">
        <w:t xml:space="preserve">, </w:t>
      </w:r>
      <w:r w:rsidR="00794B95">
        <w:t>de modo que</w:t>
      </w:r>
      <w:r w:rsidR="00AF0E94">
        <w:t xml:space="preserve"> suport</w:t>
      </w:r>
      <w:r w:rsidR="00794B95">
        <w:t>e</w:t>
      </w:r>
      <w:r w:rsidR="00AF0E94">
        <w:t xml:space="preserve"> </w:t>
      </w:r>
      <w:r w:rsidR="001405F7">
        <w:t>dois</w:t>
      </w:r>
      <w:r w:rsidR="00AF0E94">
        <w:t xml:space="preserve"> </w:t>
      </w:r>
      <w:r w:rsidR="00A12877">
        <w:t>parâmetros</w:t>
      </w:r>
      <w:r w:rsidR="00AF0E94">
        <w:t>: (i) dados de treino; (</w:t>
      </w:r>
      <w:proofErr w:type="spellStart"/>
      <w:r w:rsidR="00AF0E94">
        <w:t>ii</w:t>
      </w:r>
      <w:proofErr w:type="spellEnd"/>
      <w:r w:rsidR="00AF0E94">
        <w:t>) valores alvo.</w:t>
      </w:r>
      <w:r w:rsidR="00A12877">
        <w:t xml:space="preserve"> </w:t>
      </w:r>
      <w:r w:rsidR="007B2EDA">
        <w:t>Assim sendo</w:t>
      </w:r>
      <w:r w:rsidR="00A12877">
        <w:t xml:space="preserve">, já é </w:t>
      </w:r>
      <w:r w:rsidR="000365FD">
        <w:t>iminente</w:t>
      </w:r>
      <w:r w:rsidR="00A12877">
        <w:t xml:space="preserve"> </w:t>
      </w:r>
      <w:commentRangeStart w:id="823"/>
      <w:r w:rsidR="00A12877">
        <w:t xml:space="preserve">utilizar o </w:t>
      </w:r>
      <w:r w:rsidR="00E72884">
        <w:t>melhor k analisado</w:t>
      </w:r>
      <w:commentRangeEnd w:id="823"/>
      <w:r w:rsidR="00E72884">
        <w:rPr>
          <w:rStyle w:val="Refdecomentrio"/>
        </w:rPr>
        <w:commentReference w:id="823"/>
      </w:r>
      <w:r w:rsidR="00CE5BFA">
        <w:t xml:space="preserve"> (9)</w:t>
      </w:r>
      <w:r w:rsidR="00E72884">
        <w:t>,</w:t>
      </w:r>
      <w:r w:rsidR="00A12877">
        <w:t xml:space="preserve"> para predizer o</w:t>
      </w:r>
      <w:r w:rsidR="00A736E0">
        <w:t>s próximos alvos</w:t>
      </w:r>
      <w:r w:rsidR="004F7693">
        <w:t xml:space="preserve"> que</w:t>
      </w:r>
      <w:r w:rsidR="00C10078">
        <w:t>,</w:t>
      </w:r>
      <w:r w:rsidR="004F7693">
        <w:t xml:space="preserve"> no </w:t>
      </w:r>
      <w:r w:rsidR="004F7693" w:rsidRPr="004F7693">
        <w:rPr>
          <w:i/>
        </w:rPr>
        <w:t>sklearn</w:t>
      </w:r>
      <w:r w:rsidR="00C10078">
        <w:rPr>
          <w:i/>
        </w:rPr>
        <w:t>,</w:t>
      </w:r>
      <w:r w:rsidR="004F7693">
        <w:t xml:space="preserve"> é rodado através do método </w:t>
      </w:r>
      <w:proofErr w:type="spellStart"/>
      <w:r w:rsidR="004F7693" w:rsidRPr="00F33E07">
        <w:rPr>
          <w:i/>
        </w:rPr>
        <w:t>predict</w:t>
      </w:r>
      <w:proofErr w:type="spellEnd"/>
      <w:r w:rsidR="009F5AE7">
        <w:t>.</w:t>
      </w:r>
      <w:r w:rsidR="00E41F55">
        <w:t xml:space="preserve"> </w:t>
      </w:r>
      <w:r w:rsidR="009F5AE7">
        <w:t xml:space="preserve">Ele </w:t>
      </w:r>
      <w:r w:rsidR="009F5AE7">
        <w:lastRenderedPageBreak/>
        <w:t>transfere</w:t>
      </w:r>
      <w:r w:rsidR="00E41F55">
        <w:t xml:space="preserve"> os valores </w:t>
      </w:r>
      <w:r w:rsidR="009B3751">
        <w:t>para realizar a predição</w:t>
      </w:r>
      <w:r w:rsidR="00E41F55">
        <w:t xml:space="preserve"> (</w:t>
      </w:r>
      <w:proofErr w:type="spellStart"/>
      <w:r w:rsidR="00E41F55" w:rsidRPr="00E41F55">
        <w:rPr>
          <w:i/>
        </w:rPr>
        <w:t>X_test</w:t>
      </w:r>
      <w:proofErr w:type="spellEnd"/>
      <w:r w:rsidR="00E41F55">
        <w:t>)</w:t>
      </w:r>
      <w:r w:rsidR="000D48E6">
        <w:t>, que tem como retorno a classe que se adequa melhor ao</w:t>
      </w:r>
      <w:r w:rsidR="00E72884">
        <w:t>s dados de teste</w:t>
      </w:r>
      <w:r w:rsidR="000D48E6">
        <w:t>.</w:t>
      </w:r>
    </w:p>
    <w:p w14:paraId="63A83446" w14:textId="3D06CAE3" w:rsidR="00972812" w:rsidRDefault="00A33BFC" w:rsidP="00A03108">
      <w:r>
        <w:tab/>
      </w:r>
      <w:r w:rsidR="00DA6BB2">
        <w:t>Em suma,</w:t>
      </w:r>
      <w:r w:rsidR="00864E51">
        <w:t xml:space="preserve"> um teste</w:t>
      </w:r>
      <w:r w:rsidR="004455C7">
        <w:t>, efetua</w:t>
      </w:r>
      <w:r w:rsidR="00F67CE3">
        <w:t>do</w:t>
      </w:r>
      <w:r w:rsidR="00751FD7">
        <w:t xml:space="preserve"> através do método </w:t>
      </w:r>
      <w:r w:rsidR="00751FD7" w:rsidRPr="00751FD7">
        <w:rPr>
          <w:i/>
        </w:rPr>
        <w:t>score</w:t>
      </w:r>
      <w:r w:rsidR="00864E51">
        <w:t xml:space="preserve"> na performance da predição do algoritmo </w:t>
      </w:r>
      <w:r w:rsidR="00E72884">
        <w:t>KNN</w:t>
      </w:r>
      <w:r w:rsidR="00EA09B2">
        <w:t xml:space="preserve"> e da base</w:t>
      </w:r>
      <w:r w:rsidR="00864E51">
        <w:t xml:space="preserve"> informad</w:t>
      </w:r>
      <w:r w:rsidR="00EA09B2">
        <w:t>a</w:t>
      </w:r>
      <w:r w:rsidR="00864E51">
        <w:t xml:space="preserve"> ao </w:t>
      </w:r>
      <w:r w:rsidR="00864E51" w:rsidRPr="00E7273F">
        <w:rPr>
          <w:i/>
        </w:rPr>
        <w:t>sklearn</w:t>
      </w:r>
      <w:r w:rsidR="00210A77">
        <w:t xml:space="preserve">, </w:t>
      </w:r>
      <w:r w:rsidR="005A7C3A">
        <w:t>recebe</w:t>
      </w:r>
      <w:r w:rsidR="000771B1">
        <w:t>u</w:t>
      </w:r>
      <w:r w:rsidR="005A7C3A">
        <w:t xml:space="preserve"> por parâmetro </w:t>
      </w:r>
      <w:r w:rsidR="00FF3850">
        <w:t xml:space="preserve">suas </w:t>
      </w:r>
      <w:proofErr w:type="spellStart"/>
      <w:r w:rsidR="00D568F5">
        <w:t>caracteristicas</w:t>
      </w:r>
      <w:proofErr w:type="spellEnd"/>
      <w:r w:rsidR="001850B4">
        <w:t>,</w:t>
      </w:r>
      <w:r w:rsidR="005A7C3A">
        <w:t xml:space="preserve"> retiradas d</w:t>
      </w:r>
      <w:r w:rsidR="00E72884">
        <w:t>e</w:t>
      </w:r>
      <w:r w:rsidR="005A7C3A">
        <w:t xml:space="preserve"> </w:t>
      </w:r>
      <w:proofErr w:type="spellStart"/>
      <w:r w:rsidR="005A7C3A" w:rsidRPr="005A7C3A">
        <w:rPr>
          <w:i/>
        </w:rPr>
        <w:t>X_test</w:t>
      </w:r>
      <w:proofErr w:type="spellEnd"/>
      <w:r w:rsidR="00D568F5">
        <w:t xml:space="preserve"> e</w:t>
      </w:r>
      <w:r w:rsidR="005A7C3A">
        <w:t xml:space="preserve"> classes</w:t>
      </w:r>
      <w:r w:rsidR="00CE569C">
        <w:t>,</w:t>
      </w:r>
      <w:r w:rsidR="005A7C3A">
        <w:t xml:space="preserve"> retiradas d</w:t>
      </w:r>
      <w:r w:rsidR="00E72884">
        <w:t>e</w:t>
      </w:r>
      <w:r w:rsidR="005A7C3A">
        <w:t xml:space="preserve"> </w:t>
      </w:r>
      <w:proofErr w:type="spellStart"/>
      <w:r w:rsidR="005A7C3A" w:rsidRPr="005A7C3A">
        <w:rPr>
          <w:i/>
        </w:rPr>
        <w:t>y_test</w:t>
      </w:r>
      <w:proofErr w:type="spellEnd"/>
      <w:r w:rsidR="007F48EE">
        <w:t xml:space="preserve"> e</w:t>
      </w:r>
      <w:r w:rsidR="00A31EAE">
        <w:t xml:space="preserve"> retorna</w:t>
      </w:r>
      <w:r w:rsidR="003D6DDB">
        <w:t>ram</w:t>
      </w:r>
      <w:r w:rsidR="00A31EAE">
        <w:t xml:space="preserve"> </w:t>
      </w:r>
      <w:r w:rsidR="00EF4A01">
        <w:t>à</w:t>
      </w:r>
      <w:r w:rsidR="00A31EAE">
        <w:t xml:space="preserve"> acurácia do </w:t>
      </w:r>
      <w:r w:rsidR="00E72884">
        <w:t>algoritmo KNN</w:t>
      </w:r>
      <w:r w:rsidR="00A31EAE">
        <w:t>.</w:t>
      </w:r>
      <w:r w:rsidR="00EF4A01">
        <w:t xml:space="preserve"> </w:t>
      </w:r>
      <w:r w:rsidR="00F321B7">
        <w:t xml:space="preserve">Os resultados do teste são apresentados na seção </w:t>
      </w:r>
      <w:r w:rsidR="00F321B7">
        <w:fldChar w:fldCharType="begin"/>
      </w:r>
      <w:r w:rsidR="00F321B7">
        <w:instrText xml:space="preserve"> REF _Ref55696568 \r \h </w:instrText>
      </w:r>
      <w:r w:rsidR="00F321B7">
        <w:fldChar w:fldCharType="separate"/>
      </w:r>
      <w:r w:rsidR="00F321B7">
        <w:t>4.2.6</w:t>
      </w:r>
      <w:r w:rsidR="00F321B7">
        <w:fldChar w:fldCharType="end"/>
      </w:r>
      <w:r w:rsidR="00EF4A01">
        <w:t>.</w:t>
      </w:r>
    </w:p>
    <w:p w14:paraId="55CD6BFF" w14:textId="2B127B29" w:rsidR="00D23405" w:rsidRDefault="008B3B8C" w:rsidP="00A03108">
      <w:pPr>
        <w:pStyle w:val="Ttulo2"/>
        <w:rPr>
          <w:i/>
        </w:rPr>
      </w:pPr>
      <w:bookmarkStart w:id="824" w:name="_Toc55260969"/>
      <w:bookmarkStart w:id="825" w:name="_Toc55777268"/>
      <w:r>
        <w:t>Predição n</w:t>
      </w:r>
      <w:r w:rsidR="00CC1095">
        <w:t xml:space="preserve">o </w:t>
      </w:r>
      <w:r w:rsidR="00941DE8">
        <w:t>sistema</w:t>
      </w:r>
      <w:r w:rsidR="00726572">
        <w:t xml:space="preserve"> </w:t>
      </w:r>
      <w:r w:rsidR="00AE024C">
        <w:rPr>
          <w:i/>
        </w:rPr>
        <w:t>LORS</w:t>
      </w:r>
      <w:bookmarkEnd w:id="824"/>
      <w:bookmarkEnd w:id="825"/>
    </w:p>
    <w:p w14:paraId="3B5520AA" w14:textId="3F0DE506" w:rsidR="0034393F" w:rsidRDefault="00CC7162" w:rsidP="00A03108">
      <w:r>
        <w:tab/>
      </w:r>
      <w:r w:rsidR="00642BFD">
        <w:t>O</w:t>
      </w:r>
      <w:r>
        <w:t xml:space="preserve"> sistema LORS</w:t>
      </w:r>
      <w:r w:rsidR="0016283E">
        <w:t>,</w:t>
      </w:r>
      <w:r w:rsidR="00D458A3">
        <w:t xml:space="preserve"> desenvolvido para</w:t>
      </w:r>
      <w:r w:rsidR="00B8062D">
        <w:t>,</w:t>
      </w:r>
      <w:r w:rsidR="00D458A3">
        <w:t xml:space="preserve"> </w:t>
      </w:r>
      <w:r w:rsidR="003D3936">
        <w:t xml:space="preserve">através do conhecimento do contexto dos usuários, </w:t>
      </w:r>
      <w:r w:rsidR="008C3788">
        <w:t>aperfeiçoar</w:t>
      </w:r>
      <w:r>
        <w:t xml:space="preserve"> as recomendações</w:t>
      </w:r>
      <w:r w:rsidR="003D3936">
        <w:t xml:space="preserve"> musicais</w:t>
      </w:r>
      <w:r w:rsidR="00F51786">
        <w:t xml:space="preserve"> do Spotify</w:t>
      </w:r>
      <w:r w:rsidR="0076091E">
        <w:t>,</w:t>
      </w:r>
      <w:r w:rsidR="00CA68CD">
        <w:t xml:space="preserve"> é realizad</w:t>
      </w:r>
      <w:r w:rsidR="00642BFD">
        <w:t>a</w:t>
      </w:r>
      <w:r w:rsidR="00CA68CD">
        <w:t xml:space="preserve"> a</w:t>
      </w:r>
      <w:r w:rsidR="009C7510">
        <w:t xml:space="preserve"> predição do gênero musical baseando-se no contexto </w:t>
      </w:r>
      <w:r w:rsidR="00145F69">
        <w:t>e o histórico de músicas reproduzidas</w:t>
      </w:r>
      <w:r w:rsidR="0076091E">
        <w:t>.</w:t>
      </w:r>
      <w:r w:rsidR="009102B8">
        <w:t xml:space="preserve"> </w:t>
      </w:r>
      <w:r w:rsidR="0076091E">
        <w:t>O</w:t>
      </w:r>
      <w:r w:rsidR="009102B8">
        <w:t xml:space="preserve"> resultado </w:t>
      </w:r>
      <w:r w:rsidR="00A81BB6">
        <w:t>correspondente</w:t>
      </w:r>
      <w:r w:rsidR="00907AEF">
        <w:t xml:space="preserve"> passa a ser entregue</w:t>
      </w:r>
      <w:r w:rsidR="009102B8">
        <w:t xml:space="preserve"> através de uma API</w:t>
      </w:r>
      <w:r w:rsidR="00375E1B">
        <w:t>,</w:t>
      </w:r>
      <w:r w:rsidR="002F0BD6">
        <w:t xml:space="preserve"> pode</w:t>
      </w:r>
      <w:r w:rsidR="00907AEF">
        <w:t>ndo</w:t>
      </w:r>
      <w:r w:rsidR="002F0BD6">
        <w:t xml:space="preserve"> ser consumida por qualquer </w:t>
      </w:r>
      <w:r w:rsidR="0034393F">
        <w:t>usuário</w:t>
      </w:r>
      <w:r w:rsidR="002F0BD6">
        <w:t xml:space="preserve"> que utilize o </w:t>
      </w:r>
      <w:r w:rsidR="002F0BD6" w:rsidRPr="0041076F">
        <w:rPr>
          <w:i/>
        </w:rPr>
        <w:t>plugin Web</w:t>
      </w:r>
      <w:r w:rsidR="004E1FF1">
        <w:t xml:space="preserve"> desenvolvido nesse trabalho</w:t>
      </w:r>
      <w:r w:rsidR="009102B8">
        <w:t>.</w:t>
      </w:r>
    </w:p>
    <w:p w14:paraId="0AD4FE53" w14:textId="4F56E840" w:rsidR="00BC6F82" w:rsidRDefault="00454DF5" w:rsidP="00A03108">
      <w:pPr>
        <w:pStyle w:val="Figuras"/>
      </w:pPr>
      <w:r>
        <w:drawing>
          <wp:inline distT="0" distB="0" distL="0" distR="0" wp14:anchorId="708452DA" wp14:editId="0EE63297">
            <wp:extent cx="5753100" cy="304800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3100" cy="3048000"/>
                    </a:xfrm>
                    <a:prstGeom prst="rect">
                      <a:avLst/>
                    </a:prstGeom>
                    <a:noFill/>
                    <a:ln>
                      <a:noFill/>
                    </a:ln>
                  </pic:spPr>
                </pic:pic>
              </a:graphicData>
            </a:graphic>
          </wp:inline>
        </w:drawing>
      </w:r>
    </w:p>
    <w:p w14:paraId="282D6D87" w14:textId="5269A398" w:rsidR="00BC6F82" w:rsidRDefault="00BC6F82" w:rsidP="00A03108">
      <w:pPr>
        <w:pStyle w:val="Legenda"/>
      </w:pPr>
      <w:bookmarkStart w:id="826" w:name="_Ref54973275"/>
      <w:bookmarkStart w:id="827" w:name="_Toc55260899"/>
      <w:r>
        <w:t xml:space="preserve">Figura </w:t>
      </w:r>
      <w:fldSimple w:instr=" SEQ Figura \* ARABIC ">
        <w:r w:rsidR="00772326">
          <w:rPr>
            <w:noProof/>
          </w:rPr>
          <w:t>24</w:t>
        </w:r>
      </w:fldSimple>
      <w:bookmarkEnd w:id="826"/>
      <w:r>
        <w:t xml:space="preserve"> Visão macro do sistema LORS </w:t>
      </w:r>
      <w:r w:rsidRPr="00A73EA3">
        <w:t>(próprio, 2020)</w:t>
      </w:r>
      <w:bookmarkEnd w:id="827"/>
    </w:p>
    <w:p w14:paraId="50849F02" w14:textId="312B5984" w:rsidR="00BC6F82" w:rsidRDefault="00E62979" w:rsidP="00A03108">
      <w:r>
        <w:tab/>
      </w:r>
      <w:r w:rsidR="00B060DE">
        <w:t xml:space="preserve">O </w:t>
      </w:r>
      <w:r w:rsidR="00B060DE" w:rsidRPr="00F829E2">
        <w:rPr>
          <w:i/>
        </w:rPr>
        <w:t>plugin</w:t>
      </w:r>
      <w:r w:rsidR="00B060DE">
        <w:t xml:space="preserve"> (representado na </w:t>
      </w:r>
      <w:r w:rsidR="00C23575">
        <w:fldChar w:fldCharType="begin"/>
      </w:r>
      <w:r w:rsidR="00C23575">
        <w:instrText xml:space="preserve"> REF _Ref54973275 \h </w:instrText>
      </w:r>
      <w:r w:rsidR="00C23575">
        <w:fldChar w:fldCharType="separate"/>
      </w:r>
      <w:r w:rsidR="00C23575">
        <w:t xml:space="preserve">Figura </w:t>
      </w:r>
      <w:r w:rsidR="00C23575">
        <w:rPr>
          <w:noProof/>
        </w:rPr>
        <w:t>24</w:t>
      </w:r>
      <w:r w:rsidR="00C23575">
        <w:fldChar w:fldCharType="end"/>
      </w:r>
      <w:r w:rsidR="00B060DE">
        <w:t xml:space="preserve"> como o “App”) é responsável por</w:t>
      </w:r>
      <w:r w:rsidR="00466714">
        <w:t>,</w:t>
      </w:r>
      <w:r w:rsidR="00B060DE">
        <w:t xml:space="preserve"> a</w:t>
      </w:r>
      <w:r w:rsidR="00A9537E">
        <w:t xml:space="preserve"> cada 30 minutos</w:t>
      </w:r>
      <w:r w:rsidR="00466714">
        <w:t>,</w:t>
      </w:r>
      <w:r w:rsidR="00A9537E">
        <w:t xml:space="preserve"> </w:t>
      </w:r>
      <w:r w:rsidR="00233140">
        <w:t>solicitar</w:t>
      </w:r>
      <w:r w:rsidR="00A9537E">
        <w:t xml:space="preserve"> ao usuário uma atualização de contexto, isso é, </w:t>
      </w:r>
      <w:r w:rsidR="006E66D9">
        <w:t>abrir</w:t>
      </w:r>
      <w:r w:rsidR="00A9537E">
        <w:t xml:space="preserve"> um formulário</w:t>
      </w:r>
      <w:r w:rsidR="00E502D9">
        <w:t>.</w:t>
      </w:r>
      <w:r w:rsidR="00A9537E">
        <w:t xml:space="preserve"> </w:t>
      </w:r>
      <w:r w:rsidR="0022107A">
        <w:t xml:space="preserve">Dessa </w:t>
      </w:r>
      <w:r w:rsidR="0022107A">
        <w:lastRenderedPageBreak/>
        <w:t>forma,</w:t>
      </w:r>
      <w:r w:rsidR="00C12991">
        <w:t xml:space="preserve"> ele</w:t>
      </w:r>
      <w:r w:rsidR="00A9537E">
        <w:t xml:space="preserve"> possibilita o preenchimento do humor, atividades e localização atual do usuário. </w:t>
      </w:r>
      <w:r w:rsidR="00066D7E">
        <w:t>As</w:t>
      </w:r>
      <w:r w:rsidR="00A9537E">
        <w:t xml:space="preserve"> informações s</w:t>
      </w:r>
      <w:r w:rsidR="00066D7E">
        <w:t>ão</w:t>
      </w:r>
      <w:r w:rsidR="00A9537E">
        <w:t xml:space="preserve"> salvas e relacionadas </w:t>
      </w:r>
      <w:r w:rsidR="00C94B56">
        <w:t>à</w:t>
      </w:r>
      <w:r w:rsidR="00A9537E">
        <w:t>s próximas músicas reproduzidas ou salvas pelo usuário.</w:t>
      </w:r>
    </w:p>
    <w:p w14:paraId="47B0BDAB" w14:textId="50BBD5BF" w:rsidR="00A619B9" w:rsidRDefault="00A619B9" w:rsidP="00A03108">
      <w:pPr>
        <w:pStyle w:val="Ttulo3"/>
      </w:pPr>
      <w:bookmarkStart w:id="828" w:name="_Toc55260971"/>
      <w:bookmarkStart w:id="829" w:name="_Toc55777270"/>
      <w:commentRangeStart w:id="830"/>
      <w:r>
        <w:t>POC (</w:t>
      </w:r>
      <w:proofErr w:type="spellStart"/>
      <w:r w:rsidRPr="002C2326">
        <w:t>Proof</w:t>
      </w:r>
      <w:proofErr w:type="spellEnd"/>
      <w:r w:rsidRPr="002C2326">
        <w:t xml:space="preserve"> </w:t>
      </w:r>
      <w:proofErr w:type="spellStart"/>
      <w:r w:rsidRPr="002C2326">
        <w:t>of</w:t>
      </w:r>
      <w:proofErr w:type="spellEnd"/>
      <w:r w:rsidRPr="002C2326">
        <w:t xml:space="preserve"> </w:t>
      </w:r>
      <w:proofErr w:type="spellStart"/>
      <w:r w:rsidRPr="002C2326">
        <w:t>Concept</w:t>
      </w:r>
      <w:proofErr w:type="spellEnd"/>
      <w:r>
        <w:t>)</w:t>
      </w:r>
      <w:bookmarkEnd w:id="828"/>
      <w:bookmarkEnd w:id="829"/>
    </w:p>
    <w:p w14:paraId="2A9889C4" w14:textId="56F83279" w:rsidR="00102897" w:rsidRDefault="00CC7162" w:rsidP="00A03108">
      <w:r>
        <w:tab/>
      </w:r>
      <w:r w:rsidR="00D612B2">
        <w:t>Na</w:t>
      </w:r>
      <w:r w:rsidR="007B0097">
        <w:t xml:space="preserve"> elaboração</w:t>
      </w:r>
      <w:r w:rsidR="00D612B2">
        <w:t xml:space="preserve"> de</w:t>
      </w:r>
      <w:r w:rsidR="00266735">
        <w:t xml:space="preserve"> uma POC </w:t>
      </w:r>
      <w:r w:rsidR="00474300">
        <w:t xml:space="preserve">em </w:t>
      </w:r>
      <w:proofErr w:type="spellStart"/>
      <w:r w:rsidR="00474300" w:rsidRPr="00433A8B">
        <w:rPr>
          <w:i/>
        </w:rPr>
        <w:t>python</w:t>
      </w:r>
      <w:proofErr w:type="spellEnd"/>
      <w:r w:rsidR="00474300">
        <w:t xml:space="preserve"> utilizando o </w:t>
      </w:r>
      <w:proofErr w:type="spellStart"/>
      <w:r w:rsidR="00474300" w:rsidRPr="00433A8B">
        <w:rPr>
          <w:i/>
        </w:rPr>
        <w:t>Jupyter</w:t>
      </w:r>
      <w:proofErr w:type="spellEnd"/>
      <w:r w:rsidR="00474300" w:rsidRPr="00433A8B">
        <w:rPr>
          <w:i/>
        </w:rPr>
        <w:t xml:space="preserve"> Notebook</w:t>
      </w:r>
      <w:r w:rsidR="0047656A">
        <w:rPr>
          <w:i/>
        </w:rPr>
        <w:t>,</w:t>
      </w:r>
      <w:r w:rsidR="00187CA5">
        <w:t xml:space="preserve"> utiliz</w:t>
      </w:r>
      <w:r w:rsidR="00D612B2">
        <w:t>ou</w:t>
      </w:r>
      <w:r w:rsidR="0047656A">
        <w:t>-se</w:t>
      </w:r>
      <w:r w:rsidR="00187CA5">
        <w:t xml:space="preserve"> </w:t>
      </w:r>
      <w:r w:rsidR="003B7346">
        <w:t xml:space="preserve">somente </w:t>
      </w:r>
      <w:r w:rsidR="0047656A">
        <w:t>d</w:t>
      </w:r>
      <w:r w:rsidR="003B7346">
        <w:t>os dados do</w:t>
      </w:r>
      <w:r w:rsidR="00187CA5">
        <w:t xml:space="preserve"> </w:t>
      </w:r>
      <w:r w:rsidR="001B5479">
        <w:t>usuário</w:t>
      </w:r>
      <w:r w:rsidR="003B7346">
        <w:t xml:space="preserve"> que</w:t>
      </w:r>
      <w:r w:rsidR="00B27B5D">
        <w:t xml:space="preserve"> t</w:t>
      </w:r>
      <w:r w:rsidR="0047656A">
        <w:t>i</w:t>
      </w:r>
      <w:r w:rsidR="00B27B5D">
        <w:t>ve</w:t>
      </w:r>
      <w:r w:rsidR="0047656A">
        <w:t>ram</w:t>
      </w:r>
      <w:r w:rsidR="00B27B5D">
        <w:t xml:space="preser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fo</w:t>
      </w:r>
      <w:r w:rsidR="00886354">
        <w:t>ram</w:t>
      </w:r>
      <w:r w:rsidR="00237A2A">
        <w:t xml:space="preserve"> </w:t>
      </w:r>
      <w:r w:rsidR="007510AF">
        <w:t>concebidos</w:t>
      </w:r>
      <w:r w:rsidR="00237A2A">
        <w:t xml:space="preserve"> nessa POC. </w:t>
      </w:r>
      <w:r w:rsidR="00952402">
        <w:t xml:space="preserve">Os </w:t>
      </w:r>
      <w:r w:rsidR="00AC6D2B">
        <w:t>três</w:t>
      </w:r>
      <w:r w:rsidR="00187CA5">
        <w:t xml:space="preserve"> </w:t>
      </w:r>
      <w:r w:rsidR="00DD5F09">
        <w:t>test</w:t>
      </w:r>
      <w:r w:rsidR="00685A10">
        <w:t>es</w:t>
      </w:r>
      <w:r w:rsidR="00DD5F09">
        <w:t xml:space="preserve"> </w:t>
      </w:r>
      <w:r w:rsidR="00143551">
        <w:t>(</w:t>
      </w:r>
      <w:r w:rsidR="00CF7876">
        <w:t>(i)</w:t>
      </w:r>
      <w:r w:rsidR="00054F5A">
        <w:t xml:space="preserve"> escolher o melhor número de vizinhos (</w:t>
      </w:r>
      <w:r w:rsidR="00054F5A" w:rsidRPr="00054F5A">
        <w:rPr>
          <w:i/>
        </w:rPr>
        <w:t>k</w:t>
      </w:r>
      <w:r w:rsidR="00054F5A" w:rsidRPr="00054F5A">
        <w:t>) para rodar o algoritmo</w:t>
      </w:r>
      <w:r w:rsidR="00CF7876">
        <w:t>; (</w:t>
      </w:r>
      <w:proofErr w:type="spellStart"/>
      <w:r w:rsidR="00CF7876">
        <w:t>ii</w:t>
      </w:r>
      <w:proofErr w:type="spellEnd"/>
      <w:r w:rsidR="00CF7876">
        <w:t>)</w:t>
      </w:r>
      <w:r w:rsidR="00CE18D8">
        <w:t xml:space="preserve"> avaliar o score do modelo</w:t>
      </w:r>
      <w:r w:rsidR="00CF7876">
        <w:t>; (</w:t>
      </w:r>
      <w:proofErr w:type="spellStart"/>
      <w:r w:rsidR="00CF7876">
        <w:t>iii</w:t>
      </w:r>
      <w:proofErr w:type="spellEnd"/>
      <w:r w:rsidR="00CF7876">
        <w:t>) analisar a matriz de confusão obtida no modelo</w:t>
      </w:r>
      <w:r w:rsidR="00054F5A" w:rsidRPr="00054F5A">
        <w:t>.</w:t>
      </w:r>
      <w:commentRangeEnd w:id="830"/>
      <w:r w:rsidR="00C94B56">
        <w:rPr>
          <w:rStyle w:val="Refdecomentrio"/>
        </w:rPr>
        <w:commentReference w:id="830"/>
      </w:r>
      <w:r w:rsidR="00054F5A" w:rsidRPr="00054F5A">
        <w:t>.</w:t>
      </w:r>
      <w:r w:rsidR="00143551">
        <w:t>)</w:t>
      </w:r>
      <w:r w:rsidR="00BB0E9E">
        <w:t xml:space="preserve"> serviram de apoio para o aperfeiçoamento no uso </w:t>
      </w:r>
      <w:r w:rsidR="00CF1139">
        <w:t>do algoritmo</w:t>
      </w:r>
      <w:r w:rsidR="00054F5A" w:rsidRPr="00054F5A">
        <w:t>.</w:t>
      </w:r>
    </w:p>
    <w:p w14:paraId="3F620038" w14:textId="47CC066B" w:rsidR="001E49AE" w:rsidRPr="00054F5A" w:rsidRDefault="001E49AE" w:rsidP="00A03108">
      <w:pPr>
        <w:pStyle w:val="Ttulo3"/>
      </w:pPr>
      <w:bookmarkStart w:id="831" w:name="_Ref54920174"/>
      <w:bookmarkStart w:id="832" w:name="_Toc55260972"/>
      <w:bookmarkStart w:id="833" w:name="_Toc55777271"/>
      <w:r>
        <w:t>Servidor</w:t>
      </w:r>
      <w:bookmarkEnd w:id="831"/>
      <w:bookmarkEnd w:id="832"/>
      <w:bookmarkEnd w:id="833"/>
    </w:p>
    <w:p w14:paraId="4F516A50" w14:textId="33E541F9" w:rsidR="00CC7162" w:rsidRDefault="00CD4175" w:rsidP="00A03108">
      <w:r>
        <w:tab/>
        <w:t xml:space="preserve">Com a </w:t>
      </w:r>
      <w:r w:rsidR="004845A6">
        <w:t>lógica</w:t>
      </w:r>
      <w:r>
        <w:t xml:space="preserve"> desenvolvida na POC, </w:t>
      </w:r>
      <w:r w:rsidR="0066348A">
        <w:t>composto de</w:t>
      </w:r>
      <w:r>
        <w:t xml:space="preserve"> uma exportação do código para scripts </w:t>
      </w:r>
      <w:proofErr w:type="spellStart"/>
      <w:r w:rsidRPr="00A671E6">
        <w:rPr>
          <w:i/>
        </w:rPr>
        <w:t>python</w:t>
      </w:r>
      <w:proofErr w:type="spellEnd"/>
      <w:r w:rsidR="0066348A">
        <w:t>,</w:t>
      </w:r>
      <w:r w:rsidR="00BC4F3D">
        <w:t xml:space="preserve"> um servidor </w:t>
      </w:r>
      <w:r w:rsidR="00D742A6">
        <w:t>progredi</w:t>
      </w:r>
      <w:r w:rsidR="00903F8C">
        <w:t>u em sua criação</w:t>
      </w:r>
      <w:r w:rsidR="00E37423">
        <w:t>. Tal,</w:t>
      </w:r>
      <w:r w:rsidR="00BC4F3D">
        <w:t xml:space="preserve"> utiliza a </w:t>
      </w:r>
      <w:r w:rsidR="00C94B56">
        <w:t>biblioteca</w:t>
      </w:r>
      <w:r w:rsidR="00BC4F3D">
        <w:t xml:space="preserve"> </w:t>
      </w:r>
      <w:proofErr w:type="spellStart"/>
      <w:r w:rsidR="00BC4F3D" w:rsidRPr="00BC4F3D">
        <w:rPr>
          <w:i/>
        </w:rPr>
        <w:t>Flask</w:t>
      </w:r>
      <w:proofErr w:type="spellEnd"/>
      <w:r w:rsidR="00BC4F3D">
        <w:t xml:space="preserve"> e </w:t>
      </w:r>
      <w:r w:rsidR="00175C35">
        <w:t>integra</w:t>
      </w:r>
      <w:r w:rsidR="003F42EE">
        <w:t xml:space="preserve"> o 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w:t>
      </w:r>
      <w:r w:rsidR="00BC3568">
        <w:t>A</w:t>
      </w:r>
      <w:r w:rsidR="00EC008C">
        <w:t xml:space="preserve"> rota do tipo GET / </w:t>
      </w:r>
      <w:r w:rsidR="00BC3568">
        <w:t>elaborada</w:t>
      </w:r>
      <w:r w:rsidR="00EC008C">
        <w:t xml:space="preserve"> recebe 4 parâmetros: (i) </w:t>
      </w:r>
      <w:r w:rsidR="00EC008C" w:rsidRPr="009F2243">
        <w:rPr>
          <w:i/>
        </w:rPr>
        <w:t>uri</w:t>
      </w:r>
      <w:r w:rsidR="00EC008C">
        <w:t xml:space="preserve">, o </w:t>
      </w:r>
      <w:r w:rsidR="00EC008C" w:rsidRPr="009F2243">
        <w:rPr>
          <w:i/>
        </w:rPr>
        <w:t>id</w:t>
      </w:r>
      <w:r w:rsidR="00EC008C">
        <w:t xml:space="preserve"> do </w:t>
      </w:r>
      <w:r w:rsidR="009C040A" w:rsidRPr="006B31E5">
        <w:rPr>
          <w:iCs w:val="0"/>
        </w:rPr>
        <w:t>S</w:t>
      </w:r>
      <w:r w:rsidR="00EC008C" w:rsidRPr="006B31E5">
        <w:rPr>
          <w:iCs w:val="0"/>
        </w:rPr>
        <w:t>potify</w:t>
      </w:r>
      <w:r w:rsidR="00EC008C">
        <w:t xml:space="preserve"> do </w:t>
      </w:r>
      <w:r w:rsidR="009C040A">
        <w:t>usuário</w:t>
      </w:r>
      <w:r w:rsidR="00EC008C">
        <w:t>; (</w:t>
      </w:r>
      <w:proofErr w:type="spellStart"/>
      <w:r w:rsidR="00EC008C">
        <w:t>ii</w:t>
      </w:r>
      <w:proofErr w:type="spellEnd"/>
      <w:r w:rsidR="00EC008C">
        <w:t xml:space="preserve">) </w:t>
      </w:r>
      <w:r w:rsidR="00EC008C" w:rsidRPr="005820ED">
        <w:rPr>
          <w:i/>
        </w:rPr>
        <w:t>feeling</w:t>
      </w:r>
      <w:r w:rsidR="00EC008C">
        <w:t>, o sentimento registrado; (</w:t>
      </w:r>
      <w:proofErr w:type="spellStart"/>
      <w:r w:rsidR="00EC008C">
        <w:t>iii</w:t>
      </w:r>
      <w:proofErr w:type="spellEnd"/>
      <w:r w:rsidR="00EC008C">
        <w:t xml:space="preserve">) </w:t>
      </w:r>
      <w:proofErr w:type="spellStart"/>
      <w:r w:rsidR="00EC008C" w:rsidRPr="009C040A">
        <w:rPr>
          <w:i/>
        </w:rPr>
        <w:t>activity</w:t>
      </w:r>
      <w:proofErr w:type="spellEnd"/>
      <w:r w:rsidR="00EC008C">
        <w:t>, a atividade registrada; (</w:t>
      </w:r>
      <w:proofErr w:type="spellStart"/>
      <w:r w:rsidR="00EC008C">
        <w:t>iv</w:t>
      </w:r>
      <w:proofErr w:type="spellEnd"/>
      <w:r w:rsidR="00EC008C">
        <w:t xml:space="preserve">) </w:t>
      </w:r>
      <w:proofErr w:type="spellStart"/>
      <w:r w:rsidR="00EC008C" w:rsidRPr="009C040A">
        <w:rPr>
          <w:i/>
        </w:rPr>
        <w:t>location</w:t>
      </w:r>
      <w:proofErr w:type="spellEnd"/>
      <w:r w:rsidR="00EC008C">
        <w:t>, a localização registrada.</w:t>
      </w:r>
      <w:r w:rsidR="00F76D34">
        <w:t xml:space="preserve"> </w:t>
      </w:r>
      <w:r w:rsidR="00B918DF">
        <w:t>Ela também</w:t>
      </w:r>
      <w:r w:rsidR="00F76D34">
        <w:t xml:space="preserve"> </w:t>
      </w:r>
      <w:r w:rsidR="00B918DF">
        <w:t>detém</w:t>
      </w:r>
      <w:r w:rsidR="00F76D34">
        <w:t xml:space="preserve"> como retorno o gênero resultado da predição e </w:t>
      </w:r>
      <w:r w:rsidR="00C94B56">
        <w:t>a acurácia</w:t>
      </w:r>
      <w:r w:rsidR="00F76D34">
        <w:t xml:space="preserve"> do </w:t>
      </w:r>
      <w:r w:rsidR="00E72884">
        <w:t>algoritmo KNN</w:t>
      </w:r>
      <w:r w:rsidR="00F76D34">
        <w:t xml:space="preserve">. </w:t>
      </w:r>
    </w:p>
    <w:p w14:paraId="60CA0880" w14:textId="4C69E720" w:rsidR="00476DE7" w:rsidRDefault="00476DE7" w:rsidP="00A03108">
      <w:pPr>
        <w:pStyle w:val="Ttulo3"/>
      </w:pPr>
      <w:bookmarkStart w:id="834" w:name="_Toc55260973"/>
      <w:bookmarkStart w:id="835" w:name="_Toc55777272"/>
      <w:r>
        <w:t>Hospedagem</w:t>
      </w:r>
      <w:bookmarkEnd w:id="834"/>
      <w:bookmarkEnd w:id="835"/>
    </w:p>
    <w:p w14:paraId="3E88E256" w14:textId="1F5065AA" w:rsidR="00A619B9" w:rsidRDefault="00A619B9" w:rsidP="00A03108">
      <w:r>
        <w:tab/>
      </w:r>
      <w:r w:rsidR="006C7391">
        <w:t>O servidor</w:t>
      </w:r>
      <w:r w:rsidR="005D79F3">
        <w:t>,</w:t>
      </w:r>
      <w:r w:rsidR="006C7391" w:rsidRPr="006C7391">
        <w:t xml:space="preserve">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r w:rsidR="00D142E9">
        <w:t>,</w:t>
      </w:r>
      <w:r w:rsidR="00404669">
        <w:t xml:space="preserve"> utilizando </w:t>
      </w:r>
      <w:r w:rsidR="00C94B56" w:rsidRPr="00A46E2F">
        <w:rPr>
          <w:i/>
        </w:rPr>
        <w:t>container</w:t>
      </w:r>
      <w:r w:rsidR="00404669">
        <w:t xml:space="preserve"> Docker</w:t>
      </w:r>
      <w:r w:rsidR="00D142E9">
        <w:t>,</w:t>
      </w:r>
      <w:r w:rsidR="006C7391" w:rsidRPr="006C7391">
        <w:t xml:space="preserve"> é uma ferramenta </w:t>
      </w:r>
      <w:r w:rsidR="00A05D50">
        <w:t>paga</w:t>
      </w:r>
      <w:r w:rsidR="004C10B9">
        <w:t xml:space="preserve"> que</w:t>
      </w:r>
      <w:r w:rsidR="006C7391" w:rsidRPr="006C7391">
        <w:t xml:space="preserv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67" w:history="1">
        <w:r w:rsidR="00F52659" w:rsidRPr="00A97051">
          <w:rPr>
            <w:rStyle w:val="Hyperlink"/>
          </w:rPr>
          <w:t>https://lors.azurewebsites.net/</w:t>
        </w:r>
      </w:hyperlink>
      <w:r w:rsidR="00F52659">
        <w:t xml:space="preserve"> </w:t>
      </w:r>
    </w:p>
    <w:p w14:paraId="363E72C5" w14:textId="569135C1" w:rsidR="00920CB8" w:rsidRDefault="00920CB8" w:rsidP="00A03108">
      <w:pPr>
        <w:pStyle w:val="Ttulo3"/>
      </w:pPr>
      <w:bookmarkStart w:id="836" w:name="_Toc55260974"/>
      <w:bookmarkStart w:id="837" w:name="_Toc55777273"/>
      <w:r>
        <w:t>Recomendação</w:t>
      </w:r>
      <w:bookmarkEnd w:id="836"/>
      <w:bookmarkEnd w:id="837"/>
    </w:p>
    <w:p w14:paraId="3E8AB5E7" w14:textId="3804BB9B" w:rsidR="007752F5" w:rsidRDefault="00920CB8" w:rsidP="00A03108">
      <w:r>
        <w:tab/>
      </w:r>
      <w:r w:rsidR="00491E3C">
        <w:t>N</w:t>
      </w:r>
      <w:r w:rsidR="000C727B">
        <w:t>o momento em que o servidor recebe uma requisição,</w:t>
      </w:r>
      <w:r w:rsidR="00EA2219">
        <w:t xml:space="preserve"> </w:t>
      </w:r>
      <w:r w:rsidR="00795FD7">
        <w:t xml:space="preserve">é </w:t>
      </w:r>
      <w:r w:rsidR="00664FD8">
        <w:t>feito o tratamento dos parâmetros</w:t>
      </w:r>
      <w:r w:rsidR="008844B0">
        <w:t>.</w:t>
      </w:r>
      <w:r w:rsidR="004F6BC7">
        <w:t xml:space="preserve"> </w:t>
      </w:r>
      <w:r w:rsidR="00763587">
        <w:t>O mesmo</w:t>
      </w:r>
      <w:r w:rsidR="004F6BC7">
        <w:t xml:space="preserve"> transforma a </w:t>
      </w:r>
      <w:proofErr w:type="spellStart"/>
      <w:r w:rsidR="004F6BC7" w:rsidRPr="00C47B6F">
        <w:rPr>
          <w:i/>
        </w:rPr>
        <w:t>string</w:t>
      </w:r>
      <w:proofErr w:type="spellEnd"/>
      <w:r w:rsidR="004F6BC7">
        <w:t xml:space="preserve"> em um valor </w:t>
      </w:r>
      <w:r w:rsidR="001D46F4">
        <w:t>numérico</w:t>
      </w:r>
      <w:r w:rsidR="004F6BC7">
        <w:t xml:space="preserve"> através da </w:t>
      </w:r>
      <w:r w:rsidR="00C94B56">
        <w:t>biblioteca</w:t>
      </w:r>
      <w:r w:rsidR="004F6BC7">
        <w:t xml:space="preserve"> </w:t>
      </w:r>
      <w:proofErr w:type="spellStart"/>
      <w:r w:rsidR="004F6BC7" w:rsidRPr="004F6BC7">
        <w:rPr>
          <w:i/>
        </w:rPr>
        <w:t>preprocessing</w:t>
      </w:r>
      <w:proofErr w:type="spellEnd"/>
      <w:r w:rsidR="00664FD8">
        <w:t>,</w:t>
      </w:r>
      <w:r w:rsidR="00AE5E93">
        <w:t xml:space="preserve"> e</w:t>
      </w:r>
      <w:r w:rsidR="0053077C">
        <w:t>,</w:t>
      </w:r>
      <w:r w:rsidR="00AE5E93">
        <w:t xml:space="preserve"> no caso da característica não existir anteriormente, é feito um tratamento para valores padrões</w:t>
      </w:r>
      <w:r w:rsidR="00C94B56">
        <w:t>,</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proofErr w:type="spellStart"/>
      <w:r w:rsidR="00713C32" w:rsidRPr="00713C32">
        <w:rPr>
          <w:i/>
        </w:rPr>
        <w:t>hate</w:t>
      </w:r>
      <w:proofErr w:type="spellEnd"/>
      <w:r w:rsidR="00713C32">
        <w:t xml:space="preserve"> e </w:t>
      </w:r>
      <w:proofErr w:type="spellStart"/>
      <w:r w:rsidR="00713C32" w:rsidRPr="00713C32">
        <w:rPr>
          <w:i/>
        </w:rPr>
        <w:t>restart</w:t>
      </w:r>
      <w:proofErr w:type="spellEnd"/>
      <w:r w:rsidR="00713C32">
        <w:t xml:space="preserve"> estão com </w:t>
      </w:r>
      <w:r w:rsidR="00713C32">
        <w:lastRenderedPageBreak/>
        <w:t>valores fixos devido a busca</w:t>
      </w:r>
      <w:r w:rsidR="008354BF">
        <w:t xml:space="preserve"> de</w:t>
      </w:r>
      <w:r w:rsidR="00713C32">
        <w:t xml:space="preserve"> </w:t>
      </w:r>
      <w:r w:rsidR="00E64DDC">
        <w:t>músicas</w:t>
      </w:r>
      <w:r w:rsidR="00713C32">
        <w:t xml:space="preserve"> que foram curtidas (</w:t>
      </w:r>
      <w:r w:rsidR="00713C32" w:rsidRPr="00177837">
        <w:rPr>
          <w:i/>
        </w:rPr>
        <w:t>like</w:t>
      </w:r>
      <w:r w:rsidR="00713C32">
        <w:t>=1)</w:t>
      </w:r>
      <w:r w:rsidR="00782051">
        <w:t xml:space="preserve">, </w:t>
      </w:r>
      <w:r w:rsidR="0061390D">
        <w:t>as</w:t>
      </w:r>
      <w:r w:rsidR="00782051">
        <w:t xml:space="preserve"> não </w:t>
      </w:r>
      <w:r w:rsidR="002327CE">
        <w:t>marcadas como “Não gostei”</w:t>
      </w:r>
      <w:r w:rsidR="00782051">
        <w:t xml:space="preserve"> (</w:t>
      </w:r>
      <w:proofErr w:type="spellStart"/>
      <w:r w:rsidR="00782051" w:rsidRPr="00177837">
        <w:rPr>
          <w:i/>
        </w:rPr>
        <w:t>hate</w:t>
      </w:r>
      <w:proofErr w:type="spellEnd"/>
      <w:r w:rsidR="00782051">
        <w:t xml:space="preserve">=0) </w:t>
      </w:r>
      <w:r w:rsidR="00A67B80">
        <w:t>junto</w:t>
      </w:r>
      <w:r w:rsidR="00782051">
        <w:t xml:space="preserve"> </w:t>
      </w:r>
      <w:r w:rsidR="00A67B80">
        <w:t>d</w:t>
      </w:r>
      <w:r w:rsidR="0061390D">
        <w:t>aquelas</w:t>
      </w:r>
      <w:r w:rsidR="00782051">
        <w:t xml:space="preserve"> colocadas para repetir (</w:t>
      </w:r>
      <w:proofErr w:type="spellStart"/>
      <w:r w:rsidR="00782051" w:rsidRPr="00177837">
        <w:rPr>
          <w:i/>
        </w:rPr>
        <w:t>restart</w:t>
      </w:r>
      <w:proofErr w:type="spellEnd"/>
      <w:r w:rsidR="00782051">
        <w:t>=1).</w:t>
      </w:r>
      <w:r w:rsidR="00262C45">
        <w:t xml:space="preserve"> </w:t>
      </w:r>
    </w:p>
    <w:p w14:paraId="0E3E5EEF" w14:textId="6334DED7" w:rsidR="00920CB8" w:rsidRDefault="007752F5" w:rsidP="00A03108">
      <w:r>
        <w:tab/>
      </w:r>
      <w:r w:rsidR="00235408">
        <w:t xml:space="preserve">É utilizado o </w:t>
      </w:r>
      <w:proofErr w:type="spellStart"/>
      <w:r w:rsidR="00235408" w:rsidRPr="00235408">
        <w:rPr>
          <w:i/>
        </w:rPr>
        <w:t>LabelEncoder</w:t>
      </w:r>
      <w:proofErr w:type="spellEnd"/>
      <w:r w:rsidR="00235408">
        <w:t xml:space="preserve"> para gerar o valor numérico do</w:t>
      </w:r>
      <w:commentRangeStart w:id="838"/>
      <w:r w:rsidR="00262C45">
        <w:t xml:space="preserve">s campos </w:t>
      </w:r>
      <w:r w:rsidR="00262C45" w:rsidRPr="001D3C78">
        <w:rPr>
          <w:i/>
        </w:rPr>
        <w:t>feeling</w:t>
      </w:r>
      <w:r w:rsidR="00262C45">
        <w:t xml:space="preserve">, </w:t>
      </w:r>
      <w:proofErr w:type="spellStart"/>
      <w:r w:rsidR="00262C45" w:rsidRPr="001D3C78">
        <w:rPr>
          <w:i/>
        </w:rPr>
        <w:t>activity</w:t>
      </w:r>
      <w:proofErr w:type="spellEnd"/>
      <w:r w:rsidR="00262C45">
        <w:t>,</w:t>
      </w:r>
      <w:r w:rsidR="00262C45" w:rsidRPr="00262C45">
        <w:t xml:space="preserve"> </w:t>
      </w:r>
      <w:proofErr w:type="spellStart"/>
      <w:r w:rsidR="00262C45" w:rsidRPr="001D3C78">
        <w:rPr>
          <w:i/>
        </w:rPr>
        <w:t>location</w:t>
      </w:r>
      <w:proofErr w:type="spellEnd"/>
      <w:r w:rsidR="00235408">
        <w:t xml:space="preserve">. </w:t>
      </w:r>
      <w:r w:rsidR="00CA5B95">
        <w:t>Para isso, foi</w:t>
      </w:r>
      <w:r w:rsidR="00235408">
        <w:t xml:space="preserve"> rodado o método </w:t>
      </w:r>
      <w:proofErr w:type="spellStart"/>
      <w:r w:rsidR="00235408" w:rsidRPr="00235408">
        <w:rPr>
          <w:i/>
        </w:rPr>
        <w:t>fit</w:t>
      </w:r>
      <w:proofErr w:type="spellEnd"/>
      <w:r w:rsidR="00235408">
        <w:t xml:space="preserve"> </w:t>
      </w:r>
      <w:r w:rsidR="00CA5B95">
        <w:t>apresentando</w:t>
      </w:r>
      <w:r w:rsidR="00235408">
        <w:t xml:space="preserve"> os dados a base e então realizado o </w:t>
      </w:r>
      <w:proofErr w:type="spellStart"/>
      <w:r w:rsidR="00235408" w:rsidRPr="00235408">
        <w:rPr>
          <w:i/>
        </w:rPr>
        <w:t>transform</w:t>
      </w:r>
      <w:proofErr w:type="spellEnd"/>
      <w:r w:rsidR="00235408">
        <w:t xml:space="preserve">. </w:t>
      </w:r>
      <w:r w:rsidR="00CA5B95">
        <w:t xml:space="preserve">Ao rodar, é estourado uma exceção se for passado </w:t>
      </w:r>
      <w:r w:rsidR="00CA5B95" w:rsidRPr="00941935">
        <w:t>um</w:t>
      </w:r>
      <w:r w:rsidR="00941935" w:rsidRPr="00941935">
        <w:t>a caracterís</w:t>
      </w:r>
      <w:r w:rsidR="00941935">
        <w:t>ti</w:t>
      </w:r>
      <w:r w:rsidR="00941935" w:rsidRPr="00941935">
        <w:t>ca</w:t>
      </w:r>
      <w:r w:rsidR="00CA5B95">
        <w:t xml:space="preserve"> desconhecid</w:t>
      </w:r>
      <w:r w:rsidR="00941935">
        <w:t>a</w:t>
      </w:r>
      <w:r w:rsidR="00CA5B95">
        <w:t xml:space="preserve"> pelo </w:t>
      </w:r>
      <w:proofErr w:type="spellStart"/>
      <w:r w:rsidR="00CA5B95" w:rsidRPr="00CA5B95">
        <w:rPr>
          <w:i/>
        </w:rPr>
        <w:t>fit</w:t>
      </w:r>
      <w:proofErr w:type="spellEnd"/>
      <w:r w:rsidR="00235408">
        <w:t xml:space="preserve">. </w:t>
      </w:r>
      <w:r w:rsidR="00941935">
        <w:t>Devido a esse comportamento, os campos</w:t>
      </w:r>
      <w:r w:rsidR="00262C45">
        <w:t xml:space="preserve"> possuem </w:t>
      </w:r>
      <w:r w:rsidR="00941935">
        <w:t xml:space="preserve">um </w:t>
      </w:r>
      <w:r w:rsidR="00262C45">
        <w:t xml:space="preserve">valor padrão no caso </w:t>
      </w:r>
      <w:r w:rsidR="00D85948">
        <w:t>de a</w:t>
      </w:r>
      <w:r w:rsidR="00262C45">
        <w:t xml:space="preserve"> característica enviada não </w:t>
      </w:r>
      <w:r w:rsidR="0092640F">
        <w:t>existir</w:t>
      </w:r>
      <w:r w:rsidR="00262C45">
        <w:t xml:space="preserve"> na base.</w:t>
      </w:r>
      <w:commentRangeEnd w:id="838"/>
      <w:r w:rsidR="00235408">
        <w:t xml:space="preserve"> </w:t>
      </w:r>
      <w:r w:rsidR="00E72884">
        <w:rPr>
          <w:rStyle w:val="Refdecomentrio"/>
        </w:rPr>
        <w:commentReference w:id="838"/>
      </w:r>
    </w:p>
    <w:p w14:paraId="19FDEFA8" w14:textId="458C9785" w:rsidR="00496F40" w:rsidRDefault="00496F40" w:rsidP="00A03108">
      <w:pPr>
        <w:pStyle w:val="Legenda"/>
      </w:pPr>
      <w:bookmarkStart w:id="839" w:name="_Ref54920412"/>
      <w:bookmarkStart w:id="840" w:name="_Toc55260911"/>
      <w:bookmarkStart w:id="841" w:name="_Toc55777282"/>
      <w:r>
        <w:t xml:space="preserve">Quadro </w:t>
      </w:r>
      <w:fldSimple w:instr=" SEQ Quadro \* ARABIC ">
        <w:r>
          <w:rPr>
            <w:noProof/>
          </w:rPr>
          <w:t>4</w:t>
        </w:r>
      </w:fldSimple>
      <w:bookmarkEnd w:id="839"/>
      <w:r>
        <w:t xml:space="preserve"> Campos e seus respectivos valores utilizados</w:t>
      </w:r>
      <w:r>
        <w:rPr>
          <w:noProof/>
        </w:rPr>
        <w:t xml:space="preserve"> na recomendação</w:t>
      </w:r>
      <w:r w:rsidR="00772326">
        <w:rPr>
          <w:noProof/>
        </w:rPr>
        <w:t xml:space="preserve"> </w:t>
      </w:r>
      <w:r w:rsidR="00772326" w:rsidRPr="00A73EA3">
        <w:t>(próprio, 2020)</w:t>
      </w:r>
      <w:bookmarkEnd w:id="840"/>
      <w:bookmarkEnd w:id="841"/>
    </w:p>
    <w:tbl>
      <w:tblPr>
        <w:tblStyle w:val="Tabelacomgrade"/>
        <w:tblW w:w="5000" w:type="pct"/>
        <w:tblLook w:val="04A0" w:firstRow="1" w:lastRow="0" w:firstColumn="1" w:lastColumn="0" w:noHBand="0" w:noVBand="1"/>
      </w:tblPr>
      <w:tblGrid>
        <w:gridCol w:w="4531"/>
        <w:gridCol w:w="4531"/>
      </w:tblGrid>
      <w:tr w:rsidR="00713C32" w14:paraId="747C6FA5" w14:textId="77777777" w:rsidTr="00EF5382">
        <w:tc>
          <w:tcPr>
            <w:tcW w:w="2500" w:type="pct"/>
          </w:tcPr>
          <w:p w14:paraId="32E1CA7A" w14:textId="42C4AD9E" w:rsidR="00713C32" w:rsidRDefault="00713C32" w:rsidP="00A03108">
            <w:r>
              <w:t>Campo</w:t>
            </w:r>
          </w:p>
        </w:tc>
        <w:tc>
          <w:tcPr>
            <w:tcW w:w="2500" w:type="pct"/>
          </w:tcPr>
          <w:p w14:paraId="1B2189EE" w14:textId="4DF4ADDC" w:rsidR="00713C32" w:rsidRDefault="00713C32" w:rsidP="00A03108">
            <w:r>
              <w:t>Valor padrão</w:t>
            </w:r>
          </w:p>
        </w:tc>
      </w:tr>
      <w:tr w:rsidR="00713C32" w14:paraId="5CE41670" w14:textId="77777777" w:rsidTr="00EF5382">
        <w:tc>
          <w:tcPr>
            <w:tcW w:w="2500" w:type="pct"/>
          </w:tcPr>
          <w:p w14:paraId="64D3F829" w14:textId="78375FE9" w:rsidR="00713C32" w:rsidRPr="006133E1" w:rsidRDefault="00713C32" w:rsidP="00A03108">
            <w:r w:rsidRPr="006133E1">
              <w:t>like</w:t>
            </w:r>
          </w:p>
        </w:tc>
        <w:tc>
          <w:tcPr>
            <w:tcW w:w="2500" w:type="pct"/>
          </w:tcPr>
          <w:p w14:paraId="32E43A67" w14:textId="44F9186D" w:rsidR="00713C32" w:rsidRDefault="00713C32" w:rsidP="00A03108">
            <w:r>
              <w:t>1</w:t>
            </w:r>
          </w:p>
        </w:tc>
      </w:tr>
      <w:tr w:rsidR="00713C32" w14:paraId="741F9A54" w14:textId="77777777" w:rsidTr="00EF5382">
        <w:tc>
          <w:tcPr>
            <w:tcW w:w="2500" w:type="pct"/>
          </w:tcPr>
          <w:p w14:paraId="353DADDD" w14:textId="3AF711B9" w:rsidR="00713C32" w:rsidRPr="006133E1" w:rsidRDefault="00713C32" w:rsidP="00A03108">
            <w:proofErr w:type="spellStart"/>
            <w:r w:rsidRPr="006133E1">
              <w:t>hate</w:t>
            </w:r>
            <w:proofErr w:type="spellEnd"/>
          </w:p>
        </w:tc>
        <w:tc>
          <w:tcPr>
            <w:tcW w:w="2500" w:type="pct"/>
          </w:tcPr>
          <w:p w14:paraId="1A43D5B3" w14:textId="232AEEEE" w:rsidR="00713C32" w:rsidRDefault="00713C32" w:rsidP="00A03108">
            <w:r>
              <w:t>0</w:t>
            </w:r>
          </w:p>
        </w:tc>
      </w:tr>
      <w:tr w:rsidR="00713C32" w14:paraId="3E37878E" w14:textId="77777777" w:rsidTr="00EF5382">
        <w:tc>
          <w:tcPr>
            <w:tcW w:w="2500" w:type="pct"/>
          </w:tcPr>
          <w:p w14:paraId="7B706D97" w14:textId="5E757D11" w:rsidR="00713C32" w:rsidRPr="006133E1" w:rsidRDefault="00713C32" w:rsidP="00A03108">
            <w:proofErr w:type="spellStart"/>
            <w:r w:rsidRPr="006133E1">
              <w:t>restart</w:t>
            </w:r>
            <w:proofErr w:type="spellEnd"/>
          </w:p>
        </w:tc>
        <w:tc>
          <w:tcPr>
            <w:tcW w:w="2500" w:type="pct"/>
          </w:tcPr>
          <w:p w14:paraId="23293B69" w14:textId="411CF86D" w:rsidR="00713C32" w:rsidRDefault="00713C32" w:rsidP="00A03108">
            <w:r>
              <w:t>1</w:t>
            </w:r>
          </w:p>
        </w:tc>
      </w:tr>
      <w:tr w:rsidR="00713C32" w14:paraId="27B26924" w14:textId="77777777" w:rsidTr="00EF5382">
        <w:tc>
          <w:tcPr>
            <w:tcW w:w="2500" w:type="pct"/>
          </w:tcPr>
          <w:p w14:paraId="7358236E" w14:textId="2532AF8D" w:rsidR="00713C32" w:rsidRPr="006133E1" w:rsidRDefault="00713C32" w:rsidP="00A03108">
            <w:r w:rsidRPr="006133E1">
              <w:t>feeling</w:t>
            </w:r>
          </w:p>
        </w:tc>
        <w:tc>
          <w:tcPr>
            <w:tcW w:w="2500" w:type="pct"/>
          </w:tcPr>
          <w:p w14:paraId="175432CB" w14:textId="0F7350E2" w:rsidR="00713C32" w:rsidRDefault="00713C32" w:rsidP="00A03108">
            <w:r>
              <w:t>0</w:t>
            </w:r>
          </w:p>
        </w:tc>
      </w:tr>
      <w:tr w:rsidR="00713C32" w14:paraId="12D50365" w14:textId="77777777" w:rsidTr="00EF5382">
        <w:tc>
          <w:tcPr>
            <w:tcW w:w="2500" w:type="pct"/>
          </w:tcPr>
          <w:p w14:paraId="02784E31" w14:textId="6A3316A8" w:rsidR="00713C32" w:rsidRPr="006133E1" w:rsidRDefault="00713C32" w:rsidP="00A03108">
            <w:proofErr w:type="spellStart"/>
            <w:r w:rsidRPr="006133E1">
              <w:t>activity</w:t>
            </w:r>
            <w:proofErr w:type="spellEnd"/>
          </w:p>
        </w:tc>
        <w:tc>
          <w:tcPr>
            <w:tcW w:w="2500" w:type="pct"/>
          </w:tcPr>
          <w:p w14:paraId="5C5C658C" w14:textId="55F29510" w:rsidR="00713C32" w:rsidRDefault="00713C32" w:rsidP="00A03108">
            <w:r>
              <w:t>0</w:t>
            </w:r>
          </w:p>
        </w:tc>
      </w:tr>
      <w:tr w:rsidR="00713C32" w14:paraId="014C4CBB" w14:textId="77777777" w:rsidTr="00EF5382">
        <w:tc>
          <w:tcPr>
            <w:tcW w:w="2500" w:type="pct"/>
          </w:tcPr>
          <w:p w14:paraId="38464744" w14:textId="5FC95FAA" w:rsidR="00713C32" w:rsidRPr="006133E1" w:rsidRDefault="00713C32" w:rsidP="00A03108">
            <w:proofErr w:type="spellStart"/>
            <w:r w:rsidRPr="006133E1">
              <w:t>location</w:t>
            </w:r>
            <w:proofErr w:type="spellEnd"/>
          </w:p>
        </w:tc>
        <w:tc>
          <w:tcPr>
            <w:tcW w:w="2500" w:type="pct"/>
          </w:tcPr>
          <w:p w14:paraId="7B28CE32" w14:textId="564D7209" w:rsidR="00713C32" w:rsidRDefault="00713C32" w:rsidP="00A03108">
            <w:r>
              <w:t>0</w:t>
            </w:r>
          </w:p>
        </w:tc>
      </w:tr>
    </w:tbl>
    <w:p w14:paraId="2C9A0D9C" w14:textId="77777777" w:rsidR="00795FD7" w:rsidRDefault="00795FD7" w:rsidP="00A03108"/>
    <w:p w14:paraId="585BAE25" w14:textId="59854BA0" w:rsidR="00920CB8" w:rsidRDefault="00920CB8" w:rsidP="00A03108">
      <w:r>
        <w:tab/>
      </w:r>
      <w:commentRangeStart w:id="842"/>
      <w:r w:rsidR="007D3FC6" w:rsidRPr="007D3FC6">
        <w:t xml:space="preserve">Com o </w:t>
      </w:r>
      <w:r w:rsidR="00F232F1">
        <w:t>algoritmo</w:t>
      </w:r>
      <w:r w:rsidR="007D3FC6" w:rsidRPr="007D3FC6">
        <w:t xml:space="preserve"> pronto (Seção 4.1.1) </w:t>
      </w:r>
      <w:r w:rsidR="007D3FC6">
        <w:t xml:space="preserve">e os </w:t>
      </w:r>
      <w:commentRangeEnd w:id="842"/>
      <w:r w:rsidR="00E72884">
        <w:rPr>
          <w:rStyle w:val="Refdecomentrio"/>
        </w:rPr>
        <w:commentReference w:id="842"/>
      </w:r>
      <w:r w:rsidR="00495801">
        <w:t>parâmetros</w:t>
      </w:r>
      <w:r w:rsidR="007D3FC6">
        <w:t xml:space="preserve"> tratados</w:t>
      </w:r>
      <w:r w:rsidR="00DC7F51">
        <w:t>,</w:t>
      </w:r>
      <w:r w:rsidR="002B456F">
        <w:t xml:space="preserve"> f</w:t>
      </w:r>
      <w:r w:rsidR="00340CEF">
        <w:t>e</w:t>
      </w:r>
      <w:r w:rsidR="002B456F">
        <w:t>z-se</w:t>
      </w:r>
      <w:r w:rsidR="009A6576">
        <w:t xml:space="preserve"> mister</w:t>
      </w:r>
      <w:r w:rsidR="007D3FC6">
        <w:t xml:space="preserve"> a</w:t>
      </w:r>
      <w:r w:rsidR="00DE0920" w:rsidRPr="00DE0920">
        <w:t xml:space="preserve"> predição através do método </w:t>
      </w:r>
      <w:proofErr w:type="spellStart"/>
      <w:r w:rsidR="00DE0920" w:rsidRPr="00047328">
        <w:rPr>
          <w:i/>
        </w:rPr>
        <w:t>predict</w:t>
      </w:r>
      <w:proofErr w:type="spellEnd"/>
      <w:r w:rsidR="00DE0920" w:rsidRPr="00DE0920">
        <w:t xml:space="preserve"> do modelo do </w:t>
      </w:r>
      <w:r w:rsidR="00DE0920" w:rsidRPr="00047328">
        <w:rPr>
          <w:i/>
        </w:rPr>
        <w:t>sklearn</w:t>
      </w:r>
      <w:r w:rsidR="00E02C25">
        <w:t>,</w:t>
      </w:r>
      <w:r w:rsidR="00DE0920" w:rsidRPr="00DE0920">
        <w:t xml:space="preserve"> devolvido a classe resultante</w:t>
      </w:r>
      <w:r w:rsidR="00E02C25">
        <w:t>.</w:t>
      </w:r>
      <w:r w:rsidR="00642197">
        <w:t xml:space="preserve"> </w:t>
      </w:r>
      <w:r w:rsidR="0038158E">
        <w:t>I</w:t>
      </w:r>
      <w:r w:rsidR="00642197">
        <w:t>sso é,</w:t>
      </w:r>
      <w:r w:rsidR="0038158E">
        <w:t xml:space="preserve"> ter</w:t>
      </w:r>
      <w:r w:rsidR="00642197">
        <w:t xml:space="preserve"> o gênero</w:t>
      </w:r>
      <w:r w:rsidR="006B769C">
        <w:t xml:space="preserve"> resultante </w:t>
      </w:r>
      <w:r w:rsidR="00DE0920" w:rsidRPr="00DE0920">
        <w:t xml:space="preserve">como resposta </w:t>
      </w:r>
      <w:r w:rsidR="00E72884">
        <w:t>à</w:t>
      </w:r>
      <w:r w:rsidR="00DE0920" w:rsidRPr="00DE0920">
        <w:t xml:space="preserve"> requisição.</w:t>
      </w:r>
    </w:p>
    <w:p w14:paraId="355E5078" w14:textId="5A55BA7D" w:rsidR="00E55F09" w:rsidRDefault="00E1072D" w:rsidP="00A03108">
      <w:pPr>
        <w:pStyle w:val="Ttulo3"/>
      </w:pPr>
      <w:bookmarkStart w:id="843" w:name="_Toc55260975"/>
      <w:bookmarkStart w:id="844" w:name="_Toc55777274"/>
      <w:r>
        <w:t>Resultado da recomendação</w:t>
      </w:r>
      <w:r w:rsidR="00E162DC">
        <w:t xml:space="preserve"> (integração </w:t>
      </w:r>
      <w:proofErr w:type="spellStart"/>
      <w:r w:rsidR="00366CFC">
        <w:t>web</w:t>
      </w:r>
      <w:r w:rsidR="00E162DC">
        <w:t>app</w:t>
      </w:r>
      <w:proofErr w:type="spellEnd"/>
      <w:r w:rsidR="00E162DC">
        <w:t>)</w:t>
      </w:r>
      <w:bookmarkEnd w:id="843"/>
      <w:bookmarkEnd w:id="844"/>
    </w:p>
    <w:p w14:paraId="2830BCFC" w14:textId="3446B4B0" w:rsidR="00772326" w:rsidRDefault="00E1072D" w:rsidP="00A03108">
      <w:r>
        <w:tab/>
      </w:r>
      <w:r w:rsidR="00B173B9">
        <w:t>U</w:t>
      </w:r>
      <w:r w:rsidR="006E0E64">
        <w:t xml:space="preserve">ma integração no </w:t>
      </w:r>
      <w:r w:rsidR="006E0E64" w:rsidRPr="00366CFC">
        <w:rPr>
          <w:i/>
          <w:iCs w:val="0"/>
        </w:rPr>
        <w:t>plugin</w:t>
      </w:r>
      <w:r w:rsidR="00C72C26">
        <w:t xml:space="preserve"> se deu como necess</w:t>
      </w:r>
      <w:r w:rsidR="006D382B">
        <w:t>ário</w:t>
      </w:r>
      <w:r w:rsidR="009D2DFE">
        <w:t xml:space="preserve"> </w:t>
      </w:r>
      <w:r w:rsidR="006D382B">
        <w:t>n</w:t>
      </w:r>
      <w:r w:rsidR="009D2DFE">
        <w:t>o servidor pronto e publicado, obt</w:t>
      </w:r>
      <w:r w:rsidR="006D382B">
        <w:t>endo</w:t>
      </w:r>
      <w:r w:rsidR="009D2DFE">
        <w:t xml:space="preserve"> informações de contexto e solicita</w:t>
      </w:r>
      <w:r w:rsidR="00495135">
        <w:t>n</w:t>
      </w:r>
      <w:r w:rsidR="009D2DFE">
        <w:t xml:space="preserve">do ao LORS o gênero recomendado. </w:t>
      </w:r>
      <w:r w:rsidR="00CB498C">
        <w:t xml:space="preserve">Com o retorno </w:t>
      </w:r>
      <w:r w:rsidR="00CB498C">
        <w:lastRenderedPageBreak/>
        <w:t xml:space="preserve">do gênero, é </w:t>
      </w:r>
      <w:r w:rsidR="00C94B56">
        <w:t>feita</w:t>
      </w:r>
      <w:r w:rsidR="00CB498C">
        <w:t xml:space="preserve"> uma nova requisição de busca ao </w:t>
      </w:r>
      <w:commentRangeStart w:id="845"/>
      <w:r w:rsidR="00CB498C" w:rsidRPr="00173EA0">
        <w:rPr>
          <w:iCs w:val="0"/>
        </w:rPr>
        <w:t>Spotify</w:t>
      </w:r>
      <w:r w:rsidR="00CB498C">
        <w:t xml:space="preserve"> das principais 20 </w:t>
      </w:r>
      <w:proofErr w:type="gramStart"/>
      <w:r w:rsidR="00CB498C" w:rsidRPr="004945EC">
        <w:rPr>
          <w:i/>
        </w:rPr>
        <w:t>playlists</w:t>
      </w:r>
      <w:proofErr w:type="gramEnd"/>
      <w:r w:rsidR="00CB498C">
        <w:t xml:space="preserve"> </w:t>
      </w:r>
      <w:commentRangeEnd w:id="845"/>
      <w:r w:rsidR="00C94B56">
        <w:rPr>
          <w:rStyle w:val="Refdecomentrio"/>
        </w:rPr>
        <w:commentReference w:id="845"/>
      </w:r>
      <w:r w:rsidR="00CB498C">
        <w:t xml:space="preserve">que </w:t>
      </w:r>
      <w:r w:rsidR="008D1D71">
        <w:t xml:space="preserve">o </w:t>
      </w:r>
      <w:r w:rsidR="00CB498C">
        <w:t>contenham no nome.</w:t>
      </w:r>
    </w:p>
    <w:p w14:paraId="5757E4C3" w14:textId="77777777" w:rsidR="00772326" w:rsidRDefault="00772326" w:rsidP="00A03108">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7809AC24" w:rsidR="00E1072D" w:rsidRDefault="00772326" w:rsidP="00A03108">
      <w:pPr>
        <w:pStyle w:val="Legenda"/>
      </w:pPr>
      <w:bookmarkStart w:id="846" w:name="_Ref54973248"/>
      <w:bookmarkStart w:id="847" w:name="_Toc55260900"/>
      <w:r>
        <w:t xml:space="preserve">Figura </w:t>
      </w:r>
      <w:fldSimple w:instr=" SEQ Figura \* ARABIC ">
        <w:r>
          <w:rPr>
            <w:noProof/>
          </w:rPr>
          <w:t>25</w:t>
        </w:r>
      </w:fldSimple>
      <w:bookmarkEnd w:id="846"/>
      <w:r>
        <w:t xml:space="preserve"> Tela de recomendações </w:t>
      </w:r>
      <w:r w:rsidRPr="00A73EA3">
        <w:t>(próprio, 2020)</w:t>
      </w:r>
      <w:bookmarkEnd w:id="847"/>
    </w:p>
    <w:p w14:paraId="2ECDE85C" w14:textId="0C1D4CA3" w:rsidR="007E224E" w:rsidRDefault="005B2851" w:rsidP="00A03108">
      <w:r>
        <w:tab/>
        <w:t xml:space="preserve"> No fim, é</w:t>
      </w:r>
      <w:r w:rsidR="002A1475">
        <w:t xml:space="preserve"> apresentado o gênero </w:t>
      </w:r>
      <w:r w:rsidR="00B55F8C">
        <w:t>recomendado</w:t>
      </w:r>
      <w:r w:rsidR="002A1475">
        <w:t xml:space="preserve"> na tela</w:t>
      </w:r>
      <w:r w:rsidR="000E20D5">
        <w:t xml:space="preserve">, </w:t>
      </w:r>
      <w:proofErr w:type="spellStart"/>
      <w:r w:rsidR="000E20D5">
        <w:t>trantando</w:t>
      </w:r>
      <w:proofErr w:type="spellEnd"/>
      <w:r w:rsidR="000E20D5">
        <w:t xml:space="preserve"> do</w:t>
      </w:r>
      <w:r>
        <w:t xml:space="preserve"> retorno do </w:t>
      </w:r>
      <w:r w:rsidRPr="00173EA0">
        <w:t>Spotify</w:t>
      </w:r>
      <w:r w:rsidR="001E3EBF">
        <w:t>,</w:t>
      </w:r>
      <w:r>
        <w:t xml:space="preserve"> apresentado as </w:t>
      </w:r>
      <w:proofErr w:type="gramStart"/>
      <w:r w:rsidRPr="00CE0464">
        <w:rPr>
          <w:i/>
        </w:rPr>
        <w:t>playlists</w:t>
      </w:r>
      <w:proofErr w:type="gramEnd"/>
      <w:r>
        <w:t xml:space="preserve"> a tela</w:t>
      </w:r>
      <w:r w:rsidR="00D523DC">
        <w:t xml:space="preserve"> (</w:t>
      </w:r>
      <w:r w:rsidR="00D523DC">
        <w:fldChar w:fldCharType="begin"/>
      </w:r>
      <w:r w:rsidR="00D523DC">
        <w:instrText xml:space="preserve"> REF _Ref54973248 \h </w:instrText>
      </w:r>
      <w:r w:rsidR="00D523DC">
        <w:fldChar w:fldCharType="separate"/>
      </w:r>
      <w:r w:rsidR="00D523DC">
        <w:t xml:space="preserve">Figura </w:t>
      </w:r>
      <w:r w:rsidR="00D523DC">
        <w:rPr>
          <w:noProof/>
        </w:rPr>
        <w:t>25</w:t>
      </w:r>
      <w:r w:rsidR="00D523DC">
        <w:fldChar w:fldCharType="end"/>
      </w:r>
      <w:r w:rsidR="00D523DC">
        <w:t>)</w:t>
      </w:r>
      <w:r>
        <w:t xml:space="preserve">, permitindo </w:t>
      </w:r>
      <w:r w:rsidR="00AE715E">
        <w:t>ao</w:t>
      </w:r>
      <w:r>
        <w:t xml:space="preserve"> usuário escolh</w:t>
      </w:r>
      <w:r w:rsidR="00AE715E">
        <w:t>er</w:t>
      </w:r>
      <w:r>
        <w:t xml:space="preserve"> uma das playlists para reproduzir.</w:t>
      </w:r>
    </w:p>
    <w:p w14:paraId="5B38AEEA" w14:textId="418EDAC6" w:rsidR="002F06E8" w:rsidRDefault="002F06E8" w:rsidP="00A03108">
      <w:pPr>
        <w:pStyle w:val="Ttulo3"/>
      </w:pPr>
      <w:bookmarkStart w:id="848" w:name="_Toc55260976"/>
      <w:bookmarkStart w:id="849" w:name="_Ref55696568"/>
      <w:bookmarkStart w:id="850" w:name="_Toc55777275"/>
      <w:commentRangeStart w:id="851"/>
      <w:r>
        <w:t>Resultados do experimento</w:t>
      </w:r>
      <w:bookmarkEnd w:id="848"/>
      <w:commentRangeEnd w:id="851"/>
      <w:r w:rsidR="00372363">
        <w:rPr>
          <w:rStyle w:val="Refdecomentrio"/>
          <w:b w:val="0"/>
          <w:snapToGrid/>
        </w:rPr>
        <w:commentReference w:id="851"/>
      </w:r>
      <w:bookmarkEnd w:id="849"/>
      <w:bookmarkEnd w:id="850"/>
    </w:p>
    <w:p w14:paraId="4BBBDC57" w14:textId="6B56655D" w:rsidR="00F60D41" w:rsidRDefault="002F06E8" w:rsidP="00A03108">
      <w:r>
        <w:tab/>
      </w:r>
      <w:r w:rsidR="00372363">
        <w:t>Nessa seção são discutidas</w:t>
      </w:r>
      <w:r w:rsidR="0057572C">
        <w:t xml:space="preserve"> </w:t>
      </w:r>
      <w:r w:rsidR="007F5B46">
        <w:t>a</w:t>
      </w:r>
      <w:r w:rsidR="0057572C">
        <w:t xml:space="preserve"> acurácia</w:t>
      </w:r>
      <w:r w:rsidR="00BE3D08">
        <w:t xml:space="preserve"> </w:t>
      </w:r>
      <w:r w:rsidR="007F5B46">
        <w:t xml:space="preserve">e matriz de confusão </w:t>
      </w:r>
      <w:r w:rsidR="00372363">
        <w:t xml:space="preserve">da aplicação do KNN sobre o conjunto de testes. O algoritmo </w:t>
      </w:r>
      <w:r w:rsidR="00AA53AE">
        <w:t xml:space="preserve">inicialmente obteve uma acurácia de 0,15, o que é muito </w:t>
      </w:r>
      <w:r w:rsidR="00AA53AE">
        <w:lastRenderedPageBreak/>
        <w:t xml:space="preserve">baixo. </w:t>
      </w:r>
      <w:r w:rsidR="00B05652">
        <w:t>A hip</w:t>
      </w:r>
      <w:r w:rsidR="002B3486">
        <w:t xml:space="preserve">ótese </w:t>
      </w:r>
      <w:r w:rsidR="00923A81">
        <w:t>estaria na</w:t>
      </w:r>
      <w:r w:rsidR="00AA53AE">
        <w:t xml:space="preserve"> quantidade de gêneros</w:t>
      </w:r>
      <w:r w:rsidR="007408DF">
        <w:t xml:space="preserve"> (classes</w:t>
      </w:r>
      <w:r w:rsidR="001364C4">
        <w:t>)</w:t>
      </w:r>
      <w:r w:rsidR="000B0E52">
        <w:t>;</w:t>
      </w:r>
      <w:r w:rsidR="00AA53AE">
        <w:t xml:space="preserve"> </w:t>
      </w:r>
      <w:r w:rsidR="00110CE6">
        <w:t>diminuí</w:t>
      </w:r>
      <w:r w:rsidR="00EA0FB1">
        <w:t>-los poderia aumentar a precisão do experime</w:t>
      </w:r>
      <w:r w:rsidR="001364C4">
        <w:t>nto</w:t>
      </w:r>
      <w:r w:rsidR="00685043">
        <w:t>.</w:t>
      </w:r>
      <w:r w:rsidR="00AA53AE">
        <w:t xml:space="preserve"> </w:t>
      </w:r>
      <w:r w:rsidR="00E757D6">
        <w:t>Foi realizado</w:t>
      </w:r>
      <w:r w:rsidR="00AA53AE">
        <w:t xml:space="preserve"> </w:t>
      </w:r>
      <w:r w:rsidR="00DB5B0D">
        <w:t>um</w:t>
      </w:r>
      <w:r w:rsidR="00AA53AE">
        <w:t>a taxonomia dos gêneros, mantendo somente os principais.</w:t>
      </w:r>
      <w:r w:rsidR="004858F7">
        <w:t xml:space="preserve"> Com essa alteração, a acurácia do algoritmo passou de 0,15 para 0,46</w:t>
      </w:r>
      <w:r w:rsidR="00F97163">
        <w:t xml:space="preserve">, um </w:t>
      </w:r>
      <w:r w:rsidR="005C1A2F">
        <w:t>acréscimo</w:t>
      </w:r>
      <w:r w:rsidR="00F97163">
        <w:t xml:space="preserve"> de </w:t>
      </w:r>
      <w:r w:rsidR="00D26DD4">
        <w:t>2</w:t>
      </w:r>
      <w:r w:rsidR="00F97163">
        <w:t>06%</w:t>
      </w:r>
      <w:r w:rsidR="005655D5">
        <w:t xml:space="preserve">, tendo em vista o 0,15 </w:t>
      </w:r>
      <w:r w:rsidR="00300581">
        <w:t>como um valor</w:t>
      </w:r>
      <w:r w:rsidR="00C81FDC">
        <w:t xml:space="preserve"> </w:t>
      </w:r>
      <w:r w:rsidR="00AF0E50">
        <w:t>de acurácia baixo</w:t>
      </w:r>
      <w:r w:rsidR="00692847">
        <w:t>.</w:t>
      </w:r>
    </w:p>
    <w:p w14:paraId="392BBF51" w14:textId="5C35A93B" w:rsidR="007E33BE" w:rsidRDefault="007E33BE" w:rsidP="00A03108">
      <w:r>
        <w:tab/>
        <w:t xml:space="preserve">O principal problema para realizar a taxonomia foi encontrar uma lista que supria a </w:t>
      </w:r>
      <w:r w:rsidR="00553522">
        <w:t>dos gêneros</w:t>
      </w:r>
      <w:r>
        <w:t xml:space="preserve"> do Spotify</w:t>
      </w:r>
      <w:r w:rsidR="00CA045F">
        <w:t xml:space="preserve"> ao ponto de </w:t>
      </w:r>
      <w:r>
        <w:t xml:space="preserve">conseguir fazer a relação com os existentes </w:t>
      </w:r>
      <w:commentRangeStart w:id="852"/>
      <w:r>
        <w:t xml:space="preserve">no algoritmo </w:t>
      </w:r>
      <w:commentRangeEnd w:id="852"/>
      <w:r>
        <w:rPr>
          <w:rStyle w:val="Refdecomentrio"/>
        </w:rPr>
        <w:commentReference w:id="852"/>
      </w:r>
      <w:r>
        <w:t xml:space="preserve">e </w:t>
      </w:r>
      <w:r w:rsidR="009412C1">
        <w:t>substitui-los</w:t>
      </w:r>
      <w:r>
        <w:t xml:space="preserve"> pelo base, pois nele não dispõe dessa relação. </w:t>
      </w:r>
      <w:r w:rsidR="00FC4089">
        <w:t>A</w:t>
      </w:r>
      <w:r>
        <w:t xml:space="preserve"> relação dos gêneros com seus subgêneros foi encontrada em um </w:t>
      </w:r>
      <w:proofErr w:type="spellStart"/>
      <w:r w:rsidRPr="009A3330">
        <w:rPr>
          <w:i/>
        </w:rPr>
        <w:t>showcase</w:t>
      </w:r>
      <w:proofErr w:type="spellEnd"/>
      <w:r>
        <w:t xml:space="preserve"> do Spotify chamado Music </w:t>
      </w:r>
      <w:proofErr w:type="spellStart"/>
      <w:r>
        <w:t>Popcorn</w:t>
      </w:r>
      <w:proofErr w:type="spellEnd"/>
      <w:r>
        <w:t xml:space="preserve"> </w:t>
      </w:r>
      <w:commentRangeStart w:id="853"/>
      <w:r>
        <w:t>(</w:t>
      </w:r>
      <w:hyperlink r:id="rId69" w:history="1">
        <w:r w:rsidRPr="00A97051">
          <w:rPr>
            <w:rStyle w:val="Hyperlink"/>
          </w:rPr>
          <w:t>https://developer.spotify.com/community/showcase/music-popcorn/</w:t>
        </w:r>
      </w:hyperlink>
      <w:r>
        <w:t>)</w:t>
      </w:r>
      <w:commentRangeEnd w:id="853"/>
      <w:r>
        <w:rPr>
          <w:rStyle w:val="Refdecomentrio"/>
        </w:rPr>
        <w:commentReference w:id="853"/>
      </w:r>
      <w:r>
        <w:t xml:space="preserve">. Ele possui uma </w:t>
      </w:r>
      <w:r>
        <w:lastRenderedPageBreak/>
        <w:t>lista de 1107 gêneros, 4 vezes menos do que o Spotify possui hoje, porém já auxiliou na taxonomia dos gêneros, trazendo uma redução de 70 para 40 classes na base do usuário de teste.</w:t>
      </w:r>
    </w:p>
    <w:tbl>
      <w:tblPr>
        <w:tblW w:w="8504" w:type="dxa"/>
        <w:tblLayout w:type="fixed"/>
        <w:tblCellMar>
          <w:left w:w="70" w:type="dxa"/>
          <w:right w:w="70" w:type="dxa"/>
        </w:tblCellMar>
        <w:tblLook w:val="04A0" w:firstRow="1" w:lastRow="0" w:firstColumn="1" w:lastColumn="0" w:noHBand="0" w:noVBand="1"/>
      </w:tblPr>
      <w:tblGrid>
        <w:gridCol w:w="2551"/>
        <w:gridCol w:w="1701"/>
        <w:gridCol w:w="2973"/>
        <w:gridCol w:w="1279"/>
      </w:tblGrid>
      <w:tr w:rsidR="00E93C9A" w:rsidRPr="002A3520" w14:paraId="62D88184" w14:textId="6235AAEB" w:rsidTr="008B2313">
        <w:trPr>
          <w:trHeight w:val="300"/>
        </w:trPr>
        <w:tc>
          <w:tcPr>
            <w:tcW w:w="2551" w:type="dxa"/>
            <w:tcBorders>
              <w:top w:val="single" w:sz="4" w:space="0" w:color="auto"/>
              <w:left w:val="single" w:sz="4" w:space="0" w:color="auto"/>
              <w:bottom w:val="single" w:sz="4" w:space="0" w:color="auto"/>
              <w:right w:val="single" w:sz="4" w:space="0" w:color="auto"/>
            </w:tcBorders>
            <w:shd w:val="clear" w:color="auto" w:fill="auto"/>
            <w:noWrap/>
          </w:tcPr>
          <w:p w14:paraId="53545CBB" w14:textId="396A9FC9" w:rsidR="00E93C9A" w:rsidRPr="002A3520" w:rsidRDefault="00E93C9A" w:rsidP="00A03108">
            <w:pPr>
              <w:rPr>
                <w:lang w:eastAsia="pt-BR"/>
              </w:rPr>
            </w:pPr>
            <w:r>
              <w:rPr>
                <w:lang w:eastAsia="pt-BR"/>
              </w:rPr>
              <w:t>GENERO</w:t>
            </w:r>
          </w:p>
        </w:tc>
        <w:tc>
          <w:tcPr>
            <w:tcW w:w="1701" w:type="dxa"/>
            <w:tcBorders>
              <w:top w:val="single" w:sz="4" w:space="0" w:color="auto"/>
              <w:left w:val="nil"/>
              <w:bottom w:val="single" w:sz="4" w:space="0" w:color="auto"/>
              <w:right w:val="single" w:sz="4" w:space="0" w:color="auto"/>
            </w:tcBorders>
            <w:shd w:val="clear" w:color="auto" w:fill="auto"/>
            <w:noWrap/>
          </w:tcPr>
          <w:p w14:paraId="667648EC" w14:textId="5560B003" w:rsidR="00E93C9A" w:rsidRPr="002A3520" w:rsidRDefault="00E93C9A" w:rsidP="00A03108">
            <w:pPr>
              <w:rPr>
                <w:lang w:eastAsia="pt-BR"/>
              </w:rPr>
            </w:pPr>
            <w:r>
              <w:rPr>
                <w:lang w:eastAsia="pt-BR"/>
              </w:rPr>
              <w:t>CLASSE</w:t>
            </w:r>
            <w:r w:rsidR="00641CC6">
              <w:rPr>
                <w:lang w:eastAsia="pt-BR"/>
              </w:rPr>
              <w:t xml:space="preserve"> GERADA PELO LABEL ENCODER</w:t>
            </w:r>
          </w:p>
        </w:tc>
        <w:tc>
          <w:tcPr>
            <w:tcW w:w="2973" w:type="dxa"/>
            <w:tcBorders>
              <w:top w:val="single" w:sz="4" w:space="0" w:color="auto"/>
              <w:left w:val="nil"/>
              <w:bottom w:val="single" w:sz="4" w:space="0" w:color="auto"/>
              <w:right w:val="single" w:sz="4" w:space="0" w:color="auto"/>
            </w:tcBorders>
          </w:tcPr>
          <w:p w14:paraId="2EBC584F" w14:textId="41504697" w:rsidR="00A02A1C" w:rsidRDefault="00A02A1C" w:rsidP="00A03108">
            <w:pPr>
              <w:rPr>
                <w:lang w:eastAsia="pt-BR"/>
              </w:rPr>
            </w:pPr>
            <w:r>
              <w:rPr>
                <w:lang w:eastAsia="pt-BR"/>
              </w:rPr>
              <w:t>GENERO</w:t>
            </w:r>
          </w:p>
        </w:tc>
        <w:tc>
          <w:tcPr>
            <w:tcW w:w="1279" w:type="dxa"/>
            <w:tcBorders>
              <w:top w:val="single" w:sz="4" w:space="0" w:color="auto"/>
              <w:left w:val="nil"/>
              <w:bottom w:val="single" w:sz="4" w:space="0" w:color="auto"/>
              <w:right w:val="single" w:sz="4" w:space="0" w:color="auto"/>
            </w:tcBorders>
          </w:tcPr>
          <w:p w14:paraId="7F21FB90" w14:textId="297D309D" w:rsidR="00A02A1C" w:rsidRDefault="00A02A1C" w:rsidP="00A03108">
            <w:pPr>
              <w:rPr>
                <w:lang w:eastAsia="pt-BR"/>
              </w:rPr>
            </w:pPr>
            <w:r>
              <w:rPr>
                <w:lang w:eastAsia="pt-BR"/>
              </w:rPr>
              <w:t>CLASSE GERADA PELO LABEL ENCODER</w:t>
            </w:r>
          </w:p>
        </w:tc>
      </w:tr>
      <w:tr w:rsidR="002A3520" w:rsidRPr="002A3520" w14:paraId="104CD7BE" w14:textId="08C7861E" w:rsidTr="008B2313">
        <w:trPr>
          <w:trHeight w:val="300"/>
        </w:trPr>
        <w:tc>
          <w:tcPr>
            <w:tcW w:w="2551" w:type="dxa"/>
            <w:tcBorders>
              <w:top w:val="single" w:sz="4" w:space="0" w:color="auto"/>
              <w:left w:val="single" w:sz="4" w:space="0" w:color="auto"/>
              <w:bottom w:val="single" w:sz="4" w:space="0" w:color="auto"/>
              <w:right w:val="single" w:sz="4" w:space="0" w:color="auto"/>
            </w:tcBorders>
            <w:shd w:val="clear" w:color="auto" w:fill="auto"/>
            <w:noWrap/>
            <w:hideMark/>
          </w:tcPr>
          <w:p w14:paraId="5617CBE3" w14:textId="77777777" w:rsidR="002A3520" w:rsidRPr="002A3520" w:rsidRDefault="002A3520" w:rsidP="00A03108">
            <w:pPr>
              <w:rPr>
                <w:lang w:eastAsia="pt-BR"/>
              </w:rPr>
            </w:pPr>
            <w:proofErr w:type="spellStart"/>
            <w:r w:rsidRPr="002A3520">
              <w:rPr>
                <w:lang w:eastAsia="pt-BR"/>
              </w:rPr>
              <w:t>arkansas</w:t>
            </w:r>
            <w:proofErr w:type="spellEnd"/>
            <w:r w:rsidRPr="002A3520">
              <w:rPr>
                <w:lang w:eastAsia="pt-BR"/>
              </w:rPr>
              <w:t xml:space="preserve"> country</w:t>
            </w:r>
          </w:p>
        </w:tc>
        <w:tc>
          <w:tcPr>
            <w:tcW w:w="1701" w:type="dxa"/>
            <w:tcBorders>
              <w:top w:val="single" w:sz="4" w:space="0" w:color="auto"/>
              <w:left w:val="nil"/>
              <w:bottom w:val="single" w:sz="4" w:space="0" w:color="auto"/>
              <w:right w:val="single" w:sz="4" w:space="0" w:color="auto"/>
            </w:tcBorders>
            <w:shd w:val="clear" w:color="auto" w:fill="auto"/>
            <w:noWrap/>
            <w:hideMark/>
          </w:tcPr>
          <w:p w14:paraId="69F5A877" w14:textId="77777777" w:rsidR="002A3520" w:rsidRPr="002A3520" w:rsidRDefault="002A3520" w:rsidP="00A03108">
            <w:pPr>
              <w:rPr>
                <w:lang w:eastAsia="pt-BR"/>
              </w:rPr>
            </w:pPr>
            <w:r w:rsidRPr="002A3520">
              <w:rPr>
                <w:lang w:eastAsia="pt-BR"/>
              </w:rPr>
              <w:t>0</w:t>
            </w:r>
          </w:p>
        </w:tc>
        <w:tc>
          <w:tcPr>
            <w:tcW w:w="2973" w:type="dxa"/>
            <w:tcBorders>
              <w:top w:val="single" w:sz="4" w:space="0" w:color="auto"/>
              <w:left w:val="nil"/>
              <w:bottom w:val="single" w:sz="4" w:space="0" w:color="auto"/>
              <w:right w:val="single" w:sz="4" w:space="0" w:color="auto"/>
            </w:tcBorders>
          </w:tcPr>
          <w:p w14:paraId="6A6B0925" w14:textId="3847B1B4" w:rsidR="006375F4" w:rsidRPr="002A3520" w:rsidRDefault="006375F4" w:rsidP="00A03108">
            <w:pPr>
              <w:rPr>
                <w:lang w:eastAsia="pt-BR"/>
              </w:rPr>
            </w:pPr>
            <w:proofErr w:type="spellStart"/>
            <w:r w:rsidRPr="002A3520">
              <w:rPr>
                <w:lang w:eastAsia="pt-BR"/>
              </w:rPr>
              <w:t>heartland</w:t>
            </w:r>
            <w:proofErr w:type="spellEnd"/>
            <w:r w:rsidRPr="002A3520">
              <w:rPr>
                <w:lang w:eastAsia="pt-BR"/>
              </w:rPr>
              <w:t xml:space="preserve"> rock</w:t>
            </w:r>
          </w:p>
        </w:tc>
        <w:tc>
          <w:tcPr>
            <w:tcW w:w="1279" w:type="dxa"/>
            <w:tcBorders>
              <w:top w:val="single" w:sz="4" w:space="0" w:color="auto"/>
              <w:left w:val="nil"/>
              <w:bottom w:val="single" w:sz="4" w:space="0" w:color="auto"/>
              <w:right w:val="single" w:sz="4" w:space="0" w:color="auto"/>
            </w:tcBorders>
          </w:tcPr>
          <w:p w14:paraId="0E52858F" w14:textId="3179210E" w:rsidR="006375F4" w:rsidRPr="002A3520" w:rsidRDefault="006375F4" w:rsidP="00A03108">
            <w:pPr>
              <w:rPr>
                <w:lang w:eastAsia="pt-BR"/>
              </w:rPr>
            </w:pPr>
            <w:r w:rsidRPr="002A3520">
              <w:rPr>
                <w:lang w:eastAsia="pt-BR"/>
              </w:rPr>
              <w:t>20</w:t>
            </w:r>
          </w:p>
        </w:tc>
      </w:tr>
      <w:tr w:rsidR="002A3520" w:rsidRPr="002A3520" w14:paraId="7081776E" w14:textId="35276AD3" w:rsidTr="008B2313">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6EFD46D3" w14:textId="77777777" w:rsidR="002A3520" w:rsidRPr="002A3520" w:rsidRDefault="002A3520" w:rsidP="00A03108">
            <w:pPr>
              <w:rPr>
                <w:lang w:eastAsia="pt-BR"/>
              </w:rPr>
            </w:pPr>
            <w:proofErr w:type="spellStart"/>
            <w:r w:rsidRPr="002A3520">
              <w:rPr>
                <w:lang w:eastAsia="pt-BR"/>
              </w:rPr>
              <w:t>atl</w:t>
            </w:r>
            <w:proofErr w:type="spellEnd"/>
            <w:r w:rsidRPr="002A3520">
              <w:rPr>
                <w:lang w:eastAsia="pt-BR"/>
              </w:rPr>
              <w:t xml:space="preserve"> hip hop</w:t>
            </w:r>
          </w:p>
        </w:tc>
        <w:tc>
          <w:tcPr>
            <w:tcW w:w="1701" w:type="dxa"/>
            <w:tcBorders>
              <w:top w:val="nil"/>
              <w:left w:val="nil"/>
              <w:bottom w:val="single" w:sz="4" w:space="0" w:color="auto"/>
              <w:right w:val="single" w:sz="4" w:space="0" w:color="auto"/>
            </w:tcBorders>
            <w:shd w:val="clear" w:color="auto" w:fill="auto"/>
            <w:noWrap/>
            <w:hideMark/>
          </w:tcPr>
          <w:p w14:paraId="0592EC57" w14:textId="77777777" w:rsidR="002A3520" w:rsidRPr="002A3520" w:rsidRDefault="002A3520" w:rsidP="00A03108">
            <w:pPr>
              <w:rPr>
                <w:lang w:eastAsia="pt-BR"/>
              </w:rPr>
            </w:pPr>
            <w:r w:rsidRPr="002A3520">
              <w:rPr>
                <w:lang w:eastAsia="pt-BR"/>
              </w:rPr>
              <w:t>1</w:t>
            </w:r>
          </w:p>
        </w:tc>
        <w:tc>
          <w:tcPr>
            <w:tcW w:w="2973" w:type="dxa"/>
            <w:tcBorders>
              <w:top w:val="nil"/>
              <w:left w:val="nil"/>
              <w:bottom w:val="single" w:sz="4" w:space="0" w:color="auto"/>
              <w:right w:val="single" w:sz="4" w:space="0" w:color="auto"/>
            </w:tcBorders>
          </w:tcPr>
          <w:p w14:paraId="130DF9F3" w14:textId="0EF5E7B0" w:rsidR="006375F4" w:rsidRPr="002A3520" w:rsidRDefault="006375F4" w:rsidP="00A03108">
            <w:pPr>
              <w:rPr>
                <w:lang w:eastAsia="pt-BR"/>
              </w:rPr>
            </w:pPr>
            <w:r w:rsidRPr="002A3520">
              <w:rPr>
                <w:lang w:eastAsia="pt-BR"/>
              </w:rPr>
              <w:t>hip hop</w:t>
            </w:r>
          </w:p>
        </w:tc>
        <w:tc>
          <w:tcPr>
            <w:tcW w:w="1279" w:type="dxa"/>
            <w:tcBorders>
              <w:top w:val="nil"/>
              <w:left w:val="nil"/>
              <w:bottom w:val="single" w:sz="4" w:space="0" w:color="auto"/>
              <w:right w:val="single" w:sz="4" w:space="0" w:color="auto"/>
            </w:tcBorders>
          </w:tcPr>
          <w:p w14:paraId="14698BF0" w14:textId="0AC5F700" w:rsidR="006375F4" w:rsidRPr="002A3520" w:rsidRDefault="006375F4" w:rsidP="00A03108">
            <w:pPr>
              <w:rPr>
                <w:lang w:eastAsia="pt-BR"/>
              </w:rPr>
            </w:pPr>
            <w:r w:rsidRPr="002A3520">
              <w:rPr>
                <w:lang w:eastAsia="pt-BR"/>
              </w:rPr>
              <w:t>21</w:t>
            </w:r>
          </w:p>
        </w:tc>
      </w:tr>
      <w:tr w:rsidR="002A3520" w:rsidRPr="002A3520" w14:paraId="2F0D1C8D" w14:textId="3E7EC9C4" w:rsidTr="008B2313">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31CFAF26" w14:textId="77777777" w:rsidR="002A3520" w:rsidRPr="002A3520" w:rsidRDefault="002A3520" w:rsidP="00A03108">
            <w:pPr>
              <w:rPr>
                <w:lang w:eastAsia="pt-BR"/>
              </w:rPr>
            </w:pPr>
            <w:proofErr w:type="spellStart"/>
            <w:r w:rsidRPr="002A3520">
              <w:rPr>
                <w:lang w:eastAsia="pt-BR"/>
              </w:rPr>
              <w:t>australian</w:t>
            </w:r>
            <w:proofErr w:type="spellEnd"/>
            <w:r w:rsidRPr="002A3520">
              <w:rPr>
                <w:lang w:eastAsia="pt-BR"/>
              </w:rPr>
              <w:t xml:space="preserve"> country</w:t>
            </w:r>
          </w:p>
        </w:tc>
        <w:tc>
          <w:tcPr>
            <w:tcW w:w="1701" w:type="dxa"/>
            <w:tcBorders>
              <w:top w:val="nil"/>
              <w:left w:val="nil"/>
              <w:bottom w:val="single" w:sz="4" w:space="0" w:color="auto"/>
              <w:right w:val="single" w:sz="4" w:space="0" w:color="auto"/>
            </w:tcBorders>
            <w:shd w:val="clear" w:color="auto" w:fill="auto"/>
            <w:noWrap/>
            <w:hideMark/>
          </w:tcPr>
          <w:p w14:paraId="077F05C5" w14:textId="77777777" w:rsidR="002A3520" w:rsidRPr="002A3520" w:rsidRDefault="002A3520" w:rsidP="00A03108">
            <w:pPr>
              <w:rPr>
                <w:lang w:eastAsia="pt-BR"/>
              </w:rPr>
            </w:pPr>
            <w:r w:rsidRPr="002A3520">
              <w:rPr>
                <w:lang w:eastAsia="pt-BR"/>
              </w:rPr>
              <w:t>2</w:t>
            </w:r>
          </w:p>
        </w:tc>
        <w:tc>
          <w:tcPr>
            <w:tcW w:w="2973" w:type="dxa"/>
            <w:tcBorders>
              <w:top w:val="nil"/>
              <w:left w:val="nil"/>
              <w:bottom w:val="single" w:sz="4" w:space="0" w:color="auto"/>
              <w:right w:val="single" w:sz="4" w:space="0" w:color="auto"/>
            </w:tcBorders>
          </w:tcPr>
          <w:p w14:paraId="0FFADCED" w14:textId="67A166FB" w:rsidR="006375F4" w:rsidRPr="002A3520" w:rsidRDefault="006375F4" w:rsidP="00A03108">
            <w:pPr>
              <w:rPr>
                <w:lang w:eastAsia="pt-BR"/>
              </w:rPr>
            </w:pPr>
            <w:r w:rsidRPr="002A3520">
              <w:rPr>
                <w:lang w:eastAsia="pt-BR"/>
              </w:rPr>
              <w:t xml:space="preserve">indie </w:t>
            </w:r>
            <w:proofErr w:type="spellStart"/>
            <w:r w:rsidRPr="002A3520">
              <w:rPr>
                <w:lang w:eastAsia="pt-BR"/>
              </w:rPr>
              <w:t>cafe</w:t>
            </w:r>
            <w:proofErr w:type="spellEnd"/>
            <w:r w:rsidRPr="002A3520">
              <w:rPr>
                <w:lang w:eastAsia="pt-BR"/>
              </w:rPr>
              <w:t xml:space="preserve"> pop</w:t>
            </w:r>
          </w:p>
        </w:tc>
        <w:tc>
          <w:tcPr>
            <w:tcW w:w="1279" w:type="dxa"/>
            <w:tcBorders>
              <w:top w:val="nil"/>
              <w:left w:val="nil"/>
              <w:bottom w:val="single" w:sz="4" w:space="0" w:color="auto"/>
              <w:right w:val="single" w:sz="4" w:space="0" w:color="auto"/>
            </w:tcBorders>
          </w:tcPr>
          <w:p w14:paraId="46D6EA8B" w14:textId="35F89CED" w:rsidR="006375F4" w:rsidRPr="002A3520" w:rsidRDefault="006375F4" w:rsidP="00A03108">
            <w:pPr>
              <w:rPr>
                <w:lang w:eastAsia="pt-BR"/>
              </w:rPr>
            </w:pPr>
            <w:r w:rsidRPr="002A3520">
              <w:rPr>
                <w:lang w:eastAsia="pt-BR"/>
              </w:rPr>
              <w:t>22</w:t>
            </w:r>
          </w:p>
        </w:tc>
      </w:tr>
      <w:tr w:rsidR="002A3520" w:rsidRPr="002A3520" w14:paraId="6AF967E5" w14:textId="2167D59E" w:rsidTr="008B2313">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250D19BA" w14:textId="77777777" w:rsidR="002A3520" w:rsidRPr="002A3520" w:rsidRDefault="002A3520" w:rsidP="00A03108">
            <w:pPr>
              <w:rPr>
                <w:lang w:eastAsia="pt-BR"/>
              </w:rPr>
            </w:pPr>
            <w:proofErr w:type="spellStart"/>
            <w:r w:rsidRPr="002A3520">
              <w:rPr>
                <w:lang w:eastAsia="pt-BR"/>
              </w:rPr>
              <w:t>australian</w:t>
            </w:r>
            <w:proofErr w:type="spellEnd"/>
            <w:r w:rsidRPr="002A3520">
              <w:rPr>
                <w:lang w:eastAsia="pt-BR"/>
              </w:rPr>
              <w:t xml:space="preserve"> indie folk</w:t>
            </w:r>
          </w:p>
        </w:tc>
        <w:tc>
          <w:tcPr>
            <w:tcW w:w="1701" w:type="dxa"/>
            <w:tcBorders>
              <w:top w:val="nil"/>
              <w:left w:val="nil"/>
              <w:bottom w:val="single" w:sz="4" w:space="0" w:color="auto"/>
              <w:right w:val="single" w:sz="4" w:space="0" w:color="auto"/>
            </w:tcBorders>
            <w:shd w:val="clear" w:color="auto" w:fill="auto"/>
            <w:noWrap/>
            <w:hideMark/>
          </w:tcPr>
          <w:p w14:paraId="02A0B982" w14:textId="77777777" w:rsidR="002A3520" w:rsidRPr="002A3520" w:rsidRDefault="002A3520" w:rsidP="00A03108">
            <w:pPr>
              <w:rPr>
                <w:lang w:eastAsia="pt-BR"/>
              </w:rPr>
            </w:pPr>
            <w:r w:rsidRPr="002A3520">
              <w:rPr>
                <w:lang w:eastAsia="pt-BR"/>
              </w:rPr>
              <w:t>3</w:t>
            </w:r>
          </w:p>
        </w:tc>
        <w:tc>
          <w:tcPr>
            <w:tcW w:w="2973" w:type="dxa"/>
            <w:tcBorders>
              <w:top w:val="nil"/>
              <w:left w:val="nil"/>
              <w:bottom w:val="single" w:sz="4" w:space="0" w:color="auto"/>
              <w:right w:val="single" w:sz="4" w:space="0" w:color="auto"/>
            </w:tcBorders>
          </w:tcPr>
          <w:p w14:paraId="76258CBF" w14:textId="1DA8FF99" w:rsidR="006375F4" w:rsidRPr="002A3520" w:rsidRDefault="006375F4" w:rsidP="00A03108">
            <w:pPr>
              <w:rPr>
                <w:lang w:eastAsia="pt-BR"/>
              </w:rPr>
            </w:pPr>
            <w:proofErr w:type="spellStart"/>
            <w:r w:rsidRPr="002A3520">
              <w:rPr>
                <w:lang w:eastAsia="pt-BR"/>
              </w:rPr>
              <w:t>melodic</w:t>
            </w:r>
            <w:proofErr w:type="spellEnd"/>
            <w:r w:rsidRPr="002A3520">
              <w:rPr>
                <w:lang w:eastAsia="pt-BR"/>
              </w:rPr>
              <w:t xml:space="preserve"> rap</w:t>
            </w:r>
          </w:p>
        </w:tc>
        <w:tc>
          <w:tcPr>
            <w:tcW w:w="1279" w:type="dxa"/>
            <w:tcBorders>
              <w:top w:val="nil"/>
              <w:left w:val="nil"/>
              <w:bottom w:val="single" w:sz="4" w:space="0" w:color="auto"/>
              <w:right w:val="single" w:sz="4" w:space="0" w:color="auto"/>
            </w:tcBorders>
          </w:tcPr>
          <w:p w14:paraId="0B3E534C" w14:textId="77625FB4" w:rsidR="006375F4" w:rsidRPr="002A3520" w:rsidRDefault="006375F4" w:rsidP="00A03108">
            <w:pPr>
              <w:rPr>
                <w:lang w:eastAsia="pt-BR"/>
              </w:rPr>
            </w:pPr>
            <w:r w:rsidRPr="002A3520">
              <w:rPr>
                <w:lang w:eastAsia="pt-BR"/>
              </w:rPr>
              <w:t>23</w:t>
            </w:r>
          </w:p>
        </w:tc>
      </w:tr>
      <w:tr w:rsidR="002A3520" w:rsidRPr="002A3520" w14:paraId="1C73B1B7" w14:textId="01A779C9" w:rsidTr="008B2313">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7D13BAD2" w14:textId="77777777" w:rsidR="002A3520" w:rsidRPr="002A3520" w:rsidRDefault="002A3520" w:rsidP="00A03108">
            <w:pPr>
              <w:rPr>
                <w:lang w:eastAsia="pt-BR"/>
              </w:rPr>
            </w:pPr>
            <w:proofErr w:type="spellStart"/>
            <w:r w:rsidRPr="002A3520">
              <w:rPr>
                <w:lang w:eastAsia="pt-BR"/>
              </w:rPr>
              <w:t>australian</w:t>
            </w:r>
            <w:proofErr w:type="spellEnd"/>
            <w:r w:rsidRPr="002A3520">
              <w:rPr>
                <w:lang w:eastAsia="pt-BR"/>
              </w:rPr>
              <w:t xml:space="preserve"> reggae fusion</w:t>
            </w:r>
          </w:p>
        </w:tc>
        <w:tc>
          <w:tcPr>
            <w:tcW w:w="1701" w:type="dxa"/>
            <w:tcBorders>
              <w:top w:val="nil"/>
              <w:left w:val="nil"/>
              <w:bottom w:val="single" w:sz="4" w:space="0" w:color="auto"/>
              <w:right w:val="single" w:sz="4" w:space="0" w:color="auto"/>
            </w:tcBorders>
            <w:shd w:val="clear" w:color="auto" w:fill="auto"/>
            <w:noWrap/>
            <w:hideMark/>
          </w:tcPr>
          <w:p w14:paraId="78F2FA27" w14:textId="77777777" w:rsidR="002A3520" w:rsidRPr="002A3520" w:rsidRDefault="002A3520" w:rsidP="00A03108">
            <w:pPr>
              <w:rPr>
                <w:lang w:eastAsia="pt-BR"/>
              </w:rPr>
            </w:pPr>
            <w:r w:rsidRPr="002A3520">
              <w:rPr>
                <w:lang w:eastAsia="pt-BR"/>
              </w:rPr>
              <w:t>4</w:t>
            </w:r>
          </w:p>
        </w:tc>
        <w:tc>
          <w:tcPr>
            <w:tcW w:w="2973" w:type="dxa"/>
            <w:tcBorders>
              <w:top w:val="nil"/>
              <w:left w:val="nil"/>
              <w:bottom w:val="single" w:sz="4" w:space="0" w:color="auto"/>
              <w:right w:val="single" w:sz="4" w:space="0" w:color="auto"/>
            </w:tcBorders>
          </w:tcPr>
          <w:p w14:paraId="3C8BC083" w14:textId="13FE7567" w:rsidR="006375F4" w:rsidRPr="002A3520" w:rsidRDefault="006375F4" w:rsidP="00A03108">
            <w:pPr>
              <w:rPr>
                <w:lang w:eastAsia="pt-BR"/>
              </w:rPr>
            </w:pPr>
            <w:r w:rsidRPr="002A3520">
              <w:rPr>
                <w:lang w:eastAsia="pt-BR"/>
              </w:rPr>
              <w:t>metal</w:t>
            </w:r>
          </w:p>
        </w:tc>
        <w:tc>
          <w:tcPr>
            <w:tcW w:w="1279" w:type="dxa"/>
            <w:tcBorders>
              <w:top w:val="nil"/>
              <w:left w:val="nil"/>
              <w:bottom w:val="single" w:sz="4" w:space="0" w:color="auto"/>
              <w:right w:val="single" w:sz="4" w:space="0" w:color="auto"/>
            </w:tcBorders>
          </w:tcPr>
          <w:p w14:paraId="3C3ACD91" w14:textId="23EAB162" w:rsidR="006375F4" w:rsidRPr="002A3520" w:rsidRDefault="006375F4" w:rsidP="00A03108">
            <w:pPr>
              <w:rPr>
                <w:lang w:eastAsia="pt-BR"/>
              </w:rPr>
            </w:pPr>
            <w:r w:rsidRPr="002A3520">
              <w:rPr>
                <w:lang w:eastAsia="pt-BR"/>
              </w:rPr>
              <w:t>24</w:t>
            </w:r>
          </w:p>
        </w:tc>
      </w:tr>
      <w:tr w:rsidR="002A3520" w:rsidRPr="002A3520" w14:paraId="5353E537" w14:textId="64ED18ED" w:rsidTr="008B2313">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1D758396" w14:textId="77777777" w:rsidR="002A3520" w:rsidRPr="002A3520" w:rsidRDefault="002A3520" w:rsidP="00A03108">
            <w:pPr>
              <w:rPr>
                <w:lang w:eastAsia="pt-BR"/>
              </w:rPr>
            </w:pPr>
            <w:r w:rsidRPr="002A3520">
              <w:rPr>
                <w:lang w:eastAsia="pt-BR"/>
              </w:rPr>
              <w:t>bandinhas</w:t>
            </w:r>
          </w:p>
        </w:tc>
        <w:tc>
          <w:tcPr>
            <w:tcW w:w="1701" w:type="dxa"/>
            <w:tcBorders>
              <w:top w:val="nil"/>
              <w:left w:val="nil"/>
              <w:bottom w:val="single" w:sz="4" w:space="0" w:color="auto"/>
              <w:right w:val="single" w:sz="4" w:space="0" w:color="auto"/>
            </w:tcBorders>
            <w:shd w:val="clear" w:color="auto" w:fill="auto"/>
            <w:noWrap/>
            <w:hideMark/>
          </w:tcPr>
          <w:p w14:paraId="4045DD9F" w14:textId="77777777" w:rsidR="002A3520" w:rsidRPr="002A3520" w:rsidRDefault="002A3520" w:rsidP="00A03108">
            <w:pPr>
              <w:rPr>
                <w:lang w:eastAsia="pt-BR"/>
              </w:rPr>
            </w:pPr>
            <w:r w:rsidRPr="002A3520">
              <w:rPr>
                <w:lang w:eastAsia="pt-BR"/>
              </w:rPr>
              <w:t>5</w:t>
            </w:r>
          </w:p>
        </w:tc>
        <w:tc>
          <w:tcPr>
            <w:tcW w:w="2973" w:type="dxa"/>
            <w:tcBorders>
              <w:top w:val="nil"/>
              <w:left w:val="nil"/>
              <w:bottom w:val="single" w:sz="4" w:space="0" w:color="auto"/>
              <w:right w:val="single" w:sz="4" w:space="0" w:color="auto"/>
            </w:tcBorders>
          </w:tcPr>
          <w:p w14:paraId="2124F34B" w14:textId="7DA3C295" w:rsidR="006375F4" w:rsidRPr="002A3520" w:rsidRDefault="006375F4" w:rsidP="00A03108">
            <w:pPr>
              <w:rPr>
                <w:lang w:eastAsia="pt-BR"/>
              </w:rPr>
            </w:pPr>
            <w:proofErr w:type="spellStart"/>
            <w:r w:rsidRPr="002A3520">
              <w:rPr>
                <w:lang w:eastAsia="pt-BR"/>
              </w:rPr>
              <w:t>miami</w:t>
            </w:r>
            <w:proofErr w:type="spellEnd"/>
            <w:r w:rsidRPr="002A3520">
              <w:rPr>
                <w:lang w:eastAsia="pt-BR"/>
              </w:rPr>
              <w:t xml:space="preserve"> hip hop</w:t>
            </w:r>
          </w:p>
        </w:tc>
        <w:tc>
          <w:tcPr>
            <w:tcW w:w="1279" w:type="dxa"/>
            <w:tcBorders>
              <w:top w:val="nil"/>
              <w:left w:val="nil"/>
              <w:bottom w:val="single" w:sz="4" w:space="0" w:color="auto"/>
              <w:right w:val="single" w:sz="4" w:space="0" w:color="auto"/>
            </w:tcBorders>
          </w:tcPr>
          <w:p w14:paraId="0D21797F" w14:textId="0E6CC0FF" w:rsidR="006375F4" w:rsidRPr="002A3520" w:rsidRDefault="006375F4" w:rsidP="00A03108">
            <w:pPr>
              <w:rPr>
                <w:lang w:eastAsia="pt-BR"/>
              </w:rPr>
            </w:pPr>
            <w:r w:rsidRPr="002A3520">
              <w:rPr>
                <w:lang w:eastAsia="pt-BR"/>
              </w:rPr>
              <w:t>25</w:t>
            </w:r>
          </w:p>
        </w:tc>
      </w:tr>
      <w:tr w:rsidR="002A3520" w:rsidRPr="002A3520" w14:paraId="0B3EAD92" w14:textId="5592D4EB" w:rsidTr="008B2313">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548D619F" w14:textId="77777777" w:rsidR="002A3520" w:rsidRPr="002A3520" w:rsidRDefault="002A3520" w:rsidP="00A03108">
            <w:pPr>
              <w:rPr>
                <w:lang w:eastAsia="pt-BR"/>
              </w:rPr>
            </w:pPr>
            <w:proofErr w:type="spellStart"/>
            <w:r w:rsidRPr="002A3520">
              <w:rPr>
                <w:lang w:eastAsia="pt-BR"/>
              </w:rPr>
              <w:t>beatlesque</w:t>
            </w:r>
            <w:proofErr w:type="spellEnd"/>
          </w:p>
        </w:tc>
        <w:tc>
          <w:tcPr>
            <w:tcW w:w="1701" w:type="dxa"/>
            <w:tcBorders>
              <w:top w:val="nil"/>
              <w:left w:val="nil"/>
              <w:bottom w:val="single" w:sz="4" w:space="0" w:color="auto"/>
              <w:right w:val="single" w:sz="4" w:space="0" w:color="auto"/>
            </w:tcBorders>
            <w:shd w:val="clear" w:color="auto" w:fill="auto"/>
            <w:noWrap/>
            <w:hideMark/>
          </w:tcPr>
          <w:p w14:paraId="4EE6E727" w14:textId="77777777" w:rsidR="002A3520" w:rsidRPr="002A3520" w:rsidRDefault="002A3520" w:rsidP="00A03108">
            <w:pPr>
              <w:rPr>
                <w:lang w:eastAsia="pt-BR"/>
              </w:rPr>
            </w:pPr>
            <w:r w:rsidRPr="002A3520">
              <w:rPr>
                <w:lang w:eastAsia="pt-BR"/>
              </w:rPr>
              <w:t>6</w:t>
            </w:r>
          </w:p>
        </w:tc>
        <w:tc>
          <w:tcPr>
            <w:tcW w:w="2973" w:type="dxa"/>
            <w:tcBorders>
              <w:top w:val="nil"/>
              <w:left w:val="nil"/>
              <w:bottom w:val="single" w:sz="4" w:space="0" w:color="auto"/>
              <w:right w:val="single" w:sz="4" w:space="0" w:color="auto"/>
            </w:tcBorders>
          </w:tcPr>
          <w:p w14:paraId="0C0A886A" w14:textId="7D34BBA4" w:rsidR="006375F4" w:rsidRPr="002A3520" w:rsidRDefault="006375F4" w:rsidP="00A03108">
            <w:pPr>
              <w:rPr>
                <w:lang w:eastAsia="pt-BR"/>
              </w:rPr>
            </w:pPr>
            <w:proofErr w:type="spellStart"/>
            <w:proofErr w:type="gramStart"/>
            <w:r w:rsidRPr="002A3520">
              <w:rPr>
                <w:lang w:eastAsia="pt-BR"/>
              </w:rPr>
              <w:t>musica</w:t>
            </w:r>
            <w:proofErr w:type="spellEnd"/>
            <w:proofErr w:type="gramEnd"/>
            <w:r w:rsidRPr="002A3520">
              <w:rPr>
                <w:lang w:eastAsia="pt-BR"/>
              </w:rPr>
              <w:t xml:space="preserve"> </w:t>
            </w:r>
            <w:proofErr w:type="spellStart"/>
            <w:r w:rsidRPr="002A3520">
              <w:rPr>
                <w:lang w:eastAsia="pt-BR"/>
              </w:rPr>
              <w:t>gaucha</w:t>
            </w:r>
            <w:proofErr w:type="spellEnd"/>
          </w:p>
        </w:tc>
        <w:tc>
          <w:tcPr>
            <w:tcW w:w="1279" w:type="dxa"/>
            <w:tcBorders>
              <w:top w:val="nil"/>
              <w:left w:val="nil"/>
              <w:bottom w:val="single" w:sz="4" w:space="0" w:color="auto"/>
              <w:right w:val="single" w:sz="4" w:space="0" w:color="auto"/>
            </w:tcBorders>
          </w:tcPr>
          <w:p w14:paraId="282BE004" w14:textId="6B0F8DF1" w:rsidR="006375F4" w:rsidRPr="002A3520" w:rsidRDefault="006375F4" w:rsidP="00A03108">
            <w:pPr>
              <w:rPr>
                <w:lang w:eastAsia="pt-BR"/>
              </w:rPr>
            </w:pPr>
            <w:r w:rsidRPr="002A3520">
              <w:rPr>
                <w:lang w:eastAsia="pt-BR"/>
              </w:rPr>
              <w:t>26</w:t>
            </w:r>
          </w:p>
        </w:tc>
      </w:tr>
      <w:tr w:rsidR="002A3520" w:rsidRPr="002A3520" w14:paraId="5297199A" w14:textId="1DD73F94" w:rsidTr="008B2313">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7E956AD0" w14:textId="77777777" w:rsidR="002A3520" w:rsidRPr="002A3520" w:rsidRDefault="002A3520" w:rsidP="00A03108">
            <w:pPr>
              <w:rPr>
                <w:lang w:eastAsia="pt-BR"/>
              </w:rPr>
            </w:pPr>
            <w:proofErr w:type="spellStart"/>
            <w:r w:rsidRPr="002A3520">
              <w:rPr>
                <w:lang w:eastAsia="pt-BR"/>
              </w:rPr>
              <w:t>brazilian</w:t>
            </w:r>
            <w:proofErr w:type="spellEnd"/>
            <w:r w:rsidRPr="002A3520">
              <w:rPr>
                <w:lang w:eastAsia="pt-BR"/>
              </w:rPr>
              <w:t xml:space="preserve"> rock</w:t>
            </w:r>
          </w:p>
        </w:tc>
        <w:tc>
          <w:tcPr>
            <w:tcW w:w="1701" w:type="dxa"/>
            <w:tcBorders>
              <w:top w:val="nil"/>
              <w:left w:val="nil"/>
              <w:bottom w:val="single" w:sz="4" w:space="0" w:color="auto"/>
              <w:right w:val="single" w:sz="4" w:space="0" w:color="auto"/>
            </w:tcBorders>
            <w:shd w:val="clear" w:color="auto" w:fill="auto"/>
            <w:noWrap/>
            <w:hideMark/>
          </w:tcPr>
          <w:p w14:paraId="452FB748" w14:textId="77777777" w:rsidR="002A3520" w:rsidRPr="002A3520" w:rsidRDefault="002A3520" w:rsidP="00A03108">
            <w:pPr>
              <w:rPr>
                <w:lang w:eastAsia="pt-BR"/>
              </w:rPr>
            </w:pPr>
            <w:r w:rsidRPr="002A3520">
              <w:rPr>
                <w:lang w:eastAsia="pt-BR"/>
              </w:rPr>
              <w:t>7</w:t>
            </w:r>
          </w:p>
        </w:tc>
        <w:tc>
          <w:tcPr>
            <w:tcW w:w="2973" w:type="dxa"/>
            <w:tcBorders>
              <w:top w:val="nil"/>
              <w:left w:val="nil"/>
              <w:bottom w:val="single" w:sz="4" w:space="0" w:color="auto"/>
              <w:right w:val="single" w:sz="4" w:space="0" w:color="auto"/>
            </w:tcBorders>
          </w:tcPr>
          <w:p w14:paraId="64090605" w14:textId="4EC5510F" w:rsidR="006375F4" w:rsidRPr="002A3520" w:rsidRDefault="006375F4" w:rsidP="00A03108">
            <w:pPr>
              <w:rPr>
                <w:lang w:eastAsia="pt-BR"/>
              </w:rPr>
            </w:pPr>
            <w:proofErr w:type="spellStart"/>
            <w:proofErr w:type="gramStart"/>
            <w:r w:rsidRPr="002A3520">
              <w:rPr>
                <w:lang w:eastAsia="pt-BR"/>
              </w:rPr>
              <w:t>musica</w:t>
            </w:r>
            <w:proofErr w:type="spellEnd"/>
            <w:proofErr w:type="gramEnd"/>
            <w:r w:rsidRPr="002A3520">
              <w:rPr>
                <w:lang w:eastAsia="pt-BR"/>
              </w:rPr>
              <w:t xml:space="preserve"> </w:t>
            </w:r>
            <w:proofErr w:type="spellStart"/>
            <w:r w:rsidRPr="002A3520">
              <w:rPr>
                <w:lang w:eastAsia="pt-BR"/>
              </w:rPr>
              <w:t>gaucha</w:t>
            </w:r>
            <w:proofErr w:type="spellEnd"/>
            <w:r w:rsidRPr="002A3520">
              <w:rPr>
                <w:lang w:eastAsia="pt-BR"/>
              </w:rPr>
              <w:t xml:space="preserve"> tradicionalista</w:t>
            </w:r>
          </w:p>
        </w:tc>
        <w:tc>
          <w:tcPr>
            <w:tcW w:w="1279" w:type="dxa"/>
            <w:tcBorders>
              <w:top w:val="nil"/>
              <w:left w:val="nil"/>
              <w:bottom w:val="single" w:sz="4" w:space="0" w:color="auto"/>
              <w:right w:val="single" w:sz="4" w:space="0" w:color="auto"/>
            </w:tcBorders>
          </w:tcPr>
          <w:p w14:paraId="78C1A0F7" w14:textId="02C385B1" w:rsidR="006375F4" w:rsidRPr="002A3520" w:rsidRDefault="006375F4" w:rsidP="00A03108">
            <w:pPr>
              <w:rPr>
                <w:lang w:eastAsia="pt-BR"/>
              </w:rPr>
            </w:pPr>
            <w:r w:rsidRPr="002A3520">
              <w:rPr>
                <w:lang w:eastAsia="pt-BR"/>
              </w:rPr>
              <w:t>27</w:t>
            </w:r>
          </w:p>
        </w:tc>
      </w:tr>
      <w:tr w:rsidR="002A3520" w:rsidRPr="002A3520" w14:paraId="160E7FFC" w14:textId="79033AEF" w:rsidTr="008B2313">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09BDF7A0" w14:textId="77777777" w:rsidR="002A3520" w:rsidRPr="002A3520" w:rsidRDefault="002A3520" w:rsidP="00A03108">
            <w:pPr>
              <w:rPr>
                <w:lang w:eastAsia="pt-BR"/>
              </w:rPr>
            </w:pPr>
            <w:proofErr w:type="spellStart"/>
            <w:r w:rsidRPr="002A3520">
              <w:rPr>
                <w:lang w:eastAsia="pt-BR"/>
              </w:rPr>
              <w:t>canadian</w:t>
            </w:r>
            <w:proofErr w:type="spellEnd"/>
            <w:r w:rsidRPr="002A3520">
              <w:rPr>
                <w:lang w:eastAsia="pt-BR"/>
              </w:rPr>
              <w:t xml:space="preserve"> pop punk</w:t>
            </w:r>
          </w:p>
        </w:tc>
        <w:tc>
          <w:tcPr>
            <w:tcW w:w="1701" w:type="dxa"/>
            <w:tcBorders>
              <w:top w:val="nil"/>
              <w:left w:val="nil"/>
              <w:bottom w:val="single" w:sz="4" w:space="0" w:color="auto"/>
              <w:right w:val="single" w:sz="4" w:space="0" w:color="auto"/>
            </w:tcBorders>
            <w:shd w:val="clear" w:color="auto" w:fill="auto"/>
            <w:noWrap/>
            <w:hideMark/>
          </w:tcPr>
          <w:p w14:paraId="57D15DF6" w14:textId="77777777" w:rsidR="002A3520" w:rsidRPr="002A3520" w:rsidRDefault="002A3520" w:rsidP="00A03108">
            <w:pPr>
              <w:rPr>
                <w:lang w:eastAsia="pt-BR"/>
              </w:rPr>
            </w:pPr>
            <w:r w:rsidRPr="002A3520">
              <w:rPr>
                <w:lang w:eastAsia="pt-BR"/>
              </w:rPr>
              <w:t>8</w:t>
            </w:r>
          </w:p>
        </w:tc>
        <w:tc>
          <w:tcPr>
            <w:tcW w:w="2973" w:type="dxa"/>
            <w:tcBorders>
              <w:top w:val="nil"/>
              <w:left w:val="nil"/>
              <w:bottom w:val="single" w:sz="4" w:space="0" w:color="auto"/>
              <w:right w:val="single" w:sz="4" w:space="0" w:color="auto"/>
            </w:tcBorders>
          </w:tcPr>
          <w:p w14:paraId="167D7E26" w14:textId="21EC9797" w:rsidR="006375F4" w:rsidRPr="002A3520" w:rsidRDefault="006375F4" w:rsidP="00A03108">
            <w:pPr>
              <w:rPr>
                <w:lang w:eastAsia="pt-BR"/>
              </w:rPr>
            </w:pPr>
            <w:proofErr w:type="gramStart"/>
            <w:r w:rsidRPr="002A3520">
              <w:rPr>
                <w:lang w:eastAsia="pt-BR"/>
              </w:rPr>
              <w:t>musica</w:t>
            </w:r>
            <w:proofErr w:type="gramEnd"/>
            <w:r w:rsidRPr="002A3520">
              <w:rPr>
                <w:lang w:eastAsia="pt-BR"/>
              </w:rPr>
              <w:t xml:space="preserve"> maranhense</w:t>
            </w:r>
          </w:p>
        </w:tc>
        <w:tc>
          <w:tcPr>
            <w:tcW w:w="1279" w:type="dxa"/>
            <w:tcBorders>
              <w:top w:val="nil"/>
              <w:left w:val="nil"/>
              <w:bottom w:val="single" w:sz="4" w:space="0" w:color="auto"/>
              <w:right w:val="single" w:sz="4" w:space="0" w:color="auto"/>
            </w:tcBorders>
          </w:tcPr>
          <w:p w14:paraId="0166C754" w14:textId="0C804FDB" w:rsidR="006375F4" w:rsidRPr="002A3520" w:rsidRDefault="006375F4" w:rsidP="00A03108">
            <w:pPr>
              <w:rPr>
                <w:lang w:eastAsia="pt-BR"/>
              </w:rPr>
            </w:pPr>
            <w:r w:rsidRPr="002A3520">
              <w:rPr>
                <w:lang w:eastAsia="pt-BR"/>
              </w:rPr>
              <w:t>28</w:t>
            </w:r>
          </w:p>
        </w:tc>
      </w:tr>
      <w:tr w:rsidR="002A3520" w:rsidRPr="002A3520" w14:paraId="36693407" w14:textId="7F7201EA" w:rsidTr="008B2313">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4550A350" w14:textId="77777777" w:rsidR="002A3520" w:rsidRPr="002A3520" w:rsidRDefault="002A3520" w:rsidP="00A03108">
            <w:pPr>
              <w:rPr>
                <w:lang w:eastAsia="pt-BR"/>
              </w:rPr>
            </w:pPr>
            <w:proofErr w:type="spellStart"/>
            <w:r w:rsidRPr="002A3520">
              <w:rPr>
                <w:lang w:eastAsia="pt-BR"/>
              </w:rPr>
              <w:t>canadian</w:t>
            </w:r>
            <w:proofErr w:type="spellEnd"/>
            <w:r w:rsidRPr="002A3520">
              <w:rPr>
                <w:lang w:eastAsia="pt-BR"/>
              </w:rPr>
              <w:t xml:space="preserve"> punk</w:t>
            </w:r>
          </w:p>
        </w:tc>
        <w:tc>
          <w:tcPr>
            <w:tcW w:w="1701" w:type="dxa"/>
            <w:tcBorders>
              <w:top w:val="nil"/>
              <w:left w:val="nil"/>
              <w:bottom w:val="single" w:sz="4" w:space="0" w:color="auto"/>
              <w:right w:val="single" w:sz="4" w:space="0" w:color="auto"/>
            </w:tcBorders>
            <w:shd w:val="clear" w:color="auto" w:fill="auto"/>
            <w:noWrap/>
            <w:hideMark/>
          </w:tcPr>
          <w:p w14:paraId="419619D1" w14:textId="77777777" w:rsidR="002A3520" w:rsidRPr="002A3520" w:rsidRDefault="002A3520" w:rsidP="00A03108">
            <w:pPr>
              <w:rPr>
                <w:lang w:eastAsia="pt-BR"/>
              </w:rPr>
            </w:pPr>
            <w:r w:rsidRPr="002A3520">
              <w:rPr>
                <w:lang w:eastAsia="pt-BR"/>
              </w:rPr>
              <w:t>9</w:t>
            </w:r>
          </w:p>
        </w:tc>
        <w:tc>
          <w:tcPr>
            <w:tcW w:w="2973" w:type="dxa"/>
            <w:tcBorders>
              <w:top w:val="nil"/>
              <w:left w:val="nil"/>
              <w:bottom w:val="single" w:sz="4" w:space="0" w:color="auto"/>
              <w:right w:val="single" w:sz="4" w:space="0" w:color="auto"/>
            </w:tcBorders>
          </w:tcPr>
          <w:p w14:paraId="26DB8B29" w14:textId="3184406D" w:rsidR="006375F4" w:rsidRPr="002A3520" w:rsidRDefault="006375F4" w:rsidP="00A03108">
            <w:pPr>
              <w:rPr>
                <w:lang w:eastAsia="pt-BR"/>
              </w:rPr>
            </w:pPr>
            <w:proofErr w:type="spellStart"/>
            <w:r w:rsidRPr="002A3520">
              <w:rPr>
                <w:lang w:eastAsia="pt-BR"/>
              </w:rPr>
              <w:t>neo</w:t>
            </w:r>
            <w:proofErr w:type="spellEnd"/>
            <w:r w:rsidRPr="002A3520">
              <w:rPr>
                <w:lang w:eastAsia="pt-BR"/>
              </w:rPr>
              <w:t xml:space="preserve"> </w:t>
            </w:r>
            <w:proofErr w:type="spellStart"/>
            <w:r w:rsidRPr="002A3520">
              <w:rPr>
                <w:lang w:eastAsia="pt-BR"/>
              </w:rPr>
              <w:t>mellow</w:t>
            </w:r>
            <w:proofErr w:type="spellEnd"/>
          </w:p>
        </w:tc>
        <w:tc>
          <w:tcPr>
            <w:tcW w:w="1279" w:type="dxa"/>
            <w:tcBorders>
              <w:top w:val="nil"/>
              <w:left w:val="nil"/>
              <w:bottom w:val="single" w:sz="4" w:space="0" w:color="auto"/>
              <w:right w:val="single" w:sz="4" w:space="0" w:color="auto"/>
            </w:tcBorders>
          </w:tcPr>
          <w:p w14:paraId="6975096E" w14:textId="39A87475" w:rsidR="006375F4" w:rsidRPr="002A3520" w:rsidRDefault="006375F4" w:rsidP="00A03108">
            <w:pPr>
              <w:rPr>
                <w:lang w:eastAsia="pt-BR"/>
              </w:rPr>
            </w:pPr>
            <w:r w:rsidRPr="002A3520">
              <w:rPr>
                <w:lang w:eastAsia="pt-BR"/>
              </w:rPr>
              <w:t>29</w:t>
            </w:r>
          </w:p>
        </w:tc>
      </w:tr>
      <w:tr w:rsidR="002A3520" w:rsidRPr="002A3520" w14:paraId="01B35D09" w14:textId="431C6F44" w:rsidTr="008B2313">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7CFDC6DB" w14:textId="77777777" w:rsidR="002A3520" w:rsidRPr="002A3520" w:rsidRDefault="002A3520" w:rsidP="00A03108">
            <w:pPr>
              <w:rPr>
                <w:lang w:eastAsia="pt-BR"/>
              </w:rPr>
            </w:pPr>
            <w:proofErr w:type="spellStart"/>
            <w:r w:rsidRPr="002A3520">
              <w:rPr>
                <w:lang w:eastAsia="pt-BR"/>
              </w:rPr>
              <w:t>canadian</w:t>
            </w:r>
            <w:proofErr w:type="spellEnd"/>
            <w:r w:rsidRPr="002A3520">
              <w:rPr>
                <w:lang w:eastAsia="pt-BR"/>
              </w:rPr>
              <w:t xml:space="preserve"> rock</w:t>
            </w:r>
          </w:p>
        </w:tc>
        <w:tc>
          <w:tcPr>
            <w:tcW w:w="1701" w:type="dxa"/>
            <w:tcBorders>
              <w:top w:val="nil"/>
              <w:left w:val="nil"/>
              <w:bottom w:val="single" w:sz="4" w:space="0" w:color="auto"/>
              <w:right w:val="single" w:sz="4" w:space="0" w:color="auto"/>
            </w:tcBorders>
            <w:shd w:val="clear" w:color="auto" w:fill="auto"/>
            <w:noWrap/>
            <w:hideMark/>
          </w:tcPr>
          <w:p w14:paraId="2EC2C95A" w14:textId="77777777" w:rsidR="002A3520" w:rsidRPr="002A3520" w:rsidRDefault="002A3520" w:rsidP="00A03108">
            <w:pPr>
              <w:rPr>
                <w:lang w:eastAsia="pt-BR"/>
              </w:rPr>
            </w:pPr>
            <w:r w:rsidRPr="002A3520">
              <w:rPr>
                <w:lang w:eastAsia="pt-BR"/>
              </w:rPr>
              <w:t>10</w:t>
            </w:r>
          </w:p>
        </w:tc>
        <w:tc>
          <w:tcPr>
            <w:tcW w:w="2973" w:type="dxa"/>
            <w:tcBorders>
              <w:top w:val="nil"/>
              <w:left w:val="nil"/>
              <w:bottom w:val="single" w:sz="4" w:space="0" w:color="auto"/>
              <w:right w:val="single" w:sz="4" w:space="0" w:color="auto"/>
            </w:tcBorders>
          </w:tcPr>
          <w:p w14:paraId="2EC8DC10" w14:textId="0E8884B3" w:rsidR="006375F4" w:rsidRPr="002A3520" w:rsidRDefault="006375F4" w:rsidP="00A03108">
            <w:pPr>
              <w:rPr>
                <w:lang w:eastAsia="pt-BR"/>
              </w:rPr>
            </w:pPr>
            <w:proofErr w:type="spellStart"/>
            <w:r w:rsidRPr="002A3520">
              <w:rPr>
                <w:lang w:eastAsia="pt-BR"/>
              </w:rPr>
              <w:t>nyc</w:t>
            </w:r>
            <w:proofErr w:type="spellEnd"/>
            <w:r w:rsidRPr="002A3520">
              <w:rPr>
                <w:lang w:eastAsia="pt-BR"/>
              </w:rPr>
              <w:t xml:space="preserve"> rap</w:t>
            </w:r>
          </w:p>
        </w:tc>
        <w:tc>
          <w:tcPr>
            <w:tcW w:w="1279" w:type="dxa"/>
            <w:tcBorders>
              <w:top w:val="nil"/>
              <w:left w:val="nil"/>
              <w:bottom w:val="single" w:sz="4" w:space="0" w:color="auto"/>
              <w:right w:val="single" w:sz="4" w:space="0" w:color="auto"/>
            </w:tcBorders>
          </w:tcPr>
          <w:p w14:paraId="6961F7C6" w14:textId="2657727D" w:rsidR="006375F4" w:rsidRPr="002A3520" w:rsidRDefault="006375F4" w:rsidP="00A03108">
            <w:pPr>
              <w:rPr>
                <w:lang w:eastAsia="pt-BR"/>
              </w:rPr>
            </w:pPr>
            <w:r w:rsidRPr="002A3520">
              <w:rPr>
                <w:lang w:eastAsia="pt-BR"/>
              </w:rPr>
              <w:t>30</w:t>
            </w:r>
          </w:p>
        </w:tc>
      </w:tr>
      <w:tr w:rsidR="002A3520" w:rsidRPr="002A3520" w14:paraId="1E126856" w14:textId="3E6A59EE" w:rsidTr="008B2313">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5904E5DB" w14:textId="77777777" w:rsidR="002A3520" w:rsidRPr="002A3520" w:rsidRDefault="002A3520" w:rsidP="00A03108">
            <w:pPr>
              <w:rPr>
                <w:lang w:eastAsia="pt-BR"/>
              </w:rPr>
            </w:pPr>
            <w:proofErr w:type="spellStart"/>
            <w:r w:rsidRPr="002A3520">
              <w:rPr>
                <w:lang w:eastAsia="pt-BR"/>
              </w:rPr>
              <w:t>channel</w:t>
            </w:r>
            <w:proofErr w:type="spellEnd"/>
            <w:r w:rsidRPr="002A3520">
              <w:rPr>
                <w:lang w:eastAsia="pt-BR"/>
              </w:rPr>
              <w:t xml:space="preserve"> pop</w:t>
            </w:r>
          </w:p>
        </w:tc>
        <w:tc>
          <w:tcPr>
            <w:tcW w:w="1701" w:type="dxa"/>
            <w:tcBorders>
              <w:top w:val="nil"/>
              <w:left w:val="nil"/>
              <w:bottom w:val="single" w:sz="4" w:space="0" w:color="auto"/>
              <w:right w:val="single" w:sz="4" w:space="0" w:color="auto"/>
            </w:tcBorders>
            <w:shd w:val="clear" w:color="auto" w:fill="auto"/>
            <w:noWrap/>
            <w:hideMark/>
          </w:tcPr>
          <w:p w14:paraId="2BF2D642" w14:textId="77777777" w:rsidR="002A3520" w:rsidRPr="002A3520" w:rsidRDefault="002A3520" w:rsidP="00A03108">
            <w:pPr>
              <w:rPr>
                <w:lang w:eastAsia="pt-BR"/>
              </w:rPr>
            </w:pPr>
            <w:r w:rsidRPr="002A3520">
              <w:rPr>
                <w:lang w:eastAsia="pt-BR"/>
              </w:rPr>
              <w:t>11</w:t>
            </w:r>
          </w:p>
        </w:tc>
        <w:tc>
          <w:tcPr>
            <w:tcW w:w="2973" w:type="dxa"/>
            <w:tcBorders>
              <w:top w:val="nil"/>
              <w:left w:val="nil"/>
              <w:bottom w:val="single" w:sz="4" w:space="0" w:color="auto"/>
              <w:right w:val="single" w:sz="4" w:space="0" w:color="auto"/>
            </w:tcBorders>
          </w:tcPr>
          <w:p w14:paraId="2A0115E9" w14:textId="03CFE661" w:rsidR="006375F4" w:rsidRPr="002A3520" w:rsidRDefault="006375F4" w:rsidP="00A03108">
            <w:pPr>
              <w:rPr>
                <w:lang w:eastAsia="pt-BR"/>
              </w:rPr>
            </w:pPr>
            <w:proofErr w:type="spellStart"/>
            <w:r w:rsidRPr="002A3520">
              <w:rPr>
                <w:lang w:eastAsia="pt-BR"/>
              </w:rPr>
              <w:t>oklahoma</w:t>
            </w:r>
            <w:proofErr w:type="spellEnd"/>
            <w:r w:rsidRPr="002A3520">
              <w:rPr>
                <w:lang w:eastAsia="pt-BR"/>
              </w:rPr>
              <w:t xml:space="preserve"> country</w:t>
            </w:r>
          </w:p>
        </w:tc>
        <w:tc>
          <w:tcPr>
            <w:tcW w:w="1279" w:type="dxa"/>
            <w:tcBorders>
              <w:top w:val="nil"/>
              <w:left w:val="nil"/>
              <w:bottom w:val="single" w:sz="4" w:space="0" w:color="auto"/>
              <w:right w:val="single" w:sz="4" w:space="0" w:color="auto"/>
            </w:tcBorders>
          </w:tcPr>
          <w:p w14:paraId="0FEB9646" w14:textId="59C5B6DB" w:rsidR="006375F4" w:rsidRPr="002A3520" w:rsidRDefault="006375F4" w:rsidP="00A03108">
            <w:pPr>
              <w:rPr>
                <w:lang w:eastAsia="pt-BR"/>
              </w:rPr>
            </w:pPr>
            <w:r w:rsidRPr="002A3520">
              <w:rPr>
                <w:lang w:eastAsia="pt-BR"/>
              </w:rPr>
              <w:t>31</w:t>
            </w:r>
          </w:p>
        </w:tc>
      </w:tr>
      <w:tr w:rsidR="002A3520" w:rsidRPr="002A3520" w14:paraId="5D0679F6" w14:textId="7DD5E858" w:rsidTr="008B2313">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43397439" w14:textId="77777777" w:rsidR="002A3520" w:rsidRPr="002A3520" w:rsidRDefault="002A3520" w:rsidP="00A03108">
            <w:pPr>
              <w:rPr>
                <w:lang w:eastAsia="pt-BR"/>
              </w:rPr>
            </w:pPr>
            <w:r w:rsidRPr="002A3520">
              <w:rPr>
                <w:lang w:eastAsia="pt-BR"/>
              </w:rPr>
              <w:t>country</w:t>
            </w:r>
          </w:p>
        </w:tc>
        <w:tc>
          <w:tcPr>
            <w:tcW w:w="1701" w:type="dxa"/>
            <w:tcBorders>
              <w:top w:val="nil"/>
              <w:left w:val="nil"/>
              <w:bottom w:val="single" w:sz="4" w:space="0" w:color="auto"/>
              <w:right w:val="single" w:sz="4" w:space="0" w:color="auto"/>
            </w:tcBorders>
            <w:shd w:val="clear" w:color="auto" w:fill="auto"/>
            <w:noWrap/>
            <w:hideMark/>
          </w:tcPr>
          <w:p w14:paraId="0E2C8567" w14:textId="77777777" w:rsidR="002A3520" w:rsidRPr="002A3520" w:rsidRDefault="002A3520" w:rsidP="00A03108">
            <w:pPr>
              <w:rPr>
                <w:lang w:eastAsia="pt-BR"/>
              </w:rPr>
            </w:pPr>
            <w:r w:rsidRPr="002A3520">
              <w:rPr>
                <w:lang w:eastAsia="pt-BR"/>
              </w:rPr>
              <w:t>12</w:t>
            </w:r>
          </w:p>
        </w:tc>
        <w:tc>
          <w:tcPr>
            <w:tcW w:w="2973" w:type="dxa"/>
            <w:tcBorders>
              <w:top w:val="nil"/>
              <w:left w:val="nil"/>
              <w:bottom w:val="single" w:sz="4" w:space="0" w:color="auto"/>
              <w:right w:val="single" w:sz="4" w:space="0" w:color="auto"/>
            </w:tcBorders>
          </w:tcPr>
          <w:p w14:paraId="516C11C8" w14:textId="1104E26D" w:rsidR="006375F4" w:rsidRPr="002A3520" w:rsidRDefault="006375F4" w:rsidP="00A03108">
            <w:pPr>
              <w:rPr>
                <w:lang w:eastAsia="pt-BR"/>
              </w:rPr>
            </w:pPr>
            <w:r w:rsidRPr="002A3520">
              <w:rPr>
                <w:lang w:eastAsia="pt-BR"/>
              </w:rPr>
              <w:t>pop</w:t>
            </w:r>
          </w:p>
        </w:tc>
        <w:tc>
          <w:tcPr>
            <w:tcW w:w="1279" w:type="dxa"/>
            <w:tcBorders>
              <w:top w:val="nil"/>
              <w:left w:val="nil"/>
              <w:bottom w:val="single" w:sz="4" w:space="0" w:color="auto"/>
              <w:right w:val="single" w:sz="4" w:space="0" w:color="auto"/>
            </w:tcBorders>
          </w:tcPr>
          <w:p w14:paraId="5D8D7003" w14:textId="036F3489" w:rsidR="006375F4" w:rsidRPr="002A3520" w:rsidRDefault="006375F4" w:rsidP="00A03108">
            <w:pPr>
              <w:rPr>
                <w:lang w:eastAsia="pt-BR"/>
              </w:rPr>
            </w:pPr>
            <w:r w:rsidRPr="002A3520">
              <w:rPr>
                <w:lang w:eastAsia="pt-BR"/>
              </w:rPr>
              <w:t>32</w:t>
            </w:r>
          </w:p>
        </w:tc>
      </w:tr>
      <w:tr w:rsidR="002A3520" w:rsidRPr="002A3520" w14:paraId="7EBCC77E" w14:textId="0E73FCB7" w:rsidTr="008B2313">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5C81BF63" w14:textId="77777777" w:rsidR="002A3520" w:rsidRPr="002A3520" w:rsidRDefault="002A3520" w:rsidP="00A03108">
            <w:pPr>
              <w:rPr>
                <w:lang w:eastAsia="pt-BR"/>
              </w:rPr>
            </w:pPr>
            <w:r w:rsidRPr="002A3520">
              <w:rPr>
                <w:lang w:eastAsia="pt-BR"/>
              </w:rPr>
              <w:t xml:space="preserve">country </w:t>
            </w:r>
            <w:proofErr w:type="spellStart"/>
            <w:r w:rsidRPr="002A3520">
              <w:rPr>
                <w:lang w:eastAsia="pt-BR"/>
              </w:rPr>
              <w:t>dawn</w:t>
            </w:r>
            <w:proofErr w:type="spellEnd"/>
          </w:p>
        </w:tc>
        <w:tc>
          <w:tcPr>
            <w:tcW w:w="1701" w:type="dxa"/>
            <w:tcBorders>
              <w:top w:val="nil"/>
              <w:left w:val="nil"/>
              <w:bottom w:val="single" w:sz="4" w:space="0" w:color="auto"/>
              <w:right w:val="single" w:sz="4" w:space="0" w:color="auto"/>
            </w:tcBorders>
            <w:shd w:val="clear" w:color="auto" w:fill="auto"/>
            <w:noWrap/>
            <w:hideMark/>
          </w:tcPr>
          <w:p w14:paraId="78981DD1" w14:textId="77777777" w:rsidR="002A3520" w:rsidRPr="002A3520" w:rsidRDefault="002A3520" w:rsidP="00A03108">
            <w:pPr>
              <w:rPr>
                <w:lang w:eastAsia="pt-BR"/>
              </w:rPr>
            </w:pPr>
            <w:r w:rsidRPr="002A3520">
              <w:rPr>
                <w:lang w:eastAsia="pt-BR"/>
              </w:rPr>
              <w:t>13</w:t>
            </w:r>
          </w:p>
        </w:tc>
        <w:tc>
          <w:tcPr>
            <w:tcW w:w="2973" w:type="dxa"/>
            <w:tcBorders>
              <w:top w:val="nil"/>
              <w:left w:val="nil"/>
              <w:bottom w:val="single" w:sz="4" w:space="0" w:color="auto"/>
              <w:right w:val="single" w:sz="4" w:space="0" w:color="auto"/>
            </w:tcBorders>
          </w:tcPr>
          <w:p w14:paraId="2CD02E95" w14:textId="5C3F2371" w:rsidR="006375F4" w:rsidRPr="002A3520" w:rsidRDefault="006375F4" w:rsidP="00A03108">
            <w:pPr>
              <w:rPr>
                <w:lang w:eastAsia="pt-BR"/>
              </w:rPr>
            </w:pPr>
            <w:r w:rsidRPr="002A3520">
              <w:rPr>
                <w:lang w:eastAsia="pt-BR"/>
              </w:rPr>
              <w:t>post-</w:t>
            </w:r>
            <w:proofErr w:type="spellStart"/>
            <w:r w:rsidRPr="002A3520">
              <w:rPr>
                <w:lang w:eastAsia="pt-BR"/>
              </w:rPr>
              <w:t>teen</w:t>
            </w:r>
            <w:proofErr w:type="spellEnd"/>
            <w:r w:rsidRPr="002A3520">
              <w:rPr>
                <w:lang w:eastAsia="pt-BR"/>
              </w:rPr>
              <w:t xml:space="preserve"> pop</w:t>
            </w:r>
          </w:p>
        </w:tc>
        <w:tc>
          <w:tcPr>
            <w:tcW w:w="1279" w:type="dxa"/>
            <w:tcBorders>
              <w:top w:val="nil"/>
              <w:left w:val="nil"/>
              <w:bottom w:val="single" w:sz="4" w:space="0" w:color="auto"/>
              <w:right w:val="single" w:sz="4" w:space="0" w:color="auto"/>
            </w:tcBorders>
          </w:tcPr>
          <w:p w14:paraId="79B7E7A0" w14:textId="7D3F7E50" w:rsidR="006375F4" w:rsidRPr="002A3520" w:rsidRDefault="006375F4" w:rsidP="00A03108">
            <w:pPr>
              <w:rPr>
                <w:lang w:eastAsia="pt-BR"/>
              </w:rPr>
            </w:pPr>
            <w:r w:rsidRPr="002A3520">
              <w:rPr>
                <w:lang w:eastAsia="pt-BR"/>
              </w:rPr>
              <w:t>33</w:t>
            </w:r>
          </w:p>
        </w:tc>
      </w:tr>
      <w:tr w:rsidR="002A3520" w:rsidRPr="002A3520" w14:paraId="11717FE2" w14:textId="54A95F2A" w:rsidTr="008B2313">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2B3E349F" w14:textId="77777777" w:rsidR="002A3520" w:rsidRPr="002A3520" w:rsidRDefault="002A3520" w:rsidP="00A03108">
            <w:pPr>
              <w:rPr>
                <w:lang w:eastAsia="pt-BR"/>
              </w:rPr>
            </w:pPr>
            <w:r w:rsidRPr="002A3520">
              <w:rPr>
                <w:lang w:eastAsia="pt-BR"/>
              </w:rPr>
              <w:t>country pop</w:t>
            </w:r>
          </w:p>
        </w:tc>
        <w:tc>
          <w:tcPr>
            <w:tcW w:w="1701" w:type="dxa"/>
            <w:tcBorders>
              <w:top w:val="nil"/>
              <w:left w:val="nil"/>
              <w:bottom w:val="single" w:sz="4" w:space="0" w:color="auto"/>
              <w:right w:val="single" w:sz="4" w:space="0" w:color="auto"/>
            </w:tcBorders>
            <w:shd w:val="clear" w:color="auto" w:fill="auto"/>
            <w:noWrap/>
            <w:hideMark/>
          </w:tcPr>
          <w:p w14:paraId="0C757761" w14:textId="77777777" w:rsidR="002A3520" w:rsidRPr="002A3520" w:rsidRDefault="002A3520" w:rsidP="00A03108">
            <w:pPr>
              <w:rPr>
                <w:lang w:eastAsia="pt-BR"/>
              </w:rPr>
            </w:pPr>
            <w:r w:rsidRPr="002A3520">
              <w:rPr>
                <w:lang w:eastAsia="pt-BR"/>
              </w:rPr>
              <w:t>14</w:t>
            </w:r>
          </w:p>
        </w:tc>
        <w:tc>
          <w:tcPr>
            <w:tcW w:w="2973" w:type="dxa"/>
            <w:tcBorders>
              <w:top w:val="nil"/>
              <w:left w:val="nil"/>
              <w:bottom w:val="single" w:sz="4" w:space="0" w:color="auto"/>
              <w:right w:val="single" w:sz="4" w:space="0" w:color="auto"/>
            </w:tcBorders>
          </w:tcPr>
          <w:p w14:paraId="596E46C0" w14:textId="07DDC238" w:rsidR="006375F4" w:rsidRPr="002A3520" w:rsidRDefault="006375F4" w:rsidP="00A03108">
            <w:pPr>
              <w:rPr>
                <w:lang w:eastAsia="pt-BR"/>
              </w:rPr>
            </w:pPr>
            <w:r w:rsidRPr="002A3520">
              <w:rPr>
                <w:lang w:eastAsia="pt-BR"/>
              </w:rPr>
              <w:t>punk</w:t>
            </w:r>
          </w:p>
        </w:tc>
        <w:tc>
          <w:tcPr>
            <w:tcW w:w="1279" w:type="dxa"/>
            <w:tcBorders>
              <w:top w:val="nil"/>
              <w:left w:val="nil"/>
              <w:bottom w:val="single" w:sz="4" w:space="0" w:color="auto"/>
              <w:right w:val="single" w:sz="4" w:space="0" w:color="auto"/>
            </w:tcBorders>
          </w:tcPr>
          <w:p w14:paraId="5F607026" w14:textId="61709B42" w:rsidR="006375F4" w:rsidRPr="002A3520" w:rsidRDefault="006375F4" w:rsidP="00A03108">
            <w:pPr>
              <w:rPr>
                <w:lang w:eastAsia="pt-BR"/>
              </w:rPr>
            </w:pPr>
            <w:r w:rsidRPr="002A3520">
              <w:rPr>
                <w:lang w:eastAsia="pt-BR"/>
              </w:rPr>
              <w:t>34</w:t>
            </w:r>
          </w:p>
        </w:tc>
      </w:tr>
      <w:tr w:rsidR="002A3520" w:rsidRPr="002A3520" w14:paraId="7A3EB046" w14:textId="648F74A8" w:rsidTr="008B2313">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4A43CB0E" w14:textId="77777777" w:rsidR="002A3520" w:rsidRPr="002A3520" w:rsidRDefault="002A3520" w:rsidP="00A03108">
            <w:pPr>
              <w:rPr>
                <w:lang w:eastAsia="pt-BR"/>
              </w:rPr>
            </w:pPr>
            <w:r w:rsidRPr="002A3520">
              <w:rPr>
                <w:lang w:eastAsia="pt-BR"/>
              </w:rPr>
              <w:t xml:space="preserve">country </w:t>
            </w:r>
            <w:proofErr w:type="spellStart"/>
            <w:r w:rsidRPr="002A3520">
              <w:rPr>
                <w:lang w:eastAsia="pt-BR"/>
              </w:rPr>
              <w:t>road</w:t>
            </w:r>
            <w:proofErr w:type="spellEnd"/>
          </w:p>
        </w:tc>
        <w:tc>
          <w:tcPr>
            <w:tcW w:w="1701" w:type="dxa"/>
            <w:tcBorders>
              <w:top w:val="nil"/>
              <w:left w:val="nil"/>
              <w:bottom w:val="single" w:sz="4" w:space="0" w:color="auto"/>
              <w:right w:val="single" w:sz="4" w:space="0" w:color="auto"/>
            </w:tcBorders>
            <w:shd w:val="clear" w:color="auto" w:fill="auto"/>
            <w:noWrap/>
            <w:hideMark/>
          </w:tcPr>
          <w:p w14:paraId="25D1BCA4" w14:textId="77777777" w:rsidR="002A3520" w:rsidRPr="002A3520" w:rsidRDefault="002A3520" w:rsidP="00A03108">
            <w:pPr>
              <w:rPr>
                <w:lang w:eastAsia="pt-BR"/>
              </w:rPr>
            </w:pPr>
            <w:r w:rsidRPr="002A3520">
              <w:rPr>
                <w:lang w:eastAsia="pt-BR"/>
              </w:rPr>
              <w:t>15</w:t>
            </w:r>
          </w:p>
        </w:tc>
        <w:tc>
          <w:tcPr>
            <w:tcW w:w="2973" w:type="dxa"/>
            <w:tcBorders>
              <w:top w:val="nil"/>
              <w:left w:val="nil"/>
              <w:bottom w:val="single" w:sz="4" w:space="0" w:color="auto"/>
              <w:right w:val="single" w:sz="4" w:space="0" w:color="auto"/>
            </w:tcBorders>
          </w:tcPr>
          <w:p w14:paraId="418AEB67" w14:textId="380126AB" w:rsidR="006375F4" w:rsidRPr="002A3520" w:rsidRDefault="006375F4" w:rsidP="00A03108">
            <w:pPr>
              <w:rPr>
                <w:lang w:eastAsia="pt-BR"/>
              </w:rPr>
            </w:pPr>
            <w:proofErr w:type="spellStart"/>
            <w:r w:rsidRPr="002A3520">
              <w:rPr>
                <w:lang w:eastAsia="pt-BR"/>
              </w:rPr>
              <w:t>r&amp;b</w:t>
            </w:r>
            <w:proofErr w:type="spellEnd"/>
          </w:p>
        </w:tc>
        <w:tc>
          <w:tcPr>
            <w:tcW w:w="1279" w:type="dxa"/>
            <w:tcBorders>
              <w:top w:val="nil"/>
              <w:left w:val="nil"/>
              <w:bottom w:val="single" w:sz="4" w:space="0" w:color="auto"/>
              <w:right w:val="single" w:sz="4" w:space="0" w:color="auto"/>
            </w:tcBorders>
          </w:tcPr>
          <w:p w14:paraId="64D6B706" w14:textId="1F3532FC" w:rsidR="006375F4" w:rsidRPr="002A3520" w:rsidRDefault="006375F4" w:rsidP="00A03108">
            <w:pPr>
              <w:rPr>
                <w:lang w:eastAsia="pt-BR"/>
              </w:rPr>
            </w:pPr>
            <w:r w:rsidRPr="002A3520">
              <w:rPr>
                <w:lang w:eastAsia="pt-BR"/>
              </w:rPr>
              <w:t>35</w:t>
            </w:r>
          </w:p>
        </w:tc>
      </w:tr>
      <w:tr w:rsidR="002A3520" w:rsidRPr="002A3520" w14:paraId="7F1539F3" w14:textId="1EACC886" w:rsidTr="008B2313">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51FD5F52" w14:textId="77777777" w:rsidR="002A3520" w:rsidRPr="002A3520" w:rsidRDefault="002A3520" w:rsidP="00A03108">
            <w:pPr>
              <w:rPr>
                <w:lang w:eastAsia="pt-BR"/>
              </w:rPr>
            </w:pPr>
            <w:proofErr w:type="spellStart"/>
            <w:r w:rsidRPr="002A3520">
              <w:rPr>
                <w:lang w:eastAsia="pt-BR"/>
              </w:rPr>
              <w:t>dfw</w:t>
            </w:r>
            <w:proofErr w:type="spellEnd"/>
            <w:r w:rsidRPr="002A3520">
              <w:rPr>
                <w:lang w:eastAsia="pt-BR"/>
              </w:rPr>
              <w:t xml:space="preserve"> rap</w:t>
            </w:r>
          </w:p>
        </w:tc>
        <w:tc>
          <w:tcPr>
            <w:tcW w:w="1701" w:type="dxa"/>
            <w:tcBorders>
              <w:top w:val="nil"/>
              <w:left w:val="nil"/>
              <w:bottom w:val="single" w:sz="4" w:space="0" w:color="auto"/>
              <w:right w:val="single" w:sz="4" w:space="0" w:color="auto"/>
            </w:tcBorders>
            <w:shd w:val="clear" w:color="auto" w:fill="auto"/>
            <w:noWrap/>
            <w:hideMark/>
          </w:tcPr>
          <w:p w14:paraId="003EAA3B" w14:textId="77777777" w:rsidR="002A3520" w:rsidRPr="002A3520" w:rsidRDefault="002A3520" w:rsidP="00A03108">
            <w:pPr>
              <w:rPr>
                <w:lang w:eastAsia="pt-BR"/>
              </w:rPr>
            </w:pPr>
            <w:r w:rsidRPr="002A3520">
              <w:rPr>
                <w:lang w:eastAsia="pt-BR"/>
              </w:rPr>
              <w:t>16</w:t>
            </w:r>
          </w:p>
        </w:tc>
        <w:tc>
          <w:tcPr>
            <w:tcW w:w="2973" w:type="dxa"/>
            <w:tcBorders>
              <w:top w:val="nil"/>
              <w:left w:val="nil"/>
              <w:bottom w:val="single" w:sz="4" w:space="0" w:color="auto"/>
              <w:right w:val="single" w:sz="4" w:space="0" w:color="auto"/>
            </w:tcBorders>
          </w:tcPr>
          <w:p w14:paraId="7815BC5A" w14:textId="56F19E40" w:rsidR="006375F4" w:rsidRPr="002A3520" w:rsidRDefault="006375F4" w:rsidP="00A03108">
            <w:pPr>
              <w:rPr>
                <w:lang w:eastAsia="pt-BR"/>
              </w:rPr>
            </w:pPr>
            <w:proofErr w:type="spellStart"/>
            <w:r w:rsidRPr="002A3520">
              <w:rPr>
                <w:lang w:eastAsia="pt-BR"/>
              </w:rPr>
              <w:t>redneck</w:t>
            </w:r>
            <w:proofErr w:type="spellEnd"/>
          </w:p>
        </w:tc>
        <w:tc>
          <w:tcPr>
            <w:tcW w:w="1279" w:type="dxa"/>
            <w:tcBorders>
              <w:top w:val="nil"/>
              <w:left w:val="nil"/>
              <w:bottom w:val="single" w:sz="4" w:space="0" w:color="auto"/>
              <w:right w:val="single" w:sz="4" w:space="0" w:color="auto"/>
            </w:tcBorders>
          </w:tcPr>
          <w:p w14:paraId="3C2146BD" w14:textId="0E50D9A4" w:rsidR="006375F4" w:rsidRPr="002A3520" w:rsidRDefault="006375F4" w:rsidP="00A03108">
            <w:pPr>
              <w:rPr>
                <w:lang w:eastAsia="pt-BR"/>
              </w:rPr>
            </w:pPr>
            <w:r w:rsidRPr="002A3520">
              <w:rPr>
                <w:lang w:eastAsia="pt-BR"/>
              </w:rPr>
              <w:t>36</w:t>
            </w:r>
          </w:p>
        </w:tc>
      </w:tr>
      <w:tr w:rsidR="002A3520" w:rsidRPr="002A3520" w14:paraId="057847F8" w14:textId="78771F3F" w:rsidTr="008B2313">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6C5D1909" w14:textId="77777777" w:rsidR="002A3520" w:rsidRPr="002A3520" w:rsidRDefault="002A3520" w:rsidP="00A03108">
            <w:pPr>
              <w:rPr>
                <w:lang w:eastAsia="pt-BR"/>
              </w:rPr>
            </w:pPr>
            <w:r w:rsidRPr="002A3520">
              <w:rPr>
                <w:lang w:eastAsia="pt-BR"/>
              </w:rPr>
              <w:t xml:space="preserve">electro </w:t>
            </w:r>
            <w:proofErr w:type="spellStart"/>
            <w:r w:rsidRPr="002A3520">
              <w:rPr>
                <w:lang w:eastAsia="pt-BR"/>
              </w:rPr>
              <w:t>house</w:t>
            </w:r>
            <w:proofErr w:type="spellEnd"/>
          </w:p>
        </w:tc>
        <w:tc>
          <w:tcPr>
            <w:tcW w:w="1701" w:type="dxa"/>
            <w:tcBorders>
              <w:top w:val="nil"/>
              <w:left w:val="nil"/>
              <w:bottom w:val="single" w:sz="4" w:space="0" w:color="auto"/>
              <w:right w:val="single" w:sz="4" w:space="0" w:color="auto"/>
            </w:tcBorders>
            <w:shd w:val="clear" w:color="auto" w:fill="auto"/>
            <w:noWrap/>
            <w:hideMark/>
          </w:tcPr>
          <w:p w14:paraId="4A965CF0" w14:textId="77777777" w:rsidR="002A3520" w:rsidRPr="002A3520" w:rsidRDefault="002A3520" w:rsidP="00A03108">
            <w:pPr>
              <w:rPr>
                <w:lang w:eastAsia="pt-BR"/>
              </w:rPr>
            </w:pPr>
            <w:r w:rsidRPr="002A3520">
              <w:rPr>
                <w:lang w:eastAsia="pt-BR"/>
              </w:rPr>
              <w:t>17</w:t>
            </w:r>
          </w:p>
        </w:tc>
        <w:tc>
          <w:tcPr>
            <w:tcW w:w="2973" w:type="dxa"/>
            <w:tcBorders>
              <w:top w:val="nil"/>
              <w:left w:val="nil"/>
              <w:bottom w:val="single" w:sz="4" w:space="0" w:color="auto"/>
              <w:right w:val="single" w:sz="4" w:space="0" w:color="auto"/>
            </w:tcBorders>
          </w:tcPr>
          <w:p w14:paraId="18A7F2BA" w14:textId="4EBA1AA1" w:rsidR="006375F4" w:rsidRPr="002A3520" w:rsidRDefault="006375F4" w:rsidP="00A03108">
            <w:pPr>
              <w:rPr>
                <w:lang w:eastAsia="pt-BR"/>
              </w:rPr>
            </w:pPr>
            <w:r w:rsidRPr="002A3520">
              <w:rPr>
                <w:lang w:eastAsia="pt-BR"/>
              </w:rPr>
              <w:t>rock</w:t>
            </w:r>
          </w:p>
        </w:tc>
        <w:tc>
          <w:tcPr>
            <w:tcW w:w="1279" w:type="dxa"/>
            <w:tcBorders>
              <w:top w:val="nil"/>
              <w:left w:val="nil"/>
              <w:bottom w:val="single" w:sz="4" w:space="0" w:color="auto"/>
              <w:right w:val="single" w:sz="4" w:space="0" w:color="auto"/>
            </w:tcBorders>
          </w:tcPr>
          <w:p w14:paraId="242397EE" w14:textId="549C7937" w:rsidR="006375F4" w:rsidRPr="002A3520" w:rsidRDefault="006375F4" w:rsidP="00A03108">
            <w:pPr>
              <w:rPr>
                <w:lang w:eastAsia="pt-BR"/>
              </w:rPr>
            </w:pPr>
            <w:r w:rsidRPr="002A3520">
              <w:rPr>
                <w:lang w:eastAsia="pt-BR"/>
              </w:rPr>
              <w:t>37</w:t>
            </w:r>
          </w:p>
        </w:tc>
      </w:tr>
      <w:tr w:rsidR="002A3520" w:rsidRPr="002A3520" w14:paraId="637EA26A" w14:textId="3427B5F0" w:rsidTr="008B2313">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726DB455" w14:textId="77777777" w:rsidR="002A3520" w:rsidRPr="002A3520" w:rsidRDefault="002A3520" w:rsidP="00A03108">
            <w:pPr>
              <w:rPr>
                <w:lang w:eastAsia="pt-BR"/>
              </w:rPr>
            </w:pPr>
            <w:r w:rsidRPr="002A3520">
              <w:rPr>
                <w:lang w:eastAsia="pt-BR"/>
              </w:rPr>
              <w:t>folk</w:t>
            </w:r>
          </w:p>
        </w:tc>
        <w:tc>
          <w:tcPr>
            <w:tcW w:w="1701" w:type="dxa"/>
            <w:tcBorders>
              <w:top w:val="nil"/>
              <w:left w:val="nil"/>
              <w:bottom w:val="single" w:sz="4" w:space="0" w:color="auto"/>
              <w:right w:val="single" w:sz="4" w:space="0" w:color="auto"/>
            </w:tcBorders>
            <w:shd w:val="clear" w:color="auto" w:fill="auto"/>
            <w:noWrap/>
            <w:hideMark/>
          </w:tcPr>
          <w:p w14:paraId="75AC0667" w14:textId="77777777" w:rsidR="002A3520" w:rsidRPr="002A3520" w:rsidRDefault="002A3520" w:rsidP="00A03108">
            <w:pPr>
              <w:rPr>
                <w:lang w:eastAsia="pt-BR"/>
              </w:rPr>
            </w:pPr>
            <w:r w:rsidRPr="002A3520">
              <w:rPr>
                <w:lang w:eastAsia="pt-BR"/>
              </w:rPr>
              <w:t>18</w:t>
            </w:r>
          </w:p>
        </w:tc>
        <w:tc>
          <w:tcPr>
            <w:tcW w:w="2973" w:type="dxa"/>
            <w:tcBorders>
              <w:top w:val="nil"/>
              <w:left w:val="nil"/>
              <w:bottom w:val="single" w:sz="4" w:space="0" w:color="auto"/>
              <w:right w:val="single" w:sz="4" w:space="0" w:color="auto"/>
            </w:tcBorders>
          </w:tcPr>
          <w:p w14:paraId="0857BCB3" w14:textId="11E30DF2" w:rsidR="006375F4" w:rsidRPr="002A3520" w:rsidRDefault="006375F4" w:rsidP="00A03108">
            <w:pPr>
              <w:rPr>
                <w:lang w:eastAsia="pt-BR"/>
              </w:rPr>
            </w:pPr>
            <w:r w:rsidRPr="002A3520">
              <w:rPr>
                <w:lang w:eastAsia="pt-BR"/>
              </w:rPr>
              <w:t>sertanejo pop</w:t>
            </w:r>
          </w:p>
        </w:tc>
        <w:tc>
          <w:tcPr>
            <w:tcW w:w="1279" w:type="dxa"/>
            <w:tcBorders>
              <w:top w:val="nil"/>
              <w:left w:val="nil"/>
              <w:bottom w:val="single" w:sz="4" w:space="0" w:color="auto"/>
              <w:right w:val="single" w:sz="4" w:space="0" w:color="auto"/>
            </w:tcBorders>
          </w:tcPr>
          <w:p w14:paraId="192EDB19" w14:textId="4E9AC405" w:rsidR="006375F4" w:rsidRPr="002A3520" w:rsidRDefault="006375F4" w:rsidP="00A03108">
            <w:pPr>
              <w:rPr>
                <w:lang w:eastAsia="pt-BR"/>
              </w:rPr>
            </w:pPr>
            <w:r w:rsidRPr="002A3520">
              <w:rPr>
                <w:lang w:eastAsia="pt-BR"/>
              </w:rPr>
              <w:t>38</w:t>
            </w:r>
          </w:p>
        </w:tc>
      </w:tr>
      <w:tr w:rsidR="002A3520" w:rsidRPr="002A3520" w14:paraId="5231FE93" w14:textId="3ECCA85C" w:rsidTr="008B2313">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0C29A63C" w14:textId="77777777" w:rsidR="002A3520" w:rsidRPr="002A3520" w:rsidRDefault="002A3520" w:rsidP="00A03108">
            <w:pPr>
              <w:rPr>
                <w:lang w:eastAsia="pt-BR"/>
              </w:rPr>
            </w:pPr>
            <w:proofErr w:type="spellStart"/>
            <w:r w:rsidRPr="002A3520">
              <w:rPr>
                <w:lang w:eastAsia="pt-BR"/>
              </w:rPr>
              <w:t>harlem</w:t>
            </w:r>
            <w:proofErr w:type="spellEnd"/>
            <w:r w:rsidRPr="002A3520">
              <w:rPr>
                <w:lang w:eastAsia="pt-BR"/>
              </w:rPr>
              <w:t xml:space="preserve"> hip hop</w:t>
            </w:r>
          </w:p>
        </w:tc>
        <w:tc>
          <w:tcPr>
            <w:tcW w:w="1701" w:type="dxa"/>
            <w:tcBorders>
              <w:top w:val="nil"/>
              <w:left w:val="nil"/>
              <w:bottom w:val="single" w:sz="4" w:space="0" w:color="auto"/>
              <w:right w:val="single" w:sz="4" w:space="0" w:color="auto"/>
            </w:tcBorders>
            <w:shd w:val="clear" w:color="auto" w:fill="auto"/>
            <w:noWrap/>
            <w:hideMark/>
          </w:tcPr>
          <w:p w14:paraId="34DB0A96" w14:textId="77777777" w:rsidR="002A3520" w:rsidRPr="002A3520" w:rsidRDefault="002A3520" w:rsidP="00A03108">
            <w:pPr>
              <w:rPr>
                <w:lang w:eastAsia="pt-BR"/>
              </w:rPr>
            </w:pPr>
            <w:r w:rsidRPr="002A3520">
              <w:rPr>
                <w:lang w:eastAsia="pt-BR"/>
              </w:rPr>
              <w:t>19</w:t>
            </w:r>
          </w:p>
        </w:tc>
        <w:tc>
          <w:tcPr>
            <w:tcW w:w="2973" w:type="dxa"/>
            <w:tcBorders>
              <w:top w:val="nil"/>
              <w:left w:val="nil"/>
              <w:bottom w:val="single" w:sz="4" w:space="0" w:color="auto"/>
              <w:right w:val="single" w:sz="4" w:space="0" w:color="auto"/>
            </w:tcBorders>
          </w:tcPr>
          <w:p w14:paraId="56839E02" w14:textId="225EDC1E" w:rsidR="006375F4" w:rsidRPr="002A3520" w:rsidRDefault="006375F4" w:rsidP="00A03108">
            <w:pPr>
              <w:rPr>
                <w:lang w:eastAsia="pt-BR"/>
              </w:rPr>
            </w:pPr>
            <w:proofErr w:type="spellStart"/>
            <w:r w:rsidRPr="002A3520">
              <w:rPr>
                <w:lang w:eastAsia="pt-BR"/>
              </w:rPr>
              <w:t>trap</w:t>
            </w:r>
            <w:proofErr w:type="spellEnd"/>
          </w:p>
        </w:tc>
        <w:tc>
          <w:tcPr>
            <w:tcW w:w="1279" w:type="dxa"/>
            <w:tcBorders>
              <w:top w:val="nil"/>
              <w:left w:val="nil"/>
              <w:bottom w:val="single" w:sz="4" w:space="0" w:color="auto"/>
              <w:right w:val="single" w:sz="4" w:space="0" w:color="auto"/>
            </w:tcBorders>
          </w:tcPr>
          <w:p w14:paraId="511F00B7" w14:textId="2B86E2AE" w:rsidR="006375F4" w:rsidRPr="002A3520" w:rsidRDefault="006375F4" w:rsidP="00A03108">
            <w:pPr>
              <w:rPr>
                <w:lang w:eastAsia="pt-BR"/>
              </w:rPr>
            </w:pPr>
            <w:r w:rsidRPr="002A3520">
              <w:rPr>
                <w:lang w:eastAsia="pt-BR"/>
              </w:rPr>
              <w:t>39</w:t>
            </w:r>
            <w:commentRangeStart w:id="854"/>
            <w:commentRangeEnd w:id="854"/>
            <w:r>
              <w:rPr>
                <w:rStyle w:val="Refdecomentrio"/>
              </w:rPr>
              <w:commentReference w:id="854"/>
            </w:r>
          </w:p>
        </w:tc>
      </w:tr>
    </w:tbl>
    <w:p w14:paraId="5E066101" w14:textId="3E44E3AE" w:rsidR="00205C38" w:rsidRDefault="00205C38" w:rsidP="00A03108">
      <w:pPr>
        <w:pStyle w:val="Legenda"/>
      </w:pPr>
      <w:bookmarkStart w:id="855" w:name="_Ref55013755"/>
      <w:bookmarkStart w:id="856" w:name="_Toc55260922"/>
      <w:r w:rsidRPr="008B2313">
        <w:rPr>
          <w:highlight w:val="yellow"/>
        </w:rPr>
        <w:t xml:space="preserve">Tabela </w:t>
      </w:r>
      <w:fldSimple w:instr=" SEQ Tabela \* ARABIC ">
        <w:r w:rsidR="003924EC" w:rsidRPr="008B2313">
          <w:rPr>
            <w:highlight w:val="yellow"/>
          </w:rPr>
          <w:t>1</w:t>
        </w:r>
      </w:fldSimple>
      <w:bookmarkEnd w:id="855"/>
      <w:r w:rsidRPr="008B2313">
        <w:rPr>
          <w:highlight w:val="yellow"/>
        </w:rPr>
        <w:t xml:space="preserve"> relação dos </w:t>
      </w:r>
      <w:r w:rsidR="00CC3975" w:rsidRPr="008B2313">
        <w:rPr>
          <w:highlight w:val="yellow"/>
        </w:rPr>
        <w:t>gêneros</w:t>
      </w:r>
      <w:r w:rsidRPr="008B2313">
        <w:rPr>
          <w:highlight w:val="yellow"/>
        </w:rPr>
        <w:t xml:space="preserve"> e a classe utilizada no KNN (próprio, 2020)</w:t>
      </w:r>
      <w:bookmarkEnd w:id="856"/>
    </w:p>
    <w:p w14:paraId="2ED6BFD8" w14:textId="5954C674" w:rsidR="00267E26" w:rsidRDefault="00F60D41" w:rsidP="00A03108">
      <w:r>
        <w:t xml:space="preserve"> </w:t>
      </w:r>
      <w:r w:rsidR="00267E26">
        <w:tab/>
      </w:r>
      <w:r w:rsidR="00267E26" w:rsidRPr="00267E26">
        <w:t>A matriz de confusão do usuário utilizado nos testes</w:t>
      </w:r>
      <w:r w:rsidR="00CE7F23">
        <w:t>,</w:t>
      </w:r>
      <w:r w:rsidR="00267E26" w:rsidRPr="00267E26">
        <w:t xml:space="preserve"> </w:t>
      </w:r>
      <w:r w:rsidR="00FC4BB6">
        <w:t>está</w:t>
      </w:r>
      <w:r w:rsidR="00267E26" w:rsidRPr="00267E26">
        <w:t xml:space="preserve"> dispon</w:t>
      </w:r>
      <w:r w:rsidR="00FC4BB6">
        <w:t>ível</w:t>
      </w:r>
      <w:r w:rsidR="00267E26" w:rsidRPr="00267E26">
        <w:t xml:space="preserve"> na </w:t>
      </w:r>
      <w:r w:rsidR="004F58A2">
        <w:fldChar w:fldCharType="begin"/>
      </w:r>
      <w:r w:rsidR="004F58A2">
        <w:instrText xml:space="preserve"> REF _Ref55013706 \h </w:instrText>
      </w:r>
      <w:r w:rsidR="004F58A2">
        <w:fldChar w:fldCharType="separate"/>
      </w:r>
      <w:r w:rsidR="004F58A2">
        <w:t xml:space="preserve">Tabela </w:t>
      </w:r>
      <w:r w:rsidR="004F58A2">
        <w:rPr>
          <w:noProof/>
        </w:rPr>
        <w:t>3</w:t>
      </w:r>
      <w:r w:rsidR="004F58A2">
        <w:fldChar w:fldCharType="end"/>
      </w:r>
      <w:r w:rsidR="00267E26" w:rsidRPr="00267E26">
        <w:t xml:space="preserve">. Nela, é possível verificar que o modelo somente obteve sucesso na recomendação da categoria de número 12. </w:t>
      </w:r>
      <w:r w:rsidR="009D5B8E">
        <w:t>A</w:t>
      </w:r>
      <w:r w:rsidR="00267E26" w:rsidRPr="00267E26">
        <w:t>contec</w:t>
      </w:r>
      <w:r w:rsidR="009D5B8E">
        <w:t>e</w:t>
      </w:r>
      <w:r w:rsidR="00267E26" w:rsidRPr="00267E26">
        <w:t xml:space="preserve"> devido ao curto período de uso da aplicação e ao gosto musical do usuário </w:t>
      </w:r>
      <w:r w:rsidR="00267E26" w:rsidRPr="00267E26">
        <w:lastRenderedPageBreak/>
        <w:t>estar mais voltado aquele estilo musica</w:t>
      </w:r>
      <w:r w:rsidR="00267E26">
        <w:t>l</w:t>
      </w:r>
      <w:r w:rsidR="00267E26" w:rsidRPr="00267E26">
        <w:t>.</w:t>
      </w:r>
      <w:r w:rsidR="00680A87">
        <w:t xml:space="preserve"> </w:t>
      </w:r>
      <w:r w:rsidR="00C464BD">
        <w:t>E</w:t>
      </w:r>
      <w:r w:rsidR="00197B73">
        <w:t>ncontrada na</w:t>
      </w:r>
      <w:r w:rsidR="00680A87">
        <w:t xml:space="preserve"> </w:t>
      </w:r>
      <w:r w:rsidR="00C62790">
        <w:fldChar w:fldCharType="begin"/>
      </w:r>
      <w:r w:rsidR="00C62790">
        <w:instrText xml:space="preserve"> REF _Ref55013755 \h </w:instrText>
      </w:r>
      <w:r w:rsidR="00C62790">
        <w:fldChar w:fldCharType="separate"/>
      </w:r>
      <w:r w:rsidR="00C62790">
        <w:t xml:space="preserve">Tabela </w:t>
      </w:r>
      <w:r w:rsidR="00C62790">
        <w:rPr>
          <w:noProof/>
        </w:rPr>
        <w:t>1</w:t>
      </w:r>
      <w:r w:rsidR="00C62790">
        <w:fldChar w:fldCharType="end"/>
      </w:r>
      <w:r w:rsidR="00197B73">
        <w:t xml:space="preserve">, </w:t>
      </w:r>
      <w:r w:rsidR="00C464BD">
        <w:t>ela</w:t>
      </w:r>
      <w:r w:rsidR="00680A87">
        <w:t xml:space="preserve"> apresenta a relação dos </w:t>
      </w:r>
      <w:r w:rsidR="000C5F3F">
        <w:t>gêneros</w:t>
      </w:r>
      <w:r w:rsidR="00680A87">
        <w:t xml:space="preserve"> com as classes geradas para o KNN.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5272A3" w14:paraId="284A3ED1" w14:textId="77777777" w:rsidTr="00DC18B3">
        <w:trPr>
          <w:jc w:val="center"/>
        </w:trPr>
        <w:tc>
          <w:tcPr>
            <w:tcW w:w="2265" w:type="dxa"/>
          </w:tcPr>
          <w:p w14:paraId="60AD3852" w14:textId="77777777" w:rsidR="005272A3" w:rsidRDefault="005272A3" w:rsidP="00A03108"/>
        </w:tc>
        <w:tc>
          <w:tcPr>
            <w:tcW w:w="2265" w:type="dxa"/>
            <w:tcBorders>
              <w:right w:val="single" w:sz="4" w:space="0" w:color="auto"/>
            </w:tcBorders>
          </w:tcPr>
          <w:p w14:paraId="70568DC2" w14:textId="77777777" w:rsidR="005272A3" w:rsidRDefault="005272A3" w:rsidP="00A03108"/>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3B094D4" w14:textId="7C32ED85" w:rsidR="005272A3" w:rsidRDefault="003F3FD1" w:rsidP="00A03108">
            <w:r>
              <w:t xml:space="preserve">CLASSE </w:t>
            </w:r>
            <w:r w:rsidR="003A7CD0">
              <w:t>REAL</w:t>
            </w:r>
          </w:p>
        </w:tc>
      </w:tr>
      <w:tr w:rsidR="005272A3" w14:paraId="0E8897C2" w14:textId="77777777" w:rsidTr="00DC18B3">
        <w:trPr>
          <w:jc w:val="center"/>
        </w:trPr>
        <w:tc>
          <w:tcPr>
            <w:tcW w:w="2265" w:type="dxa"/>
            <w:tcBorders>
              <w:bottom w:val="single" w:sz="4" w:space="0" w:color="auto"/>
            </w:tcBorders>
          </w:tcPr>
          <w:p w14:paraId="43589B70" w14:textId="77777777" w:rsidR="005272A3" w:rsidRDefault="005272A3" w:rsidP="00A03108"/>
        </w:tc>
        <w:tc>
          <w:tcPr>
            <w:tcW w:w="2265" w:type="dxa"/>
            <w:tcBorders>
              <w:bottom w:val="single" w:sz="4" w:space="0" w:color="auto"/>
              <w:right w:val="single" w:sz="4" w:space="0" w:color="auto"/>
            </w:tcBorders>
          </w:tcPr>
          <w:p w14:paraId="394FE46A" w14:textId="77777777" w:rsidR="005272A3" w:rsidRDefault="005272A3" w:rsidP="00A03108"/>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8FA9059" w14:textId="48C0A114" w:rsidR="005272A3" w:rsidRDefault="005272A3" w:rsidP="00A03108">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807801" w14:textId="5D81A0DF" w:rsidR="005272A3" w:rsidRDefault="005272A3" w:rsidP="00A03108">
            <w:r>
              <w:t>NEGATIVO</w:t>
            </w:r>
          </w:p>
        </w:tc>
      </w:tr>
      <w:tr w:rsidR="005272A3" w14:paraId="16897BB6" w14:textId="77777777" w:rsidTr="00DC18B3">
        <w:trPr>
          <w:jc w:val="center"/>
        </w:trPr>
        <w:tc>
          <w:tcPr>
            <w:tcW w:w="2265" w:type="dxa"/>
            <w:vMerge w:val="restart"/>
            <w:tcBorders>
              <w:top w:val="single" w:sz="4" w:space="0" w:color="auto"/>
              <w:left w:val="single" w:sz="4" w:space="0" w:color="auto"/>
              <w:right w:val="single" w:sz="4" w:space="0" w:color="auto"/>
            </w:tcBorders>
            <w:shd w:val="clear" w:color="auto" w:fill="8EAADB" w:themeFill="accent1" w:themeFillTint="99"/>
          </w:tcPr>
          <w:p w14:paraId="29329557" w14:textId="1FB02C0F" w:rsidR="005272A3" w:rsidRDefault="003A6870" w:rsidP="00A03108">
            <w:r>
              <w:t>CLASSIFICAÇÃO OBTIDA</w:t>
            </w:r>
          </w:p>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97F65C" w14:textId="78C5E7AF" w:rsidR="005272A3" w:rsidRDefault="005272A3" w:rsidP="00A03108">
            <w:r>
              <w:t>POSITIVO</w:t>
            </w:r>
          </w:p>
        </w:tc>
        <w:tc>
          <w:tcPr>
            <w:tcW w:w="2266" w:type="dxa"/>
            <w:tcBorders>
              <w:top w:val="single" w:sz="4" w:space="0" w:color="auto"/>
              <w:left w:val="single" w:sz="4" w:space="0" w:color="auto"/>
              <w:bottom w:val="single" w:sz="4" w:space="0" w:color="auto"/>
              <w:right w:val="single" w:sz="4" w:space="0" w:color="auto"/>
            </w:tcBorders>
          </w:tcPr>
          <w:p w14:paraId="24D2F367" w14:textId="05BDC72D" w:rsidR="005272A3" w:rsidRDefault="004854FD" w:rsidP="00A03108">
            <w:commentRangeStart w:id="857"/>
            <w:r>
              <w:t>184</w:t>
            </w:r>
            <w:commentRangeEnd w:id="857"/>
            <w:r w:rsidR="009D5421">
              <w:rPr>
                <w:rStyle w:val="Refdecomentrio"/>
              </w:rPr>
              <w:commentReference w:id="857"/>
            </w:r>
          </w:p>
        </w:tc>
        <w:tc>
          <w:tcPr>
            <w:tcW w:w="2266" w:type="dxa"/>
            <w:tcBorders>
              <w:top w:val="single" w:sz="4" w:space="0" w:color="auto"/>
              <w:left w:val="single" w:sz="4" w:space="0" w:color="auto"/>
              <w:bottom w:val="single" w:sz="4" w:space="0" w:color="auto"/>
              <w:right w:val="single" w:sz="4" w:space="0" w:color="auto"/>
            </w:tcBorders>
          </w:tcPr>
          <w:p w14:paraId="4BD070F0" w14:textId="7EDEAEB7" w:rsidR="005272A3" w:rsidRDefault="005E66D3" w:rsidP="00A03108">
            <w:commentRangeStart w:id="858"/>
            <w:r>
              <w:t>180</w:t>
            </w:r>
            <w:commentRangeEnd w:id="858"/>
            <w:r w:rsidR="0055253D">
              <w:rPr>
                <w:rStyle w:val="Refdecomentrio"/>
              </w:rPr>
              <w:commentReference w:id="858"/>
            </w:r>
          </w:p>
        </w:tc>
      </w:tr>
      <w:tr w:rsidR="005272A3" w14:paraId="1ACEFE21" w14:textId="77777777" w:rsidTr="00DC18B3">
        <w:trPr>
          <w:jc w:val="center"/>
        </w:trPr>
        <w:tc>
          <w:tcPr>
            <w:tcW w:w="2265" w:type="dxa"/>
            <w:vMerge/>
            <w:tcBorders>
              <w:left w:val="single" w:sz="4" w:space="0" w:color="auto"/>
              <w:bottom w:val="single" w:sz="4" w:space="0" w:color="auto"/>
              <w:right w:val="single" w:sz="4" w:space="0" w:color="auto"/>
            </w:tcBorders>
            <w:shd w:val="clear" w:color="auto" w:fill="8EAADB" w:themeFill="accent1" w:themeFillTint="99"/>
          </w:tcPr>
          <w:p w14:paraId="335BA466" w14:textId="77777777" w:rsidR="005272A3" w:rsidRDefault="005272A3" w:rsidP="00A03108"/>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BEA822" w14:textId="257697D0" w:rsidR="005272A3" w:rsidRDefault="005272A3" w:rsidP="00A03108">
            <w:r>
              <w:t>NEGATIVO</w:t>
            </w:r>
          </w:p>
        </w:tc>
        <w:tc>
          <w:tcPr>
            <w:tcW w:w="2266" w:type="dxa"/>
            <w:tcBorders>
              <w:top w:val="single" w:sz="4" w:space="0" w:color="auto"/>
              <w:left w:val="single" w:sz="4" w:space="0" w:color="auto"/>
              <w:bottom w:val="single" w:sz="4" w:space="0" w:color="auto"/>
              <w:right w:val="single" w:sz="4" w:space="0" w:color="auto"/>
            </w:tcBorders>
          </w:tcPr>
          <w:p w14:paraId="7644FA56" w14:textId="2A04E6A5" w:rsidR="005272A3" w:rsidRDefault="003A7CD0" w:rsidP="00A03108">
            <w:commentRangeStart w:id="859"/>
            <w:r>
              <w:t>46</w:t>
            </w:r>
            <w:commentRangeEnd w:id="859"/>
            <w:r w:rsidR="0055253D">
              <w:rPr>
                <w:rStyle w:val="Refdecomentrio"/>
              </w:rPr>
              <w:commentReference w:id="859"/>
            </w:r>
          </w:p>
        </w:tc>
        <w:tc>
          <w:tcPr>
            <w:tcW w:w="2266" w:type="dxa"/>
            <w:tcBorders>
              <w:top w:val="single" w:sz="4" w:space="0" w:color="auto"/>
              <w:left w:val="single" w:sz="4" w:space="0" w:color="auto"/>
              <w:bottom w:val="single" w:sz="4" w:space="0" w:color="auto"/>
              <w:right w:val="single" w:sz="4" w:space="0" w:color="auto"/>
            </w:tcBorders>
          </w:tcPr>
          <w:p w14:paraId="4F44BB37" w14:textId="23F4E868" w:rsidR="005272A3" w:rsidRDefault="005057FB" w:rsidP="00A03108">
            <w:commentRangeStart w:id="860"/>
            <w:r>
              <w:t>38</w:t>
            </w:r>
            <w:commentRangeEnd w:id="860"/>
            <w:r w:rsidR="0055253D">
              <w:rPr>
                <w:rStyle w:val="Refdecomentrio"/>
              </w:rPr>
              <w:commentReference w:id="860"/>
            </w:r>
          </w:p>
        </w:tc>
      </w:tr>
    </w:tbl>
    <w:p w14:paraId="51E5EBFE" w14:textId="26000B58" w:rsidR="005272A3" w:rsidRDefault="003924EC" w:rsidP="00A03108">
      <w:pPr>
        <w:pStyle w:val="Legenda"/>
      </w:pPr>
      <w:bookmarkStart w:id="861" w:name="_Ref55253627"/>
      <w:bookmarkStart w:id="862" w:name="_Toc55260923"/>
      <w:r>
        <w:t xml:space="preserve">Tabela </w:t>
      </w:r>
      <w:fldSimple w:instr=" SEQ Tabela \* ARABIC ">
        <w:r>
          <w:rPr>
            <w:noProof/>
          </w:rPr>
          <w:t>2</w:t>
        </w:r>
      </w:fldSimple>
      <w:bookmarkEnd w:id="861"/>
      <w:r>
        <w:t xml:space="preserve"> matriz confusão da classe 12, gênero musical country</w:t>
      </w:r>
      <w:r w:rsidR="00CE2C6D">
        <w:t xml:space="preserve"> </w:t>
      </w:r>
      <w:r w:rsidR="00CE2C6D" w:rsidRPr="0006553D">
        <w:t>(próprio, 2020)</w:t>
      </w:r>
      <w:bookmarkEnd w:id="862"/>
    </w:p>
    <w:p w14:paraId="183079DC" w14:textId="77777777" w:rsidR="003F66AC" w:rsidRDefault="004F58A2" w:rsidP="003F66AC">
      <w:r>
        <w:tab/>
        <w:t xml:space="preserve">Para uma </w:t>
      </w:r>
      <w:r w:rsidR="003C445B">
        <w:t>análise</w:t>
      </w:r>
      <w:r>
        <w:t xml:space="preserve"> mais aprofundada,</w:t>
      </w:r>
      <w:r w:rsidR="00D66380">
        <w:t xml:space="preserve"> utilizou-se</w:t>
      </w:r>
      <w:r>
        <w:t xml:space="preserve"> o </w:t>
      </w:r>
      <w:r w:rsidR="00276B0A">
        <w:t>gênero</w:t>
      </w:r>
      <w:r>
        <w:t xml:space="preserve"> </w:t>
      </w:r>
      <w:r w:rsidR="009552FB">
        <w:t>de</w:t>
      </w:r>
      <w:r>
        <w:t xml:space="preserve"> maior quantidade de recomendações</w:t>
      </w:r>
      <w:r w:rsidR="002D2E1D">
        <w:t>, o de</w:t>
      </w:r>
      <w:r w:rsidR="00125F06">
        <w:t xml:space="preserve"> 230 itens</w:t>
      </w:r>
      <w:r>
        <w:t xml:space="preserve">, isso é o </w:t>
      </w:r>
      <w:r w:rsidRPr="00D66380">
        <w:rPr>
          <w:i/>
        </w:rPr>
        <w:t>cou</w:t>
      </w:r>
      <w:r w:rsidR="005D6CEC" w:rsidRPr="00D66380">
        <w:rPr>
          <w:i/>
        </w:rPr>
        <w:t>n</w:t>
      </w:r>
      <w:r w:rsidRPr="00D66380">
        <w:rPr>
          <w:i/>
        </w:rPr>
        <w:t>try</w:t>
      </w:r>
      <w:r>
        <w:t xml:space="preserve"> (classe 12)</w:t>
      </w:r>
      <w:r w:rsidR="00263E92">
        <w:t>.</w:t>
      </w:r>
      <w:r w:rsidR="003C445B">
        <w:t xml:space="preserve"> </w:t>
      </w:r>
      <w:r w:rsidR="00E0170D">
        <w:t>Pela</w:t>
      </w:r>
      <w:r w:rsidR="003C445B">
        <w:t xml:space="preserve"> </w:t>
      </w:r>
      <w:r w:rsidR="00AB258A">
        <w:t>análise, a</w:t>
      </w:r>
      <w:r w:rsidR="003D4AF5">
        <w:t xml:space="preserve"> </w:t>
      </w:r>
      <w:r w:rsidR="003D4AF5">
        <w:fldChar w:fldCharType="begin"/>
      </w:r>
      <w:r w:rsidR="003D4AF5">
        <w:instrText xml:space="preserve"> REF _Ref55253627 \h </w:instrText>
      </w:r>
      <w:r w:rsidR="003D4AF5">
        <w:fldChar w:fldCharType="separate"/>
      </w:r>
      <w:r w:rsidR="003D4AF5">
        <w:t xml:space="preserve">Tabela </w:t>
      </w:r>
      <w:r w:rsidR="003D4AF5">
        <w:rPr>
          <w:noProof/>
        </w:rPr>
        <w:t>2</w:t>
      </w:r>
      <w:r w:rsidR="003D4AF5">
        <w:fldChar w:fldCharType="end"/>
      </w:r>
      <w:r w:rsidR="003D4AF5">
        <w:t xml:space="preserve">, para avaliar os dados de precisão, </w:t>
      </w:r>
      <w:r w:rsidR="003D4AF5" w:rsidRPr="00095D8C">
        <w:rPr>
          <w:i/>
        </w:rPr>
        <w:t>recall</w:t>
      </w:r>
      <w:r w:rsidR="00DC62F8">
        <w:t xml:space="preserve"> e </w:t>
      </w:r>
      <w:r w:rsidR="00DC62F8" w:rsidRPr="00DC62F8">
        <w:rPr>
          <w:i/>
        </w:rPr>
        <w:t>f-</w:t>
      </w:r>
      <w:proofErr w:type="spellStart"/>
      <w:r w:rsidR="00DC62F8" w:rsidRPr="00DC62F8">
        <w:rPr>
          <w:i/>
        </w:rPr>
        <w:t>measure</w:t>
      </w:r>
      <w:proofErr w:type="spellEnd"/>
      <w:r w:rsidR="003D4AF5">
        <w:t>.</w:t>
      </w:r>
      <w:r w:rsidR="00125F06">
        <w:t xml:space="preserve"> A precisão do </w:t>
      </w:r>
      <w:r w:rsidR="00AF0E50">
        <w:t>KNN</w:t>
      </w:r>
      <w:r w:rsidR="00125F06">
        <w:t xml:space="preserve"> ao realizar a recomendação dessa classe</w:t>
      </w:r>
      <w:r w:rsidR="00663051">
        <w:t>,</w:t>
      </w:r>
      <w:r w:rsidR="00125F06">
        <w:t xml:space="preserve"> </w:t>
      </w:r>
      <w:r w:rsidR="00D77BF8">
        <w:t>é</w:t>
      </w:r>
      <w:r w:rsidR="00125F06">
        <w:t xml:space="preserve"> de 0,51, </w:t>
      </w:r>
      <w:r w:rsidR="003117B0">
        <w:t>ou seja,</w:t>
      </w:r>
      <w:r w:rsidR="00D254D3">
        <w:t xml:space="preserve"> </w:t>
      </w:r>
      <w:r w:rsidR="006A5B2D">
        <w:t>está</w:t>
      </w:r>
      <w:r w:rsidR="00D254D3">
        <w:t xml:space="preserve"> com dificuldades de classificar o </w:t>
      </w:r>
      <w:r w:rsidR="001B6492">
        <w:t>gênero</w:t>
      </w:r>
      <w:r w:rsidR="00D254D3">
        <w:t xml:space="preserve"> </w:t>
      </w:r>
      <w:r w:rsidR="00D254D3" w:rsidRPr="003F66AC">
        <w:rPr>
          <w:i/>
        </w:rPr>
        <w:t>country</w:t>
      </w:r>
      <w:r w:rsidR="008C119E">
        <w:t xml:space="preserve"> e acaba na maioria das vezes interpretando como outro </w:t>
      </w:r>
      <w:r w:rsidR="00686E20">
        <w:t>gênero</w:t>
      </w:r>
      <w:r w:rsidR="00D254D3">
        <w:t>.</w:t>
      </w:r>
      <w:r w:rsidR="00DE0EE7">
        <w:t xml:space="preserve"> </w:t>
      </w:r>
      <w:r w:rsidR="006A5B2D">
        <w:t xml:space="preserve">O recall foi de 0,80, o que mostra </w:t>
      </w:r>
      <w:r w:rsidR="00164E58">
        <w:t xml:space="preserve">ele </w:t>
      </w:r>
      <w:r w:rsidR="00227D4F">
        <w:t>está</w:t>
      </w:r>
      <w:r w:rsidR="00164E58">
        <w:t xml:space="preserve"> </w:t>
      </w:r>
      <w:r w:rsidR="00AF0E50">
        <w:t>classificando instâncias</w:t>
      </w:r>
      <w:r w:rsidR="00164E58">
        <w:t xml:space="preserve"> d</w:t>
      </w:r>
      <w:r w:rsidR="000C2162">
        <w:t>a classe 12</w:t>
      </w:r>
      <w:r w:rsidR="00164E58">
        <w:t xml:space="preserve"> </w:t>
      </w:r>
      <w:r w:rsidR="00AF0E50">
        <w:t>(</w:t>
      </w:r>
      <w:r w:rsidR="00AF0E50" w:rsidRPr="00A46E2F">
        <w:rPr>
          <w:i/>
        </w:rPr>
        <w:t>country</w:t>
      </w:r>
      <w:r w:rsidR="00AF0E50">
        <w:t xml:space="preserve">) </w:t>
      </w:r>
      <w:r w:rsidR="00164E58">
        <w:t>em outr</w:t>
      </w:r>
      <w:r w:rsidR="000C2162">
        <w:t>as</w:t>
      </w:r>
      <w:r w:rsidR="00AF0E50">
        <w:t xml:space="preserve"> classes. </w:t>
      </w:r>
      <w:r w:rsidR="00095D8C">
        <w:t xml:space="preserve">Outra métrica interessante é o </w:t>
      </w:r>
      <w:r w:rsidR="00095D8C" w:rsidRPr="00095D8C">
        <w:rPr>
          <w:i/>
        </w:rPr>
        <w:t>f-</w:t>
      </w:r>
      <w:proofErr w:type="spellStart"/>
      <w:r w:rsidR="00095D8C" w:rsidRPr="00095D8C">
        <w:rPr>
          <w:i/>
        </w:rPr>
        <w:t>measure</w:t>
      </w:r>
      <w:proofErr w:type="spellEnd"/>
      <w:r w:rsidR="00095D8C">
        <w:t xml:space="preserve">, que </w:t>
      </w:r>
      <w:r w:rsidR="006C3CDE">
        <w:t xml:space="preserve">é utilizado para analisar o </w:t>
      </w:r>
      <w:r w:rsidR="006C3CDE" w:rsidRPr="006C3CDE">
        <w:rPr>
          <w:i/>
        </w:rPr>
        <w:t>recall</w:t>
      </w:r>
      <w:r w:rsidR="006C3CDE">
        <w:t xml:space="preserve"> com a precisão em uma única medida. O </w:t>
      </w:r>
      <w:r w:rsidR="00DC62F8">
        <w:t>gênero</w:t>
      </w:r>
      <w:r w:rsidR="006C3CDE">
        <w:t xml:space="preserve"> </w:t>
      </w:r>
      <w:r w:rsidR="006C3CDE" w:rsidRPr="003F66AC">
        <w:rPr>
          <w:i/>
        </w:rPr>
        <w:t>cou</w:t>
      </w:r>
      <w:r w:rsidR="002F2DBF" w:rsidRPr="003F66AC">
        <w:rPr>
          <w:i/>
        </w:rPr>
        <w:t>n</w:t>
      </w:r>
      <w:r w:rsidR="006C3CDE" w:rsidRPr="003F66AC">
        <w:rPr>
          <w:i/>
        </w:rPr>
        <w:t>try</w:t>
      </w:r>
      <w:r w:rsidR="006C3CDE">
        <w:t xml:space="preserve"> ficou 0,62</w:t>
      </w:r>
      <w:r w:rsidR="00F766AA">
        <w:t>.</w:t>
      </w:r>
      <w:r w:rsidR="00267E26">
        <w:br w:type="page"/>
      </w:r>
    </w:p>
    <w:tbl>
      <w:tblPr>
        <w:tblW w:w="0" w:type="auto"/>
        <w:tblCellMar>
          <w:left w:w="70" w:type="dxa"/>
          <w:right w:w="70" w:type="dxa"/>
        </w:tblCellMar>
        <w:tblLook w:val="04A0" w:firstRow="1" w:lastRow="0" w:firstColumn="1" w:lastColumn="0" w:noHBand="0" w:noVBand="1"/>
      </w:tblPr>
      <w:tblGrid>
        <w:gridCol w:w="607"/>
        <w:gridCol w:w="507"/>
        <w:gridCol w:w="440"/>
        <w:gridCol w:w="607"/>
        <w:gridCol w:w="340"/>
        <w:gridCol w:w="607"/>
        <w:gridCol w:w="340"/>
        <w:gridCol w:w="607"/>
        <w:gridCol w:w="340"/>
        <w:gridCol w:w="607"/>
        <w:gridCol w:w="340"/>
        <w:gridCol w:w="607"/>
        <w:gridCol w:w="340"/>
        <w:gridCol w:w="607"/>
      </w:tblGrid>
      <w:tr w:rsidR="003F66AC" w:rsidRPr="00F20EBB" w14:paraId="6231CC81" w14:textId="77777777" w:rsidTr="003F66AC">
        <w:trPr>
          <w:trHeight w:val="330"/>
        </w:trPr>
        <w:tc>
          <w:tcPr>
            <w:tcW w:w="0" w:type="auto"/>
            <w:tcBorders>
              <w:top w:val="single" w:sz="8" w:space="0" w:color="FFFFFF"/>
              <w:left w:val="single" w:sz="8" w:space="0" w:color="FFFFFF"/>
              <w:bottom w:val="single" w:sz="8" w:space="0" w:color="FFFFFF"/>
              <w:right w:val="nil"/>
            </w:tcBorders>
            <w:shd w:val="clear" w:color="000000" w:fill="4472C4"/>
            <w:noWrap/>
            <w:hideMark/>
          </w:tcPr>
          <w:p w14:paraId="16BFB77A" w14:textId="77777777" w:rsidR="003F66AC" w:rsidRPr="00F20EBB" w:rsidRDefault="003F66AC" w:rsidP="003F66AC">
            <w:pPr>
              <w:rPr>
                <w:sz w:val="20"/>
                <w:szCs w:val="20"/>
                <w:lang w:eastAsia="pt-BR"/>
              </w:rPr>
            </w:pPr>
            <w:bookmarkStart w:id="863" w:name="_Ref55011605"/>
            <w:bookmarkStart w:id="864" w:name="_Ref55013706"/>
            <w:bookmarkStart w:id="865" w:name="_Ref55011600"/>
            <w:bookmarkStart w:id="866" w:name="_Toc55260924"/>
            <w:r w:rsidRPr="00F20EBB">
              <w:rPr>
                <w:sz w:val="20"/>
                <w:szCs w:val="20"/>
                <w:lang w:eastAsia="pt-BR"/>
              </w:rPr>
              <w:lastRenderedPageBreak/>
              <w:t> </w:t>
            </w:r>
          </w:p>
        </w:tc>
        <w:tc>
          <w:tcPr>
            <w:tcW w:w="0" w:type="auto"/>
            <w:tcBorders>
              <w:top w:val="single" w:sz="8" w:space="0" w:color="FFFFFF"/>
              <w:left w:val="nil"/>
              <w:bottom w:val="single" w:sz="8" w:space="0" w:color="FFFFFF"/>
              <w:right w:val="nil"/>
            </w:tcBorders>
            <w:shd w:val="clear" w:color="000000" w:fill="4472C4"/>
            <w:noWrap/>
            <w:vAlign w:val="center"/>
            <w:hideMark/>
          </w:tcPr>
          <w:p w14:paraId="53EE92E5" w14:textId="77777777" w:rsidR="003F66AC" w:rsidRPr="00F20EBB" w:rsidRDefault="003F66AC" w:rsidP="003F66AC">
            <w:pPr>
              <w:rPr>
                <w:sz w:val="20"/>
                <w:szCs w:val="20"/>
                <w:lang w:eastAsia="pt-BR"/>
              </w:rPr>
            </w:pPr>
            <w:r w:rsidRPr="00F20EBB">
              <w:rPr>
                <w:sz w:val="20"/>
                <w:szCs w:val="20"/>
                <w:lang w:eastAsia="pt-BR"/>
              </w:rPr>
              <w:t>0-11</w:t>
            </w:r>
          </w:p>
        </w:tc>
        <w:tc>
          <w:tcPr>
            <w:tcW w:w="0" w:type="auto"/>
            <w:tcBorders>
              <w:top w:val="single" w:sz="8" w:space="0" w:color="FFFFFF"/>
              <w:left w:val="nil"/>
              <w:bottom w:val="single" w:sz="8" w:space="0" w:color="FFFFFF"/>
              <w:right w:val="nil"/>
            </w:tcBorders>
            <w:shd w:val="clear" w:color="000000" w:fill="4472C4"/>
            <w:noWrap/>
            <w:vAlign w:val="center"/>
            <w:hideMark/>
          </w:tcPr>
          <w:p w14:paraId="0286314A" w14:textId="77777777" w:rsidR="003F66AC" w:rsidRPr="00F20EBB" w:rsidRDefault="003F66AC" w:rsidP="003F66AC">
            <w:pPr>
              <w:rPr>
                <w:sz w:val="20"/>
                <w:szCs w:val="20"/>
                <w:lang w:eastAsia="pt-BR"/>
              </w:rPr>
            </w:pPr>
            <w:r w:rsidRPr="00F20EBB">
              <w:rPr>
                <w:sz w:val="20"/>
                <w:szCs w:val="20"/>
                <w:lang w:eastAsia="pt-BR"/>
              </w:rPr>
              <w:t>12</w:t>
            </w:r>
          </w:p>
        </w:tc>
        <w:tc>
          <w:tcPr>
            <w:tcW w:w="0" w:type="auto"/>
            <w:tcBorders>
              <w:top w:val="single" w:sz="8" w:space="0" w:color="FFFFFF"/>
              <w:left w:val="nil"/>
              <w:bottom w:val="single" w:sz="8" w:space="0" w:color="FFFFFF"/>
              <w:right w:val="nil"/>
            </w:tcBorders>
            <w:shd w:val="clear" w:color="000000" w:fill="4472C4"/>
            <w:noWrap/>
            <w:vAlign w:val="center"/>
            <w:hideMark/>
          </w:tcPr>
          <w:p w14:paraId="711D8C0B" w14:textId="77777777" w:rsidR="003F66AC" w:rsidRPr="00F20EBB" w:rsidRDefault="003F66AC" w:rsidP="003F66AC">
            <w:pPr>
              <w:rPr>
                <w:sz w:val="20"/>
                <w:szCs w:val="20"/>
                <w:lang w:eastAsia="pt-BR"/>
              </w:rPr>
            </w:pPr>
            <w:r w:rsidRPr="00F20EBB">
              <w:rPr>
                <w:sz w:val="20"/>
                <w:szCs w:val="20"/>
                <w:lang w:eastAsia="pt-BR"/>
              </w:rPr>
              <w:t>13-14</w:t>
            </w:r>
          </w:p>
        </w:tc>
        <w:tc>
          <w:tcPr>
            <w:tcW w:w="0" w:type="auto"/>
            <w:tcBorders>
              <w:top w:val="single" w:sz="8" w:space="0" w:color="FFFFFF"/>
              <w:left w:val="nil"/>
              <w:bottom w:val="single" w:sz="8" w:space="0" w:color="FFFFFF"/>
              <w:right w:val="nil"/>
            </w:tcBorders>
            <w:shd w:val="clear" w:color="000000" w:fill="4472C4"/>
            <w:noWrap/>
            <w:vAlign w:val="center"/>
            <w:hideMark/>
          </w:tcPr>
          <w:p w14:paraId="159269A1" w14:textId="77777777" w:rsidR="003F66AC" w:rsidRPr="00F20EBB" w:rsidRDefault="003F66AC" w:rsidP="003F66AC">
            <w:pPr>
              <w:rPr>
                <w:sz w:val="20"/>
                <w:szCs w:val="20"/>
                <w:lang w:eastAsia="pt-BR"/>
              </w:rPr>
            </w:pPr>
            <w:r w:rsidRPr="00F20EBB">
              <w:rPr>
                <w:sz w:val="20"/>
                <w:szCs w:val="20"/>
                <w:lang w:eastAsia="pt-BR"/>
              </w:rPr>
              <w:t>15</w:t>
            </w:r>
          </w:p>
        </w:tc>
        <w:tc>
          <w:tcPr>
            <w:tcW w:w="0" w:type="auto"/>
            <w:tcBorders>
              <w:top w:val="single" w:sz="8" w:space="0" w:color="FFFFFF"/>
              <w:left w:val="nil"/>
              <w:bottom w:val="single" w:sz="8" w:space="0" w:color="FFFFFF"/>
              <w:right w:val="nil"/>
            </w:tcBorders>
            <w:shd w:val="clear" w:color="000000" w:fill="4472C4"/>
            <w:noWrap/>
            <w:vAlign w:val="center"/>
            <w:hideMark/>
          </w:tcPr>
          <w:p w14:paraId="2CEAF19F" w14:textId="77777777" w:rsidR="003F66AC" w:rsidRPr="00F20EBB" w:rsidRDefault="003F66AC" w:rsidP="003F66AC">
            <w:pPr>
              <w:rPr>
                <w:sz w:val="20"/>
                <w:szCs w:val="20"/>
                <w:lang w:eastAsia="pt-BR"/>
              </w:rPr>
            </w:pPr>
            <w:r w:rsidRPr="00F20EBB">
              <w:rPr>
                <w:sz w:val="20"/>
                <w:szCs w:val="20"/>
                <w:lang w:eastAsia="pt-BR"/>
              </w:rPr>
              <w:t>16-20</w:t>
            </w:r>
          </w:p>
        </w:tc>
        <w:tc>
          <w:tcPr>
            <w:tcW w:w="0" w:type="auto"/>
            <w:tcBorders>
              <w:top w:val="single" w:sz="8" w:space="0" w:color="FFFFFF"/>
              <w:left w:val="nil"/>
              <w:bottom w:val="single" w:sz="8" w:space="0" w:color="FFFFFF"/>
              <w:right w:val="nil"/>
            </w:tcBorders>
            <w:shd w:val="clear" w:color="000000" w:fill="4472C4"/>
            <w:noWrap/>
            <w:vAlign w:val="center"/>
            <w:hideMark/>
          </w:tcPr>
          <w:p w14:paraId="4C443A13" w14:textId="77777777" w:rsidR="003F66AC" w:rsidRPr="00F20EBB" w:rsidRDefault="003F66AC" w:rsidP="003F66AC">
            <w:pPr>
              <w:rPr>
                <w:sz w:val="20"/>
                <w:szCs w:val="20"/>
                <w:lang w:eastAsia="pt-BR"/>
              </w:rPr>
            </w:pPr>
            <w:r w:rsidRPr="00F20EBB">
              <w:rPr>
                <w:sz w:val="20"/>
                <w:szCs w:val="20"/>
                <w:lang w:eastAsia="pt-BR"/>
              </w:rPr>
              <w:t>21</w:t>
            </w:r>
          </w:p>
        </w:tc>
        <w:tc>
          <w:tcPr>
            <w:tcW w:w="0" w:type="auto"/>
            <w:tcBorders>
              <w:top w:val="single" w:sz="8" w:space="0" w:color="FFFFFF"/>
              <w:left w:val="nil"/>
              <w:bottom w:val="single" w:sz="8" w:space="0" w:color="FFFFFF"/>
              <w:right w:val="nil"/>
            </w:tcBorders>
            <w:shd w:val="clear" w:color="000000" w:fill="4472C4"/>
            <w:noWrap/>
            <w:vAlign w:val="center"/>
            <w:hideMark/>
          </w:tcPr>
          <w:p w14:paraId="7074D885" w14:textId="77777777" w:rsidR="003F66AC" w:rsidRPr="00F20EBB" w:rsidRDefault="003F66AC" w:rsidP="003F66AC">
            <w:pPr>
              <w:rPr>
                <w:sz w:val="20"/>
                <w:szCs w:val="20"/>
                <w:lang w:eastAsia="pt-BR"/>
              </w:rPr>
            </w:pPr>
            <w:r w:rsidRPr="00F20EBB">
              <w:rPr>
                <w:sz w:val="20"/>
                <w:szCs w:val="20"/>
                <w:lang w:eastAsia="pt-BR"/>
              </w:rPr>
              <w:t>22-26</w:t>
            </w:r>
          </w:p>
        </w:tc>
        <w:tc>
          <w:tcPr>
            <w:tcW w:w="0" w:type="auto"/>
            <w:tcBorders>
              <w:top w:val="single" w:sz="8" w:space="0" w:color="FFFFFF"/>
              <w:left w:val="nil"/>
              <w:bottom w:val="single" w:sz="8" w:space="0" w:color="FFFFFF"/>
              <w:right w:val="nil"/>
            </w:tcBorders>
            <w:shd w:val="clear" w:color="000000" w:fill="4472C4"/>
            <w:noWrap/>
            <w:vAlign w:val="center"/>
            <w:hideMark/>
          </w:tcPr>
          <w:p w14:paraId="4DA35C8E" w14:textId="77777777" w:rsidR="003F66AC" w:rsidRPr="00F20EBB" w:rsidRDefault="003F66AC" w:rsidP="003F66AC">
            <w:pPr>
              <w:rPr>
                <w:sz w:val="20"/>
                <w:szCs w:val="20"/>
                <w:lang w:eastAsia="pt-BR"/>
              </w:rPr>
            </w:pPr>
            <w:r w:rsidRPr="00F20EBB">
              <w:rPr>
                <w:sz w:val="20"/>
                <w:szCs w:val="20"/>
                <w:lang w:eastAsia="pt-BR"/>
              </w:rPr>
              <w:t>27</w:t>
            </w:r>
          </w:p>
        </w:tc>
        <w:tc>
          <w:tcPr>
            <w:tcW w:w="0" w:type="auto"/>
            <w:tcBorders>
              <w:top w:val="single" w:sz="8" w:space="0" w:color="FFFFFF"/>
              <w:left w:val="nil"/>
              <w:bottom w:val="single" w:sz="8" w:space="0" w:color="FFFFFF"/>
              <w:right w:val="nil"/>
            </w:tcBorders>
            <w:shd w:val="clear" w:color="000000" w:fill="4472C4"/>
            <w:noWrap/>
            <w:vAlign w:val="center"/>
            <w:hideMark/>
          </w:tcPr>
          <w:p w14:paraId="0F227F57" w14:textId="77777777" w:rsidR="003F66AC" w:rsidRPr="00F20EBB" w:rsidRDefault="003F66AC" w:rsidP="003F66AC">
            <w:pPr>
              <w:rPr>
                <w:sz w:val="20"/>
                <w:szCs w:val="20"/>
                <w:lang w:eastAsia="pt-BR"/>
              </w:rPr>
            </w:pPr>
            <w:r w:rsidRPr="00F20EBB">
              <w:rPr>
                <w:sz w:val="20"/>
                <w:szCs w:val="20"/>
                <w:lang w:eastAsia="pt-BR"/>
              </w:rPr>
              <w:t>28-31</w:t>
            </w:r>
          </w:p>
        </w:tc>
        <w:tc>
          <w:tcPr>
            <w:tcW w:w="0" w:type="auto"/>
            <w:tcBorders>
              <w:top w:val="single" w:sz="8" w:space="0" w:color="FFFFFF"/>
              <w:left w:val="nil"/>
              <w:bottom w:val="single" w:sz="8" w:space="0" w:color="FFFFFF"/>
              <w:right w:val="nil"/>
            </w:tcBorders>
            <w:shd w:val="clear" w:color="000000" w:fill="4472C4"/>
            <w:noWrap/>
            <w:vAlign w:val="center"/>
            <w:hideMark/>
          </w:tcPr>
          <w:p w14:paraId="397BF895" w14:textId="77777777" w:rsidR="003F66AC" w:rsidRPr="00F20EBB" w:rsidRDefault="003F66AC" w:rsidP="003F66AC">
            <w:pPr>
              <w:rPr>
                <w:sz w:val="20"/>
                <w:szCs w:val="20"/>
                <w:lang w:eastAsia="pt-BR"/>
              </w:rPr>
            </w:pPr>
            <w:r w:rsidRPr="00F20EBB">
              <w:rPr>
                <w:sz w:val="20"/>
                <w:szCs w:val="20"/>
                <w:lang w:eastAsia="pt-BR"/>
              </w:rPr>
              <w:t>32</w:t>
            </w:r>
          </w:p>
        </w:tc>
        <w:tc>
          <w:tcPr>
            <w:tcW w:w="0" w:type="auto"/>
            <w:tcBorders>
              <w:top w:val="single" w:sz="8" w:space="0" w:color="FFFFFF"/>
              <w:left w:val="nil"/>
              <w:bottom w:val="single" w:sz="8" w:space="0" w:color="FFFFFF"/>
              <w:right w:val="nil"/>
            </w:tcBorders>
            <w:shd w:val="clear" w:color="000000" w:fill="4472C4"/>
            <w:noWrap/>
            <w:vAlign w:val="center"/>
            <w:hideMark/>
          </w:tcPr>
          <w:p w14:paraId="63FC4D02" w14:textId="77777777" w:rsidR="003F66AC" w:rsidRPr="00F20EBB" w:rsidRDefault="003F66AC" w:rsidP="003F66AC">
            <w:pPr>
              <w:rPr>
                <w:sz w:val="20"/>
                <w:szCs w:val="20"/>
                <w:lang w:eastAsia="pt-BR"/>
              </w:rPr>
            </w:pPr>
            <w:r w:rsidRPr="00F20EBB">
              <w:rPr>
                <w:sz w:val="20"/>
                <w:szCs w:val="20"/>
                <w:lang w:eastAsia="pt-BR"/>
              </w:rPr>
              <w:t>33-36</w:t>
            </w:r>
          </w:p>
        </w:tc>
        <w:tc>
          <w:tcPr>
            <w:tcW w:w="0" w:type="auto"/>
            <w:tcBorders>
              <w:top w:val="single" w:sz="8" w:space="0" w:color="FFFFFF"/>
              <w:left w:val="nil"/>
              <w:bottom w:val="single" w:sz="8" w:space="0" w:color="FFFFFF"/>
              <w:right w:val="nil"/>
            </w:tcBorders>
            <w:shd w:val="clear" w:color="000000" w:fill="4472C4"/>
            <w:noWrap/>
            <w:vAlign w:val="center"/>
            <w:hideMark/>
          </w:tcPr>
          <w:p w14:paraId="6123409B" w14:textId="77777777" w:rsidR="003F66AC" w:rsidRPr="00F20EBB" w:rsidRDefault="003F66AC" w:rsidP="003F66AC">
            <w:pPr>
              <w:rPr>
                <w:sz w:val="20"/>
                <w:szCs w:val="20"/>
                <w:lang w:eastAsia="pt-BR"/>
              </w:rPr>
            </w:pPr>
            <w:r w:rsidRPr="00F20EBB">
              <w:rPr>
                <w:sz w:val="20"/>
                <w:szCs w:val="20"/>
                <w:lang w:eastAsia="pt-BR"/>
              </w:rPr>
              <w:t>37</w:t>
            </w:r>
          </w:p>
        </w:tc>
        <w:tc>
          <w:tcPr>
            <w:tcW w:w="0" w:type="auto"/>
            <w:tcBorders>
              <w:top w:val="single" w:sz="8" w:space="0" w:color="FFFFFF"/>
              <w:left w:val="nil"/>
              <w:bottom w:val="single" w:sz="8" w:space="0" w:color="FFFFFF"/>
              <w:right w:val="nil"/>
            </w:tcBorders>
            <w:shd w:val="clear" w:color="000000" w:fill="4472C4"/>
            <w:noWrap/>
            <w:vAlign w:val="center"/>
            <w:hideMark/>
          </w:tcPr>
          <w:p w14:paraId="20727651" w14:textId="77777777" w:rsidR="003F66AC" w:rsidRPr="00F20EBB" w:rsidRDefault="003F66AC" w:rsidP="003F66AC">
            <w:pPr>
              <w:rPr>
                <w:sz w:val="20"/>
                <w:szCs w:val="20"/>
                <w:lang w:eastAsia="pt-BR"/>
              </w:rPr>
            </w:pPr>
            <w:r w:rsidRPr="00F20EBB">
              <w:rPr>
                <w:sz w:val="20"/>
                <w:szCs w:val="20"/>
                <w:lang w:eastAsia="pt-BR"/>
              </w:rPr>
              <w:t>38-39</w:t>
            </w:r>
          </w:p>
        </w:tc>
      </w:tr>
      <w:tr w:rsidR="003F66AC" w:rsidRPr="00F20EBB" w14:paraId="44736A90" w14:textId="77777777" w:rsidTr="003F66AC">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B7F4ADB"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676CCE"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C5EBFC"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FAF186"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106663"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834D376"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DA11423"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78E3404"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6E6B3A"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144798"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D0B5C8C"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7EA47E5"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1D4D849"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7A35EC" w14:textId="77777777" w:rsidR="003F66AC" w:rsidRPr="00F20EBB" w:rsidRDefault="003F66AC" w:rsidP="003F66AC">
            <w:pPr>
              <w:rPr>
                <w:sz w:val="20"/>
                <w:szCs w:val="20"/>
                <w:lang w:eastAsia="pt-BR"/>
              </w:rPr>
            </w:pPr>
            <w:r w:rsidRPr="00F20EBB">
              <w:rPr>
                <w:sz w:val="20"/>
                <w:szCs w:val="20"/>
                <w:lang w:eastAsia="pt-BR"/>
              </w:rPr>
              <w:t>0</w:t>
            </w:r>
          </w:p>
        </w:tc>
      </w:tr>
      <w:tr w:rsidR="003F66AC" w:rsidRPr="00F20EBB" w14:paraId="54197AE4" w14:textId="77777777" w:rsidTr="003F66AC">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ACBE943" w14:textId="77777777" w:rsidR="003F66AC" w:rsidRPr="00F20EBB" w:rsidRDefault="003F66AC" w:rsidP="003F66AC">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BC065BE"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F0BD88E"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47F91B5"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05A996"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D47E1B9"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9AB1DFF" w14:textId="77777777" w:rsidR="003F66AC" w:rsidRPr="00F20EBB" w:rsidRDefault="003F66AC" w:rsidP="003F66AC">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4AA846C"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A6F356"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D1E464"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E338201"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90F4A9C"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AE323D"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7CA39D4" w14:textId="77777777" w:rsidR="003F66AC" w:rsidRPr="00F20EBB" w:rsidRDefault="003F66AC" w:rsidP="003F66AC">
            <w:pPr>
              <w:rPr>
                <w:sz w:val="20"/>
                <w:szCs w:val="20"/>
                <w:lang w:eastAsia="pt-BR"/>
              </w:rPr>
            </w:pPr>
            <w:r w:rsidRPr="00F20EBB">
              <w:rPr>
                <w:sz w:val="20"/>
                <w:szCs w:val="20"/>
                <w:lang w:eastAsia="pt-BR"/>
              </w:rPr>
              <w:t>0</w:t>
            </w:r>
          </w:p>
        </w:tc>
      </w:tr>
      <w:tr w:rsidR="003F66AC" w:rsidRPr="00F20EBB" w14:paraId="315AE608" w14:textId="77777777" w:rsidTr="003F66AC">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08C66D9" w14:textId="77777777" w:rsidR="003F66AC" w:rsidRPr="00F20EBB" w:rsidRDefault="003F66AC" w:rsidP="003F66AC">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555293DC"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FF30AB" w14:textId="77777777" w:rsidR="003F66AC" w:rsidRPr="00F20EBB" w:rsidRDefault="003F66AC" w:rsidP="003F66AC">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7FAF07A"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E868CA"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08D983"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18D3F0B"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2B87BA4"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A6BF29B"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A470EB6"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0C23F9"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CCE8B6"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708857B"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CF580CC" w14:textId="77777777" w:rsidR="003F66AC" w:rsidRPr="00F20EBB" w:rsidRDefault="003F66AC" w:rsidP="003F66AC">
            <w:pPr>
              <w:rPr>
                <w:sz w:val="20"/>
                <w:szCs w:val="20"/>
                <w:lang w:eastAsia="pt-BR"/>
              </w:rPr>
            </w:pPr>
            <w:r w:rsidRPr="00F20EBB">
              <w:rPr>
                <w:sz w:val="20"/>
                <w:szCs w:val="20"/>
                <w:lang w:eastAsia="pt-BR"/>
              </w:rPr>
              <w:t>0</w:t>
            </w:r>
          </w:p>
        </w:tc>
      </w:tr>
      <w:tr w:rsidR="003F66AC" w:rsidRPr="00F20EBB" w14:paraId="5D68CB1A" w14:textId="77777777" w:rsidTr="003F66AC">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737852B" w14:textId="77777777" w:rsidR="003F66AC" w:rsidRPr="00F20EBB" w:rsidRDefault="003F66AC" w:rsidP="003F66AC">
            <w:pPr>
              <w:rPr>
                <w:sz w:val="20"/>
                <w:szCs w:val="20"/>
                <w:lang w:eastAsia="pt-BR"/>
              </w:rPr>
            </w:pPr>
            <w:r w:rsidRPr="00F20EBB">
              <w:rPr>
                <w:sz w:val="20"/>
                <w:szCs w:val="20"/>
                <w:lang w:eastAsia="pt-BR"/>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7FC884D"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E05EF54"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4BB3F03"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6D133C"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87A0AB"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32B789E"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5BF1D97"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FDEFBAE"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86A032D"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6089B55" w14:textId="77777777" w:rsidR="003F66AC" w:rsidRPr="00F20EBB" w:rsidRDefault="003F66AC" w:rsidP="003F66AC">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033BD862"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9E8EC8A"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7C721CE" w14:textId="77777777" w:rsidR="003F66AC" w:rsidRPr="00F20EBB" w:rsidRDefault="003F66AC" w:rsidP="003F66AC">
            <w:pPr>
              <w:rPr>
                <w:sz w:val="20"/>
                <w:szCs w:val="20"/>
                <w:lang w:eastAsia="pt-BR"/>
              </w:rPr>
            </w:pPr>
            <w:r w:rsidRPr="00F20EBB">
              <w:rPr>
                <w:sz w:val="20"/>
                <w:szCs w:val="20"/>
                <w:lang w:eastAsia="pt-BR"/>
              </w:rPr>
              <w:t>0</w:t>
            </w:r>
          </w:p>
        </w:tc>
      </w:tr>
      <w:tr w:rsidR="003F66AC" w:rsidRPr="00F20EBB" w14:paraId="2F647929" w14:textId="77777777" w:rsidTr="003F66AC">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8449A89" w14:textId="77777777" w:rsidR="003F66AC" w:rsidRPr="00F20EBB" w:rsidRDefault="003F66AC" w:rsidP="003F66AC">
            <w:pPr>
              <w:rPr>
                <w:sz w:val="20"/>
                <w:szCs w:val="20"/>
                <w:lang w:eastAsia="pt-BR"/>
              </w:rPr>
            </w:pPr>
            <w:r w:rsidRPr="00F20EBB">
              <w:rPr>
                <w:sz w:val="20"/>
                <w:szCs w:val="20"/>
                <w:lang w:eastAsia="pt-BR"/>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1AE93770"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0089F9"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FB9D778"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78BF169"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B9101B"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CAB8FCF"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B8D44A"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9B4D76C"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B94172"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3108BF4"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CD5EBCD"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5C40158"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748023" w14:textId="77777777" w:rsidR="003F66AC" w:rsidRPr="00F20EBB" w:rsidRDefault="003F66AC" w:rsidP="003F66AC">
            <w:pPr>
              <w:rPr>
                <w:sz w:val="20"/>
                <w:szCs w:val="20"/>
                <w:lang w:eastAsia="pt-BR"/>
              </w:rPr>
            </w:pPr>
            <w:r w:rsidRPr="00F20EBB">
              <w:rPr>
                <w:sz w:val="20"/>
                <w:szCs w:val="20"/>
                <w:lang w:eastAsia="pt-BR"/>
              </w:rPr>
              <w:t>0</w:t>
            </w:r>
          </w:p>
        </w:tc>
      </w:tr>
      <w:tr w:rsidR="003F66AC" w:rsidRPr="00F20EBB" w14:paraId="0F4A90E1" w14:textId="77777777" w:rsidTr="003F66AC">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C88E772" w14:textId="77777777" w:rsidR="003F66AC" w:rsidRPr="00F20EBB" w:rsidRDefault="003F66AC" w:rsidP="003F66AC">
            <w:pPr>
              <w:rPr>
                <w:sz w:val="20"/>
                <w:szCs w:val="20"/>
                <w:lang w:eastAsia="pt-BR"/>
              </w:rPr>
            </w:pPr>
            <w:r w:rsidRPr="00F20EBB">
              <w:rPr>
                <w:sz w:val="20"/>
                <w:szCs w:val="20"/>
                <w:lang w:eastAsia="pt-BR"/>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6B23DA2D"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75E16A" w14:textId="77777777" w:rsidR="003F66AC" w:rsidRPr="00F20EBB" w:rsidRDefault="003F66AC" w:rsidP="003F66AC">
            <w:pPr>
              <w:rPr>
                <w:sz w:val="20"/>
                <w:szCs w:val="20"/>
                <w:lang w:eastAsia="pt-BR"/>
              </w:rPr>
            </w:pPr>
            <w:r w:rsidRPr="00F20EBB">
              <w:rPr>
                <w:sz w:val="20"/>
                <w:szCs w:val="20"/>
                <w:lang w:eastAsia="pt-BR"/>
              </w:rPr>
              <w:t>9</w:t>
            </w:r>
          </w:p>
        </w:tc>
        <w:tc>
          <w:tcPr>
            <w:tcW w:w="0" w:type="auto"/>
            <w:tcBorders>
              <w:top w:val="nil"/>
              <w:left w:val="nil"/>
              <w:bottom w:val="single" w:sz="8" w:space="0" w:color="FFFFFF"/>
              <w:right w:val="single" w:sz="8" w:space="0" w:color="FFFFFF"/>
            </w:tcBorders>
            <w:shd w:val="clear" w:color="000000" w:fill="D9E2F3"/>
            <w:noWrap/>
            <w:vAlign w:val="center"/>
            <w:hideMark/>
          </w:tcPr>
          <w:p w14:paraId="1A557D19"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CACD689"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AF3749"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5E8CC79"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F93FF4"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17798A"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9E6D64"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ED74907"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419781E"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0220A5C"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4F4681A" w14:textId="77777777" w:rsidR="003F66AC" w:rsidRPr="00F20EBB" w:rsidRDefault="003F66AC" w:rsidP="003F66AC">
            <w:pPr>
              <w:rPr>
                <w:sz w:val="20"/>
                <w:szCs w:val="20"/>
                <w:lang w:eastAsia="pt-BR"/>
              </w:rPr>
            </w:pPr>
            <w:r w:rsidRPr="00F20EBB">
              <w:rPr>
                <w:sz w:val="20"/>
                <w:szCs w:val="20"/>
                <w:lang w:eastAsia="pt-BR"/>
              </w:rPr>
              <w:t>0</w:t>
            </w:r>
          </w:p>
        </w:tc>
      </w:tr>
      <w:tr w:rsidR="003F66AC" w:rsidRPr="00F20EBB" w14:paraId="7EA4E2B0" w14:textId="77777777" w:rsidTr="003F66AC">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AA4BCA3" w14:textId="77777777" w:rsidR="003F66AC" w:rsidRPr="00F20EBB" w:rsidRDefault="003F66AC" w:rsidP="003F66AC">
            <w:pPr>
              <w:rPr>
                <w:sz w:val="20"/>
                <w:szCs w:val="20"/>
                <w:lang w:eastAsia="pt-BR"/>
              </w:rPr>
            </w:pPr>
            <w:r w:rsidRPr="00F20EBB">
              <w:rPr>
                <w:sz w:val="20"/>
                <w:szCs w:val="20"/>
                <w:lang w:eastAsia="pt-BR"/>
              </w:rPr>
              <w:t>6-10</w:t>
            </w:r>
          </w:p>
        </w:tc>
        <w:tc>
          <w:tcPr>
            <w:tcW w:w="0" w:type="auto"/>
            <w:tcBorders>
              <w:top w:val="nil"/>
              <w:left w:val="nil"/>
              <w:bottom w:val="single" w:sz="8" w:space="0" w:color="FFFFFF"/>
              <w:right w:val="single" w:sz="8" w:space="0" w:color="FFFFFF"/>
            </w:tcBorders>
            <w:shd w:val="clear" w:color="000000" w:fill="B4C6E7"/>
            <w:noWrap/>
            <w:vAlign w:val="center"/>
            <w:hideMark/>
          </w:tcPr>
          <w:p w14:paraId="5CE59C32"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A601FA"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EA6CF87"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07443AF"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7558204"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69AD97"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356766"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ECCA353"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A276F3"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BA3347"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4DECF5"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883564"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75149F" w14:textId="77777777" w:rsidR="003F66AC" w:rsidRPr="00F20EBB" w:rsidRDefault="003F66AC" w:rsidP="003F66AC">
            <w:pPr>
              <w:rPr>
                <w:sz w:val="20"/>
                <w:szCs w:val="20"/>
                <w:lang w:eastAsia="pt-BR"/>
              </w:rPr>
            </w:pPr>
            <w:r w:rsidRPr="00F20EBB">
              <w:rPr>
                <w:sz w:val="20"/>
                <w:szCs w:val="20"/>
                <w:lang w:eastAsia="pt-BR"/>
              </w:rPr>
              <w:t>0</w:t>
            </w:r>
          </w:p>
        </w:tc>
      </w:tr>
      <w:tr w:rsidR="003F66AC" w:rsidRPr="00F20EBB" w14:paraId="3C315095" w14:textId="77777777" w:rsidTr="003F66AC">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6996C5B" w14:textId="77777777" w:rsidR="003F66AC" w:rsidRPr="00F20EBB" w:rsidRDefault="003F66AC" w:rsidP="003F66AC">
            <w:pPr>
              <w:rPr>
                <w:sz w:val="20"/>
                <w:szCs w:val="20"/>
                <w:lang w:eastAsia="pt-BR"/>
              </w:rPr>
            </w:pPr>
            <w:r w:rsidRPr="00F20EBB">
              <w:rPr>
                <w:sz w:val="20"/>
                <w:szCs w:val="20"/>
                <w:lang w:eastAsia="pt-BR"/>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16DEA0A0"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5C4CB20"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9B182E3"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9F70678"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C018CA"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883C623"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25514DD"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0E4EB5"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EE494C"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07ED6C1"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018466"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E413889" w14:textId="77777777" w:rsidR="003F66AC" w:rsidRPr="00F20EBB" w:rsidRDefault="003F66AC" w:rsidP="003F66AC">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6722C6CB" w14:textId="77777777" w:rsidR="003F66AC" w:rsidRPr="00F20EBB" w:rsidRDefault="003F66AC" w:rsidP="003F66AC">
            <w:pPr>
              <w:rPr>
                <w:sz w:val="20"/>
                <w:szCs w:val="20"/>
                <w:lang w:eastAsia="pt-BR"/>
              </w:rPr>
            </w:pPr>
            <w:r w:rsidRPr="00F20EBB">
              <w:rPr>
                <w:sz w:val="20"/>
                <w:szCs w:val="20"/>
                <w:lang w:eastAsia="pt-BR"/>
              </w:rPr>
              <w:t>0</w:t>
            </w:r>
          </w:p>
        </w:tc>
      </w:tr>
      <w:tr w:rsidR="003F66AC" w:rsidRPr="00F20EBB" w14:paraId="2D9557E3" w14:textId="77777777" w:rsidTr="003F66AC">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AED411D" w14:textId="77777777" w:rsidR="003F66AC" w:rsidRPr="00F20EBB" w:rsidRDefault="003F66AC" w:rsidP="003F66AC">
            <w:pPr>
              <w:rPr>
                <w:sz w:val="20"/>
                <w:szCs w:val="20"/>
                <w:lang w:eastAsia="pt-BR"/>
              </w:rPr>
            </w:pPr>
            <w:r w:rsidRPr="00F20EBB">
              <w:rPr>
                <w:sz w:val="20"/>
                <w:szCs w:val="20"/>
                <w:lang w:eastAsia="pt-BR"/>
              </w:rPr>
              <w:t>12</w:t>
            </w:r>
          </w:p>
        </w:tc>
        <w:tc>
          <w:tcPr>
            <w:tcW w:w="0" w:type="auto"/>
            <w:tcBorders>
              <w:top w:val="nil"/>
              <w:left w:val="nil"/>
              <w:bottom w:val="single" w:sz="8" w:space="0" w:color="FFFFFF"/>
              <w:right w:val="single" w:sz="8" w:space="0" w:color="FFFFFF"/>
            </w:tcBorders>
            <w:shd w:val="clear" w:color="000000" w:fill="B4C6E7"/>
            <w:noWrap/>
            <w:vAlign w:val="center"/>
            <w:hideMark/>
          </w:tcPr>
          <w:p w14:paraId="0AE7DF56"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C6FABFF" w14:textId="77777777" w:rsidR="003F66AC" w:rsidRPr="00F20EBB" w:rsidRDefault="003F66AC" w:rsidP="003F66AC">
            <w:pPr>
              <w:rPr>
                <w:sz w:val="20"/>
                <w:szCs w:val="20"/>
                <w:lang w:eastAsia="pt-BR"/>
              </w:rPr>
            </w:pPr>
            <w:r w:rsidRPr="00F20EBB">
              <w:rPr>
                <w:sz w:val="20"/>
                <w:szCs w:val="20"/>
                <w:lang w:eastAsia="pt-BR"/>
              </w:rPr>
              <w:t>184</w:t>
            </w:r>
          </w:p>
        </w:tc>
        <w:tc>
          <w:tcPr>
            <w:tcW w:w="0" w:type="auto"/>
            <w:tcBorders>
              <w:top w:val="nil"/>
              <w:left w:val="nil"/>
              <w:bottom w:val="single" w:sz="8" w:space="0" w:color="FFFFFF"/>
              <w:right w:val="single" w:sz="8" w:space="0" w:color="FFFFFF"/>
            </w:tcBorders>
            <w:shd w:val="clear" w:color="000000" w:fill="B4C6E7"/>
            <w:noWrap/>
            <w:vAlign w:val="center"/>
            <w:hideMark/>
          </w:tcPr>
          <w:p w14:paraId="632659F5"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5603D0" w14:textId="77777777" w:rsidR="003F66AC" w:rsidRPr="00F20EBB" w:rsidRDefault="003F66AC" w:rsidP="003F66AC">
            <w:pPr>
              <w:rPr>
                <w:sz w:val="20"/>
                <w:szCs w:val="20"/>
                <w:lang w:eastAsia="pt-BR"/>
              </w:rPr>
            </w:pPr>
            <w:r w:rsidRPr="00F20EBB">
              <w:rPr>
                <w:sz w:val="20"/>
                <w:szCs w:val="20"/>
                <w:lang w:eastAsia="pt-BR"/>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6BDD2D68"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23EFBC" w14:textId="77777777" w:rsidR="003F66AC" w:rsidRPr="00F20EBB" w:rsidRDefault="003F66AC" w:rsidP="003F66AC">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0B0CA00"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9423F82"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D8B5270"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E68853" w14:textId="77777777" w:rsidR="003F66AC" w:rsidRPr="00F20EBB" w:rsidRDefault="003F66AC" w:rsidP="003F66AC">
            <w:pPr>
              <w:rPr>
                <w:sz w:val="20"/>
                <w:szCs w:val="20"/>
                <w:lang w:eastAsia="pt-BR"/>
              </w:rPr>
            </w:pPr>
            <w:r w:rsidRPr="00F20EBB">
              <w:rPr>
                <w:sz w:val="20"/>
                <w:szCs w:val="20"/>
                <w:lang w:eastAsia="pt-BR"/>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5B08B8BC"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A3E34E" w14:textId="77777777" w:rsidR="003F66AC" w:rsidRPr="00F20EBB" w:rsidRDefault="003F66AC" w:rsidP="003F66AC">
            <w:pPr>
              <w:rPr>
                <w:sz w:val="20"/>
                <w:szCs w:val="20"/>
                <w:lang w:eastAsia="pt-BR"/>
              </w:rPr>
            </w:pPr>
            <w:r w:rsidRPr="00F20EBB">
              <w:rPr>
                <w:sz w:val="20"/>
                <w:szCs w:val="20"/>
                <w:lang w:eastAsia="pt-BR"/>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42540D77" w14:textId="77777777" w:rsidR="003F66AC" w:rsidRPr="00F20EBB" w:rsidRDefault="003F66AC" w:rsidP="003F66AC">
            <w:pPr>
              <w:rPr>
                <w:sz w:val="20"/>
                <w:szCs w:val="20"/>
                <w:lang w:eastAsia="pt-BR"/>
              </w:rPr>
            </w:pPr>
            <w:r w:rsidRPr="00F20EBB">
              <w:rPr>
                <w:sz w:val="20"/>
                <w:szCs w:val="20"/>
                <w:lang w:eastAsia="pt-BR"/>
              </w:rPr>
              <w:t>0</w:t>
            </w:r>
          </w:p>
        </w:tc>
      </w:tr>
      <w:tr w:rsidR="003F66AC" w:rsidRPr="00F20EBB" w14:paraId="45477340" w14:textId="77777777" w:rsidTr="003F66AC">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5596825" w14:textId="77777777" w:rsidR="003F66AC" w:rsidRPr="00F20EBB" w:rsidRDefault="003F66AC" w:rsidP="003F66AC">
            <w:pPr>
              <w:rPr>
                <w:sz w:val="20"/>
                <w:szCs w:val="20"/>
                <w:lang w:eastAsia="pt-BR"/>
              </w:rPr>
            </w:pPr>
            <w:r w:rsidRPr="00F20EBB">
              <w:rPr>
                <w:sz w:val="20"/>
                <w:szCs w:val="20"/>
                <w:lang w:eastAsia="pt-BR"/>
              </w:rPr>
              <w:t>13-14</w:t>
            </w:r>
          </w:p>
        </w:tc>
        <w:tc>
          <w:tcPr>
            <w:tcW w:w="0" w:type="auto"/>
            <w:tcBorders>
              <w:top w:val="nil"/>
              <w:left w:val="nil"/>
              <w:bottom w:val="single" w:sz="8" w:space="0" w:color="FFFFFF"/>
              <w:right w:val="single" w:sz="8" w:space="0" w:color="FFFFFF"/>
            </w:tcBorders>
            <w:shd w:val="clear" w:color="000000" w:fill="D9E2F3"/>
            <w:noWrap/>
            <w:vAlign w:val="center"/>
            <w:hideMark/>
          </w:tcPr>
          <w:p w14:paraId="61FD349F"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9D8A827"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B7CBB1"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10E11E2"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D0B0A5"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155D7E"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6B08EE9"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E678AF6"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4AE533"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547834E"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38546DD"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FC6C1E"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0CCA0F4" w14:textId="77777777" w:rsidR="003F66AC" w:rsidRPr="00F20EBB" w:rsidRDefault="003F66AC" w:rsidP="003F66AC">
            <w:pPr>
              <w:rPr>
                <w:sz w:val="20"/>
                <w:szCs w:val="20"/>
                <w:lang w:eastAsia="pt-BR"/>
              </w:rPr>
            </w:pPr>
            <w:r w:rsidRPr="00F20EBB">
              <w:rPr>
                <w:sz w:val="20"/>
                <w:szCs w:val="20"/>
                <w:lang w:eastAsia="pt-BR"/>
              </w:rPr>
              <w:t>0</w:t>
            </w:r>
          </w:p>
        </w:tc>
      </w:tr>
      <w:tr w:rsidR="003F66AC" w:rsidRPr="00F20EBB" w14:paraId="26363908" w14:textId="77777777" w:rsidTr="003F66AC">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11D4A72" w14:textId="77777777" w:rsidR="003F66AC" w:rsidRPr="00F20EBB" w:rsidRDefault="003F66AC" w:rsidP="003F66AC">
            <w:pPr>
              <w:rPr>
                <w:sz w:val="20"/>
                <w:szCs w:val="20"/>
                <w:lang w:eastAsia="pt-BR"/>
              </w:rPr>
            </w:pPr>
            <w:r w:rsidRPr="00F20EBB">
              <w:rPr>
                <w:sz w:val="20"/>
                <w:szCs w:val="20"/>
                <w:lang w:eastAsia="pt-BR"/>
              </w:rPr>
              <w:t>15</w:t>
            </w:r>
          </w:p>
        </w:tc>
        <w:tc>
          <w:tcPr>
            <w:tcW w:w="0" w:type="auto"/>
            <w:tcBorders>
              <w:top w:val="nil"/>
              <w:left w:val="nil"/>
              <w:bottom w:val="single" w:sz="8" w:space="0" w:color="FFFFFF"/>
              <w:right w:val="single" w:sz="8" w:space="0" w:color="FFFFFF"/>
            </w:tcBorders>
            <w:shd w:val="clear" w:color="000000" w:fill="D9E2F3"/>
            <w:noWrap/>
            <w:vAlign w:val="center"/>
            <w:hideMark/>
          </w:tcPr>
          <w:p w14:paraId="3BBDE7CF"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72B55B" w14:textId="77777777" w:rsidR="003F66AC" w:rsidRPr="00F20EBB" w:rsidRDefault="003F66AC" w:rsidP="003F66AC">
            <w:pPr>
              <w:rPr>
                <w:sz w:val="20"/>
                <w:szCs w:val="20"/>
                <w:lang w:eastAsia="pt-BR"/>
              </w:rPr>
            </w:pPr>
            <w:r w:rsidRPr="00F20EBB">
              <w:rPr>
                <w:sz w:val="20"/>
                <w:szCs w:val="20"/>
                <w:lang w:eastAsia="pt-BR"/>
              </w:rPr>
              <w:t>64</w:t>
            </w:r>
          </w:p>
        </w:tc>
        <w:tc>
          <w:tcPr>
            <w:tcW w:w="0" w:type="auto"/>
            <w:tcBorders>
              <w:top w:val="nil"/>
              <w:left w:val="nil"/>
              <w:bottom w:val="single" w:sz="8" w:space="0" w:color="FFFFFF"/>
              <w:right w:val="single" w:sz="8" w:space="0" w:color="FFFFFF"/>
            </w:tcBorders>
            <w:shd w:val="clear" w:color="000000" w:fill="D9E2F3"/>
            <w:noWrap/>
            <w:vAlign w:val="center"/>
            <w:hideMark/>
          </w:tcPr>
          <w:p w14:paraId="6EA456FF"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AA670E" w14:textId="77777777" w:rsidR="003F66AC" w:rsidRPr="00F20EBB" w:rsidRDefault="003F66AC" w:rsidP="003F66AC">
            <w:pPr>
              <w:rPr>
                <w:sz w:val="20"/>
                <w:szCs w:val="20"/>
                <w:lang w:eastAsia="pt-BR"/>
              </w:rPr>
            </w:pPr>
            <w:r w:rsidRPr="00F20EBB">
              <w:rPr>
                <w:sz w:val="20"/>
                <w:szCs w:val="20"/>
                <w:lang w:eastAsia="pt-BR"/>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714045A5"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9BCC8AC" w14:textId="77777777" w:rsidR="003F66AC" w:rsidRPr="00F20EBB" w:rsidRDefault="003F66AC" w:rsidP="003F66AC">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6A6B4087"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F977747"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0C79869"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42EE822" w14:textId="77777777" w:rsidR="003F66AC" w:rsidRPr="00F20EBB" w:rsidRDefault="003F66AC" w:rsidP="003F66AC">
            <w:pPr>
              <w:rPr>
                <w:sz w:val="20"/>
                <w:szCs w:val="20"/>
                <w:lang w:eastAsia="pt-BR"/>
              </w:rPr>
            </w:pPr>
            <w:r w:rsidRPr="00F20EBB">
              <w:rPr>
                <w:sz w:val="20"/>
                <w:szCs w:val="20"/>
                <w:lang w:eastAsia="pt-BR"/>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768C4115"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A9AF92" w14:textId="77777777" w:rsidR="003F66AC" w:rsidRPr="00F20EBB" w:rsidRDefault="003F66AC" w:rsidP="003F66AC">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1C1786F" w14:textId="77777777" w:rsidR="003F66AC" w:rsidRPr="00F20EBB" w:rsidRDefault="003F66AC" w:rsidP="003F66AC">
            <w:pPr>
              <w:rPr>
                <w:sz w:val="20"/>
                <w:szCs w:val="20"/>
                <w:lang w:eastAsia="pt-BR"/>
              </w:rPr>
            </w:pPr>
            <w:r w:rsidRPr="00F20EBB">
              <w:rPr>
                <w:sz w:val="20"/>
                <w:szCs w:val="20"/>
                <w:lang w:eastAsia="pt-BR"/>
              </w:rPr>
              <w:t>0</w:t>
            </w:r>
          </w:p>
        </w:tc>
      </w:tr>
      <w:tr w:rsidR="003F66AC" w:rsidRPr="00F20EBB" w14:paraId="07AD3CB3" w14:textId="77777777" w:rsidTr="003F66AC">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936A161" w14:textId="77777777" w:rsidR="003F66AC" w:rsidRPr="00F20EBB" w:rsidRDefault="003F66AC" w:rsidP="003F66AC">
            <w:pPr>
              <w:rPr>
                <w:sz w:val="20"/>
                <w:szCs w:val="20"/>
                <w:lang w:eastAsia="pt-BR"/>
              </w:rPr>
            </w:pPr>
            <w:r w:rsidRPr="00F20EBB">
              <w:rPr>
                <w:sz w:val="20"/>
                <w:szCs w:val="20"/>
                <w:lang w:eastAsia="pt-BR"/>
              </w:rPr>
              <w:t>16</w:t>
            </w:r>
          </w:p>
        </w:tc>
        <w:tc>
          <w:tcPr>
            <w:tcW w:w="0" w:type="auto"/>
            <w:tcBorders>
              <w:top w:val="nil"/>
              <w:left w:val="nil"/>
              <w:bottom w:val="single" w:sz="8" w:space="0" w:color="FFFFFF"/>
              <w:right w:val="single" w:sz="8" w:space="0" w:color="FFFFFF"/>
            </w:tcBorders>
            <w:shd w:val="clear" w:color="000000" w:fill="B4C6E7"/>
            <w:noWrap/>
            <w:vAlign w:val="center"/>
            <w:hideMark/>
          </w:tcPr>
          <w:p w14:paraId="0FD9C5EE"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8AFE13"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41E4BC"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DF0E539"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D96AF40"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CDE153"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49F409"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23D0AB"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E08E9F7"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7048B44"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5F5DB6"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99AD6D2"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302FF9" w14:textId="77777777" w:rsidR="003F66AC" w:rsidRPr="00F20EBB" w:rsidRDefault="003F66AC" w:rsidP="003F66AC">
            <w:pPr>
              <w:rPr>
                <w:sz w:val="20"/>
                <w:szCs w:val="20"/>
                <w:lang w:eastAsia="pt-BR"/>
              </w:rPr>
            </w:pPr>
            <w:r w:rsidRPr="00F20EBB">
              <w:rPr>
                <w:sz w:val="20"/>
                <w:szCs w:val="20"/>
                <w:lang w:eastAsia="pt-BR"/>
              </w:rPr>
              <w:t>0</w:t>
            </w:r>
          </w:p>
        </w:tc>
      </w:tr>
      <w:tr w:rsidR="003F66AC" w:rsidRPr="00F20EBB" w14:paraId="03BCF829" w14:textId="77777777" w:rsidTr="003F66AC">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BFE5F51" w14:textId="77777777" w:rsidR="003F66AC" w:rsidRPr="00F20EBB" w:rsidRDefault="003F66AC" w:rsidP="003F66AC">
            <w:pPr>
              <w:rPr>
                <w:sz w:val="20"/>
                <w:szCs w:val="20"/>
                <w:lang w:eastAsia="pt-BR"/>
              </w:rPr>
            </w:pPr>
            <w:r w:rsidRPr="00F20EBB">
              <w:rPr>
                <w:sz w:val="20"/>
                <w:szCs w:val="20"/>
                <w:lang w:eastAsia="pt-BR"/>
              </w:rPr>
              <w:t>17</w:t>
            </w:r>
          </w:p>
        </w:tc>
        <w:tc>
          <w:tcPr>
            <w:tcW w:w="0" w:type="auto"/>
            <w:tcBorders>
              <w:top w:val="nil"/>
              <w:left w:val="nil"/>
              <w:bottom w:val="single" w:sz="8" w:space="0" w:color="FFFFFF"/>
              <w:right w:val="single" w:sz="8" w:space="0" w:color="FFFFFF"/>
            </w:tcBorders>
            <w:shd w:val="clear" w:color="000000" w:fill="D9E2F3"/>
            <w:noWrap/>
            <w:vAlign w:val="center"/>
            <w:hideMark/>
          </w:tcPr>
          <w:p w14:paraId="089B7A6D"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B44C76"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E632CB"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4376D1C" w14:textId="77777777" w:rsidR="003F66AC" w:rsidRPr="00F20EBB" w:rsidRDefault="003F66AC" w:rsidP="003F66AC">
            <w:pPr>
              <w:rPr>
                <w:sz w:val="20"/>
                <w:szCs w:val="20"/>
                <w:lang w:eastAsia="pt-BR"/>
              </w:rPr>
            </w:pPr>
            <w:r w:rsidRPr="00F20EBB">
              <w:rPr>
                <w:sz w:val="20"/>
                <w:szCs w:val="20"/>
                <w:lang w:eastAsia="pt-BR"/>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3D61C36F"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A934141" w14:textId="77777777" w:rsidR="003F66AC" w:rsidRPr="00F20EBB" w:rsidRDefault="003F66AC" w:rsidP="003F66AC">
            <w:pPr>
              <w:rPr>
                <w:sz w:val="20"/>
                <w:szCs w:val="20"/>
                <w:lang w:eastAsia="pt-BR"/>
              </w:rPr>
            </w:pPr>
            <w:r w:rsidRPr="00F20EBB">
              <w:rPr>
                <w:sz w:val="20"/>
                <w:szCs w:val="20"/>
                <w:lang w:eastAsia="pt-BR"/>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2E3B42D7"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7FFEFC"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365CAF5"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2808CD" w14:textId="77777777" w:rsidR="003F66AC" w:rsidRPr="00F20EBB" w:rsidRDefault="003F66AC" w:rsidP="003F66AC">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1E6543F"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C3AE26F"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A0D853B" w14:textId="77777777" w:rsidR="003F66AC" w:rsidRPr="00F20EBB" w:rsidRDefault="003F66AC" w:rsidP="003F66AC">
            <w:pPr>
              <w:rPr>
                <w:sz w:val="20"/>
                <w:szCs w:val="20"/>
                <w:lang w:eastAsia="pt-BR"/>
              </w:rPr>
            </w:pPr>
            <w:r w:rsidRPr="00F20EBB">
              <w:rPr>
                <w:sz w:val="20"/>
                <w:szCs w:val="20"/>
                <w:lang w:eastAsia="pt-BR"/>
              </w:rPr>
              <w:t>0</w:t>
            </w:r>
          </w:p>
        </w:tc>
      </w:tr>
      <w:tr w:rsidR="003F66AC" w:rsidRPr="00F20EBB" w14:paraId="0E4F0384" w14:textId="77777777" w:rsidTr="003F66AC">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388FA91" w14:textId="77777777" w:rsidR="003F66AC" w:rsidRPr="00F20EBB" w:rsidRDefault="003F66AC" w:rsidP="003F66AC">
            <w:pPr>
              <w:rPr>
                <w:sz w:val="20"/>
                <w:szCs w:val="20"/>
                <w:lang w:eastAsia="pt-BR"/>
              </w:rPr>
            </w:pPr>
            <w:r w:rsidRPr="00F20EBB">
              <w:rPr>
                <w:sz w:val="20"/>
                <w:szCs w:val="20"/>
                <w:lang w:eastAsia="pt-BR"/>
              </w:rPr>
              <w:t>18</w:t>
            </w:r>
          </w:p>
        </w:tc>
        <w:tc>
          <w:tcPr>
            <w:tcW w:w="0" w:type="auto"/>
            <w:tcBorders>
              <w:top w:val="nil"/>
              <w:left w:val="nil"/>
              <w:bottom w:val="single" w:sz="8" w:space="0" w:color="FFFFFF"/>
              <w:right w:val="single" w:sz="8" w:space="0" w:color="FFFFFF"/>
            </w:tcBorders>
            <w:shd w:val="clear" w:color="000000" w:fill="B4C6E7"/>
            <w:noWrap/>
            <w:vAlign w:val="center"/>
            <w:hideMark/>
          </w:tcPr>
          <w:p w14:paraId="39012C99"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D18AB97"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67BC108"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A92F71"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8DCC3B"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E0C688"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2D13BE"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5B2CAD"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5CDBBB9"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0A757A3"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D9E13A"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7A2662E"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C36D324" w14:textId="77777777" w:rsidR="003F66AC" w:rsidRPr="00F20EBB" w:rsidRDefault="003F66AC" w:rsidP="003F66AC">
            <w:pPr>
              <w:rPr>
                <w:sz w:val="20"/>
                <w:szCs w:val="20"/>
                <w:lang w:eastAsia="pt-BR"/>
              </w:rPr>
            </w:pPr>
            <w:r w:rsidRPr="00F20EBB">
              <w:rPr>
                <w:sz w:val="20"/>
                <w:szCs w:val="20"/>
                <w:lang w:eastAsia="pt-BR"/>
              </w:rPr>
              <w:t>0</w:t>
            </w:r>
          </w:p>
        </w:tc>
      </w:tr>
      <w:tr w:rsidR="003F66AC" w:rsidRPr="00F20EBB" w14:paraId="3DE62942" w14:textId="77777777" w:rsidTr="003F66AC">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846A71D" w14:textId="77777777" w:rsidR="003F66AC" w:rsidRPr="00F20EBB" w:rsidRDefault="003F66AC" w:rsidP="003F66AC">
            <w:pPr>
              <w:rPr>
                <w:sz w:val="20"/>
                <w:szCs w:val="20"/>
                <w:lang w:eastAsia="pt-BR"/>
              </w:rPr>
            </w:pPr>
            <w:r w:rsidRPr="00F20EBB">
              <w:rPr>
                <w:sz w:val="20"/>
                <w:szCs w:val="20"/>
                <w:lang w:eastAsia="pt-BR"/>
              </w:rPr>
              <w:t>19</w:t>
            </w:r>
          </w:p>
        </w:tc>
        <w:tc>
          <w:tcPr>
            <w:tcW w:w="0" w:type="auto"/>
            <w:tcBorders>
              <w:top w:val="nil"/>
              <w:left w:val="nil"/>
              <w:bottom w:val="single" w:sz="8" w:space="0" w:color="FFFFFF"/>
              <w:right w:val="single" w:sz="8" w:space="0" w:color="FFFFFF"/>
            </w:tcBorders>
            <w:shd w:val="clear" w:color="000000" w:fill="D9E2F3"/>
            <w:noWrap/>
            <w:vAlign w:val="center"/>
            <w:hideMark/>
          </w:tcPr>
          <w:p w14:paraId="1985B3F1"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54E511"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E47FB7"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1044E58" w14:textId="77777777" w:rsidR="003F66AC" w:rsidRPr="00F20EBB" w:rsidRDefault="003F66AC" w:rsidP="003F66AC">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D3E6F04"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F35DF9E"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D09136"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5F6BCE"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B79799"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3FB9A7"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C1F2D1"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38D09C7"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4BCE691" w14:textId="77777777" w:rsidR="003F66AC" w:rsidRPr="00F20EBB" w:rsidRDefault="003F66AC" w:rsidP="003F66AC">
            <w:pPr>
              <w:rPr>
                <w:sz w:val="20"/>
                <w:szCs w:val="20"/>
                <w:lang w:eastAsia="pt-BR"/>
              </w:rPr>
            </w:pPr>
            <w:r w:rsidRPr="00F20EBB">
              <w:rPr>
                <w:sz w:val="20"/>
                <w:szCs w:val="20"/>
                <w:lang w:eastAsia="pt-BR"/>
              </w:rPr>
              <w:t>0</w:t>
            </w:r>
          </w:p>
        </w:tc>
      </w:tr>
      <w:tr w:rsidR="003F66AC" w:rsidRPr="00F20EBB" w14:paraId="694F6CF8" w14:textId="77777777" w:rsidTr="003F66AC">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1C9A7FC" w14:textId="77777777" w:rsidR="003F66AC" w:rsidRPr="00F20EBB" w:rsidRDefault="003F66AC" w:rsidP="003F66AC">
            <w:pPr>
              <w:rPr>
                <w:sz w:val="20"/>
                <w:szCs w:val="20"/>
                <w:lang w:eastAsia="pt-BR"/>
              </w:rPr>
            </w:pPr>
            <w:r w:rsidRPr="00F20EBB">
              <w:rPr>
                <w:sz w:val="20"/>
                <w:szCs w:val="20"/>
                <w:lang w:eastAsia="pt-BR"/>
              </w:rPr>
              <w:t>20</w:t>
            </w:r>
          </w:p>
        </w:tc>
        <w:tc>
          <w:tcPr>
            <w:tcW w:w="0" w:type="auto"/>
            <w:tcBorders>
              <w:top w:val="nil"/>
              <w:left w:val="nil"/>
              <w:bottom w:val="single" w:sz="8" w:space="0" w:color="FFFFFF"/>
              <w:right w:val="single" w:sz="8" w:space="0" w:color="FFFFFF"/>
            </w:tcBorders>
            <w:shd w:val="clear" w:color="000000" w:fill="B4C6E7"/>
            <w:noWrap/>
            <w:vAlign w:val="center"/>
            <w:hideMark/>
          </w:tcPr>
          <w:p w14:paraId="703E54AC"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433A6E"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8254FD4"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A741E88"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C408D1"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9329B8"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B451FC"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AB9F7BA"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6189D7"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7F1CCE7" w14:textId="77777777" w:rsidR="003F66AC" w:rsidRPr="00F20EBB" w:rsidRDefault="003F66AC" w:rsidP="003F66AC">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124EA4EB"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198D88"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5578327" w14:textId="77777777" w:rsidR="003F66AC" w:rsidRPr="00F20EBB" w:rsidRDefault="003F66AC" w:rsidP="003F66AC">
            <w:pPr>
              <w:rPr>
                <w:sz w:val="20"/>
                <w:szCs w:val="20"/>
                <w:lang w:eastAsia="pt-BR"/>
              </w:rPr>
            </w:pPr>
            <w:r w:rsidRPr="00F20EBB">
              <w:rPr>
                <w:sz w:val="20"/>
                <w:szCs w:val="20"/>
                <w:lang w:eastAsia="pt-BR"/>
              </w:rPr>
              <w:t>0</w:t>
            </w:r>
          </w:p>
        </w:tc>
      </w:tr>
      <w:tr w:rsidR="003F66AC" w:rsidRPr="00F20EBB" w14:paraId="4607BEE4" w14:textId="77777777" w:rsidTr="003F66AC">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7146553" w14:textId="77777777" w:rsidR="003F66AC" w:rsidRPr="00F20EBB" w:rsidRDefault="003F66AC" w:rsidP="003F66AC">
            <w:pPr>
              <w:rPr>
                <w:sz w:val="20"/>
                <w:szCs w:val="20"/>
                <w:lang w:eastAsia="pt-BR"/>
              </w:rPr>
            </w:pPr>
            <w:r w:rsidRPr="00F20EBB">
              <w:rPr>
                <w:sz w:val="20"/>
                <w:szCs w:val="20"/>
                <w:lang w:eastAsia="pt-BR"/>
              </w:rPr>
              <w:t>21</w:t>
            </w:r>
          </w:p>
        </w:tc>
        <w:tc>
          <w:tcPr>
            <w:tcW w:w="0" w:type="auto"/>
            <w:tcBorders>
              <w:top w:val="nil"/>
              <w:left w:val="nil"/>
              <w:bottom w:val="single" w:sz="8" w:space="0" w:color="FFFFFF"/>
              <w:right w:val="single" w:sz="8" w:space="0" w:color="FFFFFF"/>
            </w:tcBorders>
            <w:shd w:val="clear" w:color="000000" w:fill="D9E2F3"/>
            <w:noWrap/>
            <w:vAlign w:val="center"/>
            <w:hideMark/>
          </w:tcPr>
          <w:p w14:paraId="547FE4F6"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97F99F8"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F428873"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67976F2" w14:textId="77777777" w:rsidR="003F66AC" w:rsidRPr="00F20EBB" w:rsidRDefault="003F66AC" w:rsidP="003F66AC">
            <w:pPr>
              <w:rPr>
                <w:sz w:val="20"/>
                <w:szCs w:val="20"/>
                <w:lang w:eastAsia="pt-BR"/>
              </w:rPr>
            </w:pPr>
            <w:r w:rsidRPr="00F20EBB">
              <w:rPr>
                <w:sz w:val="20"/>
                <w:szCs w:val="20"/>
                <w:lang w:eastAsia="pt-BR"/>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2CD51395"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5D03BD" w14:textId="77777777" w:rsidR="003F66AC" w:rsidRPr="00F20EBB" w:rsidRDefault="003F66AC" w:rsidP="003F66AC">
            <w:pPr>
              <w:rPr>
                <w:sz w:val="20"/>
                <w:szCs w:val="20"/>
                <w:lang w:eastAsia="pt-BR"/>
              </w:rPr>
            </w:pPr>
            <w:r w:rsidRPr="00F20EBB">
              <w:rPr>
                <w:sz w:val="20"/>
                <w:szCs w:val="20"/>
                <w:lang w:eastAsia="pt-BR"/>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5C651D82"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E29F8BE"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3855CF"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B40B64C" w14:textId="77777777" w:rsidR="003F66AC" w:rsidRPr="00F20EBB" w:rsidRDefault="003F66AC" w:rsidP="003F66AC">
            <w:pPr>
              <w:rPr>
                <w:sz w:val="20"/>
                <w:szCs w:val="20"/>
                <w:lang w:eastAsia="pt-BR"/>
              </w:rPr>
            </w:pPr>
            <w:r w:rsidRPr="00F20EBB">
              <w:rPr>
                <w:sz w:val="20"/>
                <w:szCs w:val="20"/>
                <w:lang w:eastAsia="pt-BR"/>
              </w:rPr>
              <w:t>8</w:t>
            </w:r>
          </w:p>
        </w:tc>
        <w:tc>
          <w:tcPr>
            <w:tcW w:w="0" w:type="auto"/>
            <w:tcBorders>
              <w:top w:val="nil"/>
              <w:left w:val="nil"/>
              <w:bottom w:val="single" w:sz="8" w:space="0" w:color="FFFFFF"/>
              <w:right w:val="single" w:sz="8" w:space="0" w:color="FFFFFF"/>
            </w:tcBorders>
            <w:shd w:val="clear" w:color="000000" w:fill="D9E2F3"/>
            <w:noWrap/>
            <w:vAlign w:val="center"/>
            <w:hideMark/>
          </w:tcPr>
          <w:p w14:paraId="5C9E621E"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26F0F0"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F61170" w14:textId="77777777" w:rsidR="003F66AC" w:rsidRPr="00F20EBB" w:rsidRDefault="003F66AC" w:rsidP="003F66AC">
            <w:pPr>
              <w:rPr>
                <w:sz w:val="20"/>
                <w:szCs w:val="20"/>
                <w:lang w:eastAsia="pt-BR"/>
              </w:rPr>
            </w:pPr>
            <w:r w:rsidRPr="00F20EBB">
              <w:rPr>
                <w:sz w:val="20"/>
                <w:szCs w:val="20"/>
                <w:lang w:eastAsia="pt-BR"/>
              </w:rPr>
              <w:t>0</w:t>
            </w:r>
          </w:p>
        </w:tc>
      </w:tr>
      <w:tr w:rsidR="003F66AC" w:rsidRPr="00F20EBB" w14:paraId="5603A6D4" w14:textId="77777777" w:rsidTr="003F66AC">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2331C6D" w14:textId="77777777" w:rsidR="003F66AC" w:rsidRPr="00F20EBB" w:rsidRDefault="003F66AC" w:rsidP="003F66AC">
            <w:pPr>
              <w:rPr>
                <w:sz w:val="20"/>
                <w:szCs w:val="20"/>
                <w:lang w:eastAsia="pt-BR"/>
              </w:rPr>
            </w:pPr>
            <w:r w:rsidRPr="00F20EBB">
              <w:rPr>
                <w:sz w:val="20"/>
                <w:szCs w:val="20"/>
                <w:lang w:eastAsia="pt-BR"/>
              </w:rPr>
              <w:t>22</w:t>
            </w:r>
          </w:p>
        </w:tc>
        <w:tc>
          <w:tcPr>
            <w:tcW w:w="0" w:type="auto"/>
            <w:tcBorders>
              <w:top w:val="nil"/>
              <w:left w:val="nil"/>
              <w:bottom w:val="single" w:sz="8" w:space="0" w:color="FFFFFF"/>
              <w:right w:val="single" w:sz="8" w:space="0" w:color="FFFFFF"/>
            </w:tcBorders>
            <w:shd w:val="clear" w:color="000000" w:fill="B4C6E7"/>
            <w:noWrap/>
            <w:vAlign w:val="center"/>
            <w:hideMark/>
          </w:tcPr>
          <w:p w14:paraId="6DD65524"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28D3439"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194926"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B17F37E"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0E52DEB"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31F8808"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BB277D0"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8AB6FC3"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EB2F6F"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0877383"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675FA7"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3CD5532"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4A3C99" w14:textId="77777777" w:rsidR="003F66AC" w:rsidRPr="00F20EBB" w:rsidRDefault="003F66AC" w:rsidP="003F66AC">
            <w:pPr>
              <w:rPr>
                <w:sz w:val="20"/>
                <w:szCs w:val="20"/>
                <w:lang w:eastAsia="pt-BR"/>
              </w:rPr>
            </w:pPr>
            <w:r w:rsidRPr="00F20EBB">
              <w:rPr>
                <w:sz w:val="20"/>
                <w:szCs w:val="20"/>
                <w:lang w:eastAsia="pt-BR"/>
              </w:rPr>
              <w:t>0</w:t>
            </w:r>
          </w:p>
        </w:tc>
      </w:tr>
      <w:tr w:rsidR="003F66AC" w:rsidRPr="00F20EBB" w14:paraId="340F1361" w14:textId="77777777" w:rsidTr="003F66AC">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523E669" w14:textId="77777777" w:rsidR="003F66AC" w:rsidRPr="00F20EBB" w:rsidRDefault="003F66AC" w:rsidP="003F66AC">
            <w:pPr>
              <w:rPr>
                <w:sz w:val="20"/>
                <w:szCs w:val="20"/>
                <w:lang w:eastAsia="pt-BR"/>
              </w:rPr>
            </w:pPr>
            <w:r w:rsidRPr="00F20EBB">
              <w:rPr>
                <w:sz w:val="20"/>
                <w:szCs w:val="20"/>
                <w:lang w:eastAsia="pt-BR"/>
              </w:rPr>
              <w:t>23</w:t>
            </w:r>
          </w:p>
        </w:tc>
        <w:tc>
          <w:tcPr>
            <w:tcW w:w="0" w:type="auto"/>
            <w:tcBorders>
              <w:top w:val="nil"/>
              <w:left w:val="nil"/>
              <w:bottom w:val="single" w:sz="8" w:space="0" w:color="FFFFFF"/>
              <w:right w:val="single" w:sz="8" w:space="0" w:color="FFFFFF"/>
            </w:tcBorders>
            <w:shd w:val="clear" w:color="000000" w:fill="D9E2F3"/>
            <w:noWrap/>
            <w:vAlign w:val="center"/>
            <w:hideMark/>
          </w:tcPr>
          <w:p w14:paraId="2D4B2A5B"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A4A13A"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1CA0271"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CC70C1" w14:textId="77777777" w:rsidR="003F66AC" w:rsidRPr="00F20EBB" w:rsidRDefault="003F66AC" w:rsidP="003F66AC">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270E95CC"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5958C59" w14:textId="77777777" w:rsidR="003F66AC" w:rsidRPr="00F20EBB" w:rsidRDefault="003F66AC" w:rsidP="003F66AC">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053618FD"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7694FB2"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E231277"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883EEA"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E26F33"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D0C959"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0C942A9" w14:textId="77777777" w:rsidR="003F66AC" w:rsidRPr="00F20EBB" w:rsidRDefault="003F66AC" w:rsidP="003F66AC">
            <w:pPr>
              <w:rPr>
                <w:sz w:val="20"/>
                <w:szCs w:val="20"/>
                <w:lang w:eastAsia="pt-BR"/>
              </w:rPr>
            </w:pPr>
            <w:r w:rsidRPr="00F20EBB">
              <w:rPr>
                <w:sz w:val="20"/>
                <w:szCs w:val="20"/>
                <w:lang w:eastAsia="pt-BR"/>
              </w:rPr>
              <w:t>0</w:t>
            </w:r>
          </w:p>
        </w:tc>
      </w:tr>
      <w:tr w:rsidR="003F66AC" w:rsidRPr="00F20EBB" w14:paraId="6C0B80DC" w14:textId="77777777" w:rsidTr="003F66AC">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1673CBE" w14:textId="77777777" w:rsidR="003F66AC" w:rsidRPr="00F20EBB" w:rsidRDefault="003F66AC" w:rsidP="003F66AC">
            <w:pPr>
              <w:rPr>
                <w:sz w:val="20"/>
                <w:szCs w:val="20"/>
                <w:lang w:eastAsia="pt-BR"/>
              </w:rPr>
            </w:pPr>
            <w:r w:rsidRPr="00F20EBB">
              <w:rPr>
                <w:sz w:val="20"/>
                <w:szCs w:val="20"/>
                <w:lang w:eastAsia="pt-BR"/>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309209F5"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D94DA09" w14:textId="77777777" w:rsidR="003F66AC" w:rsidRPr="00F20EBB" w:rsidRDefault="003F66AC" w:rsidP="003F66AC">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027D89E7"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20157F"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E573EB"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F9CD37E"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6A4970"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E901E29"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9E1E7E2"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898C8A"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9E14FE3"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3C2BBCA"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0AB05D4" w14:textId="77777777" w:rsidR="003F66AC" w:rsidRPr="00F20EBB" w:rsidRDefault="003F66AC" w:rsidP="003F66AC">
            <w:pPr>
              <w:rPr>
                <w:sz w:val="20"/>
                <w:szCs w:val="20"/>
                <w:lang w:eastAsia="pt-BR"/>
              </w:rPr>
            </w:pPr>
            <w:r w:rsidRPr="00F20EBB">
              <w:rPr>
                <w:sz w:val="20"/>
                <w:szCs w:val="20"/>
                <w:lang w:eastAsia="pt-BR"/>
              </w:rPr>
              <w:t>0</w:t>
            </w:r>
          </w:p>
        </w:tc>
      </w:tr>
      <w:tr w:rsidR="003F66AC" w:rsidRPr="00F20EBB" w14:paraId="378A5753" w14:textId="77777777" w:rsidTr="003F66AC">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5B7907" w14:textId="77777777" w:rsidR="003F66AC" w:rsidRPr="00F20EBB" w:rsidRDefault="003F66AC" w:rsidP="003F66AC">
            <w:pPr>
              <w:rPr>
                <w:sz w:val="20"/>
                <w:szCs w:val="20"/>
                <w:lang w:eastAsia="pt-BR"/>
              </w:rPr>
            </w:pPr>
            <w:r w:rsidRPr="00F20EBB">
              <w:rPr>
                <w:sz w:val="20"/>
                <w:szCs w:val="20"/>
                <w:lang w:eastAsia="pt-BR"/>
              </w:rPr>
              <w:t>25</w:t>
            </w:r>
          </w:p>
        </w:tc>
        <w:tc>
          <w:tcPr>
            <w:tcW w:w="0" w:type="auto"/>
            <w:tcBorders>
              <w:top w:val="nil"/>
              <w:left w:val="nil"/>
              <w:bottom w:val="single" w:sz="8" w:space="0" w:color="FFFFFF"/>
              <w:right w:val="single" w:sz="8" w:space="0" w:color="FFFFFF"/>
            </w:tcBorders>
            <w:shd w:val="clear" w:color="000000" w:fill="D9E2F3"/>
            <w:noWrap/>
            <w:vAlign w:val="center"/>
            <w:hideMark/>
          </w:tcPr>
          <w:p w14:paraId="203EB3D2"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085548F"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609C08D"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F2CA974"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6DA4E0"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C5B0822" w14:textId="77777777" w:rsidR="003F66AC" w:rsidRPr="00F20EBB" w:rsidRDefault="003F66AC" w:rsidP="003F66AC">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B53C344"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776C30B"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2577CE"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71E897"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6F498A9"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09160E3"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43EC7F8" w14:textId="77777777" w:rsidR="003F66AC" w:rsidRPr="00F20EBB" w:rsidRDefault="003F66AC" w:rsidP="003F66AC">
            <w:pPr>
              <w:rPr>
                <w:sz w:val="20"/>
                <w:szCs w:val="20"/>
                <w:lang w:eastAsia="pt-BR"/>
              </w:rPr>
            </w:pPr>
            <w:r w:rsidRPr="00F20EBB">
              <w:rPr>
                <w:sz w:val="20"/>
                <w:szCs w:val="20"/>
                <w:lang w:eastAsia="pt-BR"/>
              </w:rPr>
              <w:t>0</w:t>
            </w:r>
          </w:p>
        </w:tc>
      </w:tr>
      <w:tr w:rsidR="003F66AC" w:rsidRPr="00F20EBB" w14:paraId="3CA2F7F6" w14:textId="77777777" w:rsidTr="003F66AC">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144EA03" w14:textId="77777777" w:rsidR="003F66AC" w:rsidRPr="00F20EBB" w:rsidRDefault="003F66AC" w:rsidP="003F66AC">
            <w:pPr>
              <w:rPr>
                <w:sz w:val="20"/>
                <w:szCs w:val="20"/>
                <w:lang w:eastAsia="pt-BR"/>
              </w:rPr>
            </w:pPr>
            <w:r w:rsidRPr="00F20EBB">
              <w:rPr>
                <w:sz w:val="20"/>
                <w:szCs w:val="20"/>
                <w:lang w:eastAsia="pt-BR"/>
              </w:rPr>
              <w:t>26</w:t>
            </w:r>
          </w:p>
        </w:tc>
        <w:tc>
          <w:tcPr>
            <w:tcW w:w="0" w:type="auto"/>
            <w:tcBorders>
              <w:top w:val="nil"/>
              <w:left w:val="nil"/>
              <w:bottom w:val="single" w:sz="8" w:space="0" w:color="FFFFFF"/>
              <w:right w:val="single" w:sz="8" w:space="0" w:color="FFFFFF"/>
            </w:tcBorders>
            <w:shd w:val="clear" w:color="000000" w:fill="B4C6E7"/>
            <w:noWrap/>
            <w:vAlign w:val="center"/>
            <w:hideMark/>
          </w:tcPr>
          <w:p w14:paraId="5BD24D47"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EB94FB"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BF2226"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8DD1C9"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B5FEE2"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000F67"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95B9A18"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333C9E" w14:textId="77777777" w:rsidR="003F66AC" w:rsidRPr="00F20EBB" w:rsidRDefault="003F66AC" w:rsidP="003F66AC">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AA9788D"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829C6D"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B7EE52"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3E88C4"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11C442" w14:textId="77777777" w:rsidR="003F66AC" w:rsidRPr="00F20EBB" w:rsidRDefault="003F66AC" w:rsidP="003F66AC">
            <w:pPr>
              <w:rPr>
                <w:sz w:val="20"/>
                <w:szCs w:val="20"/>
                <w:lang w:eastAsia="pt-BR"/>
              </w:rPr>
            </w:pPr>
            <w:r w:rsidRPr="00F20EBB">
              <w:rPr>
                <w:sz w:val="20"/>
                <w:szCs w:val="20"/>
                <w:lang w:eastAsia="pt-BR"/>
              </w:rPr>
              <w:t>0</w:t>
            </w:r>
          </w:p>
        </w:tc>
      </w:tr>
      <w:tr w:rsidR="003F66AC" w:rsidRPr="00F20EBB" w14:paraId="445912BE" w14:textId="77777777" w:rsidTr="003F66AC">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30F65FE" w14:textId="77777777" w:rsidR="003F66AC" w:rsidRPr="00F20EBB" w:rsidRDefault="003F66AC" w:rsidP="003F66AC">
            <w:pPr>
              <w:rPr>
                <w:sz w:val="20"/>
                <w:szCs w:val="20"/>
                <w:lang w:eastAsia="pt-BR"/>
              </w:rPr>
            </w:pPr>
            <w:r w:rsidRPr="00F20EBB">
              <w:rPr>
                <w:sz w:val="20"/>
                <w:szCs w:val="20"/>
                <w:lang w:eastAsia="pt-BR"/>
              </w:rPr>
              <w:t>27</w:t>
            </w:r>
          </w:p>
        </w:tc>
        <w:tc>
          <w:tcPr>
            <w:tcW w:w="0" w:type="auto"/>
            <w:tcBorders>
              <w:top w:val="nil"/>
              <w:left w:val="nil"/>
              <w:bottom w:val="single" w:sz="8" w:space="0" w:color="FFFFFF"/>
              <w:right w:val="single" w:sz="8" w:space="0" w:color="FFFFFF"/>
            </w:tcBorders>
            <w:shd w:val="clear" w:color="000000" w:fill="D9E2F3"/>
            <w:noWrap/>
            <w:vAlign w:val="center"/>
            <w:hideMark/>
          </w:tcPr>
          <w:p w14:paraId="10C8A202"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BFBED4E" w14:textId="77777777" w:rsidR="003F66AC" w:rsidRPr="00F20EBB" w:rsidRDefault="003F66AC" w:rsidP="003F66AC">
            <w:pPr>
              <w:rPr>
                <w:sz w:val="20"/>
                <w:szCs w:val="20"/>
                <w:lang w:eastAsia="pt-BR"/>
              </w:rPr>
            </w:pPr>
            <w:r w:rsidRPr="00F20EBB">
              <w:rPr>
                <w:sz w:val="20"/>
                <w:szCs w:val="20"/>
                <w:lang w:eastAsia="pt-BR"/>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0ACBCD97"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9ABDE5" w14:textId="77777777" w:rsidR="003F66AC" w:rsidRPr="00F20EBB" w:rsidRDefault="003F66AC" w:rsidP="003F66AC">
            <w:pPr>
              <w:rPr>
                <w:sz w:val="20"/>
                <w:szCs w:val="20"/>
                <w:lang w:eastAsia="pt-BR"/>
              </w:rPr>
            </w:pPr>
            <w:r w:rsidRPr="00F20EBB">
              <w:rPr>
                <w:sz w:val="20"/>
                <w:szCs w:val="20"/>
                <w:lang w:eastAsia="pt-BR"/>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1673E232"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6B95022"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E441C7E"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05D63A" w14:textId="77777777" w:rsidR="003F66AC" w:rsidRPr="00F20EBB" w:rsidRDefault="003F66AC" w:rsidP="003F66AC">
            <w:pPr>
              <w:rPr>
                <w:sz w:val="20"/>
                <w:szCs w:val="20"/>
                <w:lang w:eastAsia="pt-BR"/>
              </w:rPr>
            </w:pPr>
            <w:r w:rsidRPr="00F20EBB">
              <w:rPr>
                <w:sz w:val="20"/>
                <w:szCs w:val="20"/>
                <w:lang w:eastAsia="pt-BR"/>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38F861B6"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C95983"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7BBA9F"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3B36345"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3F40B10" w14:textId="77777777" w:rsidR="003F66AC" w:rsidRPr="00F20EBB" w:rsidRDefault="003F66AC" w:rsidP="003F66AC">
            <w:pPr>
              <w:rPr>
                <w:sz w:val="20"/>
                <w:szCs w:val="20"/>
                <w:lang w:eastAsia="pt-BR"/>
              </w:rPr>
            </w:pPr>
            <w:r w:rsidRPr="00F20EBB">
              <w:rPr>
                <w:sz w:val="20"/>
                <w:szCs w:val="20"/>
                <w:lang w:eastAsia="pt-BR"/>
              </w:rPr>
              <w:t>0</w:t>
            </w:r>
          </w:p>
        </w:tc>
      </w:tr>
      <w:tr w:rsidR="003F66AC" w:rsidRPr="00F20EBB" w14:paraId="163AD398" w14:textId="77777777" w:rsidTr="003F66AC">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830EA20" w14:textId="77777777" w:rsidR="003F66AC" w:rsidRPr="00F20EBB" w:rsidRDefault="003F66AC" w:rsidP="003F66AC">
            <w:pPr>
              <w:rPr>
                <w:sz w:val="20"/>
                <w:szCs w:val="20"/>
                <w:lang w:eastAsia="pt-BR"/>
              </w:rPr>
            </w:pPr>
            <w:r w:rsidRPr="00F20EBB">
              <w:rPr>
                <w:sz w:val="20"/>
                <w:szCs w:val="20"/>
                <w:lang w:eastAsia="pt-BR"/>
              </w:rPr>
              <w:t>28</w:t>
            </w:r>
          </w:p>
        </w:tc>
        <w:tc>
          <w:tcPr>
            <w:tcW w:w="0" w:type="auto"/>
            <w:tcBorders>
              <w:top w:val="nil"/>
              <w:left w:val="nil"/>
              <w:bottom w:val="single" w:sz="8" w:space="0" w:color="FFFFFF"/>
              <w:right w:val="single" w:sz="8" w:space="0" w:color="FFFFFF"/>
            </w:tcBorders>
            <w:shd w:val="clear" w:color="000000" w:fill="B4C6E7"/>
            <w:noWrap/>
            <w:vAlign w:val="center"/>
            <w:hideMark/>
          </w:tcPr>
          <w:p w14:paraId="7792A510"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FD3560A"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998A7F4"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070322D"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B41CFFA"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D46563"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D427050"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DB95BC"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B0C43FB"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98E999"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465E56"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79DD539"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D09A63A" w14:textId="77777777" w:rsidR="003F66AC" w:rsidRPr="00F20EBB" w:rsidRDefault="003F66AC" w:rsidP="003F66AC">
            <w:pPr>
              <w:rPr>
                <w:sz w:val="20"/>
                <w:szCs w:val="20"/>
                <w:lang w:eastAsia="pt-BR"/>
              </w:rPr>
            </w:pPr>
            <w:r w:rsidRPr="00F20EBB">
              <w:rPr>
                <w:sz w:val="20"/>
                <w:szCs w:val="20"/>
                <w:lang w:eastAsia="pt-BR"/>
              </w:rPr>
              <w:t>0</w:t>
            </w:r>
          </w:p>
        </w:tc>
      </w:tr>
      <w:tr w:rsidR="003F66AC" w:rsidRPr="00F20EBB" w14:paraId="2ED1F4F4" w14:textId="77777777" w:rsidTr="003F66AC">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9D41D7F" w14:textId="77777777" w:rsidR="003F66AC" w:rsidRPr="00F20EBB" w:rsidRDefault="003F66AC" w:rsidP="003F66AC">
            <w:pPr>
              <w:rPr>
                <w:sz w:val="20"/>
                <w:szCs w:val="20"/>
                <w:lang w:eastAsia="pt-BR"/>
              </w:rPr>
            </w:pPr>
            <w:r w:rsidRPr="00F20EBB">
              <w:rPr>
                <w:sz w:val="20"/>
                <w:szCs w:val="20"/>
                <w:lang w:eastAsia="pt-BR"/>
              </w:rPr>
              <w:t>29</w:t>
            </w:r>
          </w:p>
        </w:tc>
        <w:tc>
          <w:tcPr>
            <w:tcW w:w="0" w:type="auto"/>
            <w:tcBorders>
              <w:top w:val="nil"/>
              <w:left w:val="nil"/>
              <w:bottom w:val="single" w:sz="8" w:space="0" w:color="FFFFFF"/>
              <w:right w:val="single" w:sz="8" w:space="0" w:color="FFFFFF"/>
            </w:tcBorders>
            <w:shd w:val="clear" w:color="000000" w:fill="D9E2F3"/>
            <w:noWrap/>
            <w:vAlign w:val="center"/>
            <w:hideMark/>
          </w:tcPr>
          <w:p w14:paraId="097C8295"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AA41C2" w14:textId="77777777" w:rsidR="003F66AC" w:rsidRPr="00F20EBB" w:rsidRDefault="003F66AC" w:rsidP="003F66AC">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6A968BA"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23525B"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B3C08"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9DAE9FA"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E4F0B50"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971E0B0"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C5BE0B"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187A5F" w14:textId="77777777" w:rsidR="003F66AC" w:rsidRPr="00F20EBB" w:rsidRDefault="003F66AC" w:rsidP="003F66AC">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F1B6834"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97956A1"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EFD19C1" w14:textId="77777777" w:rsidR="003F66AC" w:rsidRPr="00F20EBB" w:rsidRDefault="003F66AC" w:rsidP="003F66AC">
            <w:pPr>
              <w:rPr>
                <w:sz w:val="20"/>
                <w:szCs w:val="20"/>
                <w:lang w:eastAsia="pt-BR"/>
              </w:rPr>
            </w:pPr>
            <w:r w:rsidRPr="00F20EBB">
              <w:rPr>
                <w:sz w:val="20"/>
                <w:szCs w:val="20"/>
                <w:lang w:eastAsia="pt-BR"/>
              </w:rPr>
              <w:t>0</w:t>
            </w:r>
          </w:p>
        </w:tc>
      </w:tr>
      <w:tr w:rsidR="003F66AC" w:rsidRPr="00F20EBB" w14:paraId="3DFADA27" w14:textId="77777777" w:rsidTr="003F66AC">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7AF0770" w14:textId="77777777" w:rsidR="003F66AC" w:rsidRPr="00F20EBB" w:rsidRDefault="003F66AC" w:rsidP="003F66AC">
            <w:pPr>
              <w:rPr>
                <w:sz w:val="20"/>
                <w:szCs w:val="20"/>
                <w:lang w:eastAsia="pt-BR"/>
              </w:rPr>
            </w:pPr>
            <w:r w:rsidRPr="00F20EBB">
              <w:rPr>
                <w:sz w:val="20"/>
                <w:szCs w:val="20"/>
                <w:lang w:eastAsia="pt-BR"/>
              </w:rPr>
              <w:t>30</w:t>
            </w:r>
          </w:p>
        </w:tc>
        <w:tc>
          <w:tcPr>
            <w:tcW w:w="0" w:type="auto"/>
            <w:tcBorders>
              <w:top w:val="nil"/>
              <w:left w:val="nil"/>
              <w:bottom w:val="single" w:sz="8" w:space="0" w:color="FFFFFF"/>
              <w:right w:val="single" w:sz="8" w:space="0" w:color="FFFFFF"/>
            </w:tcBorders>
            <w:shd w:val="clear" w:color="000000" w:fill="B4C6E7"/>
            <w:noWrap/>
            <w:vAlign w:val="center"/>
            <w:hideMark/>
          </w:tcPr>
          <w:p w14:paraId="20BD2284"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E1D8BB" w14:textId="77777777" w:rsidR="003F66AC" w:rsidRPr="00F20EBB" w:rsidRDefault="003F66AC" w:rsidP="003F66AC">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7D4428F0"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AE3896E" w14:textId="77777777" w:rsidR="003F66AC" w:rsidRPr="00F20EBB" w:rsidRDefault="003F66AC" w:rsidP="003F66AC">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61C1FBF"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FAB39C"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C93D9E"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64D96FD"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9A6316A"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C2909D"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E32C075"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0E3825"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88CD602" w14:textId="77777777" w:rsidR="003F66AC" w:rsidRPr="00F20EBB" w:rsidRDefault="003F66AC" w:rsidP="003F66AC">
            <w:pPr>
              <w:rPr>
                <w:sz w:val="20"/>
                <w:szCs w:val="20"/>
                <w:lang w:eastAsia="pt-BR"/>
              </w:rPr>
            </w:pPr>
            <w:r w:rsidRPr="00F20EBB">
              <w:rPr>
                <w:sz w:val="20"/>
                <w:szCs w:val="20"/>
                <w:lang w:eastAsia="pt-BR"/>
              </w:rPr>
              <w:t>0</w:t>
            </w:r>
          </w:p>
        </w:tc>
      </w:tr>
      <w:tr w:rsidR="003F66AC" w:rsidRPr="00F20EBB" w14:paraId="1B2523BF" w14:textId="77777777" w:rsidTr="003F66AC">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B8FD253" w14:textId="77777777" w:rsidR="003F66AC" w:rsidRPr="00F20EBB" w:rsidRDefault="003F66AC" w:rsidP="003F66AC">
            <w:pPr>
              <w:rPr>
                <w:sz w:val="20"/>
                <w:szCs w:val="20"/>
                <w:lang w:eastAsia="pt-BR"/>
              </w:rPr>
            </w:pPr>
            <w:r w:rsidRPr="00F20EBB">
              <w:rPr>
                <w:sz w:val="20"/>
                <w:szCs w:val="20"/>
                <w:lang w:eastAsia="pt-BR"/>
              </w:rPr>
              <w:t>31</w:t>
            </w:r>
          </w:p>
        </w:tc>
        <w:tc>
          <w:tcPr>
            <w:tcW w:w="0" w:type="auto"/>
            <w:tcBorders>
              <w:top w:val="nil"/>
              <w:left w:val="nil"/>
              <w:bottom w:val="single" w:sz="8" w:space="0" w:color="FFFFFF"/>
              <w:right w:val="single" w:sz="8" w:space="0" w:color="FFFFFF"/>
            </w:tcBorders>
            <w:shd w:val="clear" w:color="000000" w:fill="D9E2F3"/>
            <w:noWrap/>
            <w:vAlign w:val="center"/>
            <w:hideMark/>
          </w:tcPr>
          <w:p w14:paraId="378490EC"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3B86E3F" w14:textId="77777777" w:rsidR="003F66AC" w:rsidRPr="00F20EBB" w:rsidRDefault="003F66AC" w:rsidP="003F66AC">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6A4FCA"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83B73F"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19D4F1"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0AC7FE"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4A715B7"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8F90164"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3B75976"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EFA85C" w14:textId="77777777" w:rsidR="003F66AC" w:rsidRPr="00F20EBB" w:rsidRDefault="003F66AC" w:rsidP="003F66AC">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41A9682"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0CBED6" w14:textId="77777777" w:rsidR="003F66AC" w:rsidRPr="00F20EBB" w:rsidRDefault="003F66AC" w:rsidP="003F66AC">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2301E7C5" w14:textId="77777777" w:rsidR="003F66AC" w:rsidRPr="00F20EBB" w:rsidRDefault="003F66AC" w:rsidP="003F66AC">
            <w:pPr>
              <w:rPr>
                <w:sz w:val="20"/>
                <w:szCs w:val="20"/>
                <w:lang w:eastAsia="pt-BR"/>
              </w:rPr>
            </w:pPr>
            <w:r w:rsidRPr="00F20EBB">
              <w:rPr>
                <w:sz w:val="20"/>
                <w:szCs w:val="20"/>
                <w:lang w:eastAsia="pt-BR"/>
              </w:rPr>
              <w:t>0</w:t>
            </w:r>
          </w:p>
        </w:tc>
      </w:tr>
      <w:tr w:rsidR="003F66AC" w:rsidRPr="00F20EBB" w14:paraId="01E0A780" w14:textId="77777777" w:rsidTr="003F66AC">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AD90C2F" w14:textId="77777777" w:rsidR="003F66AC" w:rsidRPr="00F20EBB" w:rsidRDefault="003F66AC" w:rsidP="003F66AC">
            <w:pPr>
              <w:rPr>
                <w:sz w:val="20"/>
                <w:szCs w:val="20"/>
                <w:lang w:eastAsia="pt-BR"/>
              </w:rPr>
            </w:pPr>
            <w:r w:rsidRPr="00F20EBB">
              <w:rPr>
                <w:sz w:val="20"/>
                <w:szCs w:val="20"/>
                <w:lang w:eastAsia="pt-BR"/>
              </w:rPr>
              <w:t>32</w:t>
            </w:r>
          </w:p>
        </w:tc>
        <w:tc>
          <w:tcPr>
            <w:tcW w:w="0" w:type="auto"/>
            <w:tcBorders>
              <w:top w:val="nil"/>
              <w:left w:val="nil"/>
              <w:bottom w:val="single" w:sz="8" w:space="0" w:color="FFFFFF"/>
              <w:right w:val="single" w:sz="8" w:space="0" w:color="FFFFFF"/>
            </w:tcBorders>
            <w:shd w:val="clear" w:color="000000" w:fill="B4C6E7"/>
            <w:noWrap/>
            <w:vAlign w:val="center"/>
            <w:hideMark/>
          </w:tcPr>
          <w:p w14:paraId="73B550F2"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DEF4715" w14:textId="77777777" w:rsidR="003F66AC" w:rsidRPr="00F20EBB" w:rsidRDefault="003F66AC" w:rsidP="003F66AC">
            <w:pPr>
              <w:rPr>
                <w:sz w:val="20"/>
                <w:szCs w:val="20"/>
                <w:lang w:eastAsia="pt-BR"/>
              </w:rPr>
            </w:pPr>
            <w:r w:rsidRPr="00F20EBB">
              <w:rPr>
                <w:sz w:val="20"/>
                <w:szCs w:val="20"/>
                <w:lang w:eastAsia="pt-BR"/>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2F86AB26"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60A553" w14:textId="77777777" w:rsidR="003F66AC" w:rsidRPr="00F20EBB" w:rsidRDefault="003F66AC" w:rsidP="003F66AC">
            <w:pPr>
              <w:rPr>
                <w:sz w:val="20"/>
                <w:szCs w:val="20"/>
                <w:lang w:eastAsia="pt-BR"/>
              </w:rPr>
            </w:pPr>
            <w:r w:rsidRPr="00F20EBB">
              <w:rPr>
                <w:sz w:val="20"/>
                <w:szCs w:val="20"/>
                <w:lang w:eastAsia="pt-BR"/>
              </w:rPr>
              <w:t>9</w:t>
            </w:r>
          </w:p>
        </w:tc>
        <w:tc>
          <w:tcPr>
            <w:tcW w:w="0" w:type="auto"/>
            <w:tcBorders>
              <w:top w:val="nil"/>
              <w:left w:val="nil"/>
              <w:bottom w:val="single" w:sz="8" w:space="0" w:color="FFFFFF"/>
              <w:right w:val="single" w:sz="8" w:space="0" w:color="FFFFFF"/>
            </w:tcBorders>
            <w:shd w:val="clear" w:color="000000" w:fill="B4C6E7"/>
            <w:noWrap/>
            <w:vAlign w:val="center"/>
            <w:hideMark/>
          </w:tcPr>
          <w:p w14:paraId="02B336CD"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49FB30" w14:textId="77777777" w:rsidR="003F66AC" w:rsidRPr="00F20EBB" w:rsidRDefault="003F66AC" w:rsidP="003F66AC">
            <w:pPr>
              <w:rPr>
                <w:sz w:val="20"/>
                <w:szCs w:val="20"/>
                <w:lang w:eastAsia="pt-BR"/>
              </w:rPr>
            </w:pPr>
            <w:r w:rsidRPr="00F20EBB">
              <w:rPr>
                <w:sz w:val="20"/>
                <w:szCs w:val="20"/>
                <w:lang w:eastAsia="pt-BR"/>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21363A6E"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6C5E36"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6705B3"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B5273D3" w14:textId="77777777" w:rsidR="003F66AC" w:rsidRPr="00F20EBB" w:rsidRDefault="003F66AC" w:rsidP="003F66AC">
            <w:pPr>
              <w:rPr>
                <w:sz w:val="20"/>
                <w:szCs w:val="20"/>
                <w:lang w:eastAsia="pt-BR"/>
              </w:rPr>
            </w:pPr>
            <w:r w:rsidRPr="00F20EBB">
              <w:rPr>
                <w:sz w:val="20"/>
                <w:szCs w:val="20"/>
                <w:lang w:eastAsia="pt-BR"/>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253250A7"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64CD8D5" w14:textId="77777777" w:rsidR="003F66AC" w:rsidRPr="00F20EBB" w:rsidRDefault="003F66AC" w:rsidP="003F66AC">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1D2725C5" w14:textId="77777777" w:rsidR="003F66AC" w:rsidRPr="00F20EBB" w:rsidRDefault="003F66AC" w:rsidP="003F66AC">
            <w:pPr>
              <w:rPr>
                <w:sz w:val="20"/>
                <w:szCs w:val="20"/>
                <w:lang w:eastAsia="pt-BR"/>
              </w:rPr>
            </w:pPr>
            <w:r w:rsidRPr="00F20EBB">
              <w:rPr>
                <w:sz w:val="20"/>
                <w:szCs w:val="20"/>
                <w:lang w:eastAsia="pt-BR"/>
              </w:rPr>
              <w:t>0</w:t>
            </w:r>
          </w:p>
        </w:tc>
      </w:tr>
      <w:tr w:rsidR="003F66AC" w:rsidRPr="00F20EBB" w14:paraId="05799327" w14:textId="77777777" w:rsidTr="003F66AC">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2867E11" w14:textId="77777777" w:rsidR="003F66AC" w:rsidRPr="00F20EBB" w:rsidRDefault="003F66AC" w:rsidP="003F66AC">
            <w:pPr>
              <w:rPr>
                <w:sz w:val="20"/>
                <w:szCs w:val="20"/>
                <w:lang w:eastAsia="pt-BR"/>
              </w:rPr>
            </w:pPr>
            <w:r w:rsidRPr="00F20EBB">
              <w:rPr>
                <w:sz w:val="20"/>
                <w:szCs w:val="20"/>
                <w:lang w:eastAsia="pt-BR"/>
              </w:rPr>
              <w:t>33</w:t>
            </w:r>
          </w:p>
        </w:tc>
        <w:tc>
          <w:tcPr>
            <w:tcW w:w="0" w:type="auto"/>
            <w:tcBorders>
              <w:top w:val="nil"/>
              <w:left w:val="nil"/>
              <w:bottom w:val="single" w:sz="8" w:space="0" w:color="FFFFFF"/>
              <w:right w:val="single" w:sz="8" w:space="0" w:color="FFFFFF"/>
            </w:tcBorders>
            <w:shd w:val="clear" w:color="000000" w:fill="D9E2F3"/>
            <w:noWrap/>
            <w:vAlign w:val="center"/>
            <w:hideMark/>
          </w:tcPr>
          <w:p w14:paraId="1C9F1E3C"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5795ED" w14:textId="77777777" w:rsidR="003F66AC" w:rsidRPr="00F20EBB" w:rsidRDefault="003F66AC" w:rsidP="003F66AC">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7E1F6C6D"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8F8ECE"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663C65"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927B414" w14:textId="77777777" w:rsidR="003F66AC" w:rsidRPr="00F20EBB" w:rsidRDefault="003F66AC" w:rsidP="003F66AC">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3341E63"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17E7B82"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C54DEE8"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EF811FF" w14:textId="77777777" w:rsidR="003F66AC" w:rsidRPr="00F20EBB" w:rsidRDefault="003F66AC" w:rsidP="003F66AC">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DD72173"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12B335C"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5E308E" w14:textId="77777777" w:rsidR="003F66AC" w:rsidRPr="00F20EBB" w:rsidRDefault="003F66AC" w:rsidP="003F66AC">
            <w:pPr>
              <w:rPr>
                <w:sz w:val="20"/>
                <w:szCs w:val="20"/>
                <w:lang w:eastAsia="pt-BR"/>
              </w:rPr>
            </w:pPr>
            <w:r w:rsidRPr="00F20EBB">
              <w:rPr>
                <w:sz w:val="20"/>
                <w:szCs w:val="20"/>
                <w:lang w:eastAsia="pt-BR"/>
              </w:rPr>
              <w:t>0</w:t>
            </w:r>
          </w:p>
        </w:tc>
      </w:tr>
      <w:tr w:rsidR="003F66AC" w:rsidRPr="00F20EBB" w14:paraId="6F34EE67" w14:textId="77777777" w:rsidTr="003F66AC">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40EF14C" w14:textId="77777777" w:rsidR="003F66AC" w:rsidRPr="00F20EBB" w:rsidRDefault="003F66AC" w:rsidP="003F66AC">
            <w:pPr>
              <w:rPr>
                <w:sz w:val="20"/>
                <w:szCs w:val="20"/>
                <w:lang w:eastAsia="pt-BR"/>
              </w:rPr>
            </w:pPr>
            <w:r w:rsidRPr="00F20EBB">
              <w:rPr>
                <w:sz w:val="20"/>
                <w:szCs w:val="20"/>
                <w:lang w:eastAsia="pt-BR"/>
              </w:rPr>
              <w:t>34</w:t>
            </w:r>
          </w:p>
        </w:tc>
        <w:tc>
          <w:tcPr>
            <w:tcW w:w="0" w:type="auto"/>
            <w:tcBorders>
              <w:top w:val="nil"/>
              <w:left w:val="nil"/>
              <w:bottom w:val="single" w:sz="8" w:space="0" w:color="FFFFFF"/>
              <w:right w:val="single" w:sz="8" w:space="0" w:color="FFFFFF"/>
            </w:tcBorders>
            <w:shd w:val="clear" w:color="000000" w:fill="B4C6E7"/>
            <w:noWrap/>
            <w:vAlign w:val="center"/>
            <w:hideMark/>
          </w:tcPr>
          <w:p w14:paraId="6C4BB7F0"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FDC6F65"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6AA3D40"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FC85A2"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19F7955"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DFE97C8"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11AEB1"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67B0BE"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F426FD"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5889A10" w14:textId="77777777" w:rsidR="003F66AC" w:rsidRPr="00F20EBB" w:rsidRDefault="003F66AC" w:rsidP="003F66AC">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48B5611"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71A67D"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0CDADC" w14:textId="77777777" w:rsidR="003F66AC" w:rsidRPr="00F20EBB" w:rsidRDefault="003F66AC" w:rsidP="003F66AC">
            <w:pPr>
              <w:rPr>
                <w:sz w:val="20"/>
                <w:szCs w:val="20"/>
                <w:lang w:eastAsia="pt-BR"/>
              </w:rPr>
            </w:pPr>
            <w:r w:rsidRPr="00F20EBB">
              <w:rPr>
                <w:sz w:val="20"/>
                <w:szCs w:val="20"/>
                <w:lang w:eastAsia="pt-BR"/>
              </w:rPr>
              <w:t>0</w:t>
            </w:r>
          </w:p>
        </w:tc>
      </w:tr>
      <w:tr w:rsidR="003F66AC" w:rsidRPr="00F20EBB" w14:paraId="40D1079C" w14:textId="77777777" w:rsidTr="003F66AC">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CAAE65E" w14:textId="77777777" w:rsidR="003F66AC" w:rsidRPr="00F20EBB" w:rsidRDefault="003F66AC" w:rsidP="003F66AC">
            <w:pPr>
              <w:rPr>
                <w:sz w:val="20"/>
                <w:szCs w:val="20"/>
                <w:lang w:eastAsia="pt-BR"/>
              </w:rPr>
            </w:pPr>
            <w:r w:rsidRPr="00F20EBB">
              <w:rPr>
                <w:sz w:val="20"/>
                <w:szCs w:val="20"/>
                <w:lang w:eastAsia="pt-BR"/>
              </w:rPr>
              <w:t>35</w:t>
            </w:r>
          </w:p>
        </w:tc>
        <w:tc>
          <w:tcPr>
            <w:tcW w:w="0" w:type="auto"/>
            <w:tcBorders>
              <w:top w:val="nil"/>
              <w:left w:val="nil"/>
              <w:bottom w:val="single" w:sz="8" w:space="0" w:color="FFFFFF"/>
              <w:right w:val="single" w:sz="8" w:space="0" w:color="FFFFFF"/>
            </w:tcBorders>
            <w:shd w:val="clear" w:color="000000" w:fill="D9E2F3"/>
            <w:noWrap/>
            <w:vAlign w:val="center"/>
            <w:hideMark/>
          </w:tcPr>
          <w:p w14:paraId="23549538"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ED3C7D" w14:textId="77777777" w:rsidR="003F66AC" w:rsidRPr="00F20EBB" w:rsidRDefault="003F66AC" w:rsidP="003F66AC">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6E367B9F"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31787A"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3E7A194"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82EB2FD"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955014"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2DE3A3"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C82ABED"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C0A500F"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AE0254"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9C10CD"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63D82D5" w14:textId="77777777" w:rsidR="003F66AC" w:rsidRPr="00F20EBB" w:rsidRDefault="003F66AC" w:rsidP="003F66AC">
            <w:pPr>
              <w:rPr>
                <w:sz w:val="20"/>
                <w:szCs w:val="20"/>
                <w:lang w:eastAsia="pt-BR"/>
              </w:rPr>
            </w:pPr>
            <w:r w:rsidRPr="00F20EBB">
              <w:rPr>
                <w:sz w:val="20"/>
                <w:szCs w:val="20"/>
                <w:lang w:eastAsia="pt-BR"/>
              </w:rPr>
              <w:t>0</w:t>
            </w:r>
          </w:p>
        </w:tc>
      </w:tr>
      <w:tr w:rsidR="003F66AC" w:rsidRPr="00F20EBB" w14:paraId="383F625E" w14:textId="77777777" w:rsidTr="003F66AC">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E1DCA88" w14:textId="77777777" w:rsidR="003F66AC" w:rsidRPr="00F20EBB" w:rsidRDefault="003F66AC" w:rsidP="003F66AC">
            <w:pPr>
              <w:rPr>
                <w:sz w:val="20"/>
                <w:szCs w:val="20"/>
                <w:lang w:eastAsia="pt-BR"/>
              </w:rPr>
            </w:pPr>
            <w:r w:rsidRPr="00F20EBB">
              <w:rPr>
                <w:sz w:val="20"/>
                <w:szCs w:val="20"/>
                <w:lang w:eastAsia="pt-BR"/>
              </w:rPr>
              <w:t>36</w:t>
            </w:r>
          </w:p>
        </w:tc>
        <w:tc>
          <w:tcPr>
            <w:tcW w:w="0" w:type="auto"/>
            <w:tcBorders>
              <w:top w:val="nil"/>
              <w:left w:val="nil"/>
              <w:bottom w:val="single" w:sz="8" w:space="0" w:color="FFFFFF"/>
              <w:right w:val="single" w:sz="8" w:space="0" w:color="FFFFFF"/>
            </w:tcBorders>
            <w:shd w:val="clear" w:color="000000" w:fill="B4C6E7"/>
            <w:noWrap/>
            <w:vAlign w:val="center"/>
            <w:hideMark/>
          </w:tcPr>
          <w:p w14:paraId="47EF9B99"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E310E67"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026CBE"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712A15F"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0C58603"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4B30C64"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EF1000"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545A843"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55117F"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68CF20E"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2ED069"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6FE375F"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19EE837" w14:textId="77777777" w:rsidR="003F66AC" w:rsidRPr="00F20EBB" w:rsidRDefault="003F66AC" w:rsidP="003F66AC">
            <w:pPr>
              <w:rPr>
                <w:sz w:val="20"/>
                <w:szCs w:val="20"/>
                <w:lang w:eastAsia="pt-BR"/>
              </w:rPr>
            </w:pPr>
            <w:r w:rsidRPr="00F20EBB">
              <w:rPr>
                <w:sz w:val="20"/>
                <w:szCs w:val="20"/>
                <w:lang w:eastAsia="pt-BR"/>
              </w:rPr>
              <w:t>0</w:t>
            </w:r>
          </w:p>
        </w:tc>
      </w:tr>
      <w:tr w:rsidR="003F66AC" w:rsidRPr="00F20EBB" w14:paraId="6BAD73B7" w14:textId="77777777" w:rsidTr="003F66AC">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2AD8890" w14:textId="77777777" w:rsidR="003F66AC" w:rsidRPr="00F20EBB" w:rsidRDefault="003F66AC" w:rsidP="003F66AC">
            <w:pPr>
              <w:rPr>
                <w:sz w:val="20"/>
                <w:szCs w:val="20"/>
                <w:lang w:eastAsia="pt-BR"/>
              </w:rPr>
            </w:pPr>
            <w:r w:rsidRPr="00F20EBB">
              <w:rPr>
                <w:sz w:val="20"/>
                <w:szCs w:val="20"/>
                <w:lang w:eastAsia="pt-BR"/>
              </w:rPr>
              <w:t>37</w:t>
            </w:r>
          </w:p>
        </w:tc>
        <w:tc>
          <w:tcPr>
            <w:tcW w:w="0" w:type="auto"/>
            <w:tcBorders>
              <w:top w:val="nil"/>
              <w:left w:val="nil"/>
              <w:bottom w:val="single" w:sz="8" w:space="0" w:color="FFFFFF"/>
              <w:right w:val="single" w:sz="8" w:space="0" w:color="FFFFFF"/>
            </w:tcBorders>
            <w:shd w:val="clear" w:color="000000" w:fill="D9E2F3"/>
            <w:noWrap/>
            <w:vAlign w:val="center"/>
            <w:hideMark/>
          </w:tcPr>
          <w:p w14:paraId="065CE30B"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47ED1AC" w14:textId="77777777" w:rsidR="003F66AC" w:rsidRPr="00F20EBB" w:rsidRDefault="003F66AC" w:rsidP="003F66AC">
            <w:pPr>
              <w:rPr>
                <w:sz w:val="20"/>
                <w:szCs w:val="20"/>
                <w:lang w:eastAsia="pt-BR"/>
              </w:rPr>
            </w:pPr>
            <w:r w:rsidRPr="00F20EBB">
              <w:rPr>
                <w:sz w:val="20"/>
                <w:szCs w:val="20"/>
                <w:lang w:eastAsia="pt-BR"/>
              </w:rPr>
              <w:t>55</w:t>
            </w:r>
          </w:p>
        </w:tc>
        <w:tc>
          <w:tcPr>
            <w:tcW w:w="0" w:type="auto"/>
            <w:tcBorders>
              <w:top w:val="nil"/>
              <w:left w:val="nil"/>
              <w:bottom w:val="single" w:sz="8" w:space="0" w:color="FFFFFF"/>
              <w:right w:val="single" w:sz="8" w:space="0" w:color="FFFFFF"/>
            </w:tcBorders>
            <w:shd w:val="clear" w:color="000000" w:fill="D9E2F3"/>
            <w:noWrap/>
            <w:vAlign w:val="center"/>
            <w:hideMark/>
          </w:tcPr>
          <w:p w14:paraId="003E8190"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8FD2F20" w14:textId="77777777" w:rsidR="003F66AC" w:rsidRPr="00F20EBB" w:rsidRDefault="003F66AC" w:rsidP="003F66AC">
            <w:pPr>
              <w:rPr>
                <w:sz w:val="20"/>
                <w:szCs w:val="20"/>
                <w:lang w:eastAsia="pt-BR"/>
              </w:rPr>
            </w:pPr>
            <w:r w:rsidRPr="00F20EBB">
              <w:rPr>
                <w:sz w:val="20"/>
                <w:szCs w:val="20"/>
                <w:lang w:eastAsia="pt-BR"/>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2405D936"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F6AB4C7" w14:textId="77777777" w:rsidR="003F66AC" w:rsidRPr="00F20EBB" w:rsidRDefault="003F66AC" w:rsidP="003F66AC">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0BA5E6B3"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690218A"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639409"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132DC23" w14:textId="77777777" w:rsidR="003F66AC" w:rsidRPr="00F20EBB" w:rsidRDefault="003F66AC" w:rsidP="003F66AC">
            <w:pPr>
              <w:rPr>
                <w:sz w:val="20"/>
                <w:szCs w:val="20"/>
                <w:lang w:eastAsia="pt-BR"/>
              </w:rPr>
            </w:pPr>
            <w:r w:rsidRPr="00F20EBB">
              <w:rPr>
                <w:sz w:val="20"/>
                <w:szCs w:val="20"/>
                <w:lang w:eastAsia="pt-BR"/>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6733ED66"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275538" w14:textId="77777777" w:rsidR="003F66AC" w:rsidRPr="00F20EBB" w:rsidRDefault="003F66AC" w:rsidP="003F66AC">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5FD2626" w14:textId="77777777" w:rsidR="003F66AC" w:rsidRPr="00F20EBB" w:rsidRDefault="003F66AC" w:rsidP="003F66AC">
            <w:pPr>
              <w:rPr>
                <w:sz w:val="20"/>
                <w:szCs w:val="20"/>
                <w:lang w:eastAsia="pt-BR"/>
              </w:rPr>
            </w:pPr>
            <w:r w:rsidRPr="00F20EBB">
              <w:rPr>
                <w:sz w:val="20"/>
                <w:szCs w:val="20"/>
                <w:lang w:eastAsia="pt-BR"/>
              </w:rPr>
              <w:t>0</w:t>
            </w:r>
          </w:p>
        </w:tc>
      </w:tr>
      <w:tr w:rsidR="003F66AC" w:rsidRPr="00F20EBB" w14:paraId="1C48C329" w14:textId="77777777" w:rsidTr="003F66AC">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83D339B" w14:textId="77777777" w:rsidR="003F66AC" w:rsidRPr="00F20EBB" w:rsidRDefault="003F66AC" w:rsidP="003F66AC">
            <w:pPr>
              <w:rPr>
                <w:sz w:val="20"/>
                <w:szCs w:val="20"/>
                <w:lang w:eastAsia="pt-BR"/>
              </w:rPr>
            </w:pPr>
            <w:r w:rsidRPr="00F20EBB">
              <w:rPr>
                <w:sz w:val="20"/>
                <w:szCs w:val="20"/>
                <w:lang w:eastAsia="pt-BR"/>
              </w:rPr>
              <w:t>38</w:t>
            </w:r>
          </w:p>
        </w:tc>
        <w:tc>
          <w:tcPr>
            <w:tcW w:w="0" w:type="auto"/>
            <w:tcBorders>
              <w:top w:val="nil"/>
              <w:left w:val="nil"/>
              <w:bottom w:val="single" w:sz="8" w:space="0" w:color="FFFFFF"/>
              <w:right w:val="single" w:sz="8" w:space="0" w:color="FFFFFF"/>
            </w:tcBorders>
            <w:shd w:val="clear" w:color="000000" w:fill="B4C6E7"/>
            <w:noWrap/>
            <w:vAlign w:val="center"/>
            <w:hideMark/>
          </w:tcPr>
          <w:p w14:paraId="5EF1B286"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95AAA33" w14:textId="77777777" w:rsidR="003F66AC" w:rsidRPr="00F20EBB" w:rsidRDefault="003F66AC" w:rsidP="003F66AC">
            <w:pPr>
              <w:rPr>
                <w:sz w:val="20"/>
                <w:szCs w:val="20"/>
                <w:lang w:eastAsia="pt-BR"/>
              </w:rPr>
            </w:pPr>
            <w:r w:rsidRPr="00F20EBB">
              <w:rPr>
                <w:sz w:val="20"/>
                <w:szCs w:val="20"/>
                <w:lang w:eastAsia="pt-BR"/>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26405978"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DB51CA6"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18CDCA"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9BB524"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2812288"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16B04B"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47614E0"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0B90DE"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C17707"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0003456"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2E4BD8F" w14:textId="77777777" w:rsidR="003F66AC" w:rsidRPr="00F20EBB" w:rsidRDefault="003F66AC" w:rsidP="003F66AC">
            <w:pPr>
              <w:rPr>
                <w:sz w:val="20"/>
                <w:szCs w:val="20"/>
                <w:lang w:eastAsia="pt-BR"/>
              </w:rPr>
            </w:pPr>
            <w:r w:rsidRPr="00F20EBB">
              <w:rPr>
                <w:sz w:val="20"/>
                <w:szCs w:val="20"/>
                <w:lang w:eastAsia="pt-BR"/>
              </w:rPr>
              <w:t>0</w:t>
            </w:r>
          </w:p>
        </w:tc>
      </w:tr>
      <w:tr w:rsidR="003F66AC" w:rsidRPr="00F20EBB" w14:paraId="333E942F" w14:textId="77777777" w:rsidTr="003F66AC">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E73B5D1" w14:textId="77777777" w:rsidR="003F66AC" w:rsidRPr="00F20EBB" w:rsidRDefault="003F66AC" w:rsidP="003F66AC">
            <w:pPr>
              <w:rPr>
                <w:sz w:val="20"/>
                <w:szCs w:val="20"/>
                <w:lang w:eastAsia="pt-BR"/>
              </w:rPr>
            </w:pPr>
            <w:r w:rsidRPr="00F20EBB">
              <w:rPr>
                <w:sz w:val="20"/>
                <w:szCs w:val="20"/>
                <w:lang w:eastAsia="pt-BR"/>
              </w:rPr>
              <w:t>39</w:t>
            </w:r>
          </w:p>
        </w:tc>
        <w:tc>
          <w:tcPr>
            <w:tcW w:w="0" w:type="auto"/>
            <w:tcBorders>
              <w:top w:val="nil"/>
              <w:left w:val="nil"/>
              <w:bottom w:val="single" w:sz="8" w:space="0" w:color="FFFFFF"/>
              <w:right w:val="single" w:sz="8" w:space="0" w:color="FFFFFF"/>
            </w:tcBorders>
            <w:shd w:val="clear" w:color="000000" w:fill="D9E2F3"/>
            <w:noWrap/>
            <w:vAlign w:val="center"/>
            <w:hideMark/>
          </w:tcPr>
          <w:p w14:paraId="2812ED11"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91D6C5B" w14:textId="77777777" w:rsidR="003F66AC" w:rsidRPr="00F20EBB" w:rsidRDefault="003F66AC" w:rsidP="003F66AC">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78D2CE53"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A423C50" w14:textId="77777777" w:rsidR="003F66AC" w:rsidRPr="00F20EBB" w:rsidRDefault="003F66AC" w:rsidP="003F66AC">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6A10B422"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DB6BD9" w14:textId="77777777" w:rsidR="003F66AC" w:rsidRPr="00F20EBB" w:rsidRDefault="003F66AC" w:rsidP="003F66AC">
            <w:pPr>
              <w:rPr>
                <w:sz w:val="20"/>
                <w:szCs w:val="20"/>
                <w:lang w:eastAsia="pt-BR"/>
              </w:rPr>
            </w:pPr>
            <w:r w:rsidRPr="00F20EBB">
              <w:rPr>
                <w:sz w:val="20"/>
                <w:szCs w:val="20"/>
                <w:lang w:eastAsia="pt-BR"/>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05C5221A"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6B9F0BF"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55BD28"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46856B"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792433"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06E9990" w14:textId="77777777" w:rsidR="003F66AC" w:rsidRPr="00F20EBB" w:rsidRDefault="003F66AC" w:rsidP="003F66AC">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E05E568" w14:textId="77777777" w:rsidR="003F66AC" w:rsidRPr="00F20EBB" w:rsidRDefault="003F66AC" w:rsidP="003F66AC">
            <w:pPr>
              <w:rPr>
                <w:sz w:val="20"/>
                <w:szCs w:val="20"/>
                <w:lang w:eastAsia="pt-BR"/>
              </w:rPr>
            </w:pPr>
            <w:r w:rsidRPr="00F20EBB">
              <w:rPr>
                <w:sz w:val="20"/>
                <w:szCs w:val="20"/>
                <w:lang w:eastAsia="pt-BR"/>
              </w:rPr>
              <w:t>0</w:t>
            </w:r>
          </w:p>
        </w:tc>
      </w:tr>
    </w:tbl>
    <w:p w14:paraId="02C7A668" w14:textId="77777777" w:rsidR="003F66AC" w:rsidRDefault="003F66AC" w:rsidP="003F66AC">
      <w:pPr>
        <w:pStyle w:val="Legenda"/>
      </w:pPr>
      <w:commentRangeStart w:id="867"/>
      <w:r>
        <w:t xml:space="preserve">Tabela </w:t>
      </w:r>
      <w:fldSimple w:instr=" SEQ Tabela \* ARABIC ">
        <w:r>
          <w:rPr>
            <w:noProof/>
          </w:rPr>
          <w:t>3</w:t>
        </w:r>
      </w:fldSimple>
      <w:bookmarkEnd w:id="863"/>
      <w:bookmarkEnd w:id="864"/>
      <w:r>
        <w:t xml:space="preserve"> Matrix confusão do usuário </w:t>
      </w:r>
      <w:r w:rsidRPr="00251B57">
        <w:t>spotify:user:4i3jdhv6vubcjdpwsn38iv8u4</w:t>
      </w:r>
      <w:r>
        <w:t xml:space="preserve"> </w:t>
      </w:r>
      <w:bookmarkStart w:id="868" w:name="_Hlk55013242"/>
      <w:r w:rsidRPr="0006553D">
        <w:t>(próprio, 2020)</w:t>
      </w:r>
      <w:bookmarkEnd w:id="865"/>
      <w:bookmarkEnd w:id="866"/>
      <w:bookmarkEnd w:id="868"/>
      <w:commentRangeEnd w:id="867"/>
      <w:r>
        <w:rPr>
          <w:rStyle w:val="Refdecomentrio"/>
          <w:b w:val="0"/>
          <w:iCs/>
          <w:color w:val="000000"/>
        </w:rPr>
        <w:commentReference w:id="867"/>
      </w:r>
    </w:p>
    <w:p w14:paraId="148A0EA6" w14:textId="40479F03" w:rsidR="004E0FBD" w:rsidRDefault="004E0FBD" w:rsidP="003F66AC"/>
    <w:p w14:paraId="622CDABD" w14:textId="122A5907" w:rsidR="00AF0E50" w:rsidRPr="00F20EBB" w:rsidRDefault="00F20EBB" w:rsidP="00A03108">
      <w:r>
        <w:lastRenderedPageBreak/>
        <w:tab/>
        <w:t xml:space="preserve">Com sucesso foi desenvolvido o sistema de recomendação e apresentado nesse capítulo, iniciou-se apresentado o algoritmo, então a preparação dos dados do </w:t>
      </w:r>
      <w:r w:rsidRPr="00F20EBB">
        <w:rPr>
          <w:i/>
        </w:rPr>
        <w:t>plugin</w:t>
      </w:r>
      <w:r>
        <w:t>, testes, desenvolvimento do servidor</w:t>
      </w:r>
      <w:r w:rsidR="00BE67DA">
        <w:t xml:space="preserve"> que hospeda os scripts </w:t>
      </w:r>
      <w:proofErr w:type="spellStart"/>
      <w:r w:rsidR="00BE67DA" w:rsidRPr="00BE67DA">
        <w:rPr>
          <w:i/>
        </w:rPr>
        <w:t>python</w:t>
      </w:r>
      <w:proofErr w:type="spellEnd"/>
      <w:r>
        <w:t xml:space="preserve">, </w:t>
      </w:r>
      <w:r w:rsidR="00C34D98">
        <w:t xml:space="preserve">a integração dele no </w:t>
      </w:r>
      <w:proofErr w:type="spellStart"/>
      <w:r w:rsidR="00C34D98" w:rsidRPr="006B3F3B">
        <w:rPr>
          <w:i/>
        </w:rPr>
        <w:t>webapp</w:t>
      </w:r>
      <w:proofErr w:type="spellEnd"/>
      <w:r w:rsidR="00C34D98">
        <w:t xml:space="preserve"> e por fim, é apresentado os resultados obtidos com as recomendações do algoritmo.</w:t>
      </w:r>
    </w:p>
    <w:p w14:paraId="29875599" w14:textId="2D91968D" w:rsidR="008F2AE9" w:rsidRPr="006C1E7D" w:rsidRDefault="008F2AE9" w:rsidP="00A03108">
      <w:pPr>
        <w:pStyle w:val="Ttulo1"/>
      </w:pPr>
      <w:bookmarkStart w:id="869" w:name="_Toc55260977"/>
      <w:bookmarkStart w:id="870" w:name="_Toc55777276"/>
      <w:r w:rsidRPr="006C1E7D">
        <w:lastRenderedPageBreak/>
        <w:t>CONCLUSÃO</w:t>
      </w:r>
      <w:bookmarkEnd w:id="869"/>
      <w:bookmarkEnd w:id="870"/>
    </w:p>
    <w:p w14:paraId="7F93A115" w14:textId="61C1E40F" w:rsidR="0081162D" w:rsidRDefault="00DF3A09" w:rsidP="00A03108">
      <w:r>
        <w:tab/>
      </w:r>
      <w:r w:rsidR="00712162">
        <w:t xml:space="preserve">Nesse trabalho foi </w:t>
      </w:r>
      <w:r w:rsidR="008F25EE">
        <w:t>realizada</w:t>
      </w:r>
      <w:r w:rsidR="00712162">
        <w:t xml:space="preserve"> uma revisão </w:t>
      </w:r>
      <w:r w:rsidR="008F25EE">
        <w:t>sobre</w:t>
      </w:r>
      <w:r w:rsidR="00712162">
        <w:t xml:space="preserve">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8F25EE">
        <w:t>,</w:t>
      </w:r>
      <w:r w:rsidR="00D54D83">
        <w:t xml:space="preserve"> que utilizam o contexto</w:t>
      </w:r>
      <w:r w:rsidR="00712162">
        <w:t xml:space="preserve"> </w:t>
      </w:r>
      <w:r w:rsidR="00D54D83">
        <w:t>do usuário</w:t>
      </w:r>
      <w:r w:rsidR="008F25EE">
        <w:t xml:space="preserve">. </w:t>
      </w:r>
      <w:r w:rsidR="005A419F">
        <w:t>Na pesquisa apareceram</w:t>
      </w:r>
      <w:r w:rsidR="00AC374F">
        <w:t xml:space="preserve"> poucos trabalhos </w:t>
      </w:r>
      <w:r w:rsidR="005A419F">
        <w:t>que</w:t>
      </w:r>
      <w:r w:rsidR="00AC374F">
        <w:t xml:space="preserve"> buscam unir a recomendação musical com o contexto do </w:t>
      </w:r>
      <w:r w:rsidR="007F178A">
        <w:t>usuário</w:t>
      </w:r>
      <w:r w:rsidR="00AC374F">
        <w:t>.</w:t>
      </w:r>
      <w:r w:rsidR="00712162">
        <w:t xml:space="preserve"> Sendo assim, esse trabalho </w:t>
      </w:r>
      <w:r w:rsidR="001A7AF7">
        <w:t>desenvolveu</w:t>
      </w:r>
      <w:r w:rsidR="00712162">
        <w:t xml:space="preserve"> um </w:t>
      </w:r>
      <w:r w:rsidR="00712162" w:rsidRPr="000C3B63">
        <w:rPr>
          <w:i/>
        </w:rPr>
        <w:t>RecSys</w:t>
      </w:r>
      <w:r w:rsidR="00712162">
        <w:t xml:space="preserve"> musical</w:t>
      </w:r>
      <w:r w:rsidR="008064A0">
        <w:t>, o qual</w:t>
      </w:r>
      <w:r w:rsidR="00471514">
        <w:t xml:space="preserve"> </w:t>
      </w:r>
      <w:r w:rsidR="008064A0">
        <w:t>analisa</w:t>
      </w:r>
      <w:r w:rsidR="00712162">
        <w:t xml:space="preserve"> </w:t>
      </w:r>
      <w:r w:rsidR="009E0AD1">
        <w:t xml:space="preserve">o contexto do </w:t>
      </w:r>
      <w:r w:rsidR="008064A0">
        <w:t>usuário em tempo real, para realizar novas recomendações a</w:t>
      </w:r>
      <w:r w:rsidR="0028296A">
        <w:t xml:space="preserve"> ele</w:t>
      </w:r>
      <w:r w:rsidR="009E0AD1">
        <w:t>.</w:t>
      </w:r>
    </w:p>
    <w:p w14:paraId="59336E5A" w14:textId="19EC01F8" w:rsidR="001A6046" w:rsidRDefault="001A6046" w:rsidP="00A03108">
      <w:r>
        <w:tab/>
        <w:t xml:space="preserve">No desenvolvimento desse trabalho, </w:t>
      </w:r>
      <w:r w:rsidR="005A419F">
        <w:t xml:space="preserve">foram </w:t>
      </w:r>
      <w:r>
        <w:t>encontrad</w:t>
      </w:r>
      <w:r w:rsidR="005A419F">
        <w:t>as</w:t>
      </w:r>
      <w:r>
        <w:t xml:space="preserve"> diversas dificuldades em </w:t>
      </w:r>
      <w:r w:rsidR="00E53685">
        <w:t>lidar</w:t>
      </w:r>
      <w:r>
        <w:t xml:space="preserve"> com </w:t>
      </w:r>
      <w:r w:rsidR="002864DF">
        <w:t>músicas</w:t>
      </w:r>
      <w:r w:rsidR="00EC298A">
        <w:t xml:space="preserve">, </w:t>
      </w:r>
      <w:r w:rsidR="00C30813">
        <w:t xml:space="preserve">pois </w:t>
      </w:r>
      <w:r w:rsidR="00EC298A">
        <w:t xml:space="preserve">desde o momento que se iniciou o estudo, foi visto que a área é muito maior do que </w:t>
      </w:r>
      <w:r w:rsidR="009B2F3B">
        <w:t xml:space="preserve">aparenta. </w:t>
      </w:r>
      <w:r w:rsidR="009C225F">
        <w:t>C</w:t>
      </w:r>
      <w:r w:rsidR="009B2F3B">
        <w:t xml:space="preserve">om o questionário foi possível </w:t>
      </w:r>
      <w:r w:rsidR="00BB4D1E">
        <w:t>entender</w:t>
      </w:r>
      <w:r w:rsidR="009B2F3B">
        <w:t xml:space="preserve"> que o gosto </w:t>
      </w:r>
      <w:r w:rsidR="004D13B5">
        <w:t>musical</w:t>
      </w:r>
      <w:r w:rsidR="009B2F3B">
        <w:t xml:space="preserve"> de um </w:t>
      </w:r>
      <w:r w:rsidR="009C225F">
        <w:t>público</w:t>
      </w:r>
      <w:r w:rsidR="009B2F3B">
        <w:t xml:space="preserve"> é algo </w:t>
      </w:r>
      <w:r w:rsidR="004D13B5">
        <w:t>bastante abrangente</w:t>
      </w:r>
      <w:commentRangeStart w:id="871"/>
      <w:r w:rsidR="00EC298A">
        <w:t>.</w:t>
      </w:r>
      <w:commentRangeEnd w:id="871"/>
      <w:r w:rsidR="004D13B5">
        <w:rPr>
          <w:rStyle w:val="Refdecomentrio"/>
        </w:rPr>
        <w:commentReference w:id="871"/>
      </w:r>
      <w:r w:rsidR="00EC298A">
        <w:t xml:space="preserve"> </w:t>
      </w:r>
    </w:p>
    <w:p w14:paraId="20FE4FD1" w14:textId="49E30805" w:rsidR="009D4787" w:rsidRDefault="009D4787" w:rsidP="00A03108">
      <w:r>
        <w:tab/>
        <w:t xml:space="preserve">No </w:t>
      </w:r>
      <w:r w:rsidRPr="003F66AC">
        <w:rPr>
          <w:i/>
        </w:rPr>
        <w:t>plugin</w:t>
      </w:r>
      <w:r>
        <w:t xml:space="preserve"> foram encontradas dificuldades em seu desenvolvimento.</w:t>
      </w:r>
      <w:r w:rsidR="00F970A4">
        <w:t xml:space="preserve"> Inicialmente a aplicação foi desenvolvida em </w:t>
      </w:r>
      <w:proofErr w:type="spellStart"/>
      <w:r w:rsidR="00F970A4">
        <w:t>Flutter</w:t>
      </w:r>
      <w:proofErr w:type="spellEnd"/>
      <w:r w:rsidR="00F970A4">
        <w:t xml:space="preserve">, uma plataforma para desenvolvimento mobile e foi visto </w:t>
      </w:r>
      <w:commentRangeStart w:id="872"/>
      <w:r w:rsidR="00F970A4">
        <w:t xml:space="preserve">que </w:t>
      </w:r>
      <w:r w:rsidR="00E62F4D">
        <w:t xml:space="preserve">devido </w:t>
      </w:r>
      <w:r w:rsidR="003F66AC">
        <w:t>à</w:t>
      </w:r>
      <w:r w:rsidR="00E62F4D">
        <w:t xml:space="preserve"> falta de suporte ao </w:t>
      </w:r>
      <w:r w:rsidR="00E62F4D" w:rsidRPr="00E12BF1">
        <w:rPr>
          <w:i/>
        </w:rPr>
        <w:t>streaming</w:t>
      </w:r>
      <w:r w:rsidR="00843434" w:rsidRPr="00843434">
        <w:t xml:space="preserve"> (</w:t>
      </w:r>
      <w:r w:rsidR="00843434" w:rsidRPr="00AC0C7F">
        <w:rPr>
          <w:i/>
        </w:rPr>
        <w:t>Web Playback SDK</w:t>
      </w:r>
      <w:r w:rsidR="00843434" w:rsidRPr="00843434">
        <w:t>)</w:t>
      </w:r>
      <w:r w:rsidR="00E62F4D">
        <w:t xml:space="preserve"> na biblioteca do Spotify para </w:t>
      </w:r>
      <w:proofErr w:type="spellStart"/>
      <w:r w:rsidR="00E62F4D">
        <w:t>Flutter</w:t>
      </w:r>
      <w:proofErr w:type="spellEnd"/>
      <w:r w:rsidR="00E62F4D">
        <w:t xml:space="preserve">, ela </w:t>
      </w:r>
      <w:r w:rsidR="00F970A4">
        <w:t>não supriria as necessidades desse trabalho</w:t>
      </w:r>
      <w:commentRangeEnd w:id="872"/>
      <w:r w:rsidR="004D13B5">
        <w:rPr>
          <w:rStyle w:val="Refdecomentrio"/>
        </w:rPr>
        <w:commentReference w:id="872"/>
      </w:r>
      <w:r w:rsidR="00F970A4">
        <w:t>, então houve uma migração para a plataforma Web.</w:t>
      </w:r>
    </w:p>
    <w:p w14:paraId="34D624A1" w14:textId="05102690" w:rsidR="00E22D28" w:rsidRDefault="005E3BE6" w:rsidP="00A03108">
      <w:r>
        <w:tab/>
      </w:r>
      <w:r w:rsidR="00D05CD7">
        <w:t xml:space="preserve">Ao realizar a primeira publicação do </w:t>
      </w:r>
      <w:r w:rsidR="00D05CD7" w:rsidRPr="003F66AC">
        <w:rPr>
          <w:i/>
        </w:rPr>
        <w:t>plugin</w:t>
      </w:r>
      <w:r w:rsidR="00D05CD7">
        <w:t xml:space="preserve">, </w:t>
      </w:r>
      <w:r w:rsidR="00FB3B6C">
        <w:t>foram encontrados problemas como, navegadores diferentes, sistemas operacionais diferentes, contas do Spotify com contrato diferente.</w:t>
      </w:r>
      <w:r w:rsidR="00E810D0">
        <w:t xml:space="preserve"> E tudo isso, levou ao entendimento de que</w:t>
      </w:r>
      <w:r w:rsidR="00397EC2">
        <w:t xml:space="preserve"> o desenvolvimento e manutenção de</w:t>
      </w:r>
      <w:r w:rsidR="004D13B5">
        <w:t>ssa</w:t>
      </w:r>
      <w:r w:rsidR="00E810D0">
        <w:t xml:space="preserve"> </w:t>
      </w:r>
      <w:r w:rsidR="004D13B5">
        <w:t>aplicação</w:t>
      </w:r>
      <w:r w:rsidR="00E810D0">
        <w:t xml:space="preserve"> Web </w:t>
      </w:r>
      <w:r w:rsidR="00397EC2">
        <w:t>é</w:t>
      </w:r>
      <w:r w:rsidR="00E810D0">
        <w:t xml:space="preserve"> </w:t>
      </w:r>
      <w:r w:rsidR="004D13B5">
        <w:t>bastante</w:t>
      </w:r>
      <w:r w:rsidR="00E810D0">
        <w:t xml:space="preserve"> complex</w:t>
      </w:r>
      <w:r w:rsidR="00397EC2">
        <w:t>o</w:t>
      </w:r>
      <w:r w:rsidR="00E810D0">
        <w:t>.</w:t>
      </w:r>
    </w:p>
    <w:p w14:paraId="7260ECDC" w14:textId="0957EA73" w:rsidR="00310A4E" w:rsidRDefault="00310A4E" w:rsidP="00A03108">
      <w:r>
        <w:tab/>
        <w:t>Com o sistema desenvolvido, foi enviado e-mail a todos que optaram por participar da pesquisa no questionário.</w:t>
      </w:r>
      <w:r w:rsidR="00FA3266">
        <w:t xml:space="preserve"> Nisso foi visto que os usuários não </w:t>
      </w:r>
      <w:r w:rsidR="00143D40">
        <w:t>têm</w:t>
      </w:r>
      <w:r w:rsidR="00FA3266">
        <w:t xml:space="preserve"> uma boa aderência a estudos enviados via </w:t>
      </w:r>
      <w:r w:rsidR="00C2384E">
        <w:t>e</w:t>
      </w:r>
      <w:commentRangeStart w:id="873"/>
      <w:r w:rsidR="00C2384E">
        <w:t>-mail</w:t>
      </w:r>
      <w:r w:rsidR="00FA3266">
        <w:t>,</w:t>
      </w:r>
      <w:r w:rsidR="00180C6A">
        <w:t xml:space="preserve"> </w:t>
      </w:r>
      <w:r w:rsidR="00403DFD">
        <w:t xml:space="preserve">pois dos 144 optantes, somente </w:t>
      </w:r>
      <w:r w:rsidR="00606FAF">
        <w:t>6</w:t>
      </w:r>
      <w:r w:rsidR="00403DFD">
        <w:t xml:space="preserve"> deles </w:t>
      </w:r>
      <w:r w:rsidR="00074346">
        <w:t xml:space="preserve">o </w:t>
      </w:r>
      <w:r w:rsidR="00403DFD">
        <w:t xml:space="preserve">receberam </w:t>
      </w:r>
      <w:r w:rsidR="00074346">
        <w:t xml:space="preserve">e utilizaram </w:t>
      </w:r>
      <w:r w:rsidR="00403DFD">
        <w:t>da aplicação</w:t>
      </w:r>
      <w:r w:rsidR="004D13B5">
        <w:t>.</w:t>
      </w:r>
      <w:commentRangeEnd w:id="873"/>
      <w:r w:rsidR="004D13B5">
        <w:rPr>
          <w:rStyle w:val="Refdecomentrio"/>
        </w:rPr>
        <w:commentReference w:id="873"/>
      </w:r>
      <w:r w:rsidR="00180C6A">
        <w:t xml:space="preserve"> </w:t>
      </w:r>
      <w:r w:rsidR="004D13B5">
        <w:t>Portanto</w:t>
      </w:r>
      <w:r w:rsidR="00180C6A">
        <w:t xml:space="preserve">, </w:t>
      </w:r>
      <w:r w:rsidR="004D13B5">
        <w:t xml:space="preserve">foram </w:t>
      </w:r>
      <w:r w:rsidR="00180C6A">
        <w:t>escolhido</w:t>
      </w:r>
      <w:r w:rsidR="004D13B5">
        <w:t>s</w:t>
      </w:r>
      <w:r w:rsidR="00180C6A">
        <w:t xml:space="preserve"> </w:t>
      </w:r>
      <w:r w:rsidR="004D13B5">
        <w:t>respondentes</w:t>
      </w:r>
      <w:r w:rsidR="00180C6A">
        <w:t xml:space="preserve"> </w:t>
      </w:r>
      <w:r w:rsidR="006C128D">
        <w:t>com mais</w:t>
      </w:r>
      <w:r w:rsidR="00180C6A">
        <w:t xml:space="preserve"> </w:t>
      </w:r>
      <w:r w:rsidR="000E1436">
        <w:t>afinidade</w:t>
      </w:r>
      <w:r w:rsidR="00180C6A">
        <w:t xml:space="preserve"> </w:t>
      </w:r>
      <w:r w:rsidR="004D13B5">
        <w:t>com o autor</w:t>
      </w:r>
      <w:r w:rsidR="006D44FB">
        <w:t xml:space="preserve">, um total de </w:t>
      </w:r>
      <w:r w:rsidR="00606FAF">
        <w:t>8</w:t>
      </w:r>
      <w:r w:rsidR="000A4AE5">
        <w:t>,</w:t>
      </w:r>
      <w:r w:rsidR="00180C6A">
        <w:t xml:space="preserve"> solicitado</w:t>
      </w:r>
      <w:r w:rsidR="00D20D74">
        <w:t xml:space="preserve"> pessoalmente</w:t>
      </w:r>
      <w:r w:rsidR="00180C6A">
        <w:t xml:space="preserve"> que utilizassem a aplicação para auxiliar no trabalho.</w:t>
      </w:r>
      <w:r w:rsidR="007A7AEA">
        <w:t xml:space="preserve"> No fim, </w:t>
      </w:r>
      <w:r w:rsidR="000D09B9">
        <w:t>o sistema</w:t>
      </w:r>
      <w:r w:rsidR="007A7AEA">
        <w:t xml:space="preserve"> obteve um total de 1</w:t>
      </w:r>
      <w:r w:rsidR="0071769F">
        <w:t>4</w:t>
      </w:r>
      <w:r w:rsidR="00515DE5">
        <w:t xml:space="preserve"> </w:t>
      </w:r>
      <w:r w:rsidR="00BD7FD9">
        <w:t>usuários</w:t>
      </w:r>
      <w:r w:rsidR="00515DE5">
        <w:t xml:space="preserve"> que utilizaram o sistema período</w:t>
      </w:r>
      <w:r w:rsidR="001162D6">
        <w:t xml:space="preserve"> estipulado</w:t>
      </w:r>
      <w:r w:rsidR="007A7AEA">
        <w:t>.</w:t>
      </w:r>
    </w:p>
    <w:p w14:paraId="534FDDF8" w14:textId="14F6CF26" w:rsidR="007468ED" w:rsidRDefault="00143D40" w:rsidP="00A03108">
      <w:r>
        <w:tab/>
      </w:r>
      <w:r w:rsidR="00D20D74">
        <w:t xml:space="preserve">Mesmo </w:t>
      </w:r>
      <w:r w:rsidR="00F50349">
        <w:t xml:space="preserve">solicitando pessoalmente, foi obtido um baixo uso na aplicação, </w:t>
      </w:r>
      <w:r w:rsidR="001144BC">
        <w:t xml:space="preserve">gerando assim uma base muito pequena para </w:t>
      </w:r>
      <w:r w:rsidR="004D13B5">
        <w:t>aplicação do algoritmo</w:t>
      </w:r>
      <w:r w:rsidR="001144BC">
        <w:t xml:space="preserve"> KNN</w:t>
      </w:r>
      <w:r w:rsidR="00C61F65">
        <w:t>. E</w:t>
      </w:r>
      <w:r w:rsidR="00E2525D">
        <w:t xml:space="preserve">sse problema é conhecido como </w:t>
      </w:r>
      <w:proofErr w:type="spellStart"/>
      <w:r w:rsidR="00E2525D" w:rsidRPr="00E2525D">
        <w:rPr>
          <w:i/>
        </w:rPr>
        <w:t>Cold</w:t>
      </w:r>
      <w:proofErr w:type="spellEnd"/>
      <w:r w:rsidR="00E2525D" w:rsidRPr="00E2525D">
        <w:rPr>
          <w:i/>
        </w:rPr>
        <w:t xml:space="preserve"> Start</w:t>
      </w:r>
      <w:r w:rsidR="00C61F65">
        <w:t xml:space="preserve">, </w:t>
      </w:r>
      <w:r w:rsidR="0025794D">
        <w:t>que acontece</w:t>
      </w:r>
      <w:r w:rsidR="00C61F65">
        <w:t xml:space="preserve"> geralmente </w:t>
      </w:r>
      <w:r w:rsidR="004D13B5">
        <w:t xml:space="preserve">quando </w:t>
      </w:r>
      <w:r w:rsidR="00C61F65">
        <w:t>as aplicações estão iniciando e não tem um histórico de dados muito grande.</w:t>
      </w:r>
      <w:r w:rsidR="004D13B5">
        <w:t xml:space="preserve"> </w:t>
      </w:r>
      <w:r w:rsidR="00153B58">
        <w:t xml:space="preserve">Para </w:t>
      </w:r>
      <w:r w:rsidR="004D13B5">
        <w:t>lidar melhor com a acurácia inicial do KNN muito baixa</w:t>
      </w:r>
      <w:r w:rsidR="00153B58">
        <w:t xml:space="preserve">, foi </w:t>
      </w:r>
      <w:r w:rsidR="00153B58">
        <w:t>desenvolvid</w:t>
      </w:r>
      <w:r w:rsidR="004D13B5">
        <w:t>a</w:t>
      </w:r>
      <w:r w:rsidR="00153B58">
        <w:t xml:space="preserve"> a taxonomia dos gêneros, mantendo somente os principais</w:t>
      </w:r>
      <w:r w:rsidR="004D13B5">
        <w:t xml:space="preserve"> gêneros</w:t>
      </w:r>
      <w:r w:rsidR="00153B58">
        <w:t xml:space="preserve">, e com isso, </w:t>
      </w:r>
      <w:r w:rsidR="00153B58">
        <w:lastRenderedPageBreak/>
        <w:t xml:space="preserve">reduzindo o </w:t>
      </w:r>
      <w:r w:rsidR="00584B02">
        <w:t>número</w:t>
      </w:r>
      <w:r w:rsidR="00153B58">
        <w:t xml:space="preserve"> de resultados possíveis</w:t>
      </w:r>
      <w:r w:rsidR="004D13B5">
        <w:t>, o que melhorou a acurácia do</w:t>
      </w:r>
      <w:r w:rsidR="00153B58">
        <w:t xml:space="preserve"> KNN </w:t>
      </w:r>
      <w:r w:rsidR="004D13B5">
        <w:t>em</w:t>
      </w:r>
      <w:r w:rsidR="00153B58">
        <w:t xml:space="preserve"> predizer um melhor resultado.</w:t>
      </w:r>
      <w:r w:rsidR="00976E8E">
        <w:t xml:space="preserve"> </w:t>
      </w:r>
    </w:p>
    <w:p w14:paraId="277B42B4" w14:textId="5AE15F09" w:rsidR="00517C48" w:rsidRDefault="00517C48" w:rsidP="00A03108">
      <w:r>
        <w:tab/>
        <w:t>Porém, mesmo com a redução das classes, o modelo obteve uma baixa acurácia nas recomendações.</w:t>
      </w:r>
      <w:r w:rsidR="009A4547">
        <w:t xml:space="preserve"> </w:t>
      </w:r>
      <w:r w:rsidR="004D13B5">
        <w:t>Logo, há</w:t>
      </w:r>
      <w:r w:rsidR="009A4547">
        <w:t xml:space="preserve"> a necessidade de uma melhoria nas características</w:t>
      </w:r>
      <w:r w:rsidR="00962964">
        <w:t xml:space="preserve"> </w:t>
      </w:r>
      <w:r w:rsidR="004D13B5">
        <w:t xml:space="preserve">coletadas dos usuários, bem como um aumento na base </w:t>
      </w:r>
      <w:r w:rsidR="009A4547">
        <w:t xml:space="preserve">de </w:t>
      </w:r>
      <w:r w:rsidR="004D13B5">
        <w:t xml:space="preserve">dados. Posterior a isto, será possível também avaliar acurácia do KNN em relação a </w:t>
      </w:r>
      <w:r w:rsidR="009A4547">
        <w:t xml:space="preserve">outros </w:t>
      </w:r>
      <w:r w:rsidR="00B511F4">
        <w:t>algoritmos</w:t>
      </w:r>
      <w:r w:rsidR="009A4547">
        <w:t xml:space="preserve"> </w:t>
      </w:r>
      <w:r w:rsidR="004D13B5">
        <w:t xml:space="preserve">de </w:t>
      </w:r>
      <w:proofErr w:type="spellStart"/>
      <w:r w:rsidR="004D13B5" w:rsidRPr="00A46E2F">
        <w:rPr>
          <w:i/>
        </w:rPr>
        <w:t>Machine</w:t>
      </w:r>
      <w:proofErr w:type="spellEnd"/>
      <w:r w:rsidR="004D13B5" w:rsidRPr="00A46E2F">
        <w:rPr>
          <w:i/>
        </w:rPr>
        <w:t xml:space="preserve"> Learning</w:t>
      </w:r>
      <w:r w:rsidR="009A4547">
        <w:t>.</w:t>
      </w:r>
    </w:p>
    <w:p w14:paraId="64281C57" w14:textId="5C612801" w:rsidR="007468ED" w:rsidRDefault="0066283C" w:rsidP="00A03108">
      <w:pPr>
        <w:pStyle w:val="Ttulo2"/>
      </w:pPr>
      <w:bookmarkStart w:id="874" w:name="_Toc55260978"/>
      <w:bookmarkStart w:id="875" w:name="_Toc55777277"/>
      <w:r>
        <w:t>Trabalhos futuros</w:t>
      </w:r>
      <w:bookmarkEnd w:id="874"/>
      <w:bookmarkEnd w:id="875"/>
    </w:p>
    <w:p w14:paraId="62A984E0" w14:textId="1C5C3E01" w:rsidR="00330AAC" w:rsidRPr="00330AAC" w:rsidRDefault="00595F70" w:rsidP="00A03108">
      <w:r>
        <w:tab/>
      </w:r>
      <w:r w:rsidR="00330AAC">
        <w:t xml:space="preserve">Abaixo </w:t>
      </w:r>
      <w:r w:rsidR="004D13B5">
        <w:t>são</w:t>
      </w:r>
      <w:r w:rsidR="00330AAC">
        <w:t xml:space="preserve"> </w:t>
      </w:r>
      <w:r w:rsidR="004D13B5">
        <w:t>apresentadas</w:t>
      </w:r>
      <w:r w:rsidR="00330AAC">
        <w:t xml:space="preserve"> algumas melhorias e continuidade nos estudos relativos ao sistema de recomendação apresentado.</w:t>
      </w:r>
    </w:p>
    <w:p w14:paraId="17034882" w14:textId="1DFF7A55" w:rsidR="00E47144" w:rsidRDefault="007F0694" w:rsidP="00A03108">
      <w:pPr>
        <w:pStyle w:val="Listas1"/>
      </w:pPr>
      <w:r>
        <w:t xml:space="preserve">Desenvolver uma extensão mais simples para conectar ao Spotify, como uma extensão do </w:t>
      </w:r>
      <w:r w:rsidR="00EC7695">
        <w:t xml:space="preserve">Google </w:t>
      </w:r>
      <w:r>
        <w:t>Chrome</w:t>
      </w:r>
      <w:r w:rsidR="004D13B5" w:rsidRPr="00A46E2F">
        <w:t>;</w:t>
      </w:r>
    </w:p>
    <w:p w14:paraId="04166A29" w14:textId="30627D4A" w:rsidR="00626AA7" w:rsidRDefault="005A7421" w:rsidP="00A03108">
      <w:pPr>
        <w:pStyle w:val="Listas1"/>
      </w:pPr>
      <w:r>
        <w:t xml:space="preserve">Encontrar uma base mais completa para realizar a taxonomia dos </w:t>
      </w:r>
      <w:r w:rsidR="008C3534">
        <w:t>gêneros</w:t>
      </w:r>
      <w:r w:rsidR="004D13B5" w:rsidRPr="00A46E2F">
        <w:t>;</w:t>
      </w:r>
    </w:p>
    <w:p w14:paraId="4DAE0FBD" w14:textId="6BA911A2" w:rsidR="00EC7695" w:rsidRDefault="00782E87" w:rsidP="00A03108">
      <w:pPr>
        <w:pStyle w:val="Listas1"/>
      </w:pPr>
      <w:r>
        <w:t>Realizar a leitura d</w:t>
      </w:r>
      <w:r w:rsidR="00626AA7">
        <w:t xml:space="preserve">a emoção através dos batimentos cardíacos de um </w:t>
      </w:r>
      <w:proofErr w:type="spellStart"/>
      <w:r w:rsidR="00626AA7" w:rsidRPr="00626AA7">
        <w:rPr>
          <w:i/>
        </w:rPr>
        <w:t>wearable</w:t>
      </w:r>
      <w:proofErr w:type="spellEnd"/>
      <w:r w:rsidR="004D13B5" w:rsidRPr="00A46E2F">
        <w:rPr>
          <w:i/>
        </w:rPr>
        <w:t>;</w:t>
      </w:r>
    </w:p>
    <w:p w14:paraId="13F6C7B9" w14:textId="3F010B76" w:rsidR="00EC7695" w:rsidRDefault="00A9264D" w:rsidP="00A03108">
      <w:pPr>
        <w:pStyle w:val="Listas1"/>
      </w:pPr>
      <w:r>
        <w:t xml:space="preserve">Carregar histórico do Spotify para auxiliar o </w:t>
      </w:r>
      <w:proofErr w:type="spellStart"/>
      <w:r w:rsidR="006A48DB" w:rsidRPr="008C3534">
        <w:rPr>
          <w:i/>
        </w:rPr>
        <w:t>C</w:t>
      </w:r>
      <w:r w:rsidRPr="008C3534">
        <w:rPr>
          <w:i/>
        </w:rPr>
        <w:t>old</w:t>
      </w:r>
      <w:proofErr w:type="spellEnd"/>
      <w:r w:rsidRPr="008C3534">
        <w:rPr>
          <w:i/>
        </w:rPr>
        <w:t xml:space="preserve"> </w:t>
      </w:r>
      <w:r w:rsidR="006A48DB" w:rsidRPr="008C3534">
        <w:rPr>
          <w:i/>
        </w:rPr>
        <w:t>S</w:t>
      </w:r>
      <w:r w:rsidRPr="008C3534">
        <w:rPr>
          <w:i/>
        </w:rPr>
        <w:t>tart</w:t>
      </w:r>
      <w:r>
        <w:t xml:space="preserve"> do </w:t>
      </w:r>
      <w:r w:rsidR="003C72A4">
        <w:t>KNN</w:t>
      </w:r>
      <w:r w:rsidR="004D13B5" w:rsidRPr="00A46E2F">
        <w:t>;</w:t>
      </w:r>
    </w:p>
    <w:p w14:paraId="2621901A" w14:textId="5AD1EBD5" w:rsidR="00ED5086" w:rsidRDefault="00ED5086" w:rsidP="00A03108">
      <w:pPr>
        <w:pStyle w:val="Listas1"/>
      </w:pPr>
      <w:r>
        <w:t xml:space="preserve">Realizar perguntas sobre gêneros, músicas e artistas para auxiliar no </w:t>
      </w:r>
      <w:proofErr w:type="spellStart"/>
      <w:r w:rsidRPr="00D47715">
        <w:rPr>
          <w:i/>
        </w:rPr>
        <w:t>Cold</w:t>
      </w:r>
      <w:proofErr w:type="spellEnd"/>
      <w:r w:rsidRPr="00D47715">
        <w:rPr>
          <w:i/>
        </w:rPr>
        <w:t xml:space="preserve"> Start</w:t>
      </w:r>
      <w:r>
        <w:t xml:space="preserve"> do KNN</w:t>
      </w:r>
      <w:r w:rsidR="004D13B5" w:rsidRPr="00A46E2F">
        <w:t>;</w:t>
      </w:r>
    </w:p>
    <w:p w14:paraId="42514197" w14:textId="22F687CA" w:rsidR="00686E20" w:rsidRPr="00782C2E" w:rsidRDefault="00686E20" w:rsidP="00A03108">
      <w:pPr>
        <w:pStyle w:val="Listas1"/>
      </w:pPr>
      <w:r>
        <w:t xml:space="preserve">Aperfeiçoar </w:t>
      </w:r>
      <w:r w:rsidR="00480C05">
        <w:t xml:space="preserve">atributos </w:t>
      </w:r>
      <w:r>
        <w:t>do modelo</w:t>
      </w:r>
      <w:r w:rsidR="00480C05">
        <w:t xml:space="preserve"> para aumentar </w:t>
      </w:r>
      <w:r w:rsidR="009B6B8A">
        <w:t xml:space="preserve">a </w:t>
      </w:r>
      <w:r w:rsidR="004D13B5" w:rsidRPr="00A46E2F">
        <w:t>acurácia,</w:t>
      </w:r>
      <w:r w:rsidR="009B6B8A" w:rsidRPr="00A46E2F">
        <w:t xml:space="preserve"> </w:t>
      </w:r>
      <w:r w:rsidR="009B6B8A">
        <w:t>precisão</w:t>
      </w:r>
      <w:r w:rsidR="00480C05">
        <w:t xml:space="preserve"> e </w:t>
      </w:r>
      <w:r w:rsidR="00480C05" w:rsidRPr="005E50F0">
        <w:rPr>
          <w:i/>
        </w:rPr>
        <w:t>recall</w:t>
      </w:r>
      <w:r w:rsidR="004D13B5" w:rsidRPr="00A46E2F">
        <w:rPr>
          <w:i/>
        </w:rPr>
        <w:t>;</w:t>
      </w:r>
    </w:p>
    <w:p w14:paraId="66C4159D" w14:textId="548D6220" w:rsidR="00782C2E" w:rsidRDefault="00782C2E" w:rsidP="00A03108">
      <w:pPr>
        <w:pStyle w:val="Listas1"/>
      </w:pPr>
      <w:r>
        <w:t xml:space="preserve">Utilizar latitude e longitude para assimilar a localização em </w:t>
      </w:r>
      <w:proofErr w:type="spellStart"/>
      <w:r w:rsidRPr="0060684E">
        <w:rPr>
          <w:i/>
        </w:rPr>
        <w:t>label</w:t>
      </w:r>
      <w:proofErr w:type="spellEnd"/>
      <w:r>
        <w:t xml:space="preserve"> e facilitar o seu preenchimento</w:t>
      </w:r>
      <w:r w:rsidR="004D13B5" w:rsidRPr="00A46E2F">
        <w:t>;</w:t>
      </w:r>
    </w:p>
    <w:p w14:paraId="4EFA4B9A" w14:textId="66FC7582" w:rsidR="00B92A38" w:rsidRDefault="00B92A38" w:rsidP="00A03108">
      <w:pPr>
        <w:pStyle w:val="Listas1"/>
      </w:pPr>
      <w:r>
        <w:t>Aplicar um</w:t>
      </w:r>
      <w:r w:rsidR="008818B9">
        <w:t xml:space="preserve">a leitura </w:t>
      </w:r>
      <w:r>
        <w:t xml:space="preserve">sequencial </w:t>
      </w:r>
      <w:r w:rsidR="008818B9">
        <w:t>ao modelo da</w:t>
      </w:r>
      <w:r>
        <w:t>s recomendaç</w:t>
      </w:r>
      <w:r w:rsidR="00431EE4">
        <w:t>ões</w:t>
      </w:r>
      <w:r w:rsidR="004D13B5" w:rsidRPr="00A46E2F">
        <w:t>;</w:t>
      </w:r>
    </w:p>
    <w:p w14:paraId="7E34E3B3" w14:textId="044A9597" w:rsidR="00D340A9" w:rsidRDefault="00D340A9" w:rsidP="00A03108">
      <w:pPr>
        <w:pStyle w:val="Listas1"/>
      </w:pPr>
      <w:r>
        <w:t>Contabilizar ações</w:t>
      </w:r>
      <w:r w:rsidR="00545261">
        <w:t xml:space="preserve"> apresentadas no </w:t>
      </w:r>
      <w:r w:rsidR="00545261" w:rsidRPr="00A46E2F">
        <w:fldChar w:fldCharType="begin"/>
      </w:r>
      <w:r w:rsidR="00545261" w:rsidRPr="00A46E2F">
        <w:instrText xml:space="preserve"> REF _Ref55256921 \h </w:instrText>
      </w:r>
      <w:r w:rsidR="004D13B5">
        <w:instrText xml:space="preserve"> \* MERGEFORMAT </w:instrText>
      </w:r>
      <w:r w:rsidR="00545261" w:rsidRPr="00A46E2F">
        <w:fldChar w:fldCharType="separate"/>
      </w:r>
      <w:r w:rsidR="00545261" w:rsidRPr="00A46E2F">
        <w:t xml:space="preserve">Quadro </w:t>
      </w:r>
      <w:r w:rsidR="00545261" w:rsidRPr="00A46E2F">
        <w:rPr>
          <w:noProof/>
        </w:rPr>
        <w:t>3</w:t>
      </w:r>
      <w:r w:rsidR="00545261" w:rsidRPr="00A46E2F">
        <w:fldChar w:fldCharType="end"/>
      </w:r>
      <w:r w:rsidR="00545261">
        <w:t xml:space="preserve"> </w:t>
      </w:r>
      <w:r>
        <w:t>que não estão sendo utilizadas no modelo</w:t>
      </w:r>
      <w:r w:rsidR="004D13B5" w:rsidRPr="00A46E2F">
        <w:t>;</w:t>
      </w:r>
    </w:p>
    <w:p w14:paraId="4C5B7F1A" w14:textId="44F1B530" w:rsidR="0075046B" w:rsidRDefault="00581A29" w:rsidP="00A03108">
      <w:pPr>
        <w:pStyle w:val="Listas1"/>
      </w:pPr>
      <w:r>
        <w:t xml:space="preserve">Inserir </w:t>
      </w:r>
      <w:proofErr w:type="spellStart"/>
      <w:r w:rsidRPr="00581A29">
        <w:rPr>
          <w:i/>
        </w:rPr>
        <w:t>feature</w:t>
      </w:r>
      <w:proofErr w:type="spellEnd"/>
      <w:r w:rsidR="0075046B">
        <w:t xml:space="preserve"> “amigos ou sozinho”</w:t>
      </w:r>
      <w:r>
        <w:t xml:space="preserve"> ao plugin e utilizar no modelo</w:t>
      </w:r>
      <w:r w:rsidR="004D13B5" w:rsidRPr="00A46E2F">
        <w:t>.</w:t>
      </w:r>
    </w:p>
    <w:p w14:paraId="697F3C69" w14:textId="0E9FA6F9" w:rsidR="008F2AE9" w:rsidRPr="00310EA6" w:rsidRDefault="008F2AE9" w:rsidP="00A03108">
      <w:pPr>
        <w:pStyle w:val="Ttulo1-semnumerao"/>
      </w:pPr>
      <w:bookmarkStart w:id="876" w:name="_Toc55260979"/>
      <w:bookmarkStart w:id="877" w:name="_Toc55777278"/>
      <w:commentRangeStart w:id="878"/>
      <w:commentRangeStart w:id="879"/>
      <w:r w:rsidRPr="00310EA6">
        <w:lastRenderedPageBreak/>
        <w:t>Referências Bibliográficas</w:t>
      </w:r>
      <w:commentRangeEnd w:id="878"/>
      <w:r w:rsidR="009518DB">
        <w:rPr>
          <w:rStyle w:val="Refdecomentrio"/>
          <w:b w:val="0"/>
          <w:caps w:val="0"/>
          <w:snapToGrid/>
          <w:spacing w:val="0"/>
          <w:kern w:val="0"/>
        </w:rPr>
        <w:commentReference w:id="878"/>
      </w:r>
      <w:commentRangeEnd w:id="879"/>
      <w:r w:rsidR="005A74E7">
        <w:rPr>
          <w:rStyle w:val="Refdecomentrio"/>
          <w:b w:val="0"/>
          <w:caps w:val="0"/>
          <w:snapToGrid/>
          <w:spacing w:val="0"/>
          <w:kern w:val="0"/>
        </w:rPr>
        <w:commentReference w:id="879"/>
      </w:r>
      <w:bookmarkEnd w:id="876"/>
      <w:bookmarkEnd w:id="877"/>
    </w:p>
    <w:p w14:paraId="7910AA52" w14:textId="038CCEBD" w:rsidR="00EE2360" w:rsidRPr="006449D5" w:rsidRDefault="00C648F5" w:rsidP="00A03108">
      <w:pPr>
        <w:rPr>
          <w:noProof/>
          <w:lang w:val="en-US"/>
        </w:rPr>
      </w:pPr>
      <w:r>
        <w:fldChar w:fldCharType="begin" w:fldLock="1"/>
      </w:r>
      <w:r w:rsidRPr="00310EA6">
        <w:instrText xml:space="preserve">ADDIN Mendeley Bibliography CSL_BIBLIOGRAPHY </w:instrText>
      </w:r>
      <w:r>
        <w:fldChar w:fldCharType="separate"/>
      </w:r>
      <w:r w:rsidR="00EE2360" w:rsidRPr="00EE2360">
        <w:rPr>
          <w:noProof/>
        </w:rPr>
        <w:t xml:space="preserve">ACM. </w:t>
      </w:r>
      <w:r w:rsidR="00EE2360" w:rsidRPr="00EE2360">
        <w:rPr>
          <w:b/>
          <w:bCs/>
          <w:noProof/>
        </w:rPr>
        <w:t>Advanced Search</w:t>
      </w:r>
      <w:r w:rsidR="00EE2360" w:rsidRPr="00EE2360">
        <w:rPr>
          <w:noProof/>
        </w:rPr>
        <w:t xml:space="preserve">. Disponível em: &lt;https://dl.acm.org/search/advanced&gt;. Acesso em: 5 maio. </w:t>
      </w:r>
      <w:r w:rsidR="00EE2360" w:rsidRPr="006449D5">
        <w:rPr>
          <w:noProof/>
          <w:lang w:val="en-US"/>
        </w:rPr>
        <w:t xml:space="preserve">2020. </w:t>
      </w:r>
    </w:p>
    <w:p w14:paraId="0F6301A8" w14:textId="77777777" w:rsidR="00EE2360" w:rsidRPr="00EE2360" w:rsidRDefault="00EE2360" w:rsidP="00A03108">
      <w:pPr>
        <w:rPr>
          <w:noProof/>
        </w:rPr>
      </w:pPr>
      <w:r w:rsidRPr="006449D5">
        <w:rPr>
          <w:noProof/>
          <w:lang w:val="en-US"/>
        </w:rPr>
        <w:t xml:space="preserve">ACM RECSYS COMMUNITY. </w:t>
      </w:r>
      <w:r w:rsidRPr="006449D5">
        <w:rPr>
          <w:b/>
          <w:bCs/>
          <w:noProof/>
          <w:lang w:val="en-US"/>
        </w:rPr>
        <w:t>RecSys – ACM Recommender Systems</w:t>
      </w:r>
      <w:r w:rsidRPr="006449D5">
        <w:rPr>
          <w:noProof/>
          <w:lang w:val="en-US"/>
        </w:rPr>
        <w:t xml:space="preserve">. Disponível em: &lt;https://recsys.acm.org/&gt;. </w:t>
      </w:r>
      <w:r w:rsidRPr="00EE2360">
        <w:rPr>
          <w:noProof/>
        </w:rPr>
        <w:t xml:space="preserve">Acesso em: 28 abr. 2020. </w:t>
      </w:r>
    </w:p>
    <w:p w14:paraId="644332DE" w14:textId="77777777" w:rsidR="00EE2360" w:rsidRPr="006449D5" w:rsidRDefault="00EE2360" w:rsidP="00A03108">
      <w:pPr>
        <w:rPr>
          <w:noProof/>
          <w:lang w:val="en-US"/>
        </w:rPr>
      </w:pPr>
      <w:r w:rsidRPr="00EE2360">
        <w:rPr>
          <w:noProof/>
        </w:rPr>
        <w:t xml:space="preserve">ALIAGA, W. K. DESENVOLVIMENTO DE UM SISTEMA DE RECOMENDACÃO MUSICAL SENSÍVEL AO CONTEXTO. </w:t>
      </w:r>
      <w:r w:rsidRPr="006449D5">
        <w:rPr>
          <w:noProof/>
          <w:lang w:val="en-US"/>
        </w:rPr>
        <w:t xml:space="preserve">2018. </w:t>
      </w:r>
    </w:p>
    <w:p w14:paraId="01034844" w14:textId="77777777" w:rsidR="00EE2360" w:rsidRPr="006449D5" w:rsidRDefault="00EE2360" w:rsidP="00A03108">
      <w:pPr>
        <w:rPr>
          <w:noProof/>
          <w:lang w:val="en-US"/>
        </w:rPr>
      </w:pPr>
      <w:r w:rsidRPr="006449D5">
        <w:rPr>
          <w:noProof/>
          <w:lang w:val="en-US"/>
        </w:rPr>
        <w:t xml:space="preserve">BHATNAGAR, V. Collaborative filtering using data mining and analysis. [s.l: s.n.]. </w:t>
      </w:r>
    </w:p>
    <w:p w14:paraId="75F81578" w14:textId="77777777" w:rsidR="00EE2360" w:rsidRPr="006449D5" w:rsidRDefault="00EE2360" w:rsidP="00A03108">
      <w:pPr>
        <w:rPr>
          <w:noProof/>
          <w:lang w:val="en-US"/>
        </w:rPr>
      </w:pPr>
      <w:r w:rsidRPr="006449D5">
        <w:rPr>
          <w:noProof/>
          <w:lang w:val="en-US"/>
        </w:rPr>
        <w:t xml:space="preserve">BORJA, K.; DIERINGER, S. Streaming or stealing? The complementary features between music streaming and music piracy. </w:t>
      </w:r>
      <w:r w:rsidRPr="006449D5">
        <w:rPr>
          <w:b/>
          <w:bCs/>
          <w:noProof/>
          <w:lang w:val="en-US"/>
        </w:rPr>
        <w:t>Journal of Retailing and Consumer Services</w:t>
      </w:r>
      <w:r w:rsidRPr="006449D5">
        <w:rPr>
          <w:noProof/>
          <w:lang w:val="en-US"/>
        </w:rPr>
        <w:t xml:space="preserve">, v. 32, p. 86–95, 2016. </w:t>
      </w:r>
    </w:p>
    <w:p w14:paraId="495C8259" w14:textId="77777777" w:rsidR="00EE2360" w:rsidRPr="00EE2360" w:rsidRDefault="00EE2360" w:rsidP="00A03108">
      <w:pPr>
        <w:rPr>
          <w:noProof/>
        </w:rPr>
      </w:pPr>
      <w:r w:rsidRPr="006449D5">
        <w:rPr>
          <w:noProof/>
          <w:lang w:val="en-US"/>
        </w:rPr>
        <w:t xml:space="preserve">DIETMAR, J. et al. </w:t>
      </w:r>
      <w:r w:rsidRPr="006449D5">
        <w:rPr>
          <w:b/>
          <w:bCs/>
          <w:noProof/>
          <w:lang w:val="en-US"/>
        </w:rPr>
        <w:t>Recommendation system -An Introduction</w:t>
      </w:r>
      <w:r w:rsidRPr="006449D5">
        <w:rPr>
          <w:noProof/>
          <w:lang w:val="en-US"/>
        </w:rPr>
        <w:t xml:space="preserve">. [s.l: s.n.]. </w:t>
      </w:r>
      <w:r w:rsidRPr="00EE2360">
        <w:rPr>
          <w:noProof/>
        </w:rPr>
        <w:t>v. 91</w:t>
      </w:r>
    </w:p>
    <w:p w14:paraId="7D0168F8" w14:textId="77777777" w:rsidR="00EE2360" w:rsidRPr="00EE2360" w:rsidRDefault="00EE2360" w:rsidP="00A03108">
      <w:pPr>
        <w:rPr>
          <w:noProof/>
        </w:rPr>
      </w:pPr>
      <w:r w:rsidRPr="00EE2360">
        <w:rPr>
          <w:noProof/>
        </w:rPr>
        <w:t xml:space="preserve">EDITORA MELHORAMENTOS LTDA. </w:t>
      </w:r>
      <w:r w:rsidRPr="00EE2360">
        <w:rPr>
          <w:b/>
          <w:bCs/>
          <w:noProof/>
        </w:rPr>
        <w:t>Sobre o dicionário | Michaelis On-line</w:t>
      </w:r>
      <w:r w:rsidRPr="00EE2360">
        <w:rPr>
          <w:noProof/>
        </w:rPr>
        <w:t xml:space="preserve">. Disponível em: &lt;https://michaelis.uol.com.br/&gt;. Acesso em: 6 jun. 2020. </w:t>
      </w:r>
    </w:p>
    <w:p w14:paraId="3A24EDBA" w14:textId="77777777" w:rsidR="00EE2360" w:rsidRPr="006449D5" w:rsidRDefault="00EE2360" w:rsidP="00A03108">
      <w:pPr>
        <w:rPr>
          <w:noProof/>
          <w:lang w:val="en-US"/>
        </w:rPr>
      </w:pPr>
      <w:r w:rsidRPr="006449D5">
        <w:rPr>
          <w:noProof/>
          <w:lang w:val="en-US"/>
        </w:rPr>
        <w:t xml:space="preserve">ERIKSSON, M. et al. </w:t>
      </w:r>
      <w:r w:rsidRPr="006449D5">
        <w:rPr>
          <w:b/>
          <w:bCs/>
          <w:noProof/>
          <w:lang w:val="en-US"/>
        </w:rPr>
        <w:t>Spotify Teardown</w:t>
      </w:r>
      <w:r w:rsidRPr="006449D5">
        <w:rPr>
          <w:noProof/>
          <w:lang w:val="en-US"/>
        </w:rPr>
        <w:t xml:space="preserve">. [s.l.] MIT Press, 2019. </w:t>
      </w:r>
    </w:p>
    <w:p w14:paraId="35C0C752" w14:textId="77777777" w:rsidR="00EE2360" w:rsidRPr="006449D5" w:rsidRDefault="00EE2360" w:rsidP="00A03108">
      <w:pPr>
        <w:rPr>
          <w:noProof/>
          <w:lang w:val="en-US"/>
        </w:rPr>
      </w:pPr>
      <w:r w:rsidRPr="006449D5">
        <w:rPr>
          <w:noProof/>
          <w:lang w:val="en-US"/>
        </w:rPr>
        <w:t xml:space="preserve">FALK, K. Practical Recommender Systems. [s.l: s.n.]. </w:t>
      </w:r>
    </w:p>
    <w:p w14:paraId="3FAB6AF5" w14:textId="77777777" w:rsidR="00EE2360" w:rsidRPr="00EE2360" w:rsidRDefault="00EE2360" w:rsidP="00A03108">
      <w:pPr>
        <w:rPr>
          <w:noProof/>
        </w:rPr>
      </w:pPr>
      <w:r w:rsidRPr="006449D5">
        <w:rPr>
          <w:noProof/>
          <w:lang w:val="en-US"/>
        </w:rPr>
        <w:t xml:space="preserve">IFPI. </w:t>
      </w:r>
      <w:r w:rsidRPr="006449D5">
        <w:rPr>
          <w:b/>
          <w:bCs/>
          <w:noProof/>
          <w:lang w:val="en-US"/>
        </w:rPr>
        <w:t>IFPI Global Music Report 2019</w:t>
      </w:r>
      <w:r w:rsidRPr="006449D5">
        <w:rPr>
          <w:noProof/>
          <w:lang w:val="en-US"/>
        </w:rPr>
        <w:t xml:space="preserve">. </w:t>
      </w:r>
      <w:r w:rsidRPr="00EE2360">
        <w:rPr>
          <w:noProof/>
        </w:rPr>
        <w:t xml:space="preserve">Disponível em: &lt;https://www.ifpi.org/news/IFPI-GLOBAL-MUSIC-REPORT-2019&gt;. </w:t>
      </w:r>
    </w:p>
    <w:p w14:paraId="2E330E80" w14:textId="77777777" w:rsidR="00EE2360" w:rsidRPr="006449D5" w:rsidRDefault="00EE2360" w:rsidP="00A03108">
      <w:pPr>
        <w:rPr>
          <w:noProof/>
          <w:lang w:val="en-US"/>
        </w:rPr>
      </w:pPr>
      <w:r w:rsidRPr="006449D5">
        <w:rPr>
          <w:noProof/>
          <w:lang w:val="en-US"/>
        </w:rPr>
        <w:t xml:space="preserve">JOSÉ, I. </w:t>
      </w:r>
      <w:r w:rsidRPr="006449D5">
        <w:rPr>
          <w:b/>
          <w:bCs/>
          <w:noProof/>
          <w:lang w:val="en-US"/>
        </w:rPr>
        <w:t>KNN (K-Nearest Neighbors) #1</w:t>
      </w:r>
      <w:r w:rsidRPr="006449D5">
        <w:rPr>
          <w:noProof/>
          <w:lang w:val="en-US"/>
        </w:rPr>
        <w:t xml:space="preserve">. </w:t>
      </w:r>
      <w:r w:rsidRPr="00EE2360">
        <w:rPr>
          <w:noProof/>
        </w:rPr>
        <w:t xml:space="preserve">Disponível em: &lt;https://medium.com/brasil-ai/knn-k-nearest-neighbors-1-e140c82e9c4e&gt;. </w:t>
      </w:r>
      <w:r w:rsidRPr="006449D5">
        <w:rPr>
          <w:noProof/>
          <w:lang w:val="en-US"/>
        </w:rPr>
        <w:t xml:space="preserve">Acesso em: 4 out. 2020. </w:t>
      </w:r>
    </w:p>
    <w:p w14:paraId="1C0BD2D0" w14:textId="77777777" w:rsidR="00EE2360" w:rsidRPr="006449D5" w:rsidRDefault="00EE2360" w:rsidP="00A03108">
      <w:pPr>
        <w:rPr>
          <w:noProof/>
          <w:lang w:val="en-US"/>
        </w:rPr>
      </w:pPr>
      <w:r w:rsidRPr="006449D5">
        <w:rPr>
          <w:noProof/>
          <w:lang w:val="en-US"/>
        </w:rPr>
        <w:t xml:space="preserve">LUDEWIG, M. et al. Effective nearest-neighbor music recommendations. </w:t>
      </w:r>
      <w:r w:rsidRPr="006449D5">
        <w:rPr>
          <w:b/>
          <w:bCs/>
          <w:noProof/>
          <w:lang w:val="en-US"/>
        </w:rPr>
        <w:t>ACM International Conference Proceeding Series</w:t>
      </w:r>
      <w:r w:rsidRPr="006449D5">
        <w:rPr>
          <w:noProof/>
          <w:lang w:val="en-US"/>
        </w:rPr>
        <w:t xml:space="preserve">, 2018. </w:t>
      </w:r>
    </w:p>
    <w:p w14:paraId="0CA32E23" w14:textId="77777777" w:rsidR="00EE2360" w:rsidRPr="00EE2360" w:rsidRDefault="00EE2360" w:rsidP="00A03108">
      <w:pPr>
        <w:rPr>
          <w:noProof/>
        </w:rPr>
      </w:pPr>
      <w:r w:rsidRPr="006449D5">
        <w:rPr>
          <w:noProof/>
          <w:lang w:val="en-US"/>
        </w:rPr>
        <w:t xml:space="preserve">LUINI, B. J. R.; WHITMAN, A. E.; DATE, P. </w:t>
      </w:r>
      <w:r w:rsidRPr="006449D5">
        <w:rPr>
          <w:b/>
          <w:bCs/>
          <w:noProof/>
          <w:lang w:val="en-US"/>
        </w:rPr>
        <w:t>Streaming Audio: The FezGuys’ Guide</w:t>
      </w:r>
      <w:r w:rsidRPr="006449D5">
        <w:rPr>
          <w:noProof/>
          <w:lang w:val="en-US"/>
        </w:rPr>
        <w:t xml:space="preserve">. </w:t>
      </w:r>
      <w:r w:rsidRPr="00EE2360">
        <w:rPr>
          <w:noProof/>
        </w:rPr>
        <w:t xml:space="preserve">[s.l: s.n.]. </w:t>
      </w:r>
    </w:p>
    <w:p w14:paraId="6B2DAD82" w14:textId="77777777" w:rsidR="00EE2360" w:rsidRPr="00EE2360" w:rsidRDefault="00EE2360" w:rsidP="00A03108">
      <w:pPr>
        <w:rPr>
          <w:noProof/>
        </w:rPr>
      </w:pPr>
      <w:r w:rsidRPr="00EE2360">
        <w:rPr>
          <w:noProof/>
        </w:rPr>
        <w:t xml:space="preserve">MURARO, R. M. Os avanços tecnológicos e o futuro da humanidadeQuerendo ser Deus, , 2009. </w:t>
      </w:r>
    </w:p>
    <w:p w14:paraId="5266484A" w14:textId="77777777" w:rsidR="00EE2360" w:rsidRPr="006449D5" w:rsidRDefault="00EE2360" w:rsidP="00A03108">
      <w:pPr>
        <w:rPr>
          <w:noProof/>
          <w:lang w:val="en-US"/>
        </w:rPr>
      </w:pPr>
      <w:r w:rsidRPr="006449D5">
        <w:rPr>
          <w:noProof/>
          <w:lang w:val="en-US"/>
        </w:rPr>
        <w:t xml:space="preserve">NIWA, H. </w:t>
      </w:r>
      <w:r w:rsidRPr="006449D5">
        <w:rPr>
          <w:b/>
          <w:bCs/>
          <w:noProof/>
          <w:lang w:val="en-US"/>
        </w:rPr>
        <w:t>Streaming Systems</w:t>
      </w:r>
      <w:r w:rsidRPr="006449D5">
        <w:rPr>
          <w:noProof/>
          <w:lang w:val="en-US"/>
        </w:rPr>
        <w:t>. [s.l.] O’Reilly Media, 2018. v. 134</w:t>
      </w:r>
    </w:p>
    <w:p w14:paraId="38F026A9" w14:textId="77777777" w:rsidR="00EE2360" w:rsidRPr="006449D5" w:rsidRDefault="00EE2360" w:rsidP="00A03108">
      <w:pPr>
        <w:rPr>
          <w:noProof/>
          <w:lang w:val="en-US"/>
        </w:rPr>
      </w:pPr>
      <w:r w:rsidRPr="006449D5">
        <w:rPr>
          <w:noProof/>
          <w:lang w:val="en-US"/>
        </w:rPr>
        <w:t xml:space="preserve">PEDREGOSA, F. et al. Scikit-learn: Machine Learning in {P}ython. </w:t>
      </w:r>
      <w:r w:rsidRPr="006449D5">
        <w:rPr>
          <w:b/>
          <w:bCs/>
          <w:noProof/>
          <w:lang w:val="en-US"/>
        </w:rPr>
        <w:t>Journal of Machine Learning Research</w:t>
      </w:r>
      <w:r w:rsidRPr="006449D5">
        <w:rPr>
          <w:noProof/>
          <w:lang w:val="en-US"/>
        </w:rPr>
        <w:t xml:space="preserve">, v. 12, p. 2825–2830, 2011. </w:t>
      </w:r>
    </w:p>
    <w:p w14:paraId="7007EAD2" w14:textId="77777777" w:rsidR="00EE2360" w:rsidRPr="006449D5" w:rsidRDefault="00EE2360" w:rsidP="00A03108">
      <w:pPr>
        <w:rPr>
          <w:noProof/>
          <w:lang w:val="en-US"/>
        </w:rPr>
      </w:pPr>
      <w:r w:rsidRPr="006449D5">
        <w:rPr>
          <w:noProof/>
          <w:lang w:val="en-US"/>
        </w:rPr>
        <w:t xml:space="preserve">RÄTSCH, G. A brief introduction into machine learning. </w:t>
      </w:r>
      <w:r w:rsidRPr="006449D5">
        <w:rPr>
          <w:b/>
          <w:bCs/>
          <w:noProof/>
          <w:lang w:val="en-US"/>
        </w:rPr>
        <w:t>21st Chaos Communication Congress</w:t>
      </w:r>
      <w:r w:rsidRPr="006449D5">
        <w:rPr>
          <w:noProof/>
          <w:lang w:val="en-US"/>
        </w:rPr>
        <w:t xml:space="preserve">, p. 1–6, 2004. </w:t>
      </w:r>
    </w:p>
    <w:p w14:paraId="7AC87ACA" w14:textId="77777777" w:rsidR="00EE2360" w:rsidRPr="006449D5" w:rsidRDefault="00EE2360" w:rsidP="00A03108">
      <w:pPr>
        <w:rPr>
          <w:noProof/>
          <w:lang w:val="en-US"/>
        </w:rPr>
      </w:pPr>
      <w:r w:rsidRPr="006449D5">
        <w:rPr>
          <w:noProof/>
          <w:lang w:val="en-US"/>
        </w:rPr>
        <w:t xml:space="preserve">RESNICK, PAUL AND VARIAN, H. R. Recommender Systems. </w:t>
      </w:r>
      <w:r w:rsidRPr="006449D5">
        <w:rPr>
          <w:b/>
          <w:bCs/>
          <w:noProof/>
          <w:lang w:val="en-US"/>
        </w:rPr>
        <w:t>Communications of the ACM</w:t>
      </w:r>
      <w:r w:rsidRPr="006449D5">
        <w:rPr>
          <w:noProof/>
          <w:lang w:val="en-US"/>
        </w:rPr>
        <w:t xml:space="preserve">, v. 40, n. 4, p. 56–58, 1997. </w:t>
      </w:r>
    </w:p>
    <w:p w14:paraId="781B8500" w14:textId="77777777" w:rsidR="00EE2360" w:rsidRPr="006449D5" w:rsidRDefault="00EE2360" w:rsidP="00A03108">
      <w:pPr>
        <w:rPr>
          <w:noProof/>
          <w:lang w:val="en-US"/>
        </w:rPr>
      </w:pPr>
      <w:r w:rsidRPr="006449D5">
        <w:rPr>
          <w:noProof/>
          <w:lang w:val="en-US"/>
        </w:rPr>
        <w:lastRenderedPageBreak/>
        <w:t xml:space="preserve">RICCI, F.; ROKACH, L.; SHAPIRA, B. </w:t>
      </w:r>
      <w:r w:rsidRPr="006449D5">
        <w:rPr>
          <w:b/>
          <w:bCs/>
          <w:noProof/>
          <w:lang w:val="en-US"/>
        </w:rPr>
        <w:t>Recommender Systems Handbook</w:t>
      </w:r>
      <w:r w:rsidRPr="006449D5">
        <w:rPr>
          <w:noProof/>
          <w:lang w:val="en-US"/>
        </w:rPr>
        <w:t xml:space="preserve">. [s.l: s.n.]. </w:t>
      </w:r>
    </w:p>
    <w:p w14:paraId="52CA4750" w14:textId="77777777" w:rsidR="00EE2360" w:rsidRPr="006449D5" w:rsidRDefault="00EE2360" w:rsidP="00A03108">
      <w:pPr>
        <w:rPr>
          <w:noProof/>
          <w:lang w:val="en-US"/>
        </w:rPr>
      </w:pPr>
      <w:r w:rsidRPr="006449D5">
        <w:rPr>
          <w:noProof/>
          <w:lang w:val="en-US"/>
        </w:rPr>
        <w:t xml:space="preserve">T.M. COVER, P. E. H. Nearest Neighbor Pattern Classfication. v. I, p. 1–28, 1967. </w:t>
      </w:r>
    </w:p>
    <w:p w14:paraId="351E9AB6" w14:textId="77777777" w:rsidR="00EE2360" w:rsidRPr="006449D5" w:rsidRDefault="00EE2360" w:rsidP="00A03108">
      <w:pPr>
        <w:rPr>
          <w:noProof/>
          <w:lang w:val="en-US"/>
        </w:rPr>
      </w:pPr>
      <w:r w:rsidRPr="006449D5">
        <w:rPr>
          <w:noProof/>
          <w:lang w:val="en-US"/>
        </w:rPr>
        <w:t xml:space="preserve">TKALČIČ, M. et al. Prediction of music pairwise preferences from facial expressions. </w:t>
      </w:r>
      <w:r w:rsidRPr="006449D5">
        <w:rPr>
          <w:b/>
          <w:bCs/>
          <w:noProof/>
          <w:lang w:val="en-US"/>
        </w:rPr>
        <w:t>International Conference on Intelligent User Interfaces, Proceedings IUI</w:t>
      </w:r>
      <w:r w:rsidRPr="006449D5">
        <w:rPr>
          <w:noProof/>
          <w:lang w:val="en-US"/>
        </w:rPr>
        <w:t xml:space="preserve">, v. Part F1476, p. 150–159, 2019. </w:t>
      </w:r>
    </w:p>
    <w:p w14:paraId="7221F901" w14:textId="77777777" w:rsidR="00EE2360" w:rsidRPr="006449D5" w:rsidRDefault="00EE2360" w:rsidP="00A03108">
      <w:pPr>
        <w:rPr>
          <w:noProof/>
          <w:lang w:val="en-US"/>
        </w:rPr>
      </w:pPr>
      <w:r w:rsidRPr="00EE2360">
        <w:rPr>
          <w:noProof/>
        </w:rPr>
        <w:t xml:space="preserve">UNIVERSIDADE FEDERAL DO CEARA. </w:t>
      </w:r>
      <w:r w:rsidRPr="00EE2360">
        <w:rPr>
          <w:b/>
          <w:bCs/>
          <w:noProof/>
        </w:rPr>
        <w:t>A Magnetorresistência Gigante</w:t>
      </w:r>
      <w:r w:rsidRPr="00EE2360">
        <w:rPr>
          <w:noProof/>
        </w:rPr>
        <w:t xml:space="preserve">. Disponível em: &lt;https://seara.ufc.br/tintim-por-tintim/tecnologia/a-magnetorresistencia-gigante/&gt;. </w:t>
      </w:r>
      <w:r w:rsidRPr="006449D5">
        <w:rPr>
          <w:noProof/>
          <w:lang w:val="en-US"/>
        </w:rPr>
        <w:t xml:space="preserve">Acesso em: 12 mar. 2020. </w:t>
      </w:r>
    </w:p>
    <w:p w14:paraId="1C5A80BE" w14:textId="77777777" w:rsidR="00EE2360" w:rsidRPr="006449D5" w:rsidRDefault="00EE2360" w:rsidP="00A03108">
      <w:pPr>
        <w:rPr>
          <w:noProof/>
          <w:lang w:val="en-US"/>
        </w:rPr>
      </w:pPr>
      <w:r w:rsidRPr="006449D5">
        <w:rPr>
          <w:noProof/>
          <w:lang w:val="en-US"/>
        </w:rPr>
        <w:t xml:space="preserve">VOLOKHIN, S.; AGICHTEIN, E. Towards intent-aware contextual music recommendation: Initial experiments. </w:t>
      </w:r>
      <w:r w:rsidRPr="006449D5">
        <w:rPr>
          <w:b/>
          <w:bCs/>
          <w:noProof/>
          <w:lang w:val="en-US"/>
        </w:rPr>
        <w:t>41st International ACM SIGIR Conference on Research and Development in Information Retrieval, SIGIR 2018</w:t>
      </w:r>
      <w:r w:rsidRPr="006449D5">
        <w:rPr>
          <w:noProof/>
          <w:lang w:val="en-US"/>
        </w:rPr>
        <w:t xml:space="preserve">, p. 1045–1048, 2018. </w:t>
      </w:r>
    </w:p>
    <w:p w14:paraId="5709C9B8" w14:textId="77777777" w:rsidR="00EE2360" w:rsidRPr="00EE2360" w:rsidRDefault="00EE2360" w:rsidP="00A03108">
      <w:pPr>
        <w:rPr>
          <w:noProof/>
        </w:rPr>
      </w:pPr>
      <w:r w:rsidRPr="006449D5">
        <w:rPr>
          <w:noProof/>
          <w:lang w:val="en-US"/>
        </w:rPr>
        <w:t xml:space="preserve">YANG, Y. H.; TENG, Y. C. Quantitative study of music listening behavior in a smartphone context. </w:t>
      </w:r>
      <w:r w:rsidRPr="00EE2360">
        <w:rPr>
          <w:b/>
          <w:bCs/>
          <w:noProof/>
        </w:rPr>
        <w:t>ACM Transactions on Interactive Intelligent Systems</w:t>
      </w:r>
      <w:r w:rsidRPr="00EE2360">
        <w:rPr>
          <w:noProof/>
        </w:rPr>
        <w:t xml:space="preserve">, v. 5, n. 3, 2015. </w:t>
      </w:r>
    </w:p>
    <w:p w14:paraId="5708191B" w14:textId="44506A48" w:rsidR="008F2AE9" w:rsidRDefault="00C648F5" w:rsidP="00A03108">
      <w:r>
        <w:fldChar w:fldCharType="end"/>
      </w:r>
    </w:p>
    <w:p w14:paraId="6CB804B0" w14:textId="77777777" w:rsidR="008F2AE9" w:rsidRDefault="008F2AE9" w:rsidP="00A03108"/>
    <w:p w14:paraId="6A98B2A5" w14:textId="77777777" w:rsidR="008F2AE9" w:rsidRDefault="008F2AE9" w:rsidP="00A03108"/>
    <w:p w14:paraId="7F0A548E" w14:textId="77777777" w:rsidR="008F2AE9" w:rsidRDefault="008F2AE9" w:rsidP="00A03108"/>
    <w:p w14:paraId="4A5ACC03" w14:textId="77777777" w:rsidR="008F2AE9" w:rsidRDefault="008F2AE9" w:rsidP="00A03108"/>
    <w:sectPr w:rsidR="008F2AE9" w:rsidSect="00A5403F">
      <w:headerReference w:type="even" r:id="rId70"/>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1" w:author="Juliano Varella De Carvalho" w:date="2020-11-04T10:27:00Z" w:initials="JVDC">
    <w:p w14:paraId="3EDDFC63" w14:textId="7613732F" w:rsidR="003F66AC" w:rsidRDefault="003F66AC" w:rsidP="00A03108">
      <w:pPr>
        <w:pStyle w:val="Textodecomentrio"/>
      </w:pPr>
      <w:r>
        <w:rPr>
          <w:rStyle w:val="Refdecomentrio"/>
        </w:rPr>
        <w:annotationRef/>
      </w:r>
      <w:r>
        <w:t>Rever após o resumo ficar completo.</w:t>
      </w:r>
    </w:p>
  </w:comment>
  <w:comment w:id="97" w:author="Juliano Varella De Carvalho" w:date="2020-11-04T10:53:00Z" w:initials="JVDC">
    <w:p w14:paraId="4128BAB2" w14:textId="528F1A4D" w:rsidR="003F66AC" w:rsidRDefault="003F66AC" w:rsidP="00A03108">
      <w:pPr>
        <w:pStyle w:val="Textodecomentrio"/>
      </w:pPr>
      <w:r>
        <w:rPr>
          <w:rStyle w:val="Refdecomentrio"/>
        </w:rPr>
        <w:annotationRef/>
      </w:r>
    </w:p>
  </w:comment>
  <w:comment w:id="102" w:author="Juliano Varella De Carvalho" w:date="2020-11-04T10:54:00Z" w:initials="JVDC">
    <w:p w14:paraId="5B959318" w14:textId="4C38238D" w:rsidR="003F66AC" w:rsidRDefault="003F66AC" w:rsidP="00A03108">
      <w:pPr>
        <w:pStyle w:val="Textodecomentrio"/>
      </w:pPr>
      <w:r>
        <w:rPr>
          <w:rStyle w:val="Refdecomentrio"/>
        </w:rPr>
        <w:annotationRef/>
      </w:r>
      <w:r>
        <w:t>Insere aqui o Objetivo Geral do Trabalho (tem no anteprojeto)</w:t>
      </w:r>
    </w:p>
  </w:comment>
  <w:comment w:id="108" w:author="Juliano Varella De Carvalho" w:date="2020-11-04T10:54:00Z" w:initials="JVDC">
    <w:p w14:paraId="3A083F12" w14:textId="77777777" w:rsidR="003F66AC" w:rsidRDefault="003F66AC" w:rsidP="00A03108">
      <w:pPr>
        <w:pStyle w:val="Textodecomentrio"/>
      </w:pPr>
      <w:r>
        <w:rPr>
          <w:rStyle w:val="Refdecomentrio"/>
        </w:rPr>
        <w:annotationRef/>
      </w:r>
      <w:r>
        <w:t>Insere aqui os Objetivos Específicos do Trabalho (tem no anteprojeto)</w:t>
      </w:r>
    </w:p>
  </w:comment>
  <w:comment w:id="126" w:author="Juliano Varella De Carvalho" w:date="2020-11-04T10:57:00Z" w:initials="JVDC">
    <w:p w14:paraId="2A646846" w14:textId="305167C3" w:rsidR="003F66AC" w:rsidRDefault="003F66AC" w:rsidP="00A03108">
      <w:pPr>
        <w:pStyle w:val="Textodecomentrio"/>
      </w:pPr>
      <w:r>
        <w:rPr>
          <w:rStyle w:val="Refdecomentrio"/>
        </w:rPr>
        <w:annotationRef/>
      </w:r>
      <w:r>
        <w:t>Insere aqui a Metodologia do Trabalho (tem no anteprojeto e podes adaptar, de acordo com o que realmente foi feito)</w:t>
      </w:r>
    </w:p>
  </w:comment>
  <w:comment w:id="132" w:author="Juliano Varella De Carvalho" w:date="2020-04-01T18:59:00Z" w:initials="JVDC">
    <w:p w14:paraId="170C5BC4" w14:textId="77777777" w:rsidR="003F66AC" w:rsidRDefault="003F66AC" w:rsidP="00A03108">
      <w:pPr>
        <w:pStyle w:val="Textodecomentrio"/>
      </w:pPr>
      <w:r>
        <w:rPr>
          <w:rStyle w:val="Refdecomentrio"/>
        </w:rPr>
        <w:annotationRef/>
      </w:r>
      <w:r>
        <w:t>Ficou extenso e confusa essa parte.</w:t>
      </w:r>
    </w:p>
  </w:comment>
  <w:comment w:id="133" w:author="Juliano Varella De Carvalho" w:date="2020-04-03T14:58:00Z" w:initials="JVDC">
    <w:p w14:paraId="50293AB4" w14:textId="77777777" w:rsidR="003F66AC" w:rsidRDefault="003F66AC" w:rsidP="00A03108">
      <w:pPr>
        <w:pStyle w:val="Textodecomentrio"/>
      </w:pPr>
      <w:r>
        <w:rPr>
          <w:rStyle w:val="Refdecomentrio"/>
        </w:rPr>
        <w:annotationRef/>
      </w:r>
      <w:r>
        <w:t>Isto está confuso.</w:t>
      </w:r>
    </w:p>
  </w:comment>
  <w:comment w:id="143" w:author="Juliano Varella De Carvalho" w:date="2020-11-04T10:56:00Z" w:initials="JVDC">
    <w:p w14:paraId="2B229308" w14:textId="3F52FF17" w:rsidR="003F66AC" w:rsidRDefault="003F66AC" w:rsidP="00A03108">
      <w:pPr>
        <w:pStyle w:val="Textodecomentrio"/>
      </w:pPr>
      <w:r>
        <w:rPr>
          <w:rStyle w:val="Refdecomentrio"/>
        </w:rPr>
        <w:annotationRef/>
      </w:r>
      <w:r>
        <w:t>Trabalho foi feito, não pode ter nada no futuro !</w:t>
      </w:r>
    </w:p>
  </w:comment>
  <w:comment w:id="169" w:author="Juliano Varella De Carvalho" w:date="2020-11-04T11:31:00Z" w:initials="JVDC">
    <w:p w14:paraId="275BC421" w14:textId="2801E2C0" w:rsidR="003F66AC" w:rsidRDefault="003F66AC" w:rsidP="00A03108">
      <w:pPr>
        <w:pStyle w:val="Textodecomentrio"/>
      </w:pPr>
      <w:r>
        <w:rPr>
          <w:rStyle w:val="Refdecomentrio"/>
        </w:rPr>
        <w:annotationRef/>
      </w:r>
      <w:r>
        <w:t>Insere a referência bibliográfica.</w:t>
      </w:r>
    </w:p>
  </w:comment>
  <w:comment w:id="189" w:author="Juliano Varella De Carvalho" w:date="2020-11-04T11:39:00Z" w:initials="JVDC">
    <w:p w14:paraId="1702979B" w14:textId="533B2268" w:rsidR="003F66AC" w:rsidRDefault="003F66AC" w:rsidP="00A03108">
      <w:pPr>
        <w:pStyle w:val="Textodecomentrio"/>
      </w:pPr>
      <w:r>
        <w:rPr>
          <w:rStyle w:val="Refdecomentrio"/>
        </w:rPr>
        <w:annotationRef/>
      </w:r>
      <w:r>
        <w:t>Colocar a referência.</w:t>
      </w:r>
    </w:p>
  </w:comment>
  <w:comment w:id="199" w:author="Tatiane Schwanck Schardosim" w:date="2020-07-01T21:47:00Z" w:initials="TSS">
    <w:p w14:paraId="5B1E7062" w14:textId="3C2A5374" w:rsidR="003F66AC" w:rsidRDefault="003F66AC" w:rsidP="00A03108">
      <w:pPr>
        <w:pStyle w:val="Textodecomentrio"/>
      </w:pPr>
      <w:r>
        <w:rPr>
          <w:rStyle w:val="Refdecomentrio"/>
        </w:rPr>
        <w:annotationRef/>
      </w:r>
      <w:r>
        <w:rPr>
          <w:noProof/>
        </w:rPr>
        <w:t>Tens que apresnetar cada figura.</w:t>
      </w:r>
    </w:p>
  </w:comment>
  <w:comment w:id="212" w:author="Juliano Varella De Carvalho" w:date="2020-11-04T11:52:00Z" w:initials="JVDC">
    <w:p w14:paraId="44749732" w14:textId="77777777" w:rsidR="003F66AC" w:rsidRDefault="003F66AC" w:rsidP="00A03108">
      <w:pPr>
        <w:pStyle w:val="Textodecomentrio"/>
      </w:pPr>
      <w:r>
        <w:rPr>
          <w:rStyle w:val="Refdecomentrio"/>
        </w:rPr>
        <w:annotationRef/>
      </w:r>
      <w:r>
        <w:t>Todas as Figuras devem ser centralizadas !</w:t>
      </w:r>
    </w:p>
    <w:p w14:paraId="10FD5C31" w14:textId="15D4BE4B" w:rsidR="003F66AC" w:rsidRDefault="003F66AC" w:rsidP="00A03108">
      <w:pPr>
        <w:pStyle w:val="Textodecomentrio"/>
      </w:pPr>
      <w:r>
        <w:t>A legenda fica em cima da figura e embaixo fica a Fonte (sem negrito). Como fiz aqui.</w:t>
      </w:r>
    </w:p>
  </w:comment>
  <w:comment w:id="279" w:author="Juliano Varella De Carvalho" w:date="2020-11-05T16:09:00Z" w:initials="JVDC">
    <w:p w14:paraId="070DC38B" w14:textId="1DC823CF" w:rsidR="003F66AC" w:rsidRDefault="003F66AC" w:rsidP="00A03108">
      <w:pPr>
        <w:pStyle w:val="Textodecomentrio"/>
      </w:pPr>
      <w:r>
        <w:rPr>
          <w:rStyle w:val="Refdecomentrio"/>
        </w:rPr>
        <w:annotationRef/>
      </w:r>
      <w:r>
        <w:t>Espaço abaixo muito grande.</w:t>
      </w:r>
    </w:p>
  </w:comment>
  <w:comment w:id="299" w:author="Tatiane Schwanck Schardosim" w:date="2020-07-01T21:50:00Z" w:initials="TSS">
    <w:p w14:paraId="6454CB88" w14:textId="241115AC" w:rsidR="003F66AC" w:rsidRDefault="003F66AC" w:rsidP="00A03108">
      <w:pPr>
        <w:pStyle w:val="Textodecomentrio"/>
      </w:pPr>
      <w:r>
        <w:rPr>
          <w:rStyle w:val="Refdecomentrio"/>
        </w:rPr>
        <w:annotationRef/>
      </w:r>
      <w:r>
        <w:rPr>
          <w:noProof/>
        </w:rPr>
        <w:t>4 ou 3?</w:t>
      </w:r>
    </w:p>
  </w:comment>
  <w:comment w:id="300" w:author="Érico Souza Loewe" w:date="2020-07-01T23:35:00Z" w:initials="ÉSL">
    <w:p w14:paraId="7AF31837" w14:textId="7782D339" w:rsidR="003F66AC" w:rsidRDefault="003F66AC" w:rsidP="00A03108">
      <w:pPr>
        <w:pStyle w:val="Textodecomentrio"/>
      </w:pPr>
      <w:r>
        <w:rPr>
          <w:rStyle w:val="Refdecomentrio"/>
        </w:rPr>
        <w:annotationRef/>
      </w:r>
      <w:r>
        <w:t>4 mas no fim só foi avaliado 3</w:t>
      </w:r>
    </w:p>
  </w:comment>
  <w:comment w:id="317" w:author="Tatiane Schwanck Schardosim" w:date="2020-07-01T21:51:00Z" w:initials="TSS">
    <w:p w14:paraId="369A950C" w14:textId="6354BDC1" w:rsidR="003F66AC" w:rsidRDefault="003F66AC" w:rsidP="00A03108">
      <w:pPr>
        <w:pStyle w:val="Textodecomentrio"/>
      </w:pPr>
      <w:r>
        <w:rPr>
          <w:rStyle w:val="Refdecomentrio"/>
        </w:rPr>
        <w:annotationRef/>
      </w:r>
      <w:r>
        <w:rPr>
          <w:noProof/>
        </w:rPr>
        <w:t>breve o que?</w:t>
      </w:r>
    </w:p>
  </w:comment>
  <w:comment w:id="325" w:author="Juliano Varella De Carvalho" w:date="2020-11-05T16:13:00Z" w:initials="JVDC">
    <w:p w14:paraId="7C200BDB" w14:textId="032ADF59" w:rsidR="003F66AC" w:rsidRDefault="003F66AC" w:rsidP="00A03108">
      <w:pPr>
        <w:pStyle w:val="Textodecomentrio"/>
      </w:pPr>
      <w:r>
        <w:rPr>
          <w:rStyle w:val="Refdecomentrio"/>
        </w:rPr>
        <w:annotationRef/>
      </w:r>
      <w:r>
        <w:t>Inserir referência</w:t>
      </w:r>
    </w:p>
  </w:comment>
  <w:comment w:id="329" w:author="Juliano Varella De Carvalho" w:date="2020-11-05T16:14:00Z" w:initials="JVDC">
    <w:p w14:paraId="55E14BC2" w14:textId="064C9FF4" w:rsidR="003F66AC" w:rsidRDefault="003F66AC" w:rsidP="00A03108">
      <w:pPr>
        <w:pStyle w:val="Textodecomentrio"/>
      </w:pPr>
      <w:r>
        <w:rPr>
          <w:rStyle w:val="Refdecomentrio"/>
        </w:rPr>
        <w:annotationRef/>
      </w:r>
      <w:r>
        <w:t>Colocar a referência.</w:t>
      </w:r>
    </w:p>
  </w:comment>
  <w:comment w:id="333" w:author="Juliano Varella De Carvalho" w:date="2020-11-05T16:15:00Z" w:initials="JVDC">
    <w:p w14:paraId="44A11654" w14:textId="2EB37868" w:rsidR="003F66AC" w:rsidRDefault="003F66AC" w:rsidP="00A03108">
      <w:pPr>
        <w:pStyle w:val="Textodecomentrio"/>
      </w:pPr>
      <w:r>
        <w:rPr>
          <w:rStyle w:val="Refdecomentrio"/>
        </w:rPr>
        <w:annotationRef/>
      </w:r>
      <w:r>
        <w:t>Estranho.</w:t>
      </w:r>
    </w:p>
  </w:comment>
  <w:comment w:id="338" w:author="Juliano Varella De Carvalho" w:date="2020-11-05T16:16:00Z" w:initials="JVDC">
    <w:p w14:paraId="06E9A42A" w14:textId="77777777" w:rsidR="003F66AC" w:rsidRDefault="003F66AC" w:rsidP="00A03108">
      <w:pPr>
        <w:pStyle w:val="Textodecomentrio"/>
      </w:pPr>
      <w:r>
        <w:rPr>
          <w:rStyle w:val="Refdecomentrio"/>
        </w:rPr>
        <w:annotationRef/>
      </w:r>
      <w:r>
        <w:t>O número de seção está errado, deveria ser 2.4.1.2.1</w:t>
      </w:r>
    </w:p>
    <w:p w14:paraId="0D232720" w14:textId="77777777" w:rsidR="003F66AC" w:rsidRDefault="003F66AC" w:rsidP="00A03108">
      <w:pPr>
        <w:pStyle w:val="Textodecomentrio"/>
      </w:pPr>
    </w:p>
    <w:p w14:paraId="778C21D1" w14:textId="50F432B0" w:rsidR="003F66AC" w:rsidRDefault="003F66AC" w:rsidP="00A03108">
      <w:pPr>
        <w:pStyle w:val="Textodecomentrio"/>
      </w:pPr>
      <w:r>
        <w:t>Talvez seja melhor colocar um marcador como uma bolinha, visto que vai ficar um número de subseção muito grande.</w:t>
      </w:r>
    </w:p>
  </w:comment>
  <w:comment w:id="403" w:author="Juliano Varella De Carvalho" w:date="2020-11-05T16:34:00Z" w:initials="JVDC">
    <w:p w14:paraId="38E8DC11" w14:textId="41C3D8C0" w:rsidR="003F66AC" w:rsidRDefault="003F66AC" w:rsidP="00A03108">
      <w:pPr>
        <w:pStyle w:val="Textodecomentrio"/>
      </w:pPr>
      <w:r>
        <w:rPr>
          <w:rStyle w:val="Refdecomentrio"/>
        </w:rPr>
        <w:annotationRef/>
      </w:r>
      <w:r>
        <w:t>Referência.</w:t>
      </w:r>
    </w:p>
  </w:comment>
  <w:comment w:id="439" w:author="Tatiane Schwanck Schardosim" w:date="2020-07-01T20:16:00Z" w:initials="TSS">
    <w:p w14:paraId="75E4D8B4" w14:textId="68A581D1" w:rsidR="003F66AC" w:rsidRDefault="003F66AC" w:rsidP="00A03108">
      <w:pPr>
        <w:pStyle w:val="Textodecomentrio"/>
      </w:pPr>
      <w:r>
        <w:rPr>
          <w:rStyle w:val="Refdecomentrio"/>
        </w:rPr>
        <w:annotationRef/>
      </w:r>
      <w:r>
        <w:rPr>
          <w:noProof/>
        </w:rPr>
        <w:t>Revisar o texto, diz que foi feito um estudo, bla bla bla</w:t>
      </w:r>
    </w:p>
  </w:comment>
  <w:comment w:id="451" w:author="Juliano Varella De Carvalho" w:date="2020-11-05T16:45:00Z" w:initials="JVDC">
    <w:p w14:paraId="4FE7EF66" w14:textId="0D224A42" w:rsidR="003F66AC" w:rsidRDefault="003F66AC" w:rsidP="00A03108">
      <w:pPr>
        <w:pStyle w:val="Textodecomentrio"/>
      </w:pPr>
      <w:r>
        <w:rPr>
          <w:rStyle w:val="Refdecomentrio"/>
        </w:rPr>
        <w:annotationRef/>
      </w:r>
      <w:r>
        <w:t>A legenda tem que ficar junto do Quadro.</w:t>
      </w:r>
    </w:p>
  </w:comment>
  <w:comment w:id="452" w:author="Juliano Varella De Carvalho" w:date="2020-11-05T16:46:00Z" w:initials="JVDC">
    <w:p w14:paraId="77878271" w14:textId="3DC2DE50" w:rsidR="003F66AC" w:rsidRDefault="003F66AC" w:rsidP="00A03108">
      <w:pPr>
        <w:pStyle w:val="Textodecomentrio"/>
      </w:pPr>
      <w:r>
        <w:rPr>
          <w:rStyle w:val="Refdecomentrio"/>
        </w:rPr>
        <w:annotationRef/>
      </w:r>
      <w:r>
        <w:t>Pergunta que farão para ti: porque nesse capítulo já está definido que utilizarás o KNN?</w:t>
      </w:r>
    </w:p>
  </w:comment>
  <w:comment w:id="495" w:author="Juliano Varella De Carvalho" w:date="2020-08-15T15:30:00Z" w:initials="JVDC">
    <w:p w14:paraId="6E476473" w14:textId="77777777" w:rsidR="003F66AC" w:rsidRDefault="003F66AC" w:rsidP="00A03108">
      <w:pPr>
        <w:pStyle w:val="Textodecomentrio"/>
      </w:pPr>
      <w:r>
        <w:rPr>
          <w:rStyle w:val="Refdecomentrio"/>
        </w:rPr>
        <w:annotationRef/>
      </w:r>
      <w:r>
        <w:t>A fonte está muito pequena, talvez tenhas que colocar 4 formas em cima e 4 abaixo.</w:t>
      </w:r>
    </w:p>
  </w:comment>
  <w:comment w:id="496" w:author="Tatiane Schwanck Schardosim" w:date="2020-07-01T20:56:00Z" w:initials="TSS">
    <w:p w14:paraId="43E57AB3" w14:textId="77777777" w:rsidR="003F66AC" w:rsidRDefault="003F66AC" w:rsidP="00A03108">
      <w:pPr>
        <w:pStyle w:val="Textodecomentrio"/>
      </w:pPr>
      <w:r>
        <w:rPr>
          <w:rStyle w:val="Refdecomentrio"/>
        </w:rPr>
        <w:annotationRef/>
      </w:r>
      <w:r>
        <w:rPr>
          <w:noProof/>
        </w:rPr>
        <w:t>Acho que a fonte ficou pequena</w:t>
      </w:r>
    </w:p>
  </w:comment>
  <w:comment w:id="497" w:author="Érico Souza Loewe" w:date="2020-07-02T00:14:00Z" w:initials="ÉSL">
    <w:p w14:paraId="55A106A8" w14:textId="77777777" w:rsidR="003F66AC" w:rsidRDefault="003F66AC" w:rsidP="00A03108">
      <w:pPr>
        <w:pStyle w:val="Textodecomentrio"/>
      </w:pPr>
      <w:r>
        <w:rPr>
          <w:rStyle w:val="Refdecomentrio"/>
        </w:rPr>
        <w:annotationRef/>
      </w:r>
      <w:r>
        <w:t>Ficou mesmo, mas não tem como aumentar</w:t>
      </w:r>
    </w:p>
  </w:comment>
  <w:comment w:id="524" w:author="Juliano Varella De Carvalho" w:date="2020-08-15T15:05:00Z" w:initials="JVDC">
    <w:p w14:paraId="7408A155" w14:textId="0E1B7595" w:rsidR="003F66AC" w:rsidRDefault="003F66AC" w:rsidP="00A03108">
      <w:pPr>
        <w:pStyle w:val="Textodecomentrio"/>
      </w:pPr>
      <w:r>
        <w:rPr>
          <w:rStyle w:val="Refdecomentrio"/>
        </w:rPr>
        <w:annotationRef/>
      </w:r>
      <w:r>
        <w:t>Rever essa formatação, não está de acordo com o padrão.</w:t>
      </w:r>
    </w:p>
  </w:comment>
  <w:comment w:id="525" w:author="Juliano Varella De Carvalho" w:date="2020-08-15T15:06:00Z" w:initials="JVDC">
    <w:p w14:paraId="4E7A90C5" w14:textId="36C37BC7" w:rsidR="003F66AC" w:rsidRDefault="003F66AC" w:rsidP="00A03108">
      <w:pPr>
        <w:pStyle w:val="Textodecomentrio"/>
      </w:pPr>
      <w:r>
        <w:rPr>
          <w:rStyle w:val="Refdecomentrio"/>
        </w:rPr>
        <w:annotationRef/>
      </w:r>
      <w:r>
        <w:t>Colocar um conceito de Sistema de Recomendação baseado em uma referência do tema.</w:t>
      </w:r>
    </w:p>
  </w:comment>
  <w:comment w:id="540" w:author="Juliano Varella De Carvalho" w:date="2020-08-15T15:10:00Z" w:initials="JVDC">
    <w:p w14:paraId="26030F69" w14:textId="4CE4CCEF" w:rsidR="003F66AC" w:rsidRDefault="003F66AC" w:rsidP="00A03108">
      <w:pPr>
        <w:pStyle w:val="Textodecomentrio"/>
      </w:pPr>
      <w:r>
        <w:rPr>
          <w:rStyle w:val="Refdecomentrio"/>
        </w:rPr>
        <w:annotationRef/>
      </w:r>
      <w:r>
        <w:t>Não está formatado adequadamente.</w:t>
      </w:r>
    </w:p>
  </w:comment>
  <w:comment w:id="541" w:author="Juliano Varella De Carvalho" w:date="2020-08-15T15:11:00Z" w:initials="JVDC">
    <w:p w14:paraId="672A7206" w14:textId="06B38E59" w:rsidR="003F66AC" w:rsidRDefault="003F66AC" w:rsidP="00A03108">
      <w:pPr>
        <w:pStyle w:val="Textodecomentrio"/>
      </w:pPr>
      <w:r>
        <w:rPr>
          <w:rStyle w:val="Refdecomentrio"/>
        </w:rPr>
        <w:annotationRef/>
      </w:r>
      <w:r>
        <w:t>Esse estudo está baseado em quê ????</w:t>
      </w:r>
    </w:p>
  </w:comment>
  <w:comment w:id="542" w:author="Juliano Varella De Carvalho" w:date="2020-08-15T15:11:00Z" w:initials="JVDC">
    <w:p w14:paraId="699431A0" w14:textId="77FAAF77" w:rsidR="003F66AC" w:rsidRDefault="003F66AC" w:rsidP="00A03108">
      <w:pPr>
        <w:pStyle w:val="Textodecomentrio"/>
      </w:pPr>
      <w:r>
        <w:rPr>
          <w:rStyle w:val="Refdecomentrio"/>
        </w:rPr>
        <w:annotationRef/>
      </w:r>
      <w:r>
        <w:t>Melhorar esse texto.</w:t>
      </w:r>
    </w:p>
  </w:comment>
  <w:comment w:id="544" w:author="Juliano Varella De Carvalho" w:date="2020-08-15T15:11:00Z" w:initials="JVDC">
    <w:p w14:paraId="69B77D0B" w14:textId="77777777" w:rsidR="003F66AC" w:rsidRDefault="003F66AC" w:rsidP="00A03108">
      <w:pPr>
        <w:pStyle w:val="Textodecomentrio"/>
      </w:pPr>
      <w:r>
        <w:rPr>
          <w:rStyle w:val="Refdecomentrio"/>
        </w:rPr>
        <w:annotationRef/>
      </w:r>
      <w:r>
        <w:t>Melhorar esse texto.</w:t>
      </w:r>
    </w:p>
  </w:comment>
  <w:comment w:id="547" w:author="Juliano Varella De Carvalho" w:date="2020-08-15T15:12:00Z" w:initials="JVDC">
    <w:p w14:paraId="5192D913" w14:textId="4D2CDC01" w:rsidR="003F66AC" w:rsidRDefault="003F66AC" w:rsidP="00A03108">
      <w:pPr>
        <w:pStyle w:val="Textodecomentrio"/>
      </w:pPr>
      <w:r>
        <w:rPr>
          <w:rStyle w:val="Refdecomentrio"/>
        </w:rPr>
        <w:annotationRef/>
      </w:r>
      <w:r>
        <w:t>Não está formatado corretamente.</w:t>
      </w:r>
    </w:p>
  </w:comment>
  <w:comment w:id="548" w:author="Juliano Varella De Carvalho" w:date="2020-08-15T15:13:00Z" w:initials="JVDC">
    <w:p w14:paraId="0821AAB8" w14:textId="24448837" w:rsidR="003F66AC" w:rsidRDefault="003F66AC" w:rsidP="00A03108">
      <w:pPr>
        <w:pStyle w:val="Textodecomentrio"/>
      </w:pPr>
      <w:r>
        <w:rPr>
          <w:rStyle w:val="Refdecomentrio"/>
        </w:rPr>
        <w:annotationRef/>
      </w:r>
      <w:r>
        <w:t>Onde foram encontrados ???</w:t>
      </w:r>
    </w:p>
  </w:comment>
  <w:comment w:id="550" w:author="Juliano Varella De Carvalho" w:date="2020-08-15T15:19:00Z" w:initials="JVDC">
    <w:p w14:paraId="1E17D4CA" w14:textId="427F4B4E" w:rsidR="003F66AC" w:rsidRDefault="003F66AC" w:rsidP="00A03108">
      <w:pPr>
        <w:pStyle w:val="Textodecomentrio"/>
      </w:pPr>
      <w:r>
        <w:rPr>
          <w:rStyle w:val="Refdecomentrio"/>
        </w:rPr>
        <w:annotationRef/>
      </w:r>
      <w:r>
        <w:t>Por que há tanto espaço abaixo ???</w:t>
      </w:r>
    </w:p>
  </w:comment>
  <w:comment w:id="552" w:author="Juliano Varella De Carvalho" w:date="2020-08-15T15:13:00Z" w:initials="JVDC">
    <w:p w14:paraId="742A7D0B" w14:textId="76A3C8AD" w:rsidR="003F66AC" w:rsidRDefault="003F66AC" w:rsidP="00A03108">
      <w:pPr>
        <w:pStyle w:val="Textodecomentrio"/>
      </w:pPr>
      <w:r>
        <w:rPr>
          <w:rStyle w:val="Refdecomentrio"/>
        </w:rPr>
        <w:annotationRef/>
      </w:r>
      <w:r>
        <w:t>Segue o mesmo padrão de lista das ações.</w:t>
      </w:r>
    </w:p>
  </w:comment>
  <w:comment w:id="562" w:author="Juliano Varella De Carvalho" w:date="2020-08-15T15:16:00Z" w:initials="JVDC">
    <w:p w14:paraId="315110E6" w14:textId="2AE8A9E8" w:rsidR="003F66AC" w:rsidRDefault="003F66AC" w:rsidP="00A03108">
      <w:pPr>
        <w:pStyle w:val="Textodecomentrio"/>
      </w:pPr>
      <w:r>
        <w:rPr>
          <w:rStyle w:val="Refdecomentrio"/>
        </w:rPr>
        <w:annotationRef/>
      </w:r>
      <w:r>
        <w:t>Precisas definir o que queres dizer sobre obter implicitamente e obter explicitamente. Não está claro.</w:t>
      </w:r>
    </w:p>
  </w:comment>
  <w:comment w:id="565" w:author="Juliano Varella De Carvalho" w:date="2020-08-15T15:19:00Z" w:initials="JVDC">
    <w:p w14:paraId="2878C3DB" w14:textId="2D3C5BF8" w:rsidR="003F66AC" w:rsidRDefault="003F66AC" w:rsidP="00A03108">
      <w:pPr>
        <w:pStyle w:val="Textodecomentrio"/>
      </w:pPr>
      <w:r>
        <w:rPr>
          <w:rStyle w:val="Refdecomentrio"/>
        </w:rPr>
        <w:annotationRef/>
      </w:r>
      <w:r>
        <w:t>Por que há tanto espaço abaixo ???</w:t>
      </w:r>
    </w:p>
  </w:comment>
  <w:comment w:id="568" w:author="Juliano Varella De Carvalho" w:date="2020-11-05T17:15:00Z" w:initials="JVDC">
    <w:p w14:paraId="2067FD8A" w14:textId="77777777" w:rsidR="003F66AC" w:rsidRDefault="003F66AC" w:rsidP="00A03108">
      <w:pPr>
        <w:pStyle w:val="Textodecomentrio"/>
      </w:pPr>
      <w:r>
        <w:rPr>
          <w:rStyle w:val="Refdecomentrio"/>
        </w:rPr>
        <w:annotationRef/>
      </w:r>
      <w:r>
        <w:t>Não seria um webapp?</w:t>
      </w:r>
    </w:p>
  </w:comment>
  <w:comment w:id="569" w:author="Tatiane Schwanck Schardosim" w:date="2020-07-01T20:52:00Z" w:initials="TSS">
    <w:p w14:paraId="5DB90FFD" w14:textId="1FA73627" w:rsidR="003F66AC" w:rsidRDefault="003F66AC" w:rsidP="00A03108">
      <w:pPr>
        <w:pStyle w:val="Textodecomentrio"/>
      </w:pPr>
      <w:r>
        <w:rPr>
          <w:rStyle w:val="Refdecomentrio"/>
        </w:rPr>
        <w:annotationRef/>
      </w:r>
      <w:r>
        <w:rPr>
          <w:noProof/>
        </w:rPr>
        <w:t>Localização está nos dois?</w:t>
      </w:r>
    </w:p>
  </w:comment>
  <w:comment w:id="570" w:author="Érico Souza Loewe" w:date="2020-07-02T00:04:00Z" w:initials="ÉSL">
    <w:p w14:paraId="4F2B8452" w14:textId="371ACD1D" w:rsidR="003F66AC" w:rsidRDefault="003F66AC" w:rsidP="00A03108">
      <w:pPr>
        <w:pStyle w:val="Textodecomentrio"/>
      </w:pPr>
      <w:r>
        <w:rPr>
          <w:rStyle w:val="Refdecomentrio"/>
        </w:rPr>
        <w:annotationRef/>
      </w:r>
      <w:r>
        <w:t>Sim, sera obtido das duas maneiras</w:t>
      </w:r>
    </w:p>
  </w:comment>
  <w:comment w:id="575" w:author="Tatiane Schwanck Schardosim" w:date="2020-07-01T20:54:00Z" w:initials="TSS">
    <w:p w14:paraId="6345B211" w14:textId="03CD21A0" w:rsidR="003F66AC" w:rsidRDefault="003F66AC" w:rsidP="00A03108">
      <w:pPr>
        <w:pStyle w:val="Textodecomentrio"/>
      </w:pPr>
      <w:r>
        <w:rPr>
          <w:rStyle w:val="Refdecomentrio"/>
        </w:rPr>
        <w:annotationRef/>
      </w:r>
      <w:r>
        <w:rPr>
          <w:noProof/>
        </w:rPr>
        <w:t>Revisa a concordância</w:t>
      </w:r>
    </w:p>
  </w:comment>
  <w:comment w:id="584" w:author="Juliano Varella De Carvalho" w:date="2020-08-15T15:25:00Z" w:initials="JVDC">
    <w:p w14:paraId="7858D77B" w14:textId="66F59ED7" w:rsidR="003F66AC" w:rsidRDefault="003F66AC" w:rsidP="00A03108">
      <w:pPr>
        <w:pStyle w:val="Textodecomentrio"/>
      </w:pPr>
      <w:r>
        <w:rPr>
          <w:rStyle w:val="Refdecomentrio"/>
        </w:rPr>
        <w:annotationRef/>
      </w:r>
      <w:r>
        <w:rPr>
          <w:rStyle w:val="Refdecomentrio"/>
        </w:rPr>
        <w:t>Os verbos não são no futuro !!! Ou presente ou passado.</w:t>
      </w:r>
    </w:p>
  </w:comment>
  <w:comment w:id="586" w:author="Tatiane Schwanck Schardosim" w:date="2020-07-01T20:55:00Z" w:initials="TSS">
    <w:p w14:paraId="00038D8A" w14:textId="23599823" w:rsidR="003F66AC" w:rsidRDefault="003F66AC" w:rsidP="00A03108">
      <w:pPr>
        <w:pStyle w:val="Textodecomentrio"/>
      </w:pPr>
      <w:r>
        <w:rPr>
          <w:rStyle w:val="Refdecomentrio"/>
        </w:rPr>
        <w:annotationRef/>
      </w:r>
      <w:r>
        <w:rPr>
          <w:noProof/>
        </w:rPr>
        <w:t>Será um app?</w:t>
      </w:r>
    </w:p>
  </w:comment>
  <w:comment w:id="587" w:author="Érico Souza Loewe" w:date="2020-07-02T00:12:00Z" w:initials="ÉSL">
    <w:p w14:paraId="44B9C80F" w14:textId="7EE8DC98" w:rsidR="003F66AC" w:rsidRDefault="003F66AC" w:rsidP="00A03108">
      <w:pPr>
        <w:pStyle w:val="Textodecomentrio"/>
      </w:pPr>
      <w:r>
        <w:rPr>
          <w:rStyle w:val="Refdecomentrio"/>
        </w:rPr>
        <w:annotationRef/>
      </w:r>
      <w:r>
        <w:t>Será um webapp</w:t>
      </w:r>
    </w:p>
  </w:comment>
  <w:comment w:id="591" w:author="Juliano Varella De Carvalho" w:date="2020-08-15T15:30:00Z" w:initials="JVDC">
    <w:p w14:paraId="724024AC" w14:textId="77777777" w:rsidR="003F66AC" w:rsidRDefault="003F66AC" w:rsidP="00A03108">
      <w:pPr>
        <w:pStyle w:val="Textodecomentrio"/>
      </w:pPr>
      <w:r>
        <w:rPr>
          <w:rStyle w:val="Refdecomentrio"/>
        </w:rPr>
        <w:annotationRef/>
      </w:r>
      <w:r>
        <w:t>A fonte está muito pequena, talvez tenhas que colocar 4 formas em cima e 4 abaixo.</w:t>
      </w:r>
    </w:p>
  </w:comment>
  <w:comment w:id="592" w:author="Tatiane Schwanck Schardosim" w:date="2020-07-01T20:56:00Z" w:initials="TSS">
    <w:p w14:paraId="21CBDC56" w14:textId="77777777" w:rsidR="003F66AC" w:rsidRDefault="003F66AC" w:rsidP="00A03108">
      <w:pPr>
        <w:pStyle w:val="Textodecomentrio"/>
      </w:pPr>
      <w:r>
        <w:rPr>
          <w:rStyle w:val="Refdecomentrio"/>
        </w:rPr>
        <w:annotationRef/>
      </w:r>
      <w:r>
        <w:rPr>
          <w:noProof/>
        </w:rPr>
        <w:t>Acho que a fonte ficou pequena</w:t>
      </w:r>
    </w:p>
  </w:comment>
  <w:comment w:id="597" w:author="Érico Souza Loewe" w:date="2020-07-02T00:14:00Z" w:initials="ÉSL">
    <w:p w14:paraId="24D0A0D7" w14:textId="77777777" w:rsidR="003F66AC" w:rsidRDefault="003F66AC" w:rsidP="00A03108">
      <w:pPr>
        <w:pStyle w:val="Textodecomentrio"/>
      </w:pPr>
      <w:r>
        <w:rPr>
          <w:rStyle w:val="Refdecomentrio"/>
        </w:rPr>
        <w:annotationRef/>
      </w:r>
      <w:r>
        <w:t>Ficou mesmo, mas não tem como aumentar</w:t>
      </w:r>
    </w:p>
  </w:comment>
  <w:comment w:id="607" w:author="Juliano Varella De Carvalho" w:date="2020-08-15T15:34:00Z" w:initials="JVDC">
    <w:p w14:paraId="0FEBEFE3" w14:textId="32F438AA" w:rsidR="003F66AC" w:rsidRDefault="003F66AC" w:rsidP="00A03108">
      <w:pPr>
        <w:pStyle w:val="Textodecomentrio"/>
      </w:pPr>
      <w:r>
        <w:rPr>
          <w:rStyle w:val="Refdecomentrio"/>
        </w:rPr>
        <w:annotationRef/>
      </w:r>
      <w:r>
        <w:t>Abre uma seção Questionário para falar sobre ele.</w:t>
      </w:r>
    </w:p>
  </w:comment>
  <w:comment w:id="615" w:author="Juliano Varella De Carvalho" w:date="2020-11-05T17:22:00Z" w:initials="JVDC">
    <w:p w14:paraId="5D475C37" w14:textId="28666115" w:rsidR="003F66AC" w:rsidRDefault="003F66AC" w:rsidP="00A03108">
      <w:pPr>
        <w:pStyle w:val="Textodecomentrio"/>
      </w:pPr>
      <w:r>
        <w:rPr>
          <w:rStyle w:val="Refdecomentrio"/>
        </w:rPr>
        <w:annotationRef/>
      </w:r>
      <w:r>
        <w:t>Manter a legenda do quadro junto com o quadro.</w:t>
      </w:r>
    </w:p>
  </w:comment>
  <w:comment w:id="632" w:author="Juliano Varella De Carvalho" w:date="2020-08-15T15:45:00Z" w:initials="JVDC">
    <w:p w14:paraId="4EF6E8E3" w14:textId="77777777" w:rsidR="003F66AC" w:rsidRDefault="003F66AC" w:rsidP="00A03108">
      <w:pPr>
        <w:pStyle w:val="Textodecomentrio"/>
      </w:pPr>
      <w:r>
        <w:rPr>
          <w:rStyle w:val="Refdecomentrio"/>
        </w:rPr>
        <w:annotationRef/>
      </w:r>
      <w:r>
        <w:t>De onde vem essa informação?</w:t>
      </w:r>
    </w:p>
  </w:comment>
  <w:comment w:id="635" w:author="Juliano Varella De Carvalho" w:date="2020-08-15T15:42:00Z" w:initials="JVDC">
    <w:p w14:paraId="0F931195" w14:textId="77777777" w:rsidR="003F66AC" w:rsidRDefault="003F66AC" w:rsidP="00A03108">
      <w:pPr>
        <w:pStyle w:val="Textodecomentrio"/>
      </w:pPr>
      <w:r>
        <w:rPr>
          <w:rStyle w:val="Refdecomentrio"/>
        </w:rPr>
        <w:annotationRef/>
      </w:r>
      <w:r>
        <w:t>Esse texto podia iniciar a seção 3.2.2</w:t>
      </w:r>
    </w:p>
  </w:comment>
  <w:comment w:id="638" w:author="Juliano Varella De Carvalho" w:date="2020-11-05T17:25:00Z" w:initials="JVDC">
    <w:p w14:paraId="4B4FD5CB" w14:textId="09821A58" w:rsidR="003F66AC" w:rsidRDefault="003F66AC" w:rsidP="00A03108">
      <w:pPr>
        <w:pStyle w:val="Textodecomentrio"/>
      </w:pPr>
      <w:r>
        <w:rPr>
          <w:rStyle w:val="Refdecomentrio"/>
        </w:rPr>
        <w:annotationRef/>
      </w:r>
      <w:r>
        <w:t>Põe em uma nota de rodapé.</w:t>
      </w:r>
    </w:p>
  </w:comment>
  <w:comment w:id="639" w:author="Juliano Varella De Carvalho" w:date="2020-08-15T15:47:00Z" w:initials="JVDC">
    <w:p w14:paraId="7D498935" w14:textId="0E79E9F6" w:rsidR="003F66AC" w:rsidRDefault="003F66AC" w:rsidP="00A03108">
      <w:pPr>
        <w:pStyle w:val="Textodecomentrio"/>
      </w:pPr>
      <w:r>
        <w:rPr>
          <w:rStyle w:val="Refdecomentrio"/>
        </w:rPr>
        <w:annotationRef/>
      </w:r>
      <w:r>
        <w:t>Não seria recomendação musical ???</w:t>
      </w:r>
    </w:p>
  </w:comment>
  <w:comment w:id="641" w:author="Juliano Varella De Carvalho" w:date="2020-08-15T15:50:00Z" w:initials="JVDC">
    <w:p w14:paraId="0F56441A" w14:textId="41D9DDAB" w:rsidR="003F66AC" w:rsidRDefault="003F66AC" w:rsidP="00A03108">
      <w:pPr>
        <w:pStyle w:val="Textodecomentrio"/>
      </w:pPr>
      <w:r>
        <w:rPr>
          <w:rStyle w:val="Refdecomentrio"/>
        </w:rPr>
        <w:annotationRef/>
      </w:r>
      <w:r>
        <w:t>O questionário tem 14 perguntas, porque só abordasse essas ??? Acho que tens que abordar todas, pois é importante relatar os resultados do questionário.</w:t>
      </w:r>
    </w:p>
  </w:comment>
  <w:comment w:id="690" w:author="Juliano Varella De Carvalho" w:date="2020-11-05T17:32:00Z" w:initials="JVDC">
    <w:p w14:paraId="7DF00693" w14:textId="1DCC88C9" w:rsidR="003F66AC" w:rsidRDefault="003F66AC" w:rsidP="00A03108">
      <w:pPr>
        <w:pStyle w:val="Textodecomentrio"/>
      </w:pPr>
      <w:r>
        <w:rPr>
          <w:rStyle w:val="Refdecomentrio"/>
        </w:rPr>
        <w:annotationRef/>
      </w:r>
      <w:r>
        <w:t>Isso aqui é uma figura somente.</w:t>
      </w:r>
    </w:p>
  </w:comment>
  <w:comment w:id="726" w:author="Juliano Varella De Carvalho" w:date="2020-11-05T17:35:00Z" w:initials="JVDC">
    <w:p w14:paraId="04B59353" w14:textId="5648AEDB" w:rsidR="003F66AC" w:rsidRDefault="003F66AC" w:rsidP="00A03108">
      <w:pPr>
        <w:pStyle w:val="Textodecomentrio"/>
      </w:pPr>
      <w:r>
        <w:rPr>
          <w:rStyle w:val="Refdecomentrio"/>
        </w:rPr>
        <w:annotationRef/>
      </w:r>
      <w:r>
        <w:t>É uma Figura somente.</w:t>
      </w:r>
    </w:p>
  </w:comment>
  <w:comment w:id="733" w:author="Juliano Varella De Carvalho" w:date="2020-11-05T17:46:00Z" w:initials="JVDC">
    <w:p w14:paraId="45570B0B" w14:textId="5FEC1D37" w:rsidR="003F66AC" w:rsidRDefault="003F66AC" w:rsidP="00A03108">
      <w:pPr>
        <w:pStyle w:val="Textodecomentrio"/>
      </w:pPr>
      <w:r>
        <w:rPr>
          <w:rStyle w:val="Refdecomentrio"/>
        </w:rPr>
        <w:annotationRef/>
      </w:r>
      <w:r>
        <w:t>É uma Figura somente.</w:t>
      </w:r>
    </w:p>
  </w:comment>
  <w:comment w:id="789" w:author="Juliano Varella De Carvalho" w:date="2020-11-06T14:30:00Z" w:initials="JVDC">
    <w:p w14:paraId="7BD07276" w14:textId="3CA53DE2" w:rsidR="003F66AC" w:rsidRDefault="003F66AC" w:rsidP="00A03108">
      <w:pPr>
        <w:pStyle w:val="Textodecomentrio"/>
      </w:pPr>
      <w:r>
        <w:rPr>
          <w:rStyle w:val="Refdecomentrio"/>
        </w:rPr>
        <w:annotationRef/>
      </w:r>
      <w:r>
        <w:rPr>
          <w:noProof/>
        </w:rPr>
        <w:t>O estudo realizado foi somente do KNN.</w:t>
      </w:r>
    </w:p>
  </w:comment>
  <w:comment w:id="798" w:author="Juliano Varella De Carvalho" w:date="2020-11-06T14:36:00Z" w:initials="JVDC">
    <w:p w14:paraId="1CE45E9B" w14:textId="0F3A5CA1" w:rsidR="003F66AC" w:rsidRDefault="003F66AC" w:rsidP="00A03108">
      <w:pPr>
        <w:pStyle w:val="Textodecomentrio"/>
      </w:pPr>
      <w:r>
        <w:rPr>
          <w:rStyle w:val="Refdecomentrio"/>
        </w:rPr>
        <w:annotationRef/>
      </w:r>
      <w:r>
        <w:t>Por quê?</w:t>
      </w:r>
    </w:p>
  </w:comment>
  <w:comment w:id="802" w:author="Juliano Varella De Carvalho" w:date="2020-11-06T14:37:00Z" w:initials="JVDC">
    <w:p w14:paraId="48B48293" w14:textId="77777777" w:rsidR="003F66AC" w:rsidRDefault="003F66AC" w:rsidP="00A03108">
      <w:pPr>
        <w:pStyle w:val="Textodecomentrio"/>
      </w:pPr>
      <w:r>
        <w:rPr>
          <w:rStyle w:val="Refdecomentrio"/>
        </w:rPr>
        <w:annotationRef/>
      </w:r>
      <w:r>
        <w:t>Fica embaixo do Quadro.</w:t>
      </w:r>
    </w:p>
    <w:p w14:paraId="4C2BD608" w14:textId="55061E14" w:rsidR="003F66AC" w:rsidRDefault="003F66AC" w:rsidP="00A03108">
      <w:pPr>
        <w:pStyle w:val="Textodecomentrio"/>
      </w:pPr>
      <w:r>
        <w:t>Fonte: elaborado pelo autor.</w:t>
      </w:r>
    </w:p>
  </w:comment>
  <w:comment w:id="803" w:author="Juliano Varella De Carvalho" w:date="2020-11-06T14:39:00Z" w:initials="JVDC">
    <w:p w14:paraId="10755A1B" w14:textId="1EE315CD" w:rsidR="003F66AC" w:rsidRDefault="003F66AC" w:rsidP="00A03108">
      <w:pPr>
        <w:pStyle w:val="Textodecomentrio"/>
      </w:pPr>
      <w:r>
        <w:rPr>
          <w:rStyle w:val="Refdecomentrio"/>
        </w:rPr>
        <w:annotationRef/>
      </w:r>
      <w:r>
        <w:t>Qual arquivo?</w:t>
      </w:r>
    </w:p>
  </w:comment>
  <w:comment w:id="808" w:author="Juliano Varella De Carvalho" w:date="2020-11-06T14:41:00Z" w:initials="JVDC">
    <w:p w14:paraId="26656745" w14:textId="048E94E8" w:rsidR="003F66AC" w:rsidRDefault="003F66AC" w:rsidP="00A03108">
      <w:pPr>
        <w:pStyle w:val="Textodecomentrio"/>
      </w:pPr>
      <w:r>
        <w:rPr>
          <w:rStyle w:val="Refdecomentrio"/>
        </w:rPr>
        <w:annotationRef/>
      </w:r>
      <w:r>
        <w:t>Referência errada e formatação errada.</w:t>
      </w:r>
    </w:p>
  </w:comment>
  <w:comment w:id="811" w:author="Juliano Varella De Carvalho" w:date="2020-11-06T14:44:00Z" w:initials="JVDC">
    <w:p w14:paraId="463B1916" w14:textId="409CE5DE" w:rsidR="003F66AC" w:rsidRDefault="003F66AC" w:rsidP="00A03108">
      <w:pPr>
        <w:pStyle w:val="Textodecomentrio"/>
      </w:pPr>
      <w:r>
        <w:rPr>
          <w:rStyle w:val="Refdecomentrio"/>
        </w:rPr>
        <w:annotationRef/>
      </w:r>
      <w:r>
        <w:t>Cada um o quê ?</w:t>
      </w:r>
    </w:p>
  </w:comment>
  <w:comment w:id="816" w:author="Juliano Varella De Carvalho" w:date="2020-11-06T14:47:00Z" w:initials="JVDC">
    <w:p w14:paraId="4BAF0B81" w14:textId="311EB543" w:rsidR="003F66AC" w:rsidRDefault="003F66AC" w:rsidP="00A03108">
      <w:pPr>
        <w:pStyle w:val="Textodecomentrio"/>
      </w:pPr>
      <w:r>
        <w:rPr>
          <w:rStyle w:val="Refdecomentrio"/>
        </w:rPr>
        <w:annotationRef/>
      </w:r>
      <w:r>
        <w:t>Precisa ser mais claro, dá um exemplo.</w:t>
      </w:r>
    </w:p>
  </w:comment>
  <w:comment w:id="822" w:author="Juliano Varella De Carvalho" w:date="2020-11-06T15:01:00Z" w:initials="JVDC">
    <w:p w14:paraId="578B3583" w14:textId="7AC7CB37" w:rsidR="003F66AC" w:rsidRDefault="003F66AC" w:rsidP="00A03108">
      <w:pPr>
        <w:pStyle w:val="Textodecomentrio"/>
      </w:pPr>
      <w:r>
        <w:rPr>
          <w:rStyle w:val="Refdecomentrio"/>
        </w:rPr>
        <w:annotationRef/>
      </w:r>
      <w:r>
        <w:t>Informa quantos registros de treinamento e teste existem.</w:t>
      </w:r>
    </w:p>
  </w:comment>
  <w:comment w:id="823" w:author="Juliano Varella De Carvalho" w:date="2020-11-06T15:11:00Z" w:initials="JVDC">
    <w:p w14:paraId="52DCE848" w14:textId="4DDB0129" w:rsidR="003F66AC" w:rsidRDefault="003F66AC" w:rsidP="00A03108">
      <w:pPr>
        <w:pStyle w:val="Textodecomentrio"/>
      </w:pPr>
      <w:r>
        <w:rPr>
          <w:rStyle w:val="Refdecomentrio"/>
        </w:rPr>
        <w:annotationRef/>
      </w:r>
      <w:r>
        <w:t>O KNN não gera modelo. O uso do fit sobre os dados de treinamento serve para descobrir qual é o melhor K para ser aplicados nos dados de teste. Não falas sobre isto aqui.</w:t>
      </w:r>
    </w:p>
  </w:comment>
  <w:comment w:id="830" w:author="Juliano Varella De Carvalho" w:date="2020-11-06T15:04:00Z" w:initials="JVDC">
    <w:p w14:paraId="43562A5F" w14:textId="75A84101" w:rsidR="003F66AC" w:rsidRDefault="003F66AC" w:rsidP="00A03108">
      <w:pPr>
        <w:pStyle w:val="Textodecomentrio"/>
      </w:pPr>
      <w:r>
        <w:rPr>
          <w:rStyle w:val="Refdecomentrio"/>
        </w:rPr>
        <w:annotationRef/>
      </w:r>
      <w:r>
        <w:t>Isto aqui já foi dito antes, é desnecessário. Remover.</w:t>
      </w:r>
    </w:p>
  </w:comment>
  <w:comment w:id="838" w:author="Juliano Varella De Carvalho" w:date="2020-11-06T15:16:00Z" w:initials="JVDC">
    <w:p w14:paraId="3D43D7C1" w14:textId="360CFABB" w:rsidR="003F66AC" w:rsidRDefault="003F66AC" w:rsidP="00A03108">
      <w:pPr>
        <w:pStyle w:val="Textodecomentrio"/>
      </w:pPr>
      <w:r>
        <w:rPr>
          <w:rStyle w:val="Refdecomentrio"/>
        </w:rPr>
        <w:annotationRef/>
      </w:r>
      <w:r>
        <w:t>Não entendi.</w:t>
      </w:r>
    </w:p>
  </w:comment>
  <w:comment w:id="842" w:author="Juliano Varella De Carvalho" w:date="2020-11-06T15:17:00Z" w:initials="JVDC">
    <w:p w14:paraId="0DBBBCFD" w14:textId="45FABAEA" w:rsidR="003F66AC" w:rsidRDefault="003F66AC" w:rsidP="00A03108">
      <w:pPr>
        <w:pStyle w:val="Textodecomentrio"/>
      </w:pPr>
      <w:r>
        <w:rPr>
          <w:rStyle w:val="Refdecomentrio"/>
        </w:rPr>
        <w:annotationRef/>
      </w:r>
      <w:r>
        <w:t>Não existe modelo. O KNN não gera um modelo !</w:t>
      </w:r>
    </w:p>
  </w:comment>
  <w:comment w:id="845" w:author="Juliano Varella De Carvalho" w:date="2020-11-06T15:09:00Z" w:initials="JVDC">
    <w:p w14:paraId="3618BD97" w14:textId="4DC61616" w:rsidR="003F66AC" w:rsidRDefault="003F66AC" w:rsidP="00A03108">
      <w:pPr>
        <w:pStyle w:val="Textodecomentrio"/>
      </w:pPr>
      <w:r>
        <w:rPr>
          <w:rStyle w:val="Refdecomentrio"/>
        </w:rPr>
        <w:annotationRef/>
      </w:r>
      <w:r>
        <w:t>Na Figura 24 está dito que são 10 músicas...</w:t>
      </w:r>
    </w:p>
  </w:comment>
  <w:comment w:id="851" w:author="Juliano Varella De Carvalho" w:date="2020-11-06T15:28:00Z" w:initials="JVDC">
    <w:p w14:paraId="5D5FFBCC" w14:textId="5D97ECA9" w:rsidR="003F66AC" w:rsidRDefault="003F66AC" w:rsidP="00A03108">
      <w:pPr>
        <w:pStyle w:val="Textodecomentrio"/>
      </w:pPr>
      <w:r>
        <w:rPr>
          <w:rStyle w:val="Refdecomentrio"/>
        </w:rPr>
        <w:annotationRef/>
      </w:r>
      <w:r>
        <w:t>Essa seção está descontextualizada aqui. Talvez ela tenha que ficar após a 4.1.3, ou trazer o que foi dito na 4.1.3 para dentro dessa seção.</w:t>
      </w:r>
    </w:p>
  </w:comment>
  <w:comment w:id="852" w:author="Juliano Varella De Carvalho" w:date="2020-11-06T15:14:00Z" w:initials="JVDC">
    <w:p w14:paraId="36784971" w14:textId="77777777" w:rsidR="003F66AC" w:rsidRDefault="003F66AC" w:rsidP="00A03108">
      <w:pPr>
        <w:pStyle w:val="Textodecomentrio"/>
      </w:pPr>
      <w:r>
        <w:rPr>
          <w:rStyle w:val="Refdecomentrio"/>
        </w:rPr>
        <w:annotationRef/>
      </w:r>
      <w:r>
        <w:t>Que modelo?</w:t>
      </w:r>
    </w:p>
  </w:comment>
  <w:comment w:id="853" w:author="Juliano Varella De Carvalho" w:date="2020-11-06T15:00:00Z" w:initials="JVDC">
    <w:p w14:paraId="3FA64101" w14:textId="77777777" w:rsidR="003F66AC" w:rsidRDefault="003F66AC" w:rsidP="00A03108">
      <w:pPr>
        <w:pStyle w:val="Textodecomentrio"/>
      </w:pPr>
      <w:r>
        <w:rPr>
          <w:rStyle w:val="Refdecomentrio"/>
        </w:rPr>
        <w:annotationRef/>
      </w:r>
      <w:r>
        <w:t>Faz como referência.</w:t>
      </w:r>
    </w:p>
  </w:comment>
  <w:comment w:id="854" w:author="Juliano Varella De Carvalho" w:date="2020-11-06T15:52:00Z" w:initials="JVDC">
    <w:p w14:paraId="70B2F703" w14:textId="77777777" w:rsidR="003F66AC" w:rsidRDefault="003F66AC" w:rsidP="00A03108">
      <w:pPr>
        <w:pStyle w:val="Textodecomentrio"/>
      </w:pPr>
      <w:r>
        <w:rPr>
          <w:rStyle w:val="Refdecomentrio"/>
        </w:rPr>
        <w:annotationRef/>
      </w:r>
      <w:r>
        <w:t>Transforma essa tabela e coloca 4 colunas para não ficar tão grande.</w:t>
      </w:r>
    </w:p>
  </w:comment>
  <w:comment w:id="857" w:author="Érico Souza Loewe" w:date="2020-11-03T00:14:00Z" w:initials="ÉSL">
    <w:p w14:paraId="3F8FF34E" w14:textId="2895B121" w:rsidR="003F66AC" w:rsidRDefault="003F66AC" w:rsidP="00A03108">
      <w:pPr>
        <w:pStyle w:val="Textodecomentrio"/>
      </w:pPr>
      <w:r>
        <w:rPr>
          <w:rStyle w:val="Refdecomentrio"/>
        </w:rPr>
        <w:annotationRef/>
      </w:r>
      <w:r>
        <w:t>Verdadeiro positivo (é e é)</w:t>
      </w:r>
    </w:p>
  </w:comment>
  <w:comment w:id="858" w:author="Érico Souza Loewe" w:date="2020-11-03T00:15:00Z" w:initials="ÉSL">
    <w:p w14:paraId="2B04E5D5" w14:textId="202762A3" w:rsidR="003F66AC" w:rsidRDefault="003F66AC" w:rsidP="00A03108">
      <w:pPr>
        <w:pStyle w:val="Textodecomentrio"/>
      </w:pPr>
      <w:r>
        <w:rPr>
          <w:rStyle w:val="Refdecomentrio"/>
        </w:rPr>
        <w:annotationRef/>
      </w:r>
      <w:r>
        <w:t>Falso positivo (é mas não é)</w:t>
      </w:r>
    </w:p>
  </w:comment>
  <w:comment w:id="859" w:author="Érico Souza Loewe" w:date="2020-11-03T00:15:00Z" w:initials="ÉSL">
    <w:p w14:paraId="6A72223B" w14:textId="7D8F2831" w:rsidR="003F66AC" w:rsidRDefault="003F66AC" w:rsidP="00A03108">
      <w:pPr>
        <w:pStyle w:val="Textodecomentrio"/>
      </w:pPr>
      <w:r>
        <w:rPr>
          <w:rStyle w:val="Refdecomentrio"/>
        </w:rPr>
        <w:annotationRef/>
      </w:r>
      <w:r>
        <w:t>Falso negativo (não é mas é)</w:t>
      </w:r>
    </w:p>
  </w:comment>
  <w:comment w:id="860" w:author="Érico Souza Loewe" w:date="2020-11-03T00:14:00Z" w:initials="ÉSL">
    <w:p w14:paraId="6983377C" w14:textId="6BF5C3F2" w:rsidR="003F66AC" w:rsidRDefault="003F66AC" w:rsidP="00A03108">
      <w:pPr>
        <w:pStyle w:val="Textodecomentrio"/>
      </w:pPr>
      <w:r>
        <w:rPr>
          <w:rStyle w:val="Refdecomentrio"/>
        </w:rPr>
        <w:annotationRef/>
      </w:r>
      <w:r>
        <w:t>Verdadeiro negativo (não é e não é)</w:t>
      </w:r>
    </w:p>
  </w:comment>
  <w:comment w:id="867" w:author="Juliano Varella De Carvalho" w:date="2020-11-06T15:38:00Z" w:initials="JVDC">
    <w:p w14:paraId="16AC1345" w14:textId="77777777" w:rsidR="003F66AC" w:rsidRDefault="003F66AC" w:rsidP="003F66AC">
      <w:pPr>
        <w:pStyle w:val="Textodecomentrio"/>
      </w:pPr>
      <w:r>
        <w:rPr>
          <w:rStyle w:val="Refdecomentrio"/>
        </w:rPr>
        <w:annotationRef/>
      </w:r>
      <w:r>
        <w:t>Não deves colocar essa matriz de confusão ficou horrível.</w:t>
      </w:r>
    </w:p>
    <w:p w14:paraId="626BF057" w14:textId="77777777" w:rsidR="003F66AC" w:rsidRDefault="003F66AC" w:rsidP="003F66AC">
      <w:pPr>
        <w:pStyle w:val="Textodecomentrio"/>
      </w:pPr>
    </w:p>
    <w:p w14:paraId="61F0353C" w14:textId="77777777" w:rsidR="003F66AC" w:rsidRDefault="003F66AC" w:rsidP="003F66AC">
      <w:pPr>
        <w:pStyle w:val="Textodecomentrio"/>
      </w:pPr>
      <w:r>
        <w:t>Vamos conversar em como colocar ela.</w:t>
      </w:r>
    </w:p>
  </w:comment>
  <w:comment w:id="871" w:author="Juliano Varella De Carvalho" w:date="2020-11-06T16:01:00Z" w:initials="JVDC">
    <w:p w14:paraId="20DB9421" w14:textId="5702B575" w:rsidR="003F66AC" w:rsidRDefault="003F66AC" w:rsidP="00A03108">
      <w:pPr>
        <w:pStyle w:val="Textodecomentrio"/>
      </w:pPr>
      <w:r>
        <w:rPr>
          <w:rStyle w:val="Refdecomentrio"/>
        </w:rPr>
        <w:annotationRef/>
      </w:r>
      <w:r>
        <w:t>Acho muito ingênuo esse comentário.</w:t>
      </w:r>
    </w:p>
  </w:comment>
  <w:comment w:id="872" w:author="Juliano Varella De Carvalho" w:date="2020-11-06T16:02:00Z" w:initials="JVDC">
    <w:p w14:paraId="5D58158F" w14:textId="290D8D69" w:rsidR="003F66AC" w:rsidRDefault="003F66AC" w:rsidP="00A03108">
      <w:pPr>
        <w:pStyle w:val="Textodecomentrio"/>
      </w:pPr>
      <w:r>
        <w:rPr>
          <w:rStyle w:val="Refdecomentrio"/>
        </w:rPr>
        <w:annotationRef/>
      </w:r>
      <w:r>
        <w:t>Por quê?</w:t>
      </w:r>
    </w:p>
  </w:comment>
  <w:comment w:id="873" w:author="Juliano Varella De Carvalho" w:date="2020-11-06T16:04:00Z" w:initials="JVDC">
    <w:p w14:paraId="2D4E46A2" w14:textId="534E70D2" w:rsidR="003F66AC" w:rsidRDefault="003F66AC" w:rsidP="00A03108">
      <w:pPr>
        <w:pStyle w:val="Textodecomentrio"/>
      </w:pPr>
      <w:r>
        <w:rPr>
          <w:rStyle w:val="Refdecomentrio"/>
        </w:rPr>
        <w:annotationRef/>
      </w:r>
      <w:r>
        <w:t>Por quê? Cita o número de retornos que tiveste.</w:t>
      </w:r>
    </w:p>
  </w:comment>
  <w:comment w:id="878" w:author="Tatiane Schwanck Schardosim" w:date="2020-07-01T21:30:00Z" w:initials="TSS">
    <w:p w14:paraId="34834409" w14:textId="17229921" w:rsidR="003F66AC" w:rsidRDefault="003F66AC" w:rsidP="00A03108">
      <w:pPr>
        <w:pStyle w:val="Textodecomentrio"/>
      </w:pPr>
      <w:r>
        <w:rPr>
          <w:rStyle w:val="Refdecomentrio"/>
        </w:rPr>
        <w:annotationRef/>
      </w:r>
      <w:r>
        <w:rPr>
          <w:noProof/>
        </w:rPr>
        <w:t>Não precisa referenciar a bibliografiac no texto?</w:t>
      </w:r>
    </w:p>
  </w:comment>
  <w:comment w:id="879" w:author="Érico Souza Loewe" w:date="2020-07-02T00:25:00Z" w:initials="ÉSL">
    <w:p w14:paraId="23D9DB80" w14:textId="3D88D14E" w:rsidR="003F66AC" w:rsidRDefault="003F66AC" w:rsidP="00A03108">
      <w:pPr>
        <w:pStyle w:val="Textodecomentrio"/>
      </w:pPr>
      <w:r>
        <w:rPr>
          <w:rStyle w:val="Refdecomentrio"/>
        </w:rPr>
        <w:annotationRef/>
      </w:r>
      <w:r>
        <w:t>Precisa sim, boa parte do que fiz esta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EDDFC63" w15:done="0"/>
  <w15:commentEx w15:paraId="4128BAB2" w15:done="0"/>
  <w15:commentEx w15:paraId="5B959318" w15:done="1"/>
  <w15:commentEx w15:paraId="3A083F12" w15:done="1"/>
  <w15:commentEx w15:paraId="2A646846" w15:done="1"/>
  <w15:commentEx w15:paraId="170C5BC4" w15:done="1"/>
  <w15:commentEx w15:paraId="50293AB4" w15:done="1"/>
  <w15:commentEx w15:paraId="2B229308" w15:done="1"/>
  <w15:commentEx w15:paraId="275BC421" w15:done="1"/>
  <w15:commentEx w15:paraId="1702979B" w15:done="1"/>
  <w15:commentEx w15:paraId="5B1E7062" w15:done="1"/>
  <w15:commentEx w15:paraId="10FD5C31" w15:done="0"/>
  <w15:commentEx w15:paraId="070DC38B" w15:done="0"/>
  <w15:commentEx w15:paraId="6454CB88" w15:done="1"/>
  <w15:commentEx w15:paraId="7AF31837" w15:paraIdParent="6454CB88" w15:done="1"/>
  <w15:commentEx w15:paraId="369A950C" w15:done="1"/>
  <w15:commentEx w15:paraId="7C200BDB" w15:done="1"/>
  <w15:commentEx w15:paraId="55E14BC2" w15:done="1"/>
  <w15:commentEx w15:paraId="44A11654" w15:done="1"/>
  <w15:commentEx w15:paraId="778C21D1" w15:done="1"/>
  <w15:commentEx w15:paraId="38E8DC11" w15:done="1"/>
  <w15:commentEx w15:paraId="75E4D8B4" w15:done="1"/>
  <w15:commentEx w15:paraId="4FE7EF66" w15:done="0"/>
  <w15:commentEx w15:paraId="77878271" w15:done="1"/>
  <w15:commentEx w15:paraId="6E476473" w15:done="1"/>
  <w15:commentEx w15:paraId="43E57AB3" w15:done="1"/>
  <w15:commentEx w15:paraId="55A106A8" w15:paraIdParent="43E57AB3" w15:done="1"/>
  <w15:commentEx w15:paraId="7408A155" w15:done="1"/>
  <w15:commentEx w15:paraId="4E7A90C5" w15:done="1"/>
  <w15:commentEx w15:paraId="26030F69" w15:done="1"/>
  <w15:commentEx w15:paraId="672A7206" w15:done="1"/>
  <w15:commentEx w15:paraId="699431A0" w15:done="1"/>
  <w15:commentEx w15:paraId="69B77D0B" w15:done="1"/>
  <w15:commentEx w15:paraId="5192D913" w15:done="1"/>
  <w15:commentEx w15:paraId="0821AAB8" w15:done="1"/>
  <w15:commentEx w15:paraId="1E17D4CA" w15:done="1"/>
  <w15:commentEx w15:paraId="742A7D0B" w15:done="1"/>
  <w15:commentEx w15:paraId="315110E6" w15:done="1"/>
  <w15:commentEx w15:paraId="2878C3DB" w15:done="0"/>
  <w15:commentEx w15:paraId="2067FD8A" w15:done="1"/>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724024AC" w15:done="1"/>
  <w15:commentEx w15:paraId="21CBDC56" w15:done="1"/>
  <w15:commentEx w15:paraId="24D0A0D7" w15:paraIdParent="21CBDC56" w15:done="1"/>
  <w15:commentEx w15:paraId="0FEBEFE3" w15:done="0"/>
  <w15:commentEx w15:paraId="5D475C37" w15:done="0"/>
  <w15:commentEx w15:paraId="4EF6E8E3" w15:done="1"/>
  <w15:commentEx w15:paraId="0F931195" w15:done="1"/>
  <w15:commentEx w15:paraId="4B4FD5CB" w15:done="1"/>
  <w15:commentEx w15:paraId="7D498935" w15:done="1"/>
  <w15:commentEx w15:paraId="0F56441A" w15:done="1"/>
  <w15:commentEx w15:paraId="7DF00693" w15:done="0"/>
  <w15:commentEx w15:paraId="04B59353" w15:done="0"/>
  <w15:commentEx w15:paraId="45570B0B" w15:done="0"/>
  <w15:commentEx w15:paraId="7BD07276" w15:done="1"/>
  <w15:commentEx w15:paraId="1CE45E9B" w15:done="1"/>
  <w15:commentEx w15:paraId="4C2BD608" w15:done="0"/>
  <w15:commentEx w15:paraId="10755A1B" w15:done="1"/>
  <w15:commentEx w15:paraId="26656745" w15:done="0"/>
  <w15:commentEx w15:paraId="463B1916" w15:done="1"/>
  <w15:commentEx w15:paraId="4BAF0B81" w15:done="1"/>
  <w15:commentEx w15:paraId="578B3583" w15:done="1"/>
  <w15:commentEx w15:paraId="52DCE848" w15:done="1"/>
  <w15:commentEx w15:paraId="43562A5F" w15:done="0"/>
  <w15:commentEx w15:paraId="3D43D7C1" w15:done="1"/>
  <w15:commentEx w15:paraId="0DBBBCFD" w15:done="1"/>
  <w15:commentEx w15:paraId="3618BD97" w15:done="1"/>
  <w15:commentEx w15:paraId="5D5FFBCC" w15:done="1"/>
  <w15:commentEx w15:paraId="36784971" w15:done="1"/>
  <w15:commentEx w15:paraId="3FA64101" w15:done="0"/>
  <w15:commentEx w15:paraId="70B2F703" w15:done="1"/>
  <w15:commentEx w15:paraId="3F8FF34E" w15:done="0"/>
  <w15:commentEx w15:paraId="2B04E5D5" w15:done="0"/>
  <w15:commentEx w15:paraId="6A72223B" w15:done="0"/>
  <w15:commentEx w15:paraId="6983377C" w15:done="0"/>
  <w15:commentEx w15:paraId="61F0353C" w15:done="1"/>
  <w15:commentEx w15:paraId="20DB9421" w15:done="1"/>
  <w15:commentEx w15:paraId="5D58158F" w15:done="1"/>
  <w15:commentEx w15:paraId="2D4E46A2" w15:done="1"/>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0078" w16cex:dateUtc="2020-11-04T13:27:00Z"/>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181" w16cex:dateUtc="2020-11-04T14:39:00Z"/>
  <w16cex:commentExtensible w16cex:durableId="234D1486" w16cex:dateUtc="2020-11-04T14:52:00Z"/>
  <w16cex:commentExtensible w16cex:durableId="234EA236" w16cex:dateUtc="2020-11-05T19:09:00Z"/>
  <w16cex:commentExtensible w16cex:durableId="22A79C52" w16cex:dateUtc="2020-07-02T02:35: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820" w16cex:dateUtc="2020-11-05T19:34:00Z"/>
  <w16cex:commentExtensible w16cex:durableId="234EAA9D" w16cex:dateUtc="2020-11-05T19:45:00Z"/>
  <w16cex:commentExtensible w16cex:durableId="234EAADF" w16cex:dateUtc="2020-11-05T19:46:00Z"/>
  <w16cex:commentExtensible w16cex:durableId="22E27E15" w16cex:dateUtc="2020-08-15T18:30:00Z"/>
  <w16cex:commentExtensible w16cex:durableId="22A7A566" w16cex:dateUtc="2020-07-02T03:14: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353180C" w16cex:dateUtc="2020-08-15T18:30:00Z"/>
  <w16cex:commentExtensible w16cex:durableId="22E27F11" w16cex:dateUtc="2020-08-15T18:34:00Z"/>
  <w16cex:commentExtensible w16cex:durableId="234EB34A" w16cex:dateUtc="2020-11-05T20:22:00Z"/>
  <w16cex:commentExtensible w16cex:durableId="22E28184" w16cex:dateUtc="2020-08-15T18:45:00Z"/>
  <w16cex:commentExtensible w16cex:durableId="22E280CD" w16cex:dateUtc="2020-08-15T18:42:00Z"/>
  <w16cex:commentExtensible w16cex:durableId="234EB3FB" w16cex:dateUtc="2020-11-05T20:25:00Z"/>
  <w16cex:commentExtensible w16cex:durableId="22E281FF" w16cex:dateUtc="2020-08-15T18:47:00Z"/>
  <w16cex:commentExtensible w16cex:durableId="22E282C6" w16cex:dateUtc="2020-08-15T18:50:00Z"/>
  <w16cex:commentExtensible w16cex:durableId="234EB5C1" w16cex:dateUtc="2020-11-05T20:32:00Z"/>
  <w16cex:commentExtensible w16cex:durableId="234EB64A" w16cex:dateUtc="2020-11-05T20:35:00Z"/>
  <w16cex:commentExtensible w16cex:durableId="234EB90C" w16cex:dateUtc="2020-11-05T20:46:00Z"/>
  <w16cex:commentExtensible w16cex:durableId="234FDC8F" w16cex:dateUtc="2020-11-06T17:30:00Z"/>
  <w16cex:commentExtensible w16cex:durableId="234FDDDC" w16cex:dateUtc="2020-11-06T17:36:00Z"/>
  <w16cex:commentExtensible w16cex:durableId="234FDE38" w16cex:dateUtc="2020-11-06T17:37:00Z"/>
  <w16cex:commentExtensible w16cex:durableId="234FDEAF" w16cex:dateUtc="2020-11-06T17:39:00Z"/>
  <w16cex:commentExtensible w16cex:durableId="234FDF03" w16cex:dateUtc="2020-11-06T17:41:00Z"/>
  <w16cex:commentExtensible w16cex:durableId="234FDFC6" w16cex:dateUtc="2020-11-06T17:44:00Z"/>
  <w16cex:commentExtensible w16cex:durableId="234FE095" w16cex:dateUtc="2020-11-06T17:47:00Z"/>
  <w16cex:commentExtensible w16cex:durableId="234FE3BA" w16cex:dateUtc="2020-11-06T18:01:00Z"/>
  <w16cex:commentExtensible w16cex:durableId="234FE62B" w16cex:dateUtc="2020-11-06T18:11:00Z"/>
  <w16cex:commentExtensible w16cex:durableId="234FE478" w16cex:dateUtc="2020-11-06T18:04:00Z"/>
  <w16cex:commentExtensible w16cex:durableId="234FE74E" w16cex:dateUtc="2020-11-06T18:16:00Z"/>
  <w16cex:commentExtensible w16cex:durableId="234FE77F" w16cex:dateUtc="2020-11-06T18:17:00Z"/>
  <w16cex:commentExtensible w16cex:durableId="234FE5B8" w16cex:dateUtc="2020-11-06T18:09:00Z"/>
  <w16cex:commentExtensible w16cex:durableId="234FEA1E" w16cex:dateUtc="2020-11-06T18:28: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34FEC5A" w16cex:dateUtc="2020-11-06T18:38:00Z"/>
  <w16cex:commentExtensible w16cex:durableId="234FF1EF" w16cex:dateUtc="2020-11-06T19:01:00Z"/>
  <w16cex:commentExtensible w16cex:durableId="234FF21F" w16cex:dateUtc="2020-11-06T19:02:00Z"/>
  <w16cex:commentExtensible w16cex:durableId="234FF289" w16cex:dateUtc="2020-11-06T19:0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EDDFC63" w16cid:durableId="234D0078"/>
  <w16cid:commentId w16cid:paraId="4128BAB2" w16cid:durableId="234D06C6"/>
  <w16cid:commentId w16cid:paraId="5B959318" w16cid:durableId="234D06D2"/>
  <w16cid:commentId w16cid:paraId="3A083F12" w16cid:durableId="234D06EE"/>
  <w16cid:commentId w16cid:paraId="2A646846" w16cid:durableId="234D0782"/>
  <w16cid:commentId w16cid:paraId="170C5BC4" w16cid:durableId="222F6306"/>
  <w16cid:commentId w16cid:paraId="50293AB4" w16cid:durableId="2231CD82"/>
  <w16cid:commentId w16cid:paraId="2B229308" w16cid:durableId="234D0759"/>
  <w16cid:commentId w16cid:paraId="275BC421" w16cid:durableId="234D0F99"/>
  <w16cid:commentId w16cid:paraId="1702979B" w16cid:durableId="234D1181"/>
  <w16cid:commentId w16cid:paraId="5B1E7062" w16cid:durableId="22A79850"/>
  <w16cid:commentId w16cid:paraId="10FD5C31" w16cid:durableId="234D1486"/>
  <w16cid:commentId w16cid:paraId="070DC38B" w16cid:durableId="234EA236"/>
  <w16cid:commentId w16cid:paraId="6454CB88" w16cid:durableId="22A79851"/>
  <w16cid:commentId w16cid:paraId="7AF31837" w16cid:durableId="22A79C52"/>
  <w16cid:commentId w16cid:paraId="369A950C" w16cid:durableId="22A79852"/>
  <w16cid:commentId w16cid:paraId="7C200BDB" w16cid:durableId="234EA345"/>
  <w16cid:commentId w16cid:paraId="55E14BC2" w16cid:durableId="234EA379"/>
  <w16cid:commentId w16cid:paraId="44A11654" w16cid:durableId="234EA3A5"/>
  <w16cid:commentId w16cid:paraId="778C21D1" w16cid:durableId="234EA3E2"/>
  <w16cid:commentId w16cid:paraId="38E8DC11" w16cid:durableId="234EA820"/>
  <w16cid:commentId w16cid:paraId="75E4D8B4" w16cid:durableId="22A79854"/>
  <w16cid:commentId w16cid:paraId="4FE7EF66" w16cid:durableId="234EAA9D"/>
  <w16cid:commentId w16cid:paraId="77878271" w16cid:durableId="234EAADF"/>
  <w16cid:commentId w16cid:paraId="6E476473" w16cid:durableId="22E27E15"/>
  <w16cid:commentId w16cid:paraId="43E57AB3" w16cid:durableId="22A79859"/>
  <w16cid:commentId w16cid:paraId="55A106A8" w16cid:durableId="22A7A566"/>
  <w16cid:commentId w16cid:paraId="7408A155" w16cid:durableId="22E2783B"/>
  <w16cid:commentId w16cid:paraId="4E7A90C5" w16cid:durableId="22E2786C"/>
  <w16cid:commentId w16cid:paraId="26030F69" w16cid:durableId="22E2795D"/>
  <w16cid:commentId w16cid:paraId="672A7206" w16cid:durableId="22E279A9"/>
  <w16cid:commentId w16cid:paraId="699431A0" w16cid:durableId="22E27994"/>
  <w16cid:commentId w16cid:paraId="69B77D0B" w16cid:durableId="235317BD"/>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2067FD8A" w16cid:durableId="234F4BBE"/>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724024AC" w16cid:durableId="2353180C"/>
  <w16cid:commentId w16cid:paraId="21CBDC56" w16cid:durableId="2353180B"/>
  <w16cid:commentId w16cid:paraId="0FEBEFE3" w16cid:durableId="22E27F11"/>
  <w16cid:commentId w16cid:paraId="5D475C37" w16cid:durableId="234EB34A"/>
  <w16cid:commentId w16cid:paraId="4EF6E8E3" w16cid:durableId="22E28184"/>
  <w16cid:commentId w16cid:paraId="0F931195" w16cid:durableId="22E280CD"/>
  <w16cid:commentId w16cid:paraId="4B4FD5CB" w16cid:durableId="234EB3FB"/>
  <w16cid:commentId w16cid:paraId="7D498935" w16cid:durableId="22E281FF"/>
  <w16cid:commentId w16cid:paraId="0F56441A" w16cid:durableId="22E282C6"/>
  <w16cid:commentId w16cid:paraId="7DF00693" w16cid:durableId="234EB5C1"/>
  <w16cid:commentId w16cid:paraId="04B59353" w16cid:durableId="234EB64A"/>
  <w16cid:commentId w16cid:paraId="45570B0B" w16cid:durableId="234EB90C"/>
  <w16cid:commentId w16cid:paraId="7BD07276" w16cid:durableId="234FDC8F"/>
  <w16cid:commentId w16cid:paraId="1CE45E9B" w16cid:durableId="234FDDDC"/>
  <w16cid:commentId w16cid:paraId="4C2BD608" w16cid:durableId="234FDE38"/>
  <w16cid:commentId w16cid:paraId="10755A1B" w16cid:durableId="234FDEAF"/>
  <w16cid:commentId w16cid:paraId="26656745" w16cid:durableId="234FDF03"/>
  <w16cid:commentId w16cid:paraId="463B1916" w16cid:durableId="234FDFC6"/>
  <w16cid:commentId w16cid:paraId="4BAF0B81" w16cid:durableId="234FE095"/>
  <w16cid:commentId w16cid:paraId="578B3583" w16cid:durableId="234FE3BA"/>
  <w16cid:commentId w16cid:paraId="52DCE848" w16cid:durableId="234FE62B"/>
  <w16cid:commentId w16cid:paraId="43562A5F" w16cid:durableId="234FE478"/>
  <w16cid:commentId w16cid:paraId="3D43D7C1" w16cid:durableId="234FE74E"/>
  <w16cid:commentId w16cid:paraId="0DBBBCFD" w16cid:durableId="234FE77F"/>
  <w16cid:commentId w16cid:paraId="3618BD97" w16cid:durableId="234FE5B8"/>
  <w16cid:commentId w16cid:paraId="5D5FFBCC" w16cid:durableId="234FEA1E"/>
  <w16cid:commentId w16cid:paraId="36784971" w16cid:durableId="2351CCC8"/>
  <w16cid:commentId w16cid:paraId="3FA64101" w16cid:durableId="2351CCC7"/>
  <w16cid:commentId w16cid:paraId="70B2F703" w16cid:durableId="23528A5B"/>
  <w16cid:commentId w16cid:paraId="3F8FF34E" w16cid:durableId="234B1F61"/>
  <w16cid:commentId w16cid:paraId="2B04E5D5" w16cid:durableId="234B1FAA"/>
  <w16cid:commentId w16cid:paraId="6A72223B" w16cid:durableId="234B1FB2"/>
  <w16cid:commentId w16cid:paraId="6983377C" w16cid:durableId="234B1F72"/>
  <w16cid:commentId w16cid:paraId="61F0353C" w16cid:durableId="234FEC5A"/>
  <w16cid:commentId w16cid:paraId="20DB9421" w16cid:durableId="234FF1EF"/>
  <w16cid:commentId w16cid:paraId="5D58158F" w16cid:durableId="234FF21F"/>
  <w16cid:commentId w16cid:paraId="2D4E46A2" w16cid:durableId="234FF289"/>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2CE1E7" w14:textId="77777777" w:rsidR="004B1160" w:rsidRDefault="004B1160" w:rsidP="00A03108">
      <w:r>
        <w:separator/>
      </w:r>
    </w:p>
    <w:p w14:paraId="2FE31AC2" w14:textId="77777777" w:rsidR="004B1160" w:rsidRDefault="004B1160" w:rsidP="00A03108"/>
    <w:p w14:paraId="36865506" w14:textId="77777777" w:rsidR="004B1160" w:rsidRDefault="004B1160" w:rsidP="00A03108"/>
    <w:p w14:paraId="5A78AB22" w14:textId="77777777" w:rsidR="004B1160" w:rsidRDefault="004B1160" w:rsidP="00A03108"/>
    <w:p w14:paraId="624A1D07" w14:textId="77777777" w:rsidR="004B1160" w:rsidRDefault="004B1160" w:rsidP="00A03108"/>
    <w:p w14:paraId="5048820A" w14:textId="77777777" w:rsidR="004B1160" w:rsidRDefault="004B1160" w:rsidP="00A03108"/>
    <w:p w14:paraId="08B19413" w14:textId="77777777" w:rsidR="004B1160" w:rsidRDefault="004B1160" w:rsidP="00A03108"/>
    <w:p w14:paraId="1F8A5999" w14:textId="77777777" w:rsidR="004B1160" w:rsidRDefault="004B1160" w:rsidP="00A03108"/>
    <w:p w14:paraId="199BFB01" w14:textId="77777777" w:rsidR="004B1160" w:rsidRDefault="004B1160" w:rsidP="00A03108"/>
    <w:p w14:paraId="0FF92697" w14:textId="77777777" w:rsidR="004B1160" w:rsidRDefault="004B1160" w:rsidP="00A03108"/>
    <w:p w14:paraId="644A1E6F" w14:textId="77777777" w:rsidR="004B1160" w:rsidRDefault="004B1160" w:rsidP="00A03108"/>
    <w:p w14:paraId="0A7E6F47" w14:textId="77777777" w:rsidR="004B1160" w:rsidRDefault="004B1160" w:rsidP="00A03108"/>
    <w:p w14:paraId="2F7FC04D" w14:textId="77777777" w:rsidR="004B1160" w:rsidRDefault="004B1160" w:rsidP="00A03108"/>
    <w:p w14:paraId="530104B7" w14:textId="77777777" w:rsidR="004B1160" w:rsidRDefault="004B1160" w:rsidP="00A03108"/>
    <w:p w14:paraId="691EC9E7" w14:textId="77777777" w:rsidR="004B1160" w:rsidRDefault="004B1160" w:rsidP="00A03108"/>
    <w:p w14:paraId="5D34928F" w14:textId="77777777" w:rsidR="004B1160" w:rsidRDefault="004B1160" w:rsidP="00A03108"/>
    <w:p w14:paraId="44E76A84" w14:textId="77777777" w:rsidR="004B1160" w:rsidRDefault="004B1160" w:rsidP="00A03108"/>
    <w:p w14:paraId="7CEE1960" w14:textId="77777777" w:rsidR="004B1160" w:rsidRDefault="004B1160" w:rsidP="00A03108"/>
    <w:p w14:paraId="55506665" w14:textId="77777777" w:rsidR="004B1160" w:rsidRDefault="004B1160" w:rsidP="00A03108"/>
    <w:p w14:paraId="08750789" w14:textId="77777777" w:rsidR="004B1160" w:rsidRDefault="004B1160" w:rsidP="00A03108"/>
    <w:p w14:paraId="0CAEDA41" w14:textId="77777777" w:rsidR="004B1160" w:rsidRDefault="004B1160" w:rsidP="00A03108"/>
    <w:p w14:paraId="2AF7AE08" w14:textId="77777777" w:rsidR="004B1160" w:rsidRDefault="004B1160" w:rsidP="00A03108"/>
    <w:p w14:paraId="7ADC2824" w14:textId="77777777" w:rsidR="004B1160" w:rsidRDefault="004B1160" w:rsidP="00A03108"/>
    <w:p w14:paraId="6AFCF8F8" w14:textId="77777777" w:rsidR="004B1160" w:rsidRDefault="004B1160" w:rsidP="00A03108"/>
    <w:p w14:paraId="05E820BB" w14:textId="77777777" w:rsidR="004B1160" w:rsidRDefault="004B1160" w:rsidP="00A03108"/>
    <w:p w14:paraId="353C694C" w14:textId="77777777" w:rsidR="004B1160" w:rsidRDefault="004B1160" w:rsidP="00A03108"/>
    <w:p w14:paraId="69A04766" w14:textId="77777777" w:rsidR="004B1160" w:rsidRDefault="004B1160" w:rsidP="00A03108"/>
    <w:p w14:paraId="44DFF623" w14:textId="77777777" w:rsidR="004B1160" w:rsidRDefault="004B1160" w:rsidP="00A03108"/>
    <w:p w14:paraId="5EF26DA3" w14:textId="77777777" w:rsidR="004B1160" w:rsidRDefault="004B1160" w:rsidP="00A03108"/>
    <w:p w14:paraId="1564E6A7" w14:textId="77777777" w:rsidR="004B1160" w:rsidRDefault="004B1160" w:rsidP="00A03108"/>
    <w:p w14:paraId="5AF13F60" w14:textId="77777777" w:rsidR="004B1160" w:rsidRDefault="004B1160" w:rsidP="00A03108"/>
    <w:p w14:paraId="7419343E" w14:textId="77777777" w:rsidR="004B1160" w:rsidRDefault="004B1160" w:rsidP="00A03108"/>
    <w:p w14:paraId="05F61DB9" w14:textId="77777777" w:rsidR="004B1160" w:rsidRDefault="004B1160" w:rsidP="00A03108"/>
    <w:p w14:paraId="4DDEE499" w14:textId="77777777" w:rsidR="004B1160" w:rsidRDefault="004B1160" w:rsidP="00A03108"/>
    <w:p w14:paraId="7AF4A9BB" w14:textId="77777777" w:rsidR="004B1160" w:rsidRDefault="004B1160" w:rsidP="00A03108"/>
    <w:p w14:paraId="17205735" w14:textId="77777777" w:rsidR="004B1160" w:rsidRDefault="004B1160" w:rsidP="00A03108"/>
    <w:p w14:paraId="4EBE51DD" w14:textId="77777777" w:rsidR="004B1160" w:rsidRDefault="004B1160" w:rsidP="00A03108"/>
    <w:p w14:paraId="76575B4E" w14:textId="77777777" w:rsidR="004B1160" w:rsidRDefault="004B1160" w:rsidP="00A03108"/>
    <w:p w14:paraId="1056BF3E" w14:textId="77777777" w:rsidR="004B1160" w:rsidRDefault="004B1160" w:rsidP="00A03108"/>
    <w:p w14:paraId="6AF36365" w14:textId="77777777" w:rsidR="004B1160" w:rsidRDefault="004B1160" w:rsidP="00A03108"/>
    <w:p w14:paraId="16390A89" w14:textId="77777777" w:rsidR="004B1160" w:rsidRDefault="004B1160" w:rsidP="00A03108"/>
    <w:p w14:paraId="2555F287" w14:textId="77777777" w:rsidR="004B1160" w:rsidRDefault="004B1160" w:rsidP="00A03108">
      <w:pPr>
        <w:rPr>
          <w:ins w:id="3" w:author="Érico Souza Loewe" w:date="2020-11-09T01:20:00Z"/>
        </w:rPr>
      </w:pPr>
    </w:p>
    <w:p w14:paraId="6D45E6D4" w14:textId="77777777" w:rsidR="004B1160" w:rsidRDefault="004B1160" w:rsidP="00A03108">
      <w:pPr>
        <w:rPr>
          <w:ins w:id="4" w:author="Érico Souza Loewe" w:date="2020-11-09T01:20:00Z"/>
        </w:rPr>
      </w:pPr>
    </w:p>
    <w:p w14:paraId="2DB53F4A" w14:textId="77777777" w:rsidR="004B1160" w:rsidRDefault="004B1160" w:rsidP="00A03108">
      <w:pPr>
        <w:rPr>
          <w:ins w:id="5" w:author="Érico Souza Loewe" w:date="2020-11-09T01:20:00Z"/>
        </w:rPr>
      </w:pPr>
    </w:p>
    <w:p w14:paraId="1D49BF7E" w14:textId="77777777" w:rsidR="004B1160" w:rsidRDefault="004B1160" w:rsidP="00A03108">
      <w:pPr>
        <w:rPr>
          <w:ins w:id="6" w:author="Érico Souza Loewe" w:date="2020-11-09T01:20:00Z"/>
        </w:rPr>
      </w:pPr>
    </w:p>
    <w:p w14:paraId="314414CC" w14:textId="77777777" w:rsidR="004B1160" w:rsidRDefault="004B1160" w:rsidP="00A03108">
      <w:pPr>
        <w:rPr>
          <w:ins w:id="7" w:author="Érico Souza Loewe" w:date="2020-11-09T01:20:00Z"/>
        </w:rPr>
      </w:pPr>
    </w:p>
    <w:p w14:paraId="1BDEAFA7" w14:textId="77777777" w:rsidR="004B1160" w:rsidRDefault="004B1160" w:rsidP="00A03108">
      <w:pPr>
        <w:rPr>
          <w:ins w:id="8" w:author="Érico Souza Loewe" w:date="2020-11-09T01:20:00Z"/>
        </w:rPr>
      </w:pPr>
    </w:p>
    <w:p w14:paraId="49054F77" w14:textId="77777777" w:rsidR="004B1160" w:rsidRDefault="004B1160" w:rsidP="00A03108"/>
  </w:endnote>
  <w:endnote w:type="continuationSeparator" w:id="0">
    <w:p w14:paraId="37144289" w14:textId="77777777" w:rsidR="004B1160" w:rsidRDefault="004B1160" w:rsidP="00A03108">
      <w:r>
        <w:continuationSeparator/>
      </w:r>
    </w:p>
    <w:p w14:paraId="1F495B9C" w14:textId="77777777" w:rsidR="004B1160" w:rsidRDefault="004B1160" w:rsidP="00A03108"/>
    <w:p w14:paraId="5C4C4158" w14:textId="77777777" w:rsidR="004B1160" w:rsidRDefault="004B1160" w:rsidP="00A03108"/>
    <w:p w14:paraId="7473A65B" w14:textId="77777777" w:rsidR="004B1160" w:rsidRDefault="004B1160" w:rsidP="00A03108"/>
    <w:p w14:paraId="13C1E5A6" w14:textId="77777777" w:rsidR="004B1160" w:rsidRDefault="004B1160" w:rsidP="00A03108"/>
    <w:p w14:paraId="1093DD0F" w14:textId="77777777" w:rsidR="004B1160" w:rsidRDefault="004B1160" w:rsidP="00A03108"/>
    <w:p w14:paraId="1394546E" w14:textId="77777777" w:rsidR="004B1160" w:rsidRDefault="004B1160" w:rsidP="00A03108"/>
    <w:p w14:paraId="3C77BA7B" w14:textId="77777777" w:rsidR="004B1160" w:rsidRDefault="004B1160" w:rsidP="00A03108"/>
    <w:p w14:paraId="5839D534" w14:textId="77777777" w:rsidR="004B1160" w:rsidRDefault="004B1160" w:rsidP="00A03108"/>
    <w:p w14:paraId="3DB50189" w14:textId="77777777" w:rsidR="004B1160" w:rsidRDefault="004B1160" w:rsidP="00A03108"/>
    <w:p w14:paraId="6408AFD9" w14:textId="77777777" w:rsidR="004B1160" w:rsidRDefault="004B1160" w:rsidP="00A03108"/>
    <w:p w14:paraId="3C4EF1D2" w14:textId="77777777" w:rsidR="004B1160" w:rsidRDefault="004B1160" w:rsidP="00A03108"/>
    <w:p w14:paraId="3B9FE4E6" w14:textId="77777777" w:rsidR="004B1160" w:rsidRDefault="004B1160" w:rsidP="00A03108"/>
    <w:p w14:paraId="001D1CB5" w14:textId="77777777" w:rsidR="004B1160" w:rsidRDefault="004B1160" w:rsidP="00A03108"/>
    <w:p w14:paraId="77E2F45D" w14:textId="77777777" w:rsidR="004B1160" w:rsidRDefault="004B1160" w:rsidP="00A03108"/>
    <w:p w14:paraId="58C57EDC" w14:textId="77777777" w:rsidR="004B1160" w:rsidRDefault="004B1160" w:rsidP="00A03108"/>
    <w:p w14:paraId="2BA09584" w14:textId="77777777" w:rsidR="004B1160" w:rsidRDefault="004B1160" w:rsidP="00A03108"/>
    <w:p w14:paraId="4A94A964" w14:textId="77777777" w:rsidR="004B1160" w:rsidRDefault="004B1160" w:rsidP="00A03108"/>
    <w:p w14:paraId="44334342" w14:textId="77777777" w:rsidR="004B1160" w:rsidRDefault="004B1160" w:rsidP="00A03108"/>
    <w:p w14:paraId="7DA82453" w14:textId="77777777" w:rsidR="004B1160" w:rsidRDefault="004B1160" w:rsidP="00A03108"/>
    <w:p w14:paraId="36866CD4" w14:textId="77777777" w:rsidR="004B1160" w:rsidRDefault="004B1160" w:rsidP="00A03108"/>
    <w:p w14:paraId="5E09D16A" w14:textId="77777777" w:rsidR="004B1160" w:rsidRDefault="004B1160" w:rsidP="00A03108"/>
    <w:p w14:paraId="39B3A587" w14:textId="77777777" w:rsidR="004B1160" w:rsidRDefault="004B1160" w:rsidP="00A03108"/>
    <w:p w14:paraId="3BE1F39A" w14:textId="77777777" w:rsidR="004B1160" w:rsidRDefault="004B1160" w:rsidP="00A03108"/>
    <w:p w14:paraId="664B2054" w14:textId="77777777" w:rsidR="004B1160" w:rsidRDefault="004B1160" w:rsidP="00A03108"/>
    <w:p w14:paraId="6B2417FF" w14:textId="77777777" w:rsidR="004B1160" w:rsidRDefault="004B1160" w:rsidP="00A03108"/>
    <w:p w14:paraId="62B9778A" w14:textId="77777777" w:rsidR="004B1160" w:rsidRDefault="004B1160" w:rsidP="00A03108"/>
    <w:p w14:paraId="002BC42D" w14:textId="77777777" w:rsidR="004B1160" w:rsidRDefault="004B1160" w:rsidP="00A03108"/>
    <w:p w14:paraId="2A119A10" w14:textId="77777777" w:rsidR="004B1160" w:rsidRDefault="004B1160" w:rsidP="00A03108"/>
    <w:p w14:paraId="005015A2" w14:textId="77777777" w:rsidR="004B1160" w:rsidRDefault="004B1160" w:rsidP="00A03108"/>
    <w:p w14:paraId="1B5AA419" w14:textId="77777777" w:rsidR="004B1160" w:rsidRDefault="004B1160" w:rsidP="00A03108"/>
    <w:p w14:paraId="7F56080E" w14:textId="77777777" w:rsidR="004B1160" w:rsidRDefault="004B1160" w:rsidP="00A03108"/>
    <w:p w14:paraId="227FF96C" w14:textId="77777777" w:rsidR="004B1160" w:rsidRDefault="004B1160" w:rsidP="00A03108"/>
    <w:p w14:paraId="22907349" w14:textId="77777777" w:rsidR="004B1160" w:rsidRDefault="004B1160" w:rsidP="00A03108"/>
    <w:p w14:paraId="1AA38333" w14:textId="77777777" w:rsidR="004B1160" w:rsidRDefault="004B1160" w:rsidP="00A03108"/>
    <w:p w14:paraId="0DED008A" w14:textId="77777777" w:rsidR="004B1160" w:rsidRDefault="004B1160" w:rsidP="00A03108"/>
    <w:p w14:paraId="583A6CC6" w14:textId="77777777" w:rsidR="004B1160" w:rsidRDefault="004B1160" w:rsidP="00A03108"/>
    <w:p w14:paraId="546BBC13" w14:textId="77777777" w:rsidR="004B1160" w:rsidRDefault="004B1160" w:rsidP="00A03108"/>
    <w:p w14:paraId="441AFE11" w14:textId="77777777" w:rsidR="004B1160" w:rsidRDefault="004B1160" w:rsidP="00A03108"/>
    <w:p w14:paraId="5A91B1DC" w14:textId="77777777" w:rsidR="004B1160" w:rsidRDefault="004B1160" w:rsidP="00A03108"/>
    <w:p w14:paraId="22611D0A" w14:textId="77777777" w:rsidR="004B1160" w:rsidRDefault="004B1160" w:rsidP="00A03108"/>
    <w:p w14:paraId="02A3D37E" w14:textId="77777777" w:rsidR="004B1160" w:rsidRDefault="004B1160" w:rsidP="00A03108">
      <w:pPr>
        <w:rPr>
          <w:ins w:id="9" w:author="Érico Souza Loewe" w:date="2020-11-09T01:20:00Z"/>
        </w:rPr>
      </w:pPr>
    </w:p>
    <w:p w14:paraId="61F5277E" w14:textId="77777777" w:rsidR="004B1160" w:rsidRDefault="004B1160" w:rsidP="00A03108">
      <w:pPr>
        <w:rPr>
          <w:ins w:id="10" w:author="Érico Souza Loewe" w:date="2020-11-09T01:20:00Z"/>
        </w:rPr>
      </w:pPr>
    </w:p>
    <w:p w14:paraId="14F8F8C0" w14:textId="77777777" w:rsidR="004B1160" w:rsidRDefault="004B1160" w:rsidP="00A03108">
      <w:pPr>
        <w:rPr>
          <w:ins w:id="11" w:author="Érico Souza Loewe" w:date="2020-11-09T01:20:00Z"/>
        </w:rPr>
      </w:pPr>
    </w:p>
    <w:p w14:paraId="2E6B9E6A" w14:textId="77777777" w:rsidR="004B1160" w:rsidRDefault="004B1160" w:rsidP="00A03108">
      <w:pPr>
        <w:rPr>
          <w:ins w:id="12" w:author="Érico Souza Loewe" w:date="2020-11-09T01:20:00Z"/>
        </w:rPr>
      </w:pPr>
    </w:p>
    <w:p w14:paraId="71A918FA" w14:textId="77777777" w:rsidR="004B1160" w:rsidRDefault="004B1160" w:rsidP="00A03108">
      <w:pPr>
        <w:rPr>
          <w:ins w:id="13" w:author="Érico Souza Loewe" w:date="2020-11-09T01:20:00Z"/>
        </w:rPr>
      </w:pPr>
    </w:p>
    <w:p w14:paraId="7F30322B" w14:textId="77777777" w:rsidR="004B1160" w:rsidRDefault="004B1160" w:rsidP="00A03108">
      <w:pPr>
        <w:rPr>
          <w:ins w:id="14" w:author="Érico Souza Loewe" w:date="2020-11-09T01:20:00Z"/>
        </w:rPr>
      </w:pPr>
    </w:p>
    <w:p w14:paraId="7701857E" w14:textId="77777777" w:rsidR="004B1160" w:rsidRDefault="004B1160" w:rsidP="00A03108"/>
  </w:endnote>
  <w:endnote w:type="continuationNotice" w:id="1">
    <w:p w14:paraId="799B4911" w14:textId="77777777" w:rsidR="004B1160" w:rsidRDefault="004B1160" w:rsidP="00A03108">
      <w:pPr>
        <w:rPr>
          <w:ins w:id="15" w:author="Érico Souza Loewe" w:date="2020-11-09T01:20:00Z"/>
        </w:rPr>
      </w:pPr>
    </w:p>
    <w:p w14:paraId="554F0C0F" w14:textId="77777777" w:rsidR="004B1160" w:rsidRDefault="004B1160" w:rsidP="00A03108">
      <w:pPr>
        <w:rPr>
          <w:ins w:id="16" w:author="Érico Souza Loewe" w:date="2020-11-09T01:20:00Z"/>
        </w:rPr>
      </w:pPr>
    </w:p>
    <w:p w14:paraId="548E7117" w14:textId="77777777" w:rsidR="004B1160" w:rsidRDefault="004B1160" w:rsidP="00A03108">
      <w:pPr>
        <w:pPrChange w:id="17" w:author="Érico Souza Loewe" w:date="2020-11-09T01:20:00Z">
          <w:pPr>
            <w:spacing w:line="240" w:lineRule="auto"/>
          </w:pPr>
        </w:pPrChange>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4B51EC" w14:textId="77777777" w:rsidR="003F66AC" w:rsidRDefault="003F66AC" w:rsidP="00A0310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22C5CD" w14:textId="77777777" w:rsidR="004B1160" w:rsidRDefault="004B1160" w:rsidP="00A03108">
      <w:r>
        <w:separator/>
      </w:r>
    </w:p>
    <w:p w14:paraId="400B1FF1" w14:textId="77777777" w:rsidR="004B1160" w:rsidRDefault="004B1160" w:rsidP="00A03108"/>
    <w:p w14:paraId="05D52B8F" w14:textId="77777777" w:rsidR="004B1160" w:rsidRDefault="004B1160" w:rsidP="00A03108"/>
    <w:p w14:paraId="5DF4B99B" w14:textId="77777777" w:rsidR="004B1160" w:rsidRDefault="004B1160" w:rsidP="00A03108"/>
    <w:p w14:paraId="1081530B" w14:textId="77777777" w:rsidR="004B1160" w:rsidRDefault="004B1160" w:rsidP="00A03108"/>
    <w:p w14:paraId="4C5B7768" w14:textId="77777777" w:rsidR="004B1160" w:rsidRDefault="004B1160" w:rsidP="00A03108"/>
    <w:p w14:paraId="6C00A346" w14:textId="77777777" w:rsidR="004B1160" w:rsidRDefault="004B1160" w:rsidP="00A03108"/>
    <w:p w14:paraId="6F84B41B" w14:textId="77777777" w:rsidR="004B1160" w:rsidRDefault="004B1160" w:rsidP="00A03108"/>
    <w:p w14:paraId="50FE5D6E" w14:textId="77777777" w:rsidR="004B1160" w:rsidRDefault="004B1160" w:rsidP="00A03108"/>
    <w:p w14:paraId="495314E9" w14:textId="77777777" w:rsidR="004B1160" w:rsidRDefault="004B1160" w:rsidP="00A03108"/>
    <w:p w14:paraId="13560138" w14:textId="77777777" w:rsidR="004B1160" w:rsidRDefault="004B1160" w:rsidP="00A03108"/>
    <w:p w14:paraId="65797B43" w14:textId="77777777" w:rsidR="004B1160" w:rsidRDefault="004B1160" w:rsidP="00A03108"/>
    <w:p w14:paraId="007AA2D8" w14:textId="77777777" w:rsidR="004B1160" w:rsidRDefault="004B1160" w:rsidP="00A03108"/>
    <w:p w14:paraId="7BC5E25A" w14:textId="77777777" w:rsidR="004B1160" w:rsidRDefault="004B1160" w:rsidP="00A03108"/>
    <w:p w14:paraId="71898523" w14:textId="77777777" w:rsidR="004B1160" w:rsidRDefault="004B1160" w:rsidP="00A03108"/>
    <w:p w14:paraId="43C5916A" w14:textId="77777777" w:rsidR="004B1160" w:rsidRDefault="004B1160" w:rsidP="00A03108"/>
    <w:p w14:paraId="0D687989" w14:textId="77777777" w:rsidR="004B1160" w:rsidRDefault="004B1160" w:rsidP="00A03108"/>
    <w:p w14:paraId="7C0B3111" w14:textId="77777777" w:rsidR="004B1160" w:rsidRDefault="004B1160" w:rsidP="00A03108"/>
    <w:p w14:paraId="54665123" w14:textId="77777777" w:rsidR="004B1160" w:rsidRDefault="004B1160" w:rsidP="00A03108"/>
    <w:p w14:paraId="74437E35" w14:textId="77777777" w:rsidR="004B1160" w:rsidRDefault="004B1160" w:rsidP="00A03108"/>
    <w:p w14:paraId="5C4DB6EE" w14:textId="77777777" w:rsidR="004B1160" w:rsidRDefault="004B1160" w:rsidP="00A03108"/>
    <w:p w14:paraId="2C6FB615" w14:textId="77777777" w:rsidR="004B1160" w:rsidRDefault="004B1160" w:rsidP="00A03108"/>
    <w:p w14:paraId="54A91380" w14:textId="77777777" w:rsidR="004B1160" w:rsidRDefault="004B1160" w:rsidP="00A03108"/>
    <w:p w14:paraId="755E0777" w14:textId="77777777" w:rsidR="004B1160" w:rsidRDefault="004B1160" w:rsidP="00A03108"/>
    <w:p w14:paraId="335144A3" w14:textId="77777777" w:rsidR="004B1160" w:rsidRDefault="004B1160" w:rsidP="00A03108"/>
    <w:p w14:paraId="4FC2E3FA" w14:textId="77777777" w:rsidR="004B1160" w:rsidRDefault="004B1160" w:rsidP="00A03108"/>
    <w:p w14:paraId="02B0C198" w14:textId="77777777" w:rsidR="004B1160" w:rsidRDefault="004B1160" w:rsidP="00A03108"/>
    <w:p w14:paraId="51FF9A8A" w14:textId="77777777" w:rsidR="004B1160" w:rsidRDefault="004B1160" w:rsidP="00A03108"/>
    <w:p w14:paraId="55D8946C" w14:textId="77777777" w:rsidR="004B1160" w:rsidRDefault="004B1160" w:rsidP="00A03108"/>
    <w:p w14:paraId="70C2E07A" w14:textId="77777777" w:rsidR="004B1160" w:rsidRDefault="004B1160" w:rsidP="00A03108"/>
    <w:p w14:paraId="7F2AA213" w14:textId="77777777" w:rsidR="004B1160" w:rsidRDefault="004B1160" w:rsidP="00A03108"/>
    <w:p w14:paraId="2198B98D" w14:textId="77777777" w:rsidR="004B1160" w:rsidRDefault="004B1160" w:rsidP="00A03108"/>
    <w:p w14:paraId="7B13196E" w14:textId="77777777" w:rsidR="004B1160" w:rsidRDefault="004B1160" w:rsidP="00A03108"/>
    <w:p w14:paraId="26C38E8B" w14:textId="77777777" w:rsidR="004B1160" w:rsidRDefault="004B1160" w:rsidP="00A03108"/>
    <w:p w14:paraId="37402E75" w14:textId="77777777" w:rsidR="004B1160" w:rsidRDefault="004B1160" w:rsidP="00A03108"/>
    <w:p w14:paraId="34430EAE" w14:textId="77777777" w:rsidR="004B1160" w:rsidRDefault="004B1160" w:rsidP="00A03108"/>
    <w:p w14:paraId="0B96EA54" w14:textId="77777777" w:rsidR="004B1160" w:rsidRDefault="004B1160" w:rsidP="00A03108"/>
    <w:p w14:paraId="37A84613" w14:textId="77777777" w:rsidR="004B1160" w:rsidRDefault="004B1160" w:rsidP="00A03108"/>
    <w:p w14:paraId="4D950B29" w14:textId="77777777" w:rsidR="004B1160" w:rsidRDefault="004B1160" w:rsidP="00A03108"/>
  </w:footnote>
  <w:footnote w:type="continuationSeparator" w:id="0">
    <w:p w14:paraId="6DA2678A" w14:textId="77777777" w:rsidR="004B1160" w:rsidRDefault="004B1160" w:rsidP="00A03108">
      <w:r>
        <w:continuationSeparator/>
      </w:r>
    </w:p>
    <w:p w14:paraId="0A6B14EB" w14:textId="77777777" w:rsidR="004B1160" w:rsidRDefault="004B1160" w:rsidP="00A03108"/>
    <w:p w14:paraId="490E318B" w14:textId="77777777" w:rsidR="004B1160" w:rsidRDefault="004B1160" w:rsidP="00A03108"/>
    <w:p w14:paraId="408F87D9" w14:textId="77777777" w:rsidR="004B1160" w:rsidRDefault="004B1160" w:rsidP="00A03108"/>
    <w:p w14:paraId="5D5B6E51" w14:textId="77777777" w:rsidR="004B1160" w:rsidRDefault="004B1160" w:rsidP="00A03108"/>
    <w:p w14:paraId="17A3F524" w14:textId="77777777" w:rsidR="004B1160" w:rsidRDefault="004B1160" w:rsidP="00A03108"/>
    <w:p w14:paraId="08002625" w14:textId="77777777" w:rsidR="004B1160" w:rsidRDefault="004B1160" w:rsidP="00A03108"/>
    <w:p w14:paraId="08C41889" w14:textId="77777777" w:rsidR="004B1160" w:rsidRDefault="004B1160" w:rsidP="00A03108"/>
    <w:p w14:paraId="65EDF0FF" w14:textId="77777777" w:rsidR="004B1160" w:rsidRDefault="004B1160" w:rsidP="00A03108"/>
    <w:p w14:paraId="74434D6F" w14:textId="77777777" w:rsidR="004B1160" w:rsidRDefault="004B1160" w:rsidP="00A03108"/>
    <w:p w14:paraId="54FEA39E" w14:textId="77777777" w:rsidR="004B1160" w:rsidRDefault="004B1160" w:rsidP="00A03108"/>
    <w:p w14:paraId="47D7CDD3" w14:textId="77777777" w:rsidR="004B1160" w:rsidRDefault="004B1160" w:rsidP="00A03108"/>
    <w:p w14:paraId="3CFFE0EF" w14:textId="77777777" w:rsidR="004B1160" w:rsidRDefault="004B1160" w:rsidP="00A03108"/>
    <w:p w14:paraId="3F64FD07" w14:textId="77777777" w:rsidR="004B1160" w:rsidRDefault="004B1160" w:rsidP="00A03108"/>
    <w:p w14:paraId="204BC4F8" w14:textId="77777777" w:rsidR="004B1160" w:rsidRDefault="004B1160" w:rsidP="00A03108"/>
    <w:p w14:paraId="15D02641" w14:textId="77777777" w:rsidR="004B1160" w:rsidRDefault="004B1160" w:rsidP="00A03108"/>
    <w:p w14:paraId="6D583C04" w14:textId="77777777" w:rsidR="004B1160" w:rsidRDefault="004B1160" w:rsidP="00A03108"/>
    <w:p w14:paraId="6D034C54" w14:textId="77777777" w:rsidR="004B1160" w:rsidRDefault="004B1160" w:rsidP="00A03108"/>
    <w:p w14:paraId="32941B7E" w14:textId="77777777" w:rsidR="004B1160" w:rsidRDefault="004B1160" w:rsidP="00A03108"/>
    <w:p w14:paraId="76EF76AE" w14:textId="77777777" w:rsidR="004B1160" w:rsidRDefault="004B1160" w:rsidP="00A03108"/>
    <w:p w14:paraId="5BA8DD1B" w14:textId="77777777" w:rsidR="004B1160" w:rsidRDefault="004B1160" w:rsidP="00A03108"/>
    <w:p w14:paraId="78374439" w14:textId="77777777" w:rsidR="004B1160" w:rsidRDefault="004B1160" w:rsidP="00A03108"/>
    <w:p w14:paraId="7B4142BA" w14:textId="77777777" w:rsidR="004B1160" w:rsidRDefault="004B1160" w:rsidP="00A03108"/>
    <w:p w14:paraId="11A9DBE0" w14:textId="77777777" w:rsidR="004B1160" w:rsidRDefault="004B1160" w:rsidP="00A03108"/>
    <w:p w14:paraId="3C64CF0E" w14:textId="77777777" w:rsidR="004B1160" w:rsidRDefault="004B1160" w:rsidP="00A03108"/>
    <w:p w14:paraId="02682C26" w14:textId="77777777" w:rsidR="004B1160" w:rsidRDefault="004B1160" w:rsidP="00A03108"/>
    <w:p w14:paraId="71725C08" w14:textId="77777777" w:rsidR="004B1160" w:rsidRDefault="004B1160" w:rsidP="00A03108"/>
    <w:p w14:paraId="4B41A1E2" w14:textId="77777777" w:rsidR="004B1160" w:rsidRDefault="004B1160" w:rsidP="00A03108"/>
    <w:p w14:paraId="2FEC3923" w14:textId="77777777" w:rsidR="004B1160" w:rsidRDefault="004B1160" w:rsidP="00A03108"/>
    <w:p w14:paraId="1458CBFC" w14:textId="77777777" w:rsidR="004B1160" w:rsidRDefault="004B1160" w:rsidP="00A03108"/>
    <w:p w14:paraId="2D9634FA" w14:textId="77777777" w:rsidR="004B1160" w:rsidRDefault="004B1160" w:rsidP="00A03108"/>
    <w:p w14:paraId="767B17A9" w14:textId="77777777" w:rsidR="004B1160" w:rsidRDefault="004B1160" w:rsidP="00A03108"/>
    <w:p w14:paraId="6B479B1D" w14:textId="77777777" w:rsidR="004B1160" w:rsidRDefault="004B1160" w:rsidP="00A03108"/>
    <w:p w14:paraId="351696F4" w14:textId="77777777" w:rsidR="004B1160" w:rsidRDefault="004B1160" w:rsidP="00A03108"/>
    <w:p w14:paraId="3EA9EC60" w14:textId="77777777" w:rsidR="004B1160" w:rsidRDefault="004B1160" w:rsidP="00A03108"/>
    <w:p w14:paraId="17DE01A2" w14:textId="77777777" w:rsidR="004B1160" w:rsidRDefault="004B1160" w:rsidP="00A03108"/>
    <w:p w14:paraId="3AF166C3" w14:textId="77777777" w:rsidR="004B1160" w:rsidRDefault="004B1160" w:rsidP="00A03108"/>
    <w:p w14:paraId="5A00288C" w14:textId="77777777" w:rsidR="004B1160" w:rsidRDefault="004B1160" w:rsidP="00A03108"/>
    <w:p w14:paraId="5320574D" w14:textId="77777777" w:rsidR="004B1160" w:rsidRDefault="004B1160" w:rsidP="00A03108"/>
    <w:p w14:paraId="1AC21A03" w14:textId="77777777" w:rsidR="004B1160" w:rsidRDefault="004B1160" w:rsidP="00A03108"/>
    <w:p w14:paraId="236CB44B" w14:textId="77777777" w:rsidR="004B1160" w:rsidRDefault="004B1160" w:rsidP="00A03108"/>
    <w:p w14:paraId="1C4D5480" w14:textId="77777777" w:rsidR="004B1160" w:rsidRDefault="004B1160" w:rsidP="00A03108"/>
    <w:p w14:paraId="5DAF6F44" w14:textId="77777777" w:rsidR="004B1160" w:rsidRDefault="004B1160" w:rsidP="00A03108"/>
    <w:p w14:paraId="2E4C6975" w14:textId="77777777" w:rsidR="004B1160" w:rsidRDefault="004B1160" w:rsidP="00A03108"/>
    <w:p w14:paraId="44767A9B" w14:textId="77777777" w:rsidR="004B1160" w:rsidRDefault="004B1160" w:rsidP="00A03108"/>
    <w:p w14:paraId="104A62A1" w14:textId="77777777" w:rsidR="004B1160" w:rsidRDefault="004B1160" w:rsidP="00A03108"/>
    <w:p w14:paraId="10B6778F" w14:textId="77777777" w:rsidR="004B1160" w:rsidRDefault="004B1160" w:rsidP="00A03108"/>
    <w:p w14:paraId="43155DD9" w14:textId="77777777" w:rsidR="004B1160" w:rsidRDefault="004B1160" w:rsidP="00A03108"/>
  </w:footnote>
  <w:footnote w:type="continuationNotice" w:id="1">
    <w:p w14:paraId="0C637362" w14:textId="77777777" w:rsidR="004B1160" w:rsidRDefault="004B1160" w:rsidP="00A03108"/>
    <w:p w14:paraId="5E4E2595" w14:textId="77777777" w:rsidR="004B1160" w:rsidRDefault="004B1160" w:rsidP="00A03108"/>
    <w:p w14:paraId="77049AB2" w14:textId="77777777" w:rsidR="004B1160" w:rsidRDefault="004B1160" w:rsidP="00A03108">
      <w:pPr>
        <w:pPrChange w:id="2" w:author="Érico Souza Loewe" w:date="2020-11-09T01:20:00Z">
          <w:pPr>
            <w:spacing w:line="240" w:lineRule="auto"/>
          </w:pPr>
        </w:pPrChange>
      </w:pPr>
    </w:p>
  </w:footnote>
  <w:footnote w:id="2">
    <w:p w14:paraId="7BFC8581" w14:textId="43C24F19" w:rsidR="003F66AC" w:rsidRPr="009107AE" w:rsidRDefault="003F66AC" w:rsidP="00A03108">
      <w:pPr>
        <w:pStyle w:val="Textodenotaderodap"/>
      </w:pPr>
      <w:ins w:id="634" w:author="Érico Souza Loewe" w:date="2020-11-09T01:20:00Z">
        <w:r>
          <w:rPr>
            <w:rStyle w:val="Refdenotaderodap"/>
          </w:rPr>
          <w:footnoteRef/>
        </w:r>
        <w:r>
          <w:t xml:space="preserve"> Link para as respostas do questionário: </w:t>
        </w:r>
        <w:r>
          <w:fldChar w:fldCharType="begin"/>
        </w:r>
        <w:r>
          <w:instrText xml:space="preserve"> HYPERLINK "https://forms.gle/FKW5iJBhT7oEa18eA" </w:instrText>
        </w:r>
        <w:r>
          <w:fldChar w:fldCharType="separate"/>
        </w:r>
        <w:r w:rsidRPr="00275A69">
          <w:rPr>
            <w:rStyle w:val="Hyperlink"/>
          </w:rPr>
          <w:t>https://forms.gle/FKW5iJBhT7oEa18eA</w:t>
        </w:r>
        <w:r>
          <w:rPr>
            <w:rStyle w:val="Hyperlink"/>
          </w:rPr>
          <w:fldChar w:fldCharType="end"/>
        </w:r>
      </w:ins>
    </w:p>
  </w:footnote>
  <w:footnote w:id="3">
    <w:p w14:paraId="389BE8A4" w14:textId="77777777" w:rsidR="003F66AC" w:rsidRPr="001A52FC" w:rsidRDefault="003F66AC" w:rsidP="00A03108">
      <w:pPr>
        <w:pStyle w:val="Textodenotaderodap"/>
      </w:pPr>
      <w:ins w:id="648" w:author="Érico Souza Loewe" w:date="2020-11-09T01:20:00Z">
        <w:r>
          <w:rPr>
            <w:rStyle w:val="Refdenotaderodap"/>
          </w:rPr>
          <w:footnoteRef/>
        </w:r>
        <w:r>
          <w:t xml:space="preserve"> </w:t>
        </w:r>
        <w:r w:rsidRPr="001A52FC">
          <w:t>Problema relacionado a falta de d</w:t>
        </w:r>
        <w:r>
          <w:t>ados em um RecSys</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3F66AC" w:rsidRDefault="003F66AC" w:rsidP="00A03108">
    <w:r>
      <w:fldChar w:fldCharType="begin"/>
    </w:r>
    <w:r>
      <w:instrText xml:space="preserve">PAGE  </w:instrText>
    </w:r>
    <w:r>
      <w:fldChar w:fldCharType="separate"/>
    </w:r>
    <w:r>
      <w:rPr>
        <w:noProof/>
      </w:rPr>
      <w:t>24</w:t>
    </w:r>
    <w:r>
      <w:fldChar w:fldCharType="end"/>
    </w:r>
  </w:p>
  <w:p w14:paraId="3D42A6EB" w14:textId="77777777" w:rsidR="003F66AC" w:rsidRDefault="003F66AC" w:rsidP="00A0310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3F66AC" w:rsidRDefault="003F66AC" w:rsidP="00A03108">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3F66AC" w:rsidRDefault="003F66AC" w:rsidP="00A0310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B8C04A94"/>
    <w:lvl w:ilvl="0" w:tplc="7A9E6D24">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4A475A9A"/>
    <w:multiLevelType w:val="hybridMultilevel"/>
    <w:tmpl w:val="FC3C1E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2FC5C6F"/>
    <w:multiLevelType w:val="multilevel"/>
    <w:tmpl w:val="93B053E0"/>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9"/>
  </w:num>
  <w:num w:numId="3">
    <w:abstractNumId w:val="2"/>
  </w:num>
  <w:num w:numId="4">
    <w:abstractNumId w:val="10"/>
  </w:num>
  <w:num w:numId="5">
    <w:abstractNumId w:val="5"/>
  </w:num>
  <w:num w:numId="6">
    <w:abstractNumId w:val="16"/>
  </w:num>
  <w:num w:numId="7">
    <w:abstractNumId w:val="11"/>
  </w:num>
  <w:num w:numId="8">
    <w:abstractNumId w:val="4"/>
  </w:num>
  <w:num w:numId="9">
    <w:abstractNumId w:val="13"/>
  </w:num>
  <w:num w:numId="10">
    <w:abstractNumId w:val="3"/>
  </w:num>
  <w:num w:numId="11">
    <w:abstractNumId w:val="1"/>
  </w:num>
  <w:num w:numId="12">
    <w:abstractNumId w:val="6"/>
  </w:num>
  <w:num w:numId="13">
    <w:abstractNumId w:val="0"/>
  </w:num>
  <w:num w:numId="14">
    <w:abstractNumId w:val="14"/>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num>
  <w:num w:numId="30">
    <w:abstractNumId w:val="15"/>
  </w:num>
  <w:num w:numId="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Érico Souza Loewe">
    <w15:presenceInfo w15:providerId="Windows Live" w15:userId="6770072f9b07a105"/>
  </w15:person>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0D9A"/>
    <w:rsid w:val="00000F46"/>
    <w:rsid w:val="000015E6"/>
    <w:rsid w:val="00001BEA"/>
    <w:rsid w:val="00002CE5"/>
    <w:rsid w:val="0000331E"/>
    <w:rsid w:val="000033F1"/>
    <w:rsid w:val="000043E5"/>
    <w:rsid w:val="00004AC5"/>
    <w:rsid w:val="00004E28"/>
    <w:rsid w:val="0000580C"/>
    <w:rsid w:val="00005CD2"/>
    <w:rsid w:val="00006881"/>
    <w:rsid w:val="000069A5"/>
    <w:rsid w:val="00007C83"/>
    <w:rsid w:val="00007E27"/>
    <w:rsid w:val="00007F95"/>
    <w:rsid w:val="0001141D"/>
    <w:rsid w:val="00011779"/>
    <w:rsid w:val="000118EE"/>
    <w:rsid w:val="00011D1C"/>
    <w:rsid w:val="00011FAA"/>
    <w:rsid w:val="00012519"/>
    <w:rsid w:val="00012C1E"/>
    <w:rsid w:val="00013D43"/>
    <w:rsid w:val="00013EA8"/>
    <w:rsid w:val="00014514"/>
    <w:rsid w:val="000158A7"/>
    <w:rsid w:val="00015948"/>
    <w:rsid w:val="00016710"/>
    <w:rsid w:val="000178CC"/>
    <w:rsid w:val="00017BB4"/>
    <w:rsid w:val="00017ED1"/>
    <w:rsid w:val="000200DD"/>
    <w:rsid w:val="00020B9D"/>
    <w:rsid w:val="00020FB0"/>
    <w:rsid w:val="000210A2"/>
    <w:rsid w:val="000218AB"/>
    <w:rsid w:val="00022569"/>
    <w:rsid w:val="00022C14"/>
    <w:rsid w:val="00022CCA"/>
    <w:rsid w:val="00023104"/>
    <w:rsid w:val="000233AD"/>
    <w:rsid w:val="000244ED"/>
    <w:rsid w:val="00024514"/>
    <w:rsid w:val="00025BC5"/>
    <w:rsid w:val="00025FCC"/>
    <w:rsid w:val="00027115"/>
    <w:rsid w:val="00030234"/>
    <w:rsid w:val="00030379"/>
    <w:rsid w:val="0003042A"/>
    <w:rsid w:val="000304A7"/>
    <w:rsid w:val="0003142F"/>
    <w:rsid w:val="00031921"/>
    <w:rsid w:val="00031E0B"/>
    <w:rsid w:val="0003212C"/>
    <w:rsid w:val="0003231A"/>
    <w:rsid w:val="0003299D"/>
    <w:rsid w:val="00032CBA"/>
    <w:rsid w:val="0003318B"/>
    <w:rsid w:val="00033685"/>
    <w:rsid w:val="00033EB9"/>
    <w:rsid w:val="000343BB"/>
    <w:rsid w:val="00034EF4"/>
    <w:rsid w:val="000355CB"/>
    <w:rsid w:val="00035600"/>
    <w:rsid w:val="000361E0"/>
    <w:rsid w:val="000365FD"/>
    <w:rsid w:val="00036CF5"/>
    <w:rsid w:val="00037480"/>
    <w:rsid w:val="00037B4D"/>
    <w:rsid w:val="0004090E"/>
    <w:rsid w:val="00040FAF"/>
    <w:rsid w:val="0004177C"/>
    <w:rsid w:val="00041B0E"/>
    <w:rsid w:val="00042ABD"/>
    <w:rsid w:val="00042AD8"/>
    <w:rsid w:val="000438D5"/>
    <w:rsid w:val="00044B7D"/>
    <w:rsid w:val="00044B9F"/>
    <w:rsid w:val="00044C36"/>
    <w:rsid w:val="00046157"/>
    <w:rsid w:val="00046822"/>
    <w:rsid w:val="00047328"/>
    <w:rsid w:val="000500A2"/>
    <w:rsid w:val="0005036F"/>
    <w:rsid w:val="000511B3"/>
    <w:rsid w:val="00051A31"/>
    <w:rsid w:val="00051A51"/>
    <w:rsid w:val="00052630"/>
    <w:rsid w:val="00052712"/>
    <w:rsid w:val="00052B47"/>
    <w:rsid w:val="00053BA2"/>
    <w:rsid w:val="00054150"/>
    <w:rsid w:val="00054F5A"/>
    <w:rsid w:val="000558AF"/>
    <w:rsid w:val="0005610C"/>
    <w:rsid w:val="00056B33"/>
    <w:rsid w:val="00057334"/>
    <w:rsid w:val="00057403"/>
    <w:rsid w:val="000605BC"/>
    <w:rsid w:val="00061454"/>
    <w:rsid w:val="000617F5"/>
    <w:rsid w:val="000624EF"/>
    <w:rsid w:val="00062B77"/>
    <w:rsid w:val="0006464B"/>
    <w:rsid w:val="00064C0B"/>
    <w:rsid w:val="00064C59"/>
    <w:rsid w:val="0006553D"/>
    <w:rsid w:val="000658F9"/>
    <w:rsid w:val="00065B2B"/>
    <w:rsid w:val="000662E4"/>
    <w:rsid w:val="00066BD4"/>
    <w:rsid w:val="00066D7E"/>
    <w:rsid w:val="00067DFC"/>
    <w:rsid w:val="00067F07"/>
    <w:rsid w:val="000700DE"/>
    <w:rsid w:val="00070C47"/>
    <w:rsid w:val="000725C4"/>
    <w:rsid w:val="00072811"/>
    <w:rsid w:val="00073922"/>
    <w:rsid w:val="00074346"/>
    <w:rsid w:val="00074D32"/>
    <w:rsid w:val="000750EB"/>
    <w:rsid w:val="00075EF6"/>
    <w:rsid w:val="00076C7E"/>
    <w:rsid w:val="00077026"/>
    <w:rsid w:val="000771B1"/>
    <w:rsid w:val="0008033C"/>
    <w:rsid w:val="00080343"/>
    <w:rsid w:val="00080E90"/>
    <w:rsid w:val="00081CD1"/>
    <w:rsid w:val="000823A9"/>
    <w:rsid w:val="000831CB"/>
    <w:rsid w:val="00084201"/>
    <w:rsid w:val="00084447"/>
    <w:rsid w:val="00086218"/>
    <w:rsid w:val="0008752E"/>
    <w:rsid w:val="00090528"/>
    <w:rsid w:val="0009114B"/>
    <w:rsid w:val="00091371"/>
    <w:rsid w:val="000913FE"/>
    <w:rsid w:val="000916FC"/>
    <w:rsid w:val="00091F94"/>
    <w:rsid w:val="00092AC7"/>
    <w:rsid w:val="00093383"/>
    <w:rsid w:val="00093E58"/>
    <w:rsid w:val="00094471"/>
    <w:rsid w:val="0009495C"/>
    <w:rsid w:val="00095D8C"/>
    <w:rsid w:val="000964B3"/>
    <w:rsid w:val="00096C61"/>
    <w:rsid w:val="000A06F5"/>
    <w:rsid w:val="000A07FF"/>
    <w:rsid w:val="000A0DD2"/>
    <w:rsid w:val="000A15E3"/>
    <w:rsid w:val="000A1682"/>
    <w:rsid w:val="000A1A0E"/>
    <w:rsid w:val="000A1E1A"/>
    <w:rsid w:val="000A30CD"/>
    <w:rsid w:val="000A30D1"/>
    <w:rsid w:val="000A31CF"/>
    <w:rsid w:val="000A3561"/>
    <w:rsid w:val="000A3B00"/>
    <w:rsid w:val="000A3B3D"/>
    <w:rsid w:val="000A3E16"/>
    <w:rsid w:val="000A42FE"/>
    <w:rsid w:val="000A459F"/>
    <w:rsid w:val="000A4AE5"/>
    <w:rsid w:val="000A5B1B"/>
    <w:rsid w:val="000A5B93"/>
    <w:rsid w:val="000A6503"/>
    <w:rsid w:val="000B0E52"/>
    <w:rsid w:val="000B0FEF"/>
    <w:rsid w:val="000B1589"/>
    <w:rsid w:val="000B2725"/>
    <w:rsid w:val="000B2D0D"/>
    <w:rsid w:val="000B36AC"/>
    <w:rsid w:val="000B3ABD"/>
    <w:rsid w:val="000B43F3"/>
    <w:rsid w:val="000B4619"/>
    <w:rsid w:val="000B4A17"/>
    <w:rsid w:val="000B5A54"/>
    <w:rsid w:val="000B6FB9"/>
    <w:rsid w:val="000B7680"/>
    <w:rsid w:val="000B7BD9"/>
    <w:rsid w:val="000B7E73"/>
    <w:rsid w:val="000B7EF7"/>
    <w:rsid w:val="000C049F"/>
    <w:rsid w:val="000C0886"/>
    <w:rsid w:val="000C17E6"/>
    <w:rsid w:val="000C1A86"/>
    <w:rsid w:val="000C2162"/>
    <w:rsid w:val="000C2C66"/>
    <w:rsid w:val="000C303A"/>
    <w:rsid w:val="000C396C"/>
    <w:rsid w:val="000C3B63"/>
    <w:rsid w:val="000C489F"/>
    <w:rsid w:val="000C4BF5"/>
    <w:rsid w:val="000C4C09"/>
    <w:rsid w:val="000C5F3F"/>
    <w:rsid w:val="000C619D"/>
    <w:rsid w:val="000C68D7"/>
    <w:rsid w:val="000C727B"/>
    <w:rsid w:val="000C7C6D"/>
    <w:rsid w:val="000D03DD"/>
    <w:rsid w:val="000D059E"/>
    <w:rsid w:val="000D09B9"/>
    <w:rsid w:val="000D1CE9"/>
    <w:rsid w:val="000D1F97"/>
    <w:rsid w:val="000D2456"/>
    <w:rsid w:val="000D287B"/>
    <w:rsid w:val="000D29A5"/>
    <w:rsid w:val="000D33E5"/>
    <w:rsid w:val="000D3738"/>
    <w:rsid w:val="000D48E6"/>
    <w:rsid w:val="000D4B14"/>
    <w:rsid w:val="000D522E"/>
    <w:rsid w:val="000D5324"/>
    <w:rsid w:val="000D6028"/>
    <w:rsid w:val="000D75A6"/>
    <w:rsid w:val="000E08FD"/>
    <w:rsid w:val="000E0E6F"/>
    <w:rsid w:val="000E0EFF"/>
    <w:rsid w:val="000E1436"/>
    <w:rsid w:val="000E1656"/>
    <w:rsid w:val="000E1AFB"/>
    <w:rsid w:val="000E1D95"/>
    <w:rsid w:val="000E1F23"/>
    <w:rsid w:val="000E20D5"/>
    <w:rsid w:val="000E20F6"/>
    <w:rsid w:val="000E38E4"/>
    <w:rsid w:val="000E3A5F"/>
    <w:rsid w:val="000E3BBD"/>
    <w:rsid w:val="000E3DC8"/>
    <w:rsid w:val="000E3E85"/>
    <w:rsid w:val="000E3F59"/>
    <w:rsid w:val="000E6B26"/>
    <w:rsid w:val="000E785A"/>
    <w:rsid w:val="000E7B55"/>
    <w:rsid w:val="000E7C35"/>
    <w:rsid w:val="000E7E0E"/>
    <w:rsid w:val="000F03E2"/>
    <w:rsid w:val="000F2047"/>
    <w:rsid w:val="000F2A3F"/>
    <w:rsid w:val="000F2C68"/>
    <w:rsid w:val="000F2CA3"/>
    <w:rsid w:val="000F357B"/>
    <w:rsid w:val="000F35FF"/>
    <w:rsid w:val="000F39E5"/>
    <w:rsid w:val="000F3B13"/>
    <w:rsid w:val="000F40B2"/>
    <w:rsid w:val="000F48FA"/>
    <w:rsid w:val="000F4E17"/>
    <w:rsid w:val="000F5554"/>
    <w:rsid w:val="000F593A"/>
    <w:rsid w:val="000F64C8"/>
    <w:rsid w:val="000F766B"/>
    <w:rsid w:val="00100335"/>
    <w:rsid w:val="001003C3"/>
    <w:rsid w:val="00100C1D"/>
    <w:rsid w:val="001010B0"/>
    <w:rsid w:val="00101A83"/>
    <w:rsid w:val="00102897"/>
    <w:rsid w:val="00103B48"/>
    <w:rsid w:val="00105560"/>
    <w:rsid w:val="00105F59"/>
    <w:rsid w:val="00106097"/>
    <w:rsid w:val="00106382"/>
    <w:rsid w:val="0010653E"/>
    <w:rsid w:val="00107802"/>
    <w:rsid w:val="00107911"/>
    <w:rsid w:val="00110CE6"/>
    <w:rsid w:val="00110EBE"/>
    <w:rsid w:val="001110DF"/>
    <w:rsid w:val="001111F0"/>
    <w:rsid w:val="001114F6"/>
    <w:rsid w:val="00111BB6"/>
    <w:rsid w:val="0011263A"/>
    <w:rsid w:val="00112D7F"/>
    <w:rsid w:val="00113102"/>
    <w:rsid w:val="00113235"/>
    <w:rsid w:val="00113272"/>
    <w:rsid w:val="00113ED4"/>
    <w:rsid w:val="00113F09"/>
    <w:rsid w:val="001142B7"/>
    <w:rsid w:val="0011437A"/>
    <w:rsid w:val="001144BC"/>
    <w:rsid w:val="0011471A"/>
    <w:rsid w:val="001152DA"/>
    <w:rsid w:val="001153A0"/>
    <w:rsid w:val="001162D6"/>
    <w:rsid w:val="00116BE4"/>
    <w:rsid w:val="00116CCF"/>
    <w:rsid w:val="001173DF"/>
    <w:rsid w:val="00117E6F"/>
    <w:rsid w:val="00120020"/>
    <w:rsid w:val="001202B3"/>
    <w:rsid w:val="001210D7"/>
    <w:rsid w:val="001220CC"/>
    <w:rsid w:val="00122AB6"/>
    <w:rsid w:val="00122BC0"/>
    <w:rsid w:val="00123767"/>
    <w:rsid w:val="001238DD"/>
    <w:rsid w:val="00123D2C"/>
    <w:rsid w:val="00123FAD"/>
    <w:rsid w:val="0012444C"/>
    <w:rsid w:val="00124870"/>
    <w:rsid w:val="00125F06"/>
    <w:rsid w:val="001262BA"/>
    <w:rsid w:val="00126765"/>
    <w:rsid w:val="00127D14"/>
    <w:rsid w:val="00127E72"/>
    <w:rsid w:val="00130BE8"/>
    <w:rsid w:val="00130EA5"/>
    <w:rsid w:val="0013166A"/>
    <w:rsid w:val="00131701"/>
    <w:rsid w:val="001318D2"/>
    <w:rsid w:val="00131A07"/>
    <w:rsid w:val="00132291"/>
    <w:rsid w:val="00132FA2"/>
    <w:rsid w:val="00133319"/>
    <w:rsid w:val="001338A9"/>
    <w:rsid w:val="00133BC3"/>
    <w:rsid w:val="00135462"/>
    <w:rsid w:val="001354CB"/>
    <w:rsid w:val="00135ED6"/>
    <w:rsid w:val="00136476"/>
    <w:rsid w:val="001364C4"/>
    <w:rsid w:val="00137168"/>
    <w:rsid w:val="0013729B"/>
    <w:rsid w:val="00137DD3"/>
    <w:rsid w:val="001405F7"/>
    <w:rsid w:val="00140BA4"/>
    <w:rsid w:val="00142DB2"/>
    <w:rsid w:val="00143551"/>
    <w:rsid w:val="00143D40"/>
    <w:rsid w:val="00144E32"/>
    <w:rsid w:val="00144E83"/>
    <w:rsid w:val="001459F2"/>
    <w:rsid w:val="00145F69"/>
    <w:rsid w:val="00145F98"/>
    <w:rsid w:val="00145FFF"/>
    <w:rsid w:val="00146308"/>
    <w:rsid w:val="00146EE1"/>
    <w:rsid w:val="0014785F"/>
    <w:rsid w:val="00147B63"/>
    <w:rsid w:val="00151EF5"/>
    <w:rsid w:val="001520D5"/>
    <w:rsid w:val="00152445"/>
    <w:rsid w:val="00152AD4"/>
    <w:rsid w:val="00152CB9"/>
    <w:rsid w:val="001531B8"/>
    <w:rsid w:val="00153B58"/>
    <w:rsid w:val="001542D6"/>
    <w:rsid w:val="001548B1"/>
    <w:rsid w:val="001550B2"/>
    <w:rsid w:val="00155708"/>
    <w:rsid w:val="00156029"/>
    <w:rsid w:val="00156C1F"/>
    <w:rsid w:val="00156CBC"/>
    <w:rsid w:val="00157001"/>
    <w:rsid w:val="0016081C"/>
    <w:rsid w:val="0016101C"/>
    <w:rsid w:val="00161244"/>
    <w:rsid w:val="00161AD6"/>
    <w:rsid w:val="001624CD"/>
    <w:rsid w:val="00162619"/>
    <w:rsid w:val="0016283E"/>
    <w:rsid w:val="00162F77"/>
    <w:rsid w:val="00163AF4"/>
    <w:rsid w:val="001644BA"/>
    <w:rsid w:val="0016466E"/>
    <w:rsid w:val="00164E58"/>
    <w:rsid w:val="00164F6E"/>
    <w:rsid w:val="00166CB7"/>
    <w:rsid w:val="00167586"/>
    <w:rsid w:val="0017005D"/>
    <w:rsid w:val="001704C0"/>
    <w:rsid w:val="00170512"/>
    <w:rsid w:val="00171833"/>
    <w:rsid w:val="00171C68"/>
    <w:rsid w:val="00171D5F"/>
    <w:rsid w:val="00172141"/>
    <w:rsid w:val="0017385D"/>
    <w:rsid w:val="00173EA0"/>
    <w:rsid w:val="00173EA6"/>
    <w:rsid w:val="0017416A"/>
    <w:rsid w:val="00175C35"/>
    <w:rsid w:val="00175C82"/>
    <w:rsid w:val="00175FF3"/>
    <w:rsid w:val="00176C47"/>
    <w:rsid w:val="00176F31"/>
    <w:rsid w:val="0017712E"/>
    <w:rsid w:val="0017724A"/>
    <w:rsid w:val="00177837"/>
    <w:rsid w:val="001803D0"/>
    <w:rsid w:val="001805CA"/>
    <w:rsid w:val="0018064D"/>
    <w:rsid w:val="00180781"/>
    <w:rsid w:val="00180C6A"/>
    <w:rsid w:val="00180E28"/>
    <w:rsid w:val="00181CBF"/>
    <w:rsid w:val="00182F9A"/>
    <w:rsid w:val="001837E5"/>
    <w:rsid w:val="00183FE1"/>
    <w:rsid w:val="00184CE5"/>
    <w:rsid w:val="00184F7C"/>
    <w:rsid w:val="001850B4"/>
    <w:rsid w:val="00185740"/>
    <w:rsid w:val="001862B8"/>
    <w:rsid w:val="00186AB8"/>
    <w:rsid w:val="00186FE2"/>
    <w:rsid w:val="00187032"/>
    <w:rsid w:val="00187174"/>
    <w:rsid w:val="00187CA5"/>
    <w:rsid w:val="0019064E"/>
    <w:rsid w:val="00191035"/>
    <w:rsid w:val="00191E2D"/>
    <w:rsid w:val="00192084"/>
    <w:rsid w:val="00192101"/>
    <w:rsid w:val="00192BD0"/>
    <w:rsid w:val="00192BDA"/>
    <w:rsid w:val="00193DAA"/>
    <w:rsid w:val="00194AA6"/>
    <w:rsid w:val="00194BAB"/>
    <w:rsid w:val="00194C66"/>
    <w:rsid w:val="001956E6"/>
    <w:rsid w:val="00196CC2"/>
    <w:rsid w:val="00197040"/>
    <w:rsid w:val="0019741D"/>
    <w:rsid w:val="00197B73"/>
    <w:rsid w:val="001A0156"/>
    <w:rsid w:val="001A1010"/>
    <w:rsid w:val="001A128B"/>
    <w:rsid w:val="001A18FD"/>
    <w:rsid w:val="001A22D3"/>
    <w:rsid w:val="001A2690"/>
    <w:rsid w:val="001A52FC"/>
    <w:rsid w:val="001A536D"/>
    <w:rsid w:val="001A572F"/>
    <w:rsid w:val="001A6046"/>
    <w:rsid w:val="001A60F6"/>
    <w:rsid w:val="001A64CA"/>
    <w:rsid w:val="001A6A2E"/>
    <w:rsid w:val="001A729E"/>
    <w:rsid w:val="001A7A73"/>
    <w:rsid w:val="001A7AF7"/>
    <w:rsid w:val="001B0E50"/>
    <w:rsid w:val="001B1CDA"/>
    <w:rsid w:val="001B28A3"/>
    <w:rsid w:val="001B2E39"/>
    <w:rsid w:val="001B2EF9"/>
    <w:rsid w:val="001B3094"/>
    <w:rsid w:val="001B337E"/>
    <w:rsid w:val="001B3EC7"/>
    <w:rsid w:val="001B448D"/>
    <w:rsid w:val="001B5479"/>
    <w:rsid w:val="001B6003"/>
    <w:rsid w:val="001B6492"/>
    <w:rsid w:val="001B6762"/>
    <w:rsid w:val="001B6AE9"/>
    <w:rsid w:val="001B70C4"/>
    <w:rsid w:val="001B7173"/>
    <w:rsid w:val="001C052E"/>
    <w:rsid w:val="001C0AB3"/>
    <w:rsid w:val="001C1637"/>
    <w:rsid w:val="001C332F"/>
    <w:rsid w:val="001C3942"/>
    <w:rsid w:val="001C3AF8"/>
    <w:rsid w:val="001C3DD0"/>
    <w:rsid w:val="001C4201"/>
    <w:rsid w:val="001C42A9"/>
    <w:rsid w:val="001C4ED6"/>
    <w:rsid w:val="001C524D"/>
    <w:rsid w:val="001C6C85"/>
    <w:rsid w:val="001C6C9A"/>
    <w:rsid w:val="001C7714"/>
    <w:rsid w:val="001D05A1"/>
    <w:rsid w:val="001D1B89"/>
    <w:rsid w:val="001D2070"/>
    <w:rsid w:val="001D208F"/>
    <w:rsid w:val="001D264D"/>
    <w:rsid w:val="001D2E17"/>
    <w:rsid w:val="001D3C78"/>
    <w:rsid w:val="001D3D9F"/>
    <w:rsid w:val="001D3E95"/>
    <w:rsid w:val="001D3FAF"/>
    <w:rsid w:val="001D4368"/>
    <w:rsid w:val="001D46F4"/>
    <w:rsid w:val="001D53C0"/>
    <w:rsid w:val="001D5A80"/>
    <w:rsid w:val="001D5E63"/>
    <w:rsid w:val="001D6C1B"/>
    <w:rsid w:val="001E07DF"/>
    <w:rsid w:val="001E0A1A"/>
    <w:rsid w:val="001E0CB9"/>
    <w:rsid w:val="001E10C6"/>
    <w:rsid w:val="001E1112"/>
    <w:rsid w:val="001E15BC"/>
    <w:rsid w:val="001E1B30"/>
    <w:rsid w:val="001E1F73"/>
    <w:rsid w:val="001E237D"/>
    <w:rsid w:val="001E35E9"/>
    <w:rsid w:val="001E3EBF"/>
    <w:rsid w:val="001E44D4"/>
    <w:rsid w:val="001E46D5"/>
    <w:rsid w:val="001E49AE"/>
    <w:rsid w:val="001E4C01"/>
    <w:rsid w:val="001E4C5D"/>
    <w:rsid w:val="001E5075"/>
    <w:rsid w:val="001E51B4"/>
    <w:rsid w:val="001E527A"/>
    <w:rsid w:val="001E5306"/>
    <w:rsid w:val="001E55C4"/>
    <w:rsid w:val="001E5667"/>
    <w:rsid w:val="001E5816"/>
    <w:rsid w:val="001E5D2C"/>
    <w:rsid w:val="001E7362"/>
    <w:rsid w:val="001F075D"/>
    <w:rsid w:val="001F0FC5"/>
    <w:rsid w:val="001F1365"/>
    <w:rsid w:val="001F1A54"/>
    <w:rsid w:val="001F2541"/>
    <w:rsid w:val="001F2A84"/>
    <w:rsid w:val="001F3B1C"/>
    <w:rsid w:val="001F3F3B"/>
    <w:rsid w:val="001F45AA"/>
    <w:rsid w:val="001F461A"/>
    <w:rsid w:val="001F4C77"/>
    <w:rsid w:val="001F52F1"/>
    <w:rsid w:val="001F53A5"/>
    <w:rsid w:val="001F5A21"/>
    <w:rsid w:val="001F6A54"/>
    <w:rsid w:val="001F7041"/>
    <w:rsid w:val="001F713F"/>
    <w:rsid w:val="001F7C27"/>
    <w:rsid w:val="0020033C"/>
    <w:rsid w:val="00200B8F"/>
    <w:rsid w:val="00201E61"/>
    <w:rsid w:val="00202002"/>
    <w:rsid w:val="00203F1E"/>
    <w:rsid w:val="00205C38"/>
    <w:rsid w:val="0020708D"/>
    <w:rsid w:val="002074FA"/>
    <w:rsid w:val="00207BD0"/>
    <w:rsid w:val="00210407"/>
    <w:rsid w:val="00210A77"/>
    <w:rsid w:val="00210C75"/>
    <w:rsid w:val="00211AFB"/>
    <w:rsid w:val="00211D6D"/>
    <w:rsid w:val="00212413"/>
    <w:rsid w:val="00213380"/>
    <w:rsid w:val="0021438F"/>
    <w:rsid w:val="00214395"/>
    <w:rsid w:val="002155B6"/>
    <w:rsid w:val="00215D62"/>
    <w:rsid w:val="00215D79"/>
    <w:rsid w:val="00215DF2"/>
    <w:rsid w:val="00215E77"/>
    <w:rsid w:val="00216519"/>
    <w:rsid w:val="0021697D"/>
    <w:rsid w:val="00217269"/>
    <w:rsid w:val="0022080E"/>
    <w:rsid w:val="00220D74"/>
    <w:rsid w:val="0022107A"/>
    <w:rsid w:val="002225D0"/>
    <w:rsid w:val="0022295D"/>
    <w:rsid w:val="00222E9F"/>
    <w:rsid w:val="002246DF"/>
    <w:rsid w:val="00224777"/>
    <w:rsid w:val="002247E8"/>
    <w:rsid w:val="00224D30"/>
    <w:rsid w:val="002253C6"/>
    <w:rsid w:val="00226BF9"/>
    <w:rsid w:val="00227D4F"/>
    <w:rsid w:val="0023127B"/>
    <w:rsid w:val="00231299"/>
    <w:rsid w:val="002314E1"/>
    <w:rsid w:val="00231ACD"/>
    <w:rsid w:val="002327CE"/>
    <w:rsid w:val="00232DB6"/>
    <w:rsid w:val="00233140"/>
    <w:rsid w:val="002337EE"/>
    <w:rsid w:val="00233953"/>
    <w:rsid w:val="0023412E"/>
    <w:rsid w:val="00234242"/>
    <w:rsid w:val="00235253"/>
    <w:rsid w:val="00235408"/>
    <w:rsid w:val="002364DA"/>
    <w:rsid w:val="002367B6"/>
    <w:rsid w:val="002367C8"/>
    <w:rsid w:val="002370C5"/>
    <w:rsid w:val="00237241"/>
    <w:rsid w:val="00237371"/>
    <w:rsid w:val="00237A2A"/>
    <w:rsid w:val="00240613"/>
    <w:rsid w:val="00240D3E"/>
    <w:rsid w:val="00240FAE"/>
    <w:rsid w:val="002419AF"/>
    <w:rsid w:val="00242AFF"/>
    <w:rsid w:val="002430E3"/>
    <w:rsid w:val="00243404"/>
    <w:rsid w:val="00244116"/>
    <w:rsid w:val="002448DF"/>
    <w:rsid w:val="00244979"/>
    <w:rsid w:val="00244DFE"/>
    <w:rsid w:val="0024566C"/>
    <w:rsid w:val="002461BF"/>
    <w:rsid w:val="00246436"/>
    <w:rsid w:val="00246569"/>
    <w:rsid w:val="00246A57"/>
    <w:rsid w:val="0024718F"/>
    <w:rsid w:val="002474D8"/>
    <w:rsid w:val="002477F7"/>
    <w:rsid w:val="0025003C"/>
    <w:rsid w:val="00250CE2"/>
    <w:rsid w:val="002519BA"/>
    <w:rsid w:val="00251C08"/>
    <w:rsid w:val="00251E4B"/>
    <w:rsid w:val="00251F73"/>
    <w:rsid w:val="002522D8"/>
    <w:rsid w:val="00252515"/>
    <w:rsid w:val="00253751"/>
    <w:rsid w:val="002538BA"/>
    <w:rsid w:val="00253CC2"/>
    <w:rsid w:val="00253E4B"/>
    <w:rsid w:val="00254129"/>
    <w:rsid w:val="002546F6"/>
    <w:rsid w:val="0025512A"/>
    <w:rsid w:val="00256539"/>
    <w:rsid w:val="00256BF0"/>
    <w:rsid w:val="00256BF8"/>
    <w:rsid w:val="0025794D"/>
    <w:rsid w:val="00257B8D"/>
    <w:rsid w:val="00257F87"/>
    <w:rsid w:val="0026046A"/>
    <w:rsid w:val="00261ACE"/>
    <w:rsid w:val="00261EE2"/>
    <w:rsid w:val="0026204A"/>
    <w:rsid w:val="00262C45"/>
    <w:rsid w:val="00263138"/>
    <w:rsid w:val="002638C0"/>
    <w:rsid w:val="00263DDD"/>
    <w:rsid w:val="00263E92"/>
    <w:rsid w:val="0026450D"/>
    <w:rsid w:val="002645B0"/>
    <w:rsid w:val="00264A84"/>
    <w:rsid w:val="00264B4E"/>
    <w:rsid w:val="0026524E"/>
    <w:rsid w:val="00265504"/>
    <w:rsid w:val="00265538"/>
    <w:rsid w:val="002657F3"/>
    <w:rsid w:val="00266735"/>
    <w:rsid w:val="002669F5"/>
    <w:rsid w:val="00266AAF"/>
    <w:rsid w:val="00266E2E"/>
    <w:rsid w:val="0026762C"/>
    <w:rsid w:val="00267E26"/>
    <w:rsid w:val="00271812"/>
    <w:rsid w:val="002728EA"/>
    <w:rsid w:val="00272F79"/>
    <w:rsid w:val="002736FC"/>
    <w:rsid w:val="0027395E"/>
    <w:rsid w:val="00274798"/>
    <w:rsid w:val="002750C6"/>
    <w:rsid w:val="00275D20"/>
    <w:rsid w:val="00276B0A"/>
    <w:rsid w:val="00277C14"/>
    <w:rsid w:val="00277DEC"/>
    <w:rsid w:val="0028169A"/>
    <w:rsid w:val="00281F2A"/>
    <w:rsid w:val="0028296A"/>
    <w:rsid w:val="002831D7"/>
    <w:rsid w:val="0028378C"/>
    <w:rsid w:val="0028383F"/>
    <w:rsid w:val="002842D7"/>
    <w:rsid w:val="00285410"/>
    <w:rsid w:val="002858E3"/>
    <w:rsid w:val="00285BCB"/>
    <w:rsid w:val="0028647A"/>
    <w:rsid w:val="002864A8"/>
    <w:rsid w:val="002864DF"/>
    <w:rsid w:val="0028654B"/>
    <w:rsid w:val="00286CCA"/>
    <w:rsid w:val="00286FFE"/>
    <w:rsid w:val="002873FC"/>
    <w:rsid w:val="00291B87"/>
    <w:rsid w:val="00291BA1"/>
    <w:rsid w:val="00292515"/>
    <w:rsid w:val="0029277B"/>
    <w:rsid w:val="0029332C"/>
    <w:rsid w:val="00293CF9"/>
    <w:rsid w:val="002951C2"/>
    <w:rsid w:val="00295534"/>
    <w:rsid w:val="0029586E"/>
    <w:rsid w:val="002959A5"/>
    <w:rsid w:val="00295C4C"/>
    <w:rsid w:val="002967D2"/>
    <w:rsid w:val="002A0697"/>
    <w:rsid w:val="002A1475"/>
    <w:rsid w:val="002A164E"/>
    <w:rsid w:val="002A1C5F"/>
    <w:rsid w:val="002A1DBB"/>
    <w:rsid w:val="002A269B"/>
    <w:rsid w:val="002A32D6"/>
    <w:rsid w:val="002A3520"/>
    <w:rsid w:val="002A357A"/>
    <w:rsid w:val="002A3F80"/>
    <w:rsid w:val="002A41B9"/>
    <w:rsid w:val="002A428B"/>
    <w:rsid w:val="002A59B1"/>
    <w:rsid w:val="002A5D88"/>
    <w:rsid w:val="002A6DB1"/>
    <w:rsid w:val="002A72DA"/>
    <w:rsid w:val="002A7B4C"/>
    <w:rsid w:val="002B021F"/>
    <w:rsid w:val="002B2232"/>
    <w:rsid w:val="002B2A8B"/>
    <w:rsid w:val="002B2B77"/>
    <w:rsid w:val="002B30BD"/>
    <w:rsid w:val="002B3257"/>
    <w:rsid w:val="002B3315"/>
    <w:rsid w:val="002B331B"/>
    <w:rsid w:val="002B3486"/>
    <w:rsid w:val="002B38DE"/>
    <w:rsid w:val="002B4047"/>
    <w:rsid w:val="002B456F"/>
    <w:rsid w:val="002B4F30"/>
    <w:rsid w:val="002B5EF7"/>
    <w:rsid w:val="002B61F6"/>
    <w:rsid w:val="002B6338"/>
    <w:rsid w:val="002B6379"/>
    <w:rsid w:val="002B6519"/>
    <w:rsid w:val="002B6979"/>
    <w:rsid w:val="002B6B6F"/>
    <w:rsid w:val="002B6F65"/>
    <w:rsid w:val="002C00D9"/>
    <w:rsid w:val="002C0684"/>
    <w:rsid w:val="002C09E3"/>
    <w:rsid w:val="002C2326"/>
    <w:rsid w:val="002C243E"/>
    <w:rsid w:val="002C28DF"/>
    <w:rsid w:val="002C2C0B"/>
    <w:rsid w:val="002C2ED8"/>
    <w:rsid w:val="002C3AC3"/>
    <w:rsid w:val="002C4137"/>
    <w:rsid w:val="002C4866"/>
    <w:rsid w:val="002C5ED2"/>
    <w:rsid w:val="002C6101"/>
    <w:rsid w:val="002C69FA"/>
    <w:rsid w:val="002C6DC7"/>
    <w:rsid w:val="002C6E36"/>
    <w:rsid w:val="002D0D3C"/>
    <w:rsid w:val="002D0E01"/>
    <w:rsid w:val="002D1363"/>
    <w:rsid w:val="002D2ACF"/>
    <w:rsid w:val="002D2E1D"/>
    <w:rsid w:val="002D33DD"/>
    <w:rsid w:val="002D3500"/>
    <w:rsid w:val="002D4647"/>
    <w:rsid w:val="002D4C86"/>
    <w:rsid w:val="002D4E52"/>
    <w:rsid w:val="002D545F"/>
    <w:rsid w:val="002D5D1C"/>
    <w:rsid w:val="002D6865"/>
    <w:rsid w:val="002D745F"/>
    <w:rsid w:val="002D7AA2"/>
    <w:rsid w:val="002D7CBA"/>
    <w:rsid w:val="002D7D4B"/>
    <w:rsid w:val="002E16AD"/>
    <w:rsid w:val="002E1AE7"/>
    <w:rsid w:val="002E1C85"/>
    <w:rsid w:val="002E1D02"/>
    <w:rsid w:val="002E1EE0"/>
    <w:rsid w:val="002E2086"/>
    <w:rsid w:val="002E3726"/>
    <w:rsid w:val="002E41D8"/>
    <w:rsid w:val="002E4942"/>
    <w:rsid w:val="002E54AD"/>
    <w:rsid w:val="002E64DE"/>
    <w:rsid w:val="002E7AB5"/>
    <w:rsid w:val="002F02B8"/>
    <w:rsid w:val="002F0607"/>
    <w:rsid w:val="002F06E8"/>
    <w:rsid w:val="002F0BD6"/>
    <w:rsid w:val="002F15C3"/>
    <w:rsid w:val="002F19D4"/>
    <w:rsid w:val="002F1A52"/>
    <w:rsid w:val="002F1CFC"/>
    <w:rsid w:val="002F1D1A"/>
    <w:rsid w:val="002F2DBF"/>
    <w:rsid w:val="002F3492"/>
    <w:rsid w:val="002F37B9"/>
    <w:rsid w:val="002F4358"/>
    <w:rsid w:val="002F469C"/>
    <w:rsid w:val="002F4BBE"/>
    <w:rsid w:val="002F50CD"/>
    <w:rsid w:val="002F5E2D"/>
    <w:rsid w:val="002F6935"/>
    <w:rsid w:val="002F6BE8"/>
    <w:rsid w:val="002F7491"/>
    <w:rsid w:val="002F7588"/>
    <w:rsid w:val="00300581"/>
    <w:rsid w:val="003005E3"/>
    <w:rsid w:val="003008EC"/>
    <w:rsid w:val="003012AF"/>
    <w:rsid w:val="00301302"/>
    <w:rsid w:val="003016B2"/>
    <w:rsid w:val="00301AAA"/>
    <w:rsid w:val="00301B22"/>
    <w:rsid w:val="00302815"/>
    <w:rsid w:val="003028F9"/>
    <w:rsid w:val="00302ACD"/>
    <w:rsid w:val="00302CD2"/>
    <w:rsid w:val="0030320C"/>
    <w:rsid w:val="00304EE4"/>
    <w:rsid w:val="003052D8"/>
    <w:rsid w:val="003054DB"/>
    <w:rsid w:val="00305D45"/>
    <w:rsid w:val="00306360"/>
    <w:rsid w:val="003074EF"/>
    <w:rsid w:val="00307B26"/>
    <w:rsid w:val="00307C79"/>
    <w:rsid w:val="00307F38"/>
    <w:rsid w:val="003106D8"/>
    <w:rsid w:val="00310A4E"/>
    <w:rsid w:val="00310DAD"/>
    <w:rsid w:val="00310DD6"/>
    <w:rsid w:val="00310EA6"/>
    <w:rsid w:val="00310F84"/>
    <w:rsid w:val="003117B0"/>
    <w:rsid w:val="003120A8"/>
    <w:rsid w:val="00313722"/>
    <w:rsid w:val="00313845"/>
    <w:rsid w:val="00314F86"/>
    <w:rsid w:val="003154C6"/>
    <w:rsid w:val="003154CF"/>
    <w:rsid w:val="00315E4F"/>
    <w:rsid w:val="0031674E"/>
    <w:rsid w:val="00316BEC"/>
    <w:rsid w:val="00316D79"/>
    <w:rsid w:val="00317339"/>
    <w:rsid w:val="00317470"/>
    <w:rsid w:val="003179D2"/>
    <w:rsid w:val="00320A49"/>
    <w:rsid w:val="003217A5"/>
    <w:rsid w:val="00323534"/>
    <w:rsid w:val="003243D7"/>
    <w:rsid w:val="00324E6A"/>
    <w:rsid w:val="00324F5C"/>
    <w:rsid w:val="003264E0"/>
    <w:rsid w:val="00326A2B"/>
    <w:rsid w:val="003272CB"/>
    <w:rsid w:val="00327F0A"/>
    <w:rsid w:val="0033047C"/>
    <w:rsid w:val="0033089C"/>
    <w:rsid w:val="00330AAC"/>
    <w:rsid w:val="00330F84"/>
    <w:rsid w:val="0033142C"/>
    <w:rsid w:val="00331C3E"/>
    <w:rsid w:val="00331D61"/>
    <w:rsid w:val="00331DA4"/>
    <w:rsid w:val="00332652"/>
    <w:rsid w:val="003339D8"/>
    <w:rsid w:val="00334390"/>
    <w:rsid w:val="00334FD9"/>
    <w:rsid w:val="003354BF"/>
    <w:rsid w:val="003358E0"/>
    <w:rsid w:val="00335A74"/>
    <w:rsid w:val="003363D8"/>
    <w:rsid w:val="0034010D"/>
    <w:rsid w:val="003407D7"/>
    <w:rsid w:val="0034082C"/>
    <w:rsid w:val="003409B7"/>
    <w:rsid w:val="00340CEF"/>
    <w:rsid w:val="0034169E"/>
    <w:rsid w:val="00341AFA"/>
    <w:rsid w:val="00341E20"/>
    <w:rsid w:val="003428BA"/>
    <w:rsid w:val="00342AAD"/>
    <w:rsid w:val="00342EAF"/>
    <w:rsid w:val="003437DF"/>
    <w:rsid w:val="0034393F"/>
    <w:rsid w:val="00343B6B"/>
    <w:rsid w:val="00343FE4"/>
    <w:rsid w:val="00344796"/>
    <w:rsid w:val="00345147"/>
    <w:rsid w:val="003452B1"/>
    <w:rsid w:val="0034576E"/>
    <w:rsid w:val="00345F52"/>
    <w:rsid w:val="0034606C"/>
    <w:rsid w:val="00350042"/>
    <w:rsid w:val="003509C7"/>
    <w:rsid w:val="003514F9"/>
    <w:rsid w:val="00351DDA"/>
    <w:rsid w:val="00351F71"/>
    <w:rsid w:val="00352AFF"/>
    <w:rsid w:val="00353413"/>
    <w:rsid w:val="003534C8"/>
    <w:rsid w:val="0035375E"/>
    <w:rsid w:val="00353B67"/>
    <w:rsid w:val="00353CE6"/>
    <w:rsid w:val="00354103"/>
    <w:rsid w:val="00354A42"/>
    <w:rsid w:val="00354D82"/>
    <w:rsid w:val="0035535F"/>
    <w:rsid w:val="00355FC9"/>
    <w:rsid w:val="003564E6"/>
    <w:rsid w:val="00356538"/>
    <w:rsid w:val="00356677"/>
    <w:rsid w:val="00356B19"/>
    <w:rsid w:val="00360703"/>
    <w:rsid w:val="00360AD6"/>
    <w:rsid w:val="00360E5F"/>
    <w:rsid w:val="00361EDD"/>
    <w:rsid w:val="00362BE1"/>
    <w:rsid w:val="00362C1C"/>
    <w:rsid w:val="00362D2F"/>
    <w:rsid w:val="00362D8A"/>
    <w:rsid w:val="00363B83"/>
    <w:rsid w:val="00363DC0"/>
    <w:rsid w:val="00363DCC"/>
    <w:rsid w:val="003656CA"/>
    <w:rsid w:val="003665B2"/>
    <w:rsid w:val="00366CFC"/>
    <w:rsid w:val="00366F6E"/>
    <w:rsid w:val="0036700B"/>
    <w:rsid w:val="003679F5"/>
    <w:rsid w:val="00367A34"/>
    <w:rsid w:val="003705F0"/>
    <w:rsid w:val="0037075D"/>
    <w:rsid w:val="00370835"/>
    <w:rsid w:val="003711B8"/>
    <w:rsid w:val="00372363"/>
    <w:rsid w:val="00372529"/>
    <w:rsid w:val="00375E1B"/>
    <w:rsid w:val="00376470"/>
    <w:rsid w:val="00376619"/>
    <w:rsid w:val="00376A69"/>
    <w:rsid w:val="0037700F"/>
    <w:rsid w:val="003771D9"/>
    <w:rsid w:val="003771F4"/>
    <w:rsid w:val="003776BA"/>
    <w:rsid w:val="0037792A"/>
    <w:rsid w:val="00377BBD"/>
    <w:rsid w:val="00377EB4"/>
    <w:rsid w:val="00380B46"/>
    <w:rsid w:val="0038158E"/>
    <w:rsid w:val="00381EE6"/>
    <w:rsid w:val="00382707"/>
    <w:rsid w:val="00383060"/>
    <w:rsid w:val="0038495F"/>
    <w:rsid w:val="00386344"/>
    <w:rsid w:val="003864E5"/>
    <w:rsid w:val="00386DD8"/>
    <w:rsid w:val="00390005"/>
    <w:rsid w:val="003900CE"/>
    <w:rsid w:val="00390662"/>
    <w:rsid w:val="00390E18"/>
    <w:rsid w:val="00391D2A"/>
    <w:rsid w:val="00392459"/>
    <w:rsid w:val="003924EC"/>
    <w:rsid w:val="003929EF"/>
    <w:rsid w:val="0039323D"/>
    <w:rsid w:val="00393A4C"/>
    <w:rsid w:val="00394FEB"/>
    <w:rsid w:val="0039573D"/>
    <w:rsid w:val="00396243"/>
    <w:rsid w:val="00396453"/>
    <w:rsid w:val="0039669F"/>
    <w:rsid w:val="0039680D"/>
    <w:rsid w:val="003975B9"/>
    <w:rsid w:val="00397EC2"/>
    <w:rsid w:val="003A136C"/>
    <w:rsid w:val="003A222A"/>
    <w:rsid w:val="003A233C"/>
    <w:rsid w:val="003A2A21"/>
    <w:rsid w:val="003A328D"/>
    <w:rsid w:val="003A34EC"/>
    <w:rsid w:val="003A3BB6"/>
    <w:rsid w:val="003A56BB"/>
    <w:rsid w:val="003A5B9F"/>
    <w:rsid w:val="003A615F"/>
    <w:rsid w:val="003A62C0"/>
    <w:rsid w:val="003A6464"/>
    <w:rsid w:val="003A6870"/>
    <w:rsid w:val="003A6BDD"/>
    <w:rsid w:val="003A6D15"/>
    <w:rsid w:val="003A719E"/>
    <w:rsid w:val="003A7CD0"/>
    <w:rsid w:val="003B0444"/>
    <w:rsid w:val="003B05BD"/>
    <w:rsid w:val="003B0DC1"/>
    <w:rsid w:val="003B0FC6"/>
    <w:rsid w:val="003B1F3F"/>
    <w:rsid w:val="003B2512"/>
    <w:rsid w:val="003B370A"/>
    <w:rsid w:val="003B46F3"/>
    <w:rsid w:val="003B545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3EA7"/>
    <w:rsid w:val="003C3F8A"/>
    <w:rsid w:val="003C410D"/>
    <w:rsid w:val="003C445B"/>
    <w:rsid w:val="003C49D3"/>
    <w:rsid w:val="003C4ACB"/>
    <w:rsid w:val="003C5567"/>
    <w:rsid w:val="003C5738"/>
    <w:rsid w:val="003C5B9A"/>
    <w:rsid w:val="003C6421"/>
    <w:rsid w:val="003C6629"/>
    <w:rsid w:val="003C6841"/>
    <w:rsid w:val="003C72A4"/>
    <w:rsid w:val="003C7761"/>
    <w:rsid w:val="003D0225"/>
    <w:rsid w:val="003D05D0"/>
    <w:rsid w:val="003D07A4"/>
    <w:rsid w:val="003D1716"/>
    <w:rsid w:val="003D2520"/>
    <w:rsid w:val="003D3936"/>
    <w:rsid w:val="003D3A2A"/>
    <w:rsid w:val="003D3EE2"/>
    <w:rsid w:val="003D4287"/>
    <w:rsid w:val="003D45F6"/>
    <w:rsid w:val="003D4992"/>
    <w:rsid w:val="003D4AF5"/>
    <w:rsid w:val="003D50AF"/>
    <w:rsid w:val="003D53D0"/>
    <w:rsid w:val="003D5985"/>
    <w:rsid w:val="003D5D84"/>
    <w:rsid w:val="003D5E2C"/>
    <w:rsid w:val="003D5F4E"/>
    <w:rsid w:val="003D661C"/>
    <w:rsid w:val="003D6DDB"/>
    <w:rsid w:val="003D72FC"/>
    <w:rsid w:val="003E01C9"/>
    <w:rsid w:val="003E1AAE"/>
    <w:rsid w:val="003E1C2E"/>
    <w:rsid w:val="003E2366"/>
    <w:rsid w:val="003E276D"/>
    <w:rsid w:val="003E2A27"/>
    <w:rsid w:val="003E2D2F"/>
    <w:rsid w:val="003E2D3F"/>
    <w:rsid w:val="003E30FB"/>
    <w:rsid w:val="003E3DF9"/>
    <w:rsid w:val="003E401B"/>
    <w:rsid w:val="003E542D"/>
    <w:rsid w:val="003E5C3C"/>
    <w:rsid w:val="003E6969"/>
    <w:rsid w:val="003E6BD2"/>
    <w:rsid w:val="003E735C"/>
    <w:rsid w:val="003E7D1F"/>
    <w:rsid w:val="003F1DA1"/>
    <w:rsid w:val="003F25FB"/>
    <w:rsid w:val="003F2926"/>
    <w:rsid w:val="003F318F"/>
    <w:rsid w:val="003F37F3"/>
    <w:rsid w:val="003F394B"/>
    <w:rsid w:val="003F3A8A"/>
    <w:rsid w:val="003F3B30"/>
    <w:rsid w:val="003F3FD1"/>
    <w:rsid w:val="003F42AB"/>
    <w:rsid w:val="003F42EE"/>
    <w:rsid w:val="003F49DE"/>
    <w:rsid w:val="003F4DAB"/>
    <w:rsid w:val="003F575D"/>
    <w:rsid w:val="003F5FC1"/>
    <w:rsid w:val="003F66AC"/>
    <w:rsid w:val="003F6AE9"/>
    <w:rsid w:val="003F7E72"/>
    <w:rsid w:val="00400306"/>
    <w:rsid w:val="004014E5"/>
    <w:rsid w:val="0040163B"/>
    <w:rsid w:val="004019D4"/>
    <w:rsid w:val="00401FCA"/>
    <w:rsid w:val="0040206C"/>
    <w:rsid w:val="0040262D"/>
    <w:rsid w:val="004032F8"/>
    <w:rsid w:val="00403B36"/>
    <w:rsid w:val="00403DFD"/>
    <w:rsid w:val="00404630"/>
    <w:rsid w:val="00404658"/>
    <w:rsid w:val="00404669"/>
    <w:rsid w:val="004057A3"/>
    <w:rsid w:val="00405B86"/>
    <w:rsid w:val="00407A51"/>
    <w:rsid w:val="00407EFB"/>
    <w:rsid w:val="00407F27"/>
    <w:rsid w:val="0041002E"/>
    <w:rsid w:val="0041076F"/>
    <w:rsid w:val="00410A8F"/>
    <w:rsid w:val="00410E32"/>
    <w:rsid w:val="00411CBF"/>
    <w:rsid w:val="00411DE2"/>
    <w:rsid w:val="0041211D"/>
    <w:rsid w:val="00412F59"/>
    <w:rsid w:val="00413F67"/>
    <w:rsid w:val="00414B90"/>
    <w:rsid w:val="00414DB8"/>
    <w:rsid w:val="00415500"/>
    <w:rsid w:val="00415D0D"/>
    <w:rsid w:val="00415DEC"/>
    <w:rsid w:val="00416593"/>
    <w:rsid w:val="00416766"/>
    <w:rsid w:val="00417CDC"/>
    <w:rsid w:val="00420799"/>
    <w:rsid w:val="00420B24"/>
    <w:rsid w:val="0042113D"/>
    <w:rsid w:val="00421C9C"/>
    <w:rsid w:val="00422668"/>
    <w:rsid w:val="00422E01"/>
    <w:rsid w:val="00423248"/>
    <w:rsid w:val="004234B0"/>
    <w:rsid w:val="004237FA"/>
    <w:rsid w:val="00423AB6"/>
    <w:rsid w:val="00425592"/>
    <w:rsid w:val="00425EA6"/>
    <w:rsid w:val="004263E0"/>
    <w:rsid w:val="00426FA3"/>
    <w:rsid w:val="00427ACF"/>
    <w:rsid w:val="00430B63"/>
    <w:rsid w:val="0043113F"/>
    <w:rsid w:val="0043114D"/>
    <w:rsid w:val="004312B7"/>
    <w:rsid w:val="004312F9"/>
    <w:rsid w:val="00431A87"/>
    <w:rsid w:val="00431B22"/>
    <w:rsid w:val="00431EE4"/>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277D"/>
    <w:rsid w:val="0044283F"/>
    <w:rsid w:val="00442F9E"/>
    <w:rsid w:val="004430B1"/>
    <w:rsid w:val="00443CAD"/>
    <w:rsid w:val="0044472D"/>
    <w:rsid w:val="004453EE"/>
    <w:rsid w:val="004455C7"/>
    <w:rsid w:val="004455FF"/>
    <w:rsid w:val="0044657D"/>
    <w:rsid w:val="004476D1"/>
    <w:rsid w:val="00450056"/>
    <w:rsid w:val="00450B70"/>
    <w:rsid w:val="00451818"/>
    <w:rsid w:val="00451AE1"/>
    <w:rsid w:val="00452894"/>
    <w:rsid w:val="00452D0C"/>
    <w:rsid w:val="00453483"/>
    <w:rsid w:val="00453659"/>
    <w:rsid w:val="00454001"/>
    <w:rsid w:val="0045409A"/>
    <w:rsid w:val="00454839"/>
    <w:rsid w:val="00454DF5"/>
    <w:rsid w:val="004550D1"/>
    <w:rsid w:val="00455C77"/>
    <w:rsid w:val="00456EA6"/>
    <w:rsid w:val="004573D8"/>
    <w:rsid w:val="00457D80"/>
    <w:rsid w:val="00457F81"/>
    <w:rsid w:val="0046022D"/>
    <w:rsid w:val="0046064E"/>
    <w:rsid w:val="00461220"/>
    <w:rsid w:val="004625D3"/>
    <w:rsid w:val="00462633"/>
    <w:rsid w:val="00462701"/>
    <w:rsid w:val="0046299E"/>
    <w:rsid w:val="00462A36"/>
    <w:rsid w:val="00462EC4"/>
    <w:rsid w:val="004630C1"/>
    <w:rsid w:val="00463D35"/>
    <w:rsid w:val="00463D3C"/>
    <w:rsid w:val="00463D8A"/>
    <w:rsid w:val="00463F8D"/>
    <w:rsid w:val="0046487C"/>
    <w:rsid w:val="00464DD9"/>
    <w:rsid w:val="00466714"/>
    <w:rsid w:val="0046677E"/>
    <w:rsid w:val="00466889"/>
    <w:rsid w:val="00466A2D"/>
    <w:rsid w:val="00467164"/>
    <w:rsid w:val="0047005D"/>
    <w:rsid w:val="00470688"/>
    <w:rsid w:val="00470F8E"/>
    <w:rsid w:val="004710EA"/>
    <w:rsid w:val="00471239"/>
    <w:rsid w:val="00471514"/>
    <w:rsid w:val="00471674"/>
    <w:rsid w:val="004720C5"/>
    <w:rsid w:val="0047251D"/>
    <w:rsid w:val="00472926"/>
    <w:rsid w:val="0047293F"/>
    <w:rsid w:val="00473562"/>
    <w:rsid w:val="00473796"/>
    <w:rsid w:val="00473AC1"/>
    <w:rsid w:val="00474079"/>
    <w:rsid w:val="00474300"/>
    <w:rsid w:val="00474666"/>
    <w:rsid w:val="00474DE0"/>
    <w:rsid w:val="0047656A"/>
    <w:rsid w:val="00476DE7"/>
    <w:rsid w:val="004802E8"/>
    <w:rsid w:val="00480C05"/>
    <w:rsid w:val="00481C56"/>
    <w:rsid w:val="00483170"/>
    <w:rsid w:val="004832B1"/>
    <w:rsid w:val="00483E10"/>
    <w:rsid w:val="00483F8C"/>
    <w:rsid w:val="004845A6"/>
    <w:rsid w:val="0048499C"/>
    <w:rsid w:val="004854FD"/>
    <w:rsid w:val="004858F7"/>
    <w:rsid w:val="0048590D"/>
    <w:rsid w:val="00485922"/>
    <w:rsid w:val="00485C48"/>
    <w:rsid w:val="00485F0D"/>
    <w:rsid w:val="00486D55"/>
    <w:rsid w:val="004874B9"/>
    <w:rsid w:val="00490A77"/>
    <w:rsid w:val="0049126B"/>
    <w:rsid w:val="0049128D"/>
    <w:rsid w:val="0049181D"/>
    <w:rsid w:val="00491E3C"/>
    <w:rsid w:val="00492551"/>
    <w:rsid w:val="00492B46"/>
    <w:rsid w:val="00492DDA"/>
    <w:rsid w:val="00493EA3"/>
    <w:rsid w:val="00494183"/>
    <w:rsid w:val="004945EC"/>
    <w:rsid w:val="00495135"/>
    <w:rsid w:val="004951D0"/>
    <w:rsid w:val="00495801"/>
    <w:rsid w:val="00495A14"/>
    <w:rsid w:val="00495B67"/>
    <w:rsid w:val="00495C0B"/>
    <w:rsid w:val="00496F40"/>
    <w:rsid w:val="0049713B"/>
    <w:rsid w:val="0049779D"/>
    <w:rsid w:val="004979DA"/>
    <w:rsid w:val="00497A7A"/>
    <w:rsid w:val="00497C7A"/>
    <w:rsid w:val="004A03D3"/>
    <w:rsid w:val="004A0549"/>
    <w:rsid w:val="004A0CBC"/>
    <w:rsid w:val="004A123F"/>
    <w:rsid w:val="004A14AF"/>
    <w:rsid w:val="004A1725"/>
    <w:rsid w:val="004A223B"/>
    <w:rsid w:val="004A2DE1"/>
    <w:rsid w:val="004A3421"/>
    <w:rsid w:val="004A37EF"/>
    <w:rsid w:val="004A3A38"/>
    <w:rsid w:val="004A3C17"/>
    <w:rsid w:val="004A4AF1"/>
    <w:rsid w:val="004A4D7D"/>
    <w:rsid w:val="004A502A"/>
    <w:rsid w:val="004A54BF"/>
    <w:rsid w:val="004A5767"/>
    <w:rsid w:val="004A66A0"/>
    <w:rsid w:val="004A7D8A"/>
    <w:rsid w:val="004B0468"/>
    <w:rsid w:val="004B0490"/>
    <w:rsid w:val="004B071B"/>
    <w:rsid w:val="004B0788"/>
    <w:rsid w:val="004B0855"/>
    <w:rsid w:val="004B1015"/>
    <w:rsid w:val="004B10AD"/>
    <w:rsid w:val="004B1160"/>
    <w:rsid w:val="004B1435"/>
    <w:rsid w:val="004B21BF"/>
    <w:rsid w:val="004B35EA"/>
    <w:rsid w:val="004B3A02"/>
    <w:rsid w:val="004B4715"/>
    <w:rsid w:val="004B4B18"/>
    <w:rsid w:val="004B551A"/>
    <w:rsid w:val="004B57A4"/>
    <w:rsid w:val="004B5B0A"/>
    <w:rsid w:val="004B66F0"/>
    <w:rsid w:val="004B6D40"/>
    <w:rsid w:val="004B7982"/>
    <w:rsid w:val="004C052C"/>
    <w:rsid w:val="004C0DFC"/>
    <w:rsid w:val="004C10B9"/>
    <w:rsid w:val="004C1BFF"/>
    <w:rsid w:val="004C258B"/>
    <w:rsid w:val="004C3A1B"/>
    <w:rsid w:val="004C5AB3"/>
    <w:rsid w:val="004C6DA1"/>
    <w:rsid w:val="004C6E0E"/>
    <w:rsid w:val="004C764E"/>
    <w:rsid w:val="004C7CBB"/>
    <w:rsid w:val="004C7D75"/>
    <w:rsid w:val="004C7F1C"/>
    <w:rsid w:val="004D03C4"/>
    <w:rsid w:val="004D0700"/>
    <w:rsid w:val="004D13B5"/>
    <w:rsid w:val="004D1ED0"/>
    <w:rsid w:val="004D25F2"/>
    <w:rsid w:val="004D3460"/>
    <w:rsid w:val="004D3E38"/>
    <w:rsid w:val="004D51C7"/>
    <w:rsid w:val="004D5489"/>
    <w:rsid w:val="004D6111"/>
    <w:rsid w:val="004D623B"/>
    <w:rsid w:val="004D6C00"/>
    <w:rsid w:val="004D6F1A"/>
    <w:rsid w:val="004D72D9"/>
    <w:rsid w:val="004D7879"/>
    <w:rsid w:val="004D7BC3"/>
    <w:rsid w:val="004E04AF"/>
    <w:rsid w:val="004E0721"/>
    <w:rsid w:val="004E0B1F"/>
    <w:rsid w:val="004E0DF9"/>
    <w:rsid w:val="004E0FBD"/>
    <w:rsid w:val="004E13C3"/>
    <w:rsid w:val="004E1FF1"/>
    <w:rsid w:val="004E2102"/>
    <w:rsid w:val="004E2186"/>
    <w:rsid w:val="004E2617"/>
    <w:rsid w:val="004E27B4"/>
    <w:rsid w:val="004E28B1"/>
    <w:rsid w:val="004E28B3"/>
    <w:rsid w:val="004E2D96"/>
    <w:rsid w:val="004E3BB4"/>
    <w:rsid w:val="004E4E1A"/>
    <w:rsid w:val="004E536D"/>
    <w:rsid w:val="004E58B2"/>
    <w:rsid w:val="004E5936"/>
    <w:rsid w:val="004E6377"/>
    <w:rsid w:val="004E75AE"/>
    <w:rsid w:val="004E768F"/>
    <w:rsid w:val="004E79FF"/>
    <w:rsid w:val="004F05A8"/>
    <w:rsid w:val="004F074B"/>
    <w:rsid w:val="004F0F20"/>
    <w:rsid w:val="004F127B"/>
    <w:rsid w:val="004F16E0"/>
    <w:rsid w:val="004F1933"/>
    <w:rsid w:val="004F1BBA"/>
    <w:rsid w:val="004F1C5F"/>
    <w:rsid w:val="004F202C"/>
    <w:rsid w:val="004F24F7"/>
    <w:rsid w:val="004F2D0D"/>
    <w:rsid w:val="004F2FB8"/>
    <w:rsid w:val="004F3155"/>
    <w:rsid w:val="004F3192"/>
    <w:rsid w:val="004F3217"/>
    <w:rsid w:val="004F4328"/>
    <w:rsid w:val="004F4DEE"/>
    <w:rsid w:val="004F53D4"/>
    <w:rsid w:val="004F5590"/>
    <w:rsid w:val="004F58A2"/>
    <w:rsid w:val="004F592F"/>
    <w:rsid w:val="004F5E97"/>
    <w:rsid w:val="004F6BC7"/>
    <w:rsid w:val="004F768B"/>
    <w:rsid w:val="004F7693"/>
    <w:rsid w:val="004F7C49"/>
    <w:rsid w:val="004F7E92"/>
    <w:rsid w:val="004F7ED2"/>
    <w:rsid w:val="00500219"/>
    <w:rsid w:val="00500D44"/>
    <w:rsid w:val="00500E06"/>
    <w:rsid w:val="005015E8"/>
    <w:rsid w:val="0050196A"/>
    <w:rsid w:val="00501ACC"/>
    <w:rsid w:val="00502915"/>
    <w:rsid w:val="00502DBE"/>
    <w:rsid w:val="00503984"/>
    <w:rsid w:val="00504D14"/>
    <w:rsid w:val="005057FB"/>
    <w:rsid w:val="00505BB9"/>
    <w:rsid w:val="00505CBC"/>
    <w:rsid w:val="0050725B"/>
    <w:rsid w:val="005079C8"/>
    <w:rsid w:val="00507AE4"/>
    <w:rsid w:val="00510741"/>
    <w:rsid w:val="005108B9"/>
    <w:rsid w:val="00511080"/>
    <w:rsid w:val="0051111E"/>
    <w:rsid w:val="005116EE"/>
    <w:rsid w:val="0051171F"/>
    <w:rsid w:val="005128F2"/>
    <w:rsid w:val="00512D8C"/>
    <w:rsid w:val="00512F4C"/>
    <w:rsid w:val="00514193"/>
    <w:rsid w:val="005142DB"/>
    <w:rsid w:val="00514A8A"/>
    <w:rsid w:val="00514BC2"/>
    <w:rsid w:val="00515DE5"/>
    <w:rsid w:val="0051636D"/>
    <w:rsid w:val="00516791"/>
    <w:rsid w:val="00516903"/>
    <w:rsid w:val="00517C48"/>
    <w:rsid w:val="0052001A"/>
    <w:rsid w:val="00520E12"/>
    <w:rsid w:val="005219AA"/>
    <w:rsid w:val="005229A2"/>
    <w:rsid w:val="005229A4"/>
    <w:rsid w:val="00522AE7"/>
    <w:rsid w:val="00523340"/>
    <w:rsid w:val="005238DB"/>
    <w:rsid w:val="00523D6F"/>
    <w:rsid w:val="00524B65"/>
    <w:rsid w:val="0052514E"/>
    <w:rsid w:val="005267FC"/>
    <w:rsid w:val="005272A3"/>
    <w:rsid w:val="00527A15"/>
    <w:rsid w:val="00530122"/>
    <w:rsid w:val="0053040E"/>
    <w:rsid w:val="00530530"/>
    <w:rsid w:val="0053077C"/>
    <w:rsid w:val="00530DD8"/>
    <w:rsid w:val="00530FB9"/>
    <w:rsid w:val="00531803"/>
    <w:rsid w:val="00532077"/>
    <w:rsid w:val="00532B9F"/>
    <w:rsid w:val="00533066"/>
    <w:rsid w:val="005338D4"/>
    <w:rsid w:val="00533B3C"/>
    <w:rsid w:val="005345CB"/>
    <w:rsid w:val="005354AC"/>
    <w:rsid w:val="00535551"/>
    <w:rsid w:val="005408BE"/>
    <w:rsid w:val="00540B36"/>
    <w:rsid w:val="00541256"/>
    <w:rsid w:val="0054206B"/>
    <w:rsid w:val="0054209C"/>
    <w:rsid w:val="005424C2"/>
    <w:rsid w:val="00542BF8"/>
    <w:rsid w:val="005431CB"/>
    <w:rsid w:val="00543968"/>
    <w:rsid w:val="00544FBB"/>
    <w:rsid w:val="00545261"/>
    <w:rsid w:val="005460EE"/>
    <w:rsid w:val="00547510"/>
    <w:rsid w:val="005479E6"/>
    <w:rsid w:val="00550292"/>
    <w:rsid w:val="005503B7"/>
    <w:rsid w:val="00550890"/>
    <w:rsid w:val="005508BE"/>
    <w:rsid w:val="00551311"/>
    <w:rsid w:val="00551352"/>
    <w:rsid w:val="005514A9"/>
    <w:rsid w:val="0055253D"/>
    <w:rsid w:val="00552E1D"/>
    <w:rsid w:val="00553522"/>
    <w:rsid w:val="0055367A"/>
    <w:rsid w:val="00553726"/>
    <w:rsid w:val="00553FFB"/>
    <w:rsid w:val="005544E9"/>
    <w:rsid w:val="00554821"/>
    <w:rsid w:val="0055567D"/>
    <w:rsid w:val="00555A6D"/>
    <w:rsid w:val="0055608C"/>
    <w:rsid w:val="005560F7"/>
    <w:rsid w:val="00556B66"/>
    <w:rsid w:val="00557A04"/>
    <w:rsid w:val="00557C6B"/>
    <w:rsid w:val="00560073"/>
    <w:rsid w:val="005610E7"/>
    <w:rsid w:val="005614A6"/>
    <w:rsid w:val="00561559"/>
    <w:rsid w:val="00562880"/>
    <w:rsid w:val="0056290D"/>
    <w:rsid w:val="00562CC6"/>
    <w:rsid w:val="00562FA8"/>
    <w:rsid w:val="00563286"/>
    <w:rsid w:val="005643A7"/>
    <w:rsid w:val="005655D5"/>
    <w:rsid w:val="00565B0F"/>
    <w:rsid w:val="00565DA2"/>
    <w:rsid w:val="005661E6"/>
    <w:rsid w:val="00566F51"/>
    <w:rsid w:val="00567A14"/>
    <w:rsid w:val="00567F63"/>
    <w:rsid w:val="0057045C"/>
    <w:rsid w:val="00570C20"/>
    <w:rsid w:val="00571016"/>
    <w:rsid w:val="00571439"/>
    <w:rsid w:val="00571D46"/>
    <w:rsid w:val="00571F6E"/>
    <w:rsid w:val="00571F73"/>
    <w:rsid w:val="005721BC"/>
    <w:rsid w:val="00572A54"/>
    <w:rsid w:val="00572EBE"/>
    <w:rsid w:val="0057502A"/>
    <w:rsid w:val="0057543C"/>
    <w:rsid w:val="00575552"/>
    <w:rsid w:val="0057572C"/>
    <w:rsid w:val="00575788"/>
    <w:rsid w:val="00575907"/>
    <w:rsid w:val="00575B6F"/>
    <w:rsid w:val="00576788"/>
    <w:rsid w:val="0057699F"/>
    <w:rsid w:val="00576FC7"/>
    <w:rsid w:val="00577C81"/>
    <w:rsid w:val="005816C2"/>
    <w:rsid w:val="00581A29"/>
    <w:rsid w:val="005820ED"/>
    <w:rsid w:val="005823E2"/>
    <w:rsid w:val="005829DE"/>
    <w:rsid w:val="0058348C"/>
    <w:rsid w:val="005845F3"/>
    <w:rsid w:val="0058486F"/>
    <w:rsid w:val="00584B02"/>
    <w:rsid w:val="00584E18"/>
    <w:rsid w:val="00585622"/>
    <w:rsid w:val="005859BD"/>
    <w:rsid w:val="00585B9A"/>
    <w:rsid w:val="00585DCF"/>
    <w:rsid w:val="005862A2"/>
    <w:rsid w:val="005862DE"/>
    <w:rsid w:val="005867D9"/>
    <w:rsid w:val="00587109"/>
    <w:rsid w:val="00587D17"/>
    <w:rsid w:val="0059029D"/>
    <w:rsid w:val="005922D1"/>
    <w:rsid w:val="005923D9"/>
    <w:rsid w:val="00592A9A"/>
    <w:rsid w:val="00592CF6"/>
    <w:rsid w:val="005933D7"/>
    <w:rsid w:val="005936F1"/>
    <w:rsid w:val="00594986"/>
    <w:rsid w:val="00594E44"/>
    <w:rsid w:val="00595F70"/>
    <w:rsid w:val="00595FA7"/>
    <w:rsid w:val="00596CA8"/>
    <w:rsid w:val="00596DB1"/>
    <w:rsid w:val="00596DCA"/>
    <w:rsid w:val="00596EBC"/>
    <w:rsid w:val="005973E9"/>
    <w:rsid w:val="00597409"/>
    <w:rsid w:val="00597744"/>
    <w:rsid w:val="00597DDA"/>
    <w:rsid w:val="00597F61"/>
    <w:rsid w:val="005A00DD"/>
    <w:rsid w:val="005A147E"/>
    <w:rsid w:val="005A1F59"/>
    <w:rsid w:val="005A2621"/>
    <w:rsid w:val="005A2979"/>
    <w:rsid w:val="005A316E"/>
    <w:rsid w:val="005A3D48"/>
    <w:rsid w:val="005A3D88"/>
    <w:rsid w:val="005A3FEA"/>
    <w:rsid w:val="005A408F"/>
    <w:rsid w:val="005A419F"/>
    <w:rsid w:val="005A4548"/>
    <w:rsid w:val="005A47D6"/>
    <w:rsid w:val="005A4956"/>
    <w:rsid w:val="005A5580"/>
    <w:rsid w:val="005A5977"/>
    <w:rsid w:val="005A674F"/>
    <w:rsid w:val="005A7271"/>
    <w:rsid w:val="005A7421"/>
    <w:rsid w:val="005A74E7"/>
    <w:rsid w:val="005A7BCA"/>
    <w:rsid w:val="005A7C3A"/>
    <w:rsid w:val="005B02C8"/>
    <w:rsid w:val="005B073C"/>
    <w:rsid w:val="005B2851"/>
    <w:rsid w:val="005B39DC"/>
    <w:rsid w:val="005B3A99"/>
    <w:rsid w:val="005B3B87"/>
    <w:rsid w:val="005B4D96"/>
    <w:rsid w:val="005B4DA8"/>
    <w:rsid w:val="005B53F2"/>
    <w:rsid w:val="005B6139"/>
    <w:rsid w:val="005B61E3"/>
    <w:rsid w:val="005B7043"/>
    <w:rsid w:val="005B7330"/>
    <w:rsid w:val="005B7378"/>
    <w:rsid w:val="005B79CC"/>
    <w:rsid w:val="005C1336"/>
    <w:rsid w:val="005C143B"/>
    <w:rsid w:val="005C1A2F"/>
    <w:rsid w:val="005C22AE"/>
    <w:rsid w:val="005C2415"/>
    <w:rsid w:val="005C2958"/>
    <w:rsid w:val="005C2BF0"/>
    <w:rsid w:val="005C2CAD"/>
    <w:rsid w:val="005C31A9"/>
    <w:rsid w:val="005C34DA"/>
    <w:rsid w:val="005C3E4D"/>
    <w:rsid w:val="005C43DB"/>
    <w:rsid w:val="005C444D"/>
    <w:rsid w:val="005C49A3"/>
    <w:rsid w:val="005C4AE5"/>
    <w:rsid w:val="005C4CF6"/>
    <w:rsid w:val="005C520F"/>
    <w:rsid w:val="005C5699"/>
    <w:rsid w:val="005C63D5"/>
    <w:rsid w:val="005C6E53"/>
    <w:rsid w:val="005D0600"/>
    <w:rsid w:val="005D1362"/>
    <w:rsid w:val="005D1554"/>
    <w:rsid w:val="005D2077"/>
    <w:rsid w:val="005D20DD"/>
    <w:rsid w:val="005D24E8"/>
    <w:rsid w:val="005D2FC9"/>
    <w:rsid w:val="005D308F"/>
    <w:rsid w:val="005D3217"/>
    <w:rsid w:val="005D39CD"/>
    <w:rsid w:val="005D5EA7"/>
    <w:rsid w:val="005D6CEC"/>
    <w:rsid w:val="005D79F3"/>
    <w:rsid w:val="005D7B37"/>
    <w:rsid w:val="005D7E67"/>
    <w:rsid w:val="005E0066"/>
    <w:rsid w:val="005E04B7"/>
    <w:rsid w:val="005E0D3E"/>
    <w:rsid w:val="005E0EA3"/>
    <w:rsid w:val="005E12E6"/>
    <w:rsid w:val="005E1B5B"/>
    <w:rsid w:val="005E209D"/>
    <w:rsid w:val="005E2318"/>
    <w:rsid w:val="005E318F"/>
    <w:rsid w:val="005E336A"/>
    <w:rsid w:val="005E3BE6"/>
    <w:rsid w:val="005E4CFF"/>
    <w:rsid w:val="005E50F0"/>
    <w:rsid w:val="005E5F15"/>
    <w:rsid w:val="005E66D3"/>
    <w:rsid w:val="005E6C22"/>
    <w:rsid w:val="005E6C4A"/>
    <w:rsid w:val="005E7068"/>
    <w:rsid w:val="005E7288"/>
    <w:rsid w:val="005E7DF5"/>
    <w:rsid w:val="005F01D8"/>
    <w:rsid w:val="005F17F6"/>
    <w:rsid w:val="005F2475"/>
    <w:rsid w:val="005F2713"/>
    <w:rsid w:val="005F30BB"/>
    <w:rsid w:val="005F30CE"/>
    <w:rsid w:val="005F3860"/>
    <w:rsid w:val="005F468A"/>
    <w:rsid w:val="005F4DC5"/>
    <w:rsid w:val="005F50E1"/>
    <w:rsid w:val="005F525C"/>
    <w:rsid w:val="005F599E"/>
    <w:rsid w:val="005F5AAC"/>
    <w:rsid w:val="005F6BF1"/>
    <w:rsid w:val="005F6EDA"/>
    <w:rsid w:val="006003B3"/>
    <w:rsid w:val="0060064A"/>
    <w:rsid w:val="006013D8"/>
    <w:rsid w:val="00601CDE"/>
    <w:rsid w:val="0060257A"/>
    <w:rsid w:val="00602A14"/>
    <w:rsid w:val="00602D3F"/>
    <w:rsid w:val="00603407"/>
    <w:rsid w:val="00603C01"/>
    <w:rsid w:val="00604072"/>
    <w:rsid w:val="00604810"/>
    <w:rsid w:val="00604869"/>
    <w:rsid w:val="00604F21"/>
    <w:rsid w:val="0060678B"/>
    <w:rsid w:val="0060684E"/>
    <w:rsid w:val="00606FAF"/>
    <w:rsid w:val="00607A27"/>
    <w:rsid w:val="00607C38"/>
    <w:rsid w:val="006101F9"/>
    <w:rsid w:val="00610EB3"/>
    <w:rsid w:val="00611128"/>
    <w:rsid w:val="00611149"/>
    <w:rsid w:val="00611490"/>
    <w:rsid w:val="00611DE3"/>
    <w:rsid w:val="006120B8"/>
    <w:rsid w:val="00612211"/>
    <w:rsid w:val="006125B8"/>
    <w:rsid w:val="006133CF"/>
    <w:rsid w:val="006133E1"/>
    <w:rsid w:val="006135FE"/>
    <w:rsid w:val="0061390D"/>
    <w:rsid w:val="006140FB"/>
    <w:rsid w:val="0061494B"/>
    <w:rsid w:val="00614F8F"/>
    <w:rsid w:val="00615A9D"/>
    <w:rsid w:val="00615D0C"/>
    <w:rsid w:val="00616056"/>
    <w:rsid w:val="006161E8"/>
    <w:rsid w:val="006163BC"/>
    <w:rsid w:val="00616558"/>
    <w:rsid w:val="00616B3F"/>
    <w:rsid w:val="006174C8"/>
    <w:rsid w:val="00617B67"/>
    <w:rsid w:val="00617EDC"/>
    <w:rsid w:val="00622395"/>
    <w:rsid w:val="0062433B"/>
    <w:rsid w:val="0062580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103"/>
    <w:rsid w:val="006353A3"/>
    <w:rsid w:val="00636F24"/>
    <w:rsid w:val="006375F4"/>
    <w:rsid w:val="00637DCC"/>
    <w:rsid w:val="00640DD5"/>
    <w:rsid w:val="00641606"/>
    <w:rsid w:val="00641672"/>
    <w:rsid w:val="006419C6"/>
    <w:rsid w:val="00641CC6"/>
    <w:rsid w:val="00642197"/>
    <w:rsid w:val="0064219B"/>
    <w:rsid w:val="00642311"/>
    <w:rsid w:val="006427F0"/>
    <w:rsid w:val="00642AD9"/>
    <w:rsid w:val="00642BFD"/>
    <w:rsid w:val="00643405"/>
    <w:rsid w:val="006439C4"/>
    <w:rsid w:val="00643C88"/>
    <w:rsid w:val="006449D5"/>
    <w:rsid w:val="00644D25"/>
    <w:rsid w:val="00644D54"/>
    <w:rsid w:val="00644FDA"/>
    <w:rsid w:val="0064503C"/>
    <w:rsid w:val="00645C31"/>
    <w:rsid w:val="00645E4F"/>
    <w:rsid w:val="00647119"/>
    <w:rsid w:val="0064773D"/>
    <w:rsid w:val="00647C6F"/>
    <w:rsid w:val="00647F7A"/>
    <w:rsid w:val="00650FE9"/>
    <w:rsid w:val="00651BBC"/>
    <w:rsid w:val="006532EA"/>
    <w:rsid w:val="00654EBC"/>
    <w:rsid w:val="00655771"/>
    <w:rsid w:val="006558F9"/>
    <w:rsid w:val="00655AF7"/>
    <w:rsid w:val="00657371"/>
    <w:rsid w:val="006576A8"/>
    <w:rsid w:val="00657A17"/>
    <w:rsid w:val="00657E21"/>
    <w:rsid w:val="00662053"/>
    <w:rsid w:val="0066283C"/>
    <w:rsid w:val="00662BCE"/>
    <w:rsid w:val="00662C90"/>
    <w:rsid w:val="00662EFD"/>
    <w:rsid w:val="00663051"/>
    <w:rsid w:val="0066337F"/>
    <w:rsid w:val="00663483"/>
    <w:rsid w:val="0066348A"/>
    <w:rsid w:val="00663C93"/>
    <w:rsid w:val="00664424"/>
    <w:rsid w:val="00664FD8"/>
    <w:rsid w:val="00665172"/>
    <w:rsid w:val="00666042"/>
    <w:rsid w:val="00666D5A"/>
    <w:rsid w:val="006676C9"/>
    <w:rsid w:val="006700AA"/>
    <w:rsid w:val="00670A31"/>
    <w:rsid w:val="00670CB4"/>
    <w:rsid w:val="0067235C"/>
    <w:rsid w:val="00672494"/>
    <w:rsid w:val="00674014"/>
    <w:rsid w:val="0067427E"/>
    <w:rsid w:val="006742CE"/>
    <w:rsid w:val="0067506C"/>
    <w:rsid w:val="00675701"/>
    <w:rsid w:val="006759F0"/>
    <w:rsid w:val="00675DCE"/>
    <w:rsid w:val="006761E5"/>
    <w:rsid w:val="00676237"/>
    <w:rsid w:val="006762C6"/>
    <w:rsid w:val="00677C93"/>
    <w:rsid w:val="00677CA7"/>
    <w:rsid w:val="006805F8"/>
    <w:rsid w:val="006808DB"/>
    <w:rsid w:val="00680A87"/>
    <w:rsid w:val="00680EC6"/>
    <w:rsid w:val="00681012"/>
    <w:rsid w:val="00681186"/>
    <w:rsid w:val="006813F3"/>
    <w:rsid w:val="00682184"/>
    <w:rsid w:val="006830A6"/>
    <w:rsid w:val="00683408"/>
    <w:rsid w:val="006837D6"/>
    <w:rsid w:val="00683A18"/>
    <w:rsid w:val="00683B1D"/>
    <w:rsid w:val="0068487D"/>
    <w:rsid w:val="00685043"/>
    <w:rsid w:val="0068589A"/>
    <w:rsid w:val="00685A10"/>
    <w:rsid w:val="00686678"/>
    <w:rsid w:val="0068696B"/>
    <w:rsid w:val="00686E20"/>
    <w:rsid w:val="006874EC"/>
    <w:rsid w:val="00691D99"/>
    <w:rsid w:val="00692847"/>
    <w:rsid w:val="00693198"/>
    <w:rsid w:val="00694946"/>
    <w:rsid w:val="0069553D"/>
    <w:rsid w:val="006955F2"/>
    <w:rsid w:val="00695E16"/>
    <w:rsid w:val="00695E37"/>
    <w:rsid w:val="00696703"/>
    <w:rsid w:val="00697052"/>
    <w:rsid w:val="006972EE"/>
    <w:rsid w:val="00697FEE"/>
    <w:rsid w:val="006A046D"/>
    <w:rsid w:val="006A09D0"/>
    <w:rsid w:val="006A14FF"/>
    <w:rsid w:val="006A158D"/>
    <w:rsid w:val="006A1A40"/>
    <w:rsid w:val="006A1C24"/>
    <w:rsid w:val="006A207D"/>
    <w:rsid w:val="006A2A13"/>
    <w:rsid w:val="006A2B0F"/>
    <w:rsid w:val="006A2B7F"/>
    <w:rsid w:val="006A34B2"/>
    <w:rsid w:val="006A3DC0"/>
    <w:rsid w:val="006A48DB"/>
    <w:rsid w:val="006A5B2D"/>
    <w:rsid w:val="006A5C6E"/>
    <w:rsid w:val="006A66C6"/>
    <w:rsid w:val="006A6B7E"/>
    <w:rsid w:val="006A7090"/>
    <w:rsid w:val="006A723F"/>
    <w:rsid w:val="006A76D0"/>
    <w:rsid w:val="006A77CB"/>
    <w:rsid w:val="006B0E1E"/>
    <w:rsid w:val="006B1537"/>
    <w:rsid w:val="006B1587"/>
    <w:rsid w:val="006B1D14"/>
    <w:rsid w:val="006B1D33"/>
    <w:rsid w:val="006B230B"/>
    <w:rsid w:val="006B25B5"/>
    <w:rsid w:val="006B2E3B"/>
    <w:rsid w:val="006B2F37"/>
    <w:rsid w:val="006B31E5"/>
    <w:rsid w:val="006B3D1C"/>
    <w:rsid w:val="006B3EA4"/>
    <w:rsid w:val="006B3F3B"/>
    <w:rsid w:val="006B48AF"/>
    <w:rsid w:val="006B5491"/>
    <w:rsid w:val="006B5C23"/>
    <w:rsid w:val="006B6F66"/>
    <w:rsid w:val="006B706A"/>
    <w:rsid w:val="006B769C"/>
    <w:rsid w:val="006C06CE"/>
    <w:rsid w:val="006C128D"/>
    <w:rsid w:val="006C1A46"/>
    <w:rsid w:val="006C1E7D"/>
    <w:rsid w:val="006C3CC8"/>
    <w:rsid w:val="006C3CDE"/>
    <w:rsid w:val="006C610C"/>
    <w:rsid w:val="006C6391"/>
    <w:rsid w:val="006C660B"/>
    <w:rsid w:val="006C6BA1"/>
    <w:rsid w:val="006C7391"/>
    <w:rsid w:val="006C75B1"/>
    <w:rsid w:val="006C7738"/>
    <w:rsid w:val="006D0D69"/>
    <w:rsid w:val="006D1352"/>
    <w:rsid w:val="006D14E3"/>
    <w:rsid w:val="006D2177"/>
    <w:rsid w:val="006D21C9"/>
    <w:rsid w:val="006D228F"/>
    <w:rsid w:val="006D2ECB"/>
    <w:rsid w:val="006D382B"/>
    <w:rsid w:val="006D3A8F"/>
    <w:rsid w:val="006D3B3D"/>
    <w:rsid w:val="006D3E85"/>
    <w:rsid w:val="006D44FB"/>
    <w:rsid w:val="006D547B"/>
    <w:rsid w:val="006D5A3E"/>
    <w:rsid w:val="006D63A1"/>
    <w:rsid w:val="006D6AAF"/>
    <w:rsid w:val="006D6DF0"/>
    <w:rsid w:val="006E0E64"/>
    <w:rsid w:val="006E132C"/>
    <w:rsid w:val="006E2282"/>
    <w:rsid w:val="006E3248"/>
    <w:rsid w:val="006E3636"/>
    <w:rsid w:val="006E4460"/>
    <w:rsid w:val="006E4EB6"/>
    <w:rsid w:val="006E5255"/>
    <w:rsid w:val="006E66D9"/>
    <w:rsid w:val="006E7394"/>
    <w:rsid w:val="006E7D8D"/>
    <w:rsid w:val="006F04FD"/>
    <w:rsid w:val="006F06CA"/>
    <w:rsid w:val="006F2D29"/>
    <w:rsid w:val="006F3284"/>
    <w:rsid w:val="006F3A5A"/>
    <w:rsid w:val="006F44DD"/>
    <w:rsid w:val="006F4861"/>
    <w:rsid w:val="006F4F2D"/>
    <w:rsid w:val="006F56A4"/>
    <w:rsid w:val="006F5E09"/>
    <w:rsid w:val="006F6060"/>
    <w:rsid w:val="006F7C5B"/>
    <w:rsid w:val="0070005B"/>
    <w:rsid w:val="007001AD"/>
    <w:rsid w:val="00700D28"/>
    <w:rsid w:val="00700EA6"/>
    <w:rsid w:val="00700ED6"/>
    <w:rsid w:val="007011F8"/>
    <w:rsid w:val="0070148D"/>
    <w:rsid w:val="00701830"/>
    <w:rsid w:val="007020CB"/>
    <w:rsid w:val="00702EC6"/>
    <w:rsid w:val="00705AD1"/>
    <w:rsid w:val="00706CA6"/>
    <w:rsid w:val="0070709D"/>
    <w:rsid w:val="00707350"/>
    <w:rsid w:val="00707ADA"/>
    <w:rsid w:val="00710204"/>
    <w:rsid w:val="007102EF"/>
    <w:rsid w:val="00710DB0"/>
    <w:rsid w:val="0071123B"/>
    <w:rsid w:val="00712162"/>
    <w:rsid w:val="00713C32"/>
    <w:rsid w:val="0071470E"/>
    <w:rsid w:val="00714BDB"/>
    <w:rsid w:val="0071531D"/>
    <w:rsid w:val="007155A2"/>
    <w:rsid w:val="00715C18"/>
    <w:rsid w:val="00716764"/>
    <w:rsid w:val="0071739E"/>
    <w:rsid w:val="00717411"/>
    <w:rsid w:val="0071769F"/>
    <w:rsid w:val="007176B1"/>
    <w:rsid w:val="00717E5B"/>
    <w:rsid w:val="0072031F"/>
    <w:rsid w:val="00720ABD"/>
    <w:rsid w:val="00720E3A"/>
    <w:rsid w:val="00721EAC"/>
    <w:rsid w:val="007220F8"/>
    <w:rsid w:val="00722AD1"/>
    <w:rsid w:val="00722B09"/>
    <w:rsid w:val="00722E4E"/>
    <w:rsid w:val="007233BE"/>
    <w:rsid w:val="00723E1A"/>
    <w:rsid w:val="007242D1"/>
    <w:rsid w:val="007253CE"/>
    <w:rsid w:val="0072555C"/>
    <w:rsid w:val="00725795"/>
    <w:rsid w:val="007258A1"/>
    <w:rsid w:val="007262F1"/>
    <w:rsid w:val="00726572"/>
    <w:rsid w:val="0072703D"/>
    <w:rsid w:val="007270CB"/>
    <w:rsid w:val="007276D7"/>
    <w:rsid w:val="007276E0"/>
    <w:rsid w:val="00727A80"/>
    <w:rsid w:val="00727B26"/>
    <w:rsid w:val="00727BAA"/>
    <w:rsid w:val="0073072D"/>
    <w:rsid w:val="00730C54"/>
    <w:rsid w:val="00731077"/>
    <w:rsid w:val="00731415"/>
    <w:rsid w:val="007318DB"/>
    <w:rsid w:val="007322AD"/>
    <w:rsid w:val="0073269B"/>
    <w:rsid w:val="00733839"/>
    <w:rsid w:val="007338B2"/>
    <w:rsid w:val="00734467"/>
    <w:rsid w:val="007345C8"/>
    <w:rsid w:val="00734A85"/>
    <w:rsid w:val="00734AF0"/>
    <w:rsid w:val="00734F91"/>
    <w:rsid w:val="00735025"/>
    <w:rsid w:val="007357C2"/>
    <w:rsid w:val="007358DD"/>
    <w:rsid w:val="007377CD"/>
    <w:rsid w:val="007407A2"/>
    <w:rsid w:val="007408DF"/>
    <w:rsid w:val="007421AB"/>
    <w:rsid w:val="00742C62"/>
    <w:rsid w:val="007468ED"/>
    <w:rsid w:val="00746ACF"/>
    <w:rsid w:val="00746F06"/>
    <w:rsid w:val="00747560"/>
    <w:rsid w:val="0074777A"/>
    <w:rsid w:val="00747EC9"/>
    <w:rsid w:val="0075046B"/>
    <w:rsid w:val="00750DAC"/>
    <w:rsid w:val="007510AF"/>
    <w:rsid w:val="00751FD7"/>
    <w:rsid w:val="0075261D"/>
    <w:rsid w:val="0075350E"/>
    <w:rsid w:val="00753AF9"/>
    <w:rsid w:val="0075522A"/>
    <w:rsid w:val="0075531E"/>
    <w:rsid w:val="00756403"/>
    <w:rsid w:val="00756DF5"/>
    <w:rsid w:val="00757012"/>
    <w:rsid w:val="00757282"/>
    <w:rsid w:val="007575BF"/>
    <w:rsid w:val="00757E6B"/>
    <w:rsid w:val="0076041C"/>
    <w:rsid w:val="007607F6"/>
    <w:rsid w:val="0076091E"/>
    <w:rsid w:val="007610B2"/>
    <w:rsid w:val="00762474"/>
    <w:rsid w:val="00762CF2"/>
    <w:rsid w:val="00763587"/>
    <w:rsid w:val="007641AA"/>
    <w:rsid w:val="007649CF"/>
    <w:rsid w:val="00765824"/>
    <w:rsid w:val="00766856"/>
    <w:rsid w:val="00766FBB"/>
    <w:rsid w:val="0077001E"/>
    <w:rsid w:val="0077029A"/>
    <w:rsid w:val="007704F5"/>
    <w:rsid w:val="00770C1B"/>
    <w:rsid w:val="00771358"/>
    <w:rsid w:val="00772326"/>
    <w:rsid w:val="00772475"/>
    <w:rsid w:val="00772889"/>
    <w:rsid w:val="00772C77"/>
    <w:rsid w:val="007734E7"/>
    <w:rsid w:val="00773513"/>
    <w:rsid w:val="007739EF"/>
    <w:rsid w:val="00773A04"/>
    <w:rsid w:val="0077460B"/>
    <w:rsid w:val="00774680"/>
    <w:rsid w:val="007752F5"/>
    <w:rsid w:val="00775853"/>
    <w:rsid w:val="00775D90"/>
    <w:rsid w:val="007778F1"/>
    <w:rsid w:val="00777D5E"/>
    <w:rsid w:val="00777E32"/>
    <w:rsid w:val="00780607"/>
    <w:rsid w:val="007815D6"/>
    <w:rsid w:val="007818D1"/>
    <w:rsid w:val="00782051"/>
    <w:rsid w:val="00782227"/>
    <w:rsid w:val="00782C2E"/>
    <w:rsid w:val="00782E87"/>
    <w:rsid w:val="00783075"/>
    <w:rsid w:val="00783EE4"/>
    <w:rsid w:val="00784339"/>
    <w:rsid w:val="00785205"/>
    <w:rsid w:val="007858EB"/>
    <w:rsid w:val="00786869"/>
    <w:rsid w:val="007869CC"/>
    <w:rsid w:val="00786C5A"/>
    <w:rsid w:val="00786D8A"/>
    <w:rsid w:val="007876E0"/>
    <w:rsid w:val="007878C5"/>
    <w:rsid w:val="00787995"/>
    <w:rsid w:val="007879F2"/>
    <w:rsid w:val="00787AEE"/>
    <w:rsid w:val="00787D80"/>
    <w:rsid w:val="007901B6"/>
    <w:rsid w:val="007906CB"/>
    <w:rsid w:val="00790824"/>
    <w:rsid w:val="00790AD5"/>
    <w:rsid w:val="007916D5"/>
    <w:rsid w:val="007937CA"/>
    <w:rsid w:val="00794B95"/>
    <w:rsid w:val="00794C77"/>
    <w:rsid w:val="00795BD9"/>
    <w:rsid w:val="00795FD7"/>
    <w:rsid w:val="00796626"/>
    <w:rsid w:val="00797041"/>
    <w:rsid w:val="00797277"/>
    <w:rsid w:val="007A1A11"/>
    <w:rsid w:val="007A1DEF"/>
    <w:rsid w:val="007A22BA"/>
    <w:rsid w:val="007A4111"/>
    <w:rsid w:val="007A4A02"/>
    <w:rsid w:val="007A4CD8"/>
    <w:rsid w:val="007A5138"/>
    <w:rsid w:val="007A5E4C"/>
    <w:rsid w:val="007A688E"/>
    <w:rsid w:val="007A7454"/>
    <w:rsid w:val="007A7AEA"/>
    <w:rsid w:val="007B0097"/>
    <w:rsid w:val="007B03FF"/>
    <w:rsid w:val="007B0815"/>
    <w:rsid w:val="007B0B3B"/>
    <w:rsid w:val="007B13A8"/>
    <w:rsid w:val="007B1974"/>
    <w:rsid w:val="007B1B2A"/>
    <w:rsid w:val="007B2298"/>
    <w:rsid w:val="007B23C0"/>
    <w:rsid w:val="007B2569"/>
    <w:rsid w:val="007B26E0"/>
    <w:rsid w:val="007B2EDA"/>
    <w:rsid w:val="007B3596"/>
    <w:rsid w:val="007B3A10"/>
    <w:rsid w:val="007B4210"/>
    <w:rsid w:val="007B469C"/>
    <w:rsid w:val="007B4E34"/>
    <w:rsid w:val="007B506E"/>
    <w:rsid w:val="007B600C"/>
    <w:rsid w:val="007B6793"/>
    <w:rsid w:val="007B6E76"/>
    <w:rsid w:val="007B7343"/>
    <w:rsid w:val="007C094E"/>
    <w:rsid w:val="007C0B4D"/>
    <w:rsid w:val="007C0F61"/>
    <w:rsid w:val="007C1D5C"/>
    <w:rsid w:val="007C21C2"/>
    <w:rsid w:val="007C2E77"/>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257B"/>
    <w:rsid w:val="007D34A5"/>
    <w:rsid w:val="007D3FC6"/>
    <w:rsid w:val="007D49DC"/>
    <w:rsid w:val="007D5138"/>
    <w:rsid w:val="007D7AC6"/>
    <w:rsid w:val="007E0003"/>
    <w:rsid w:val="007E0510"/>
    <w:rsid w:val="007E05CD"/>
    <w:rsid w:val="007E0D5C"/>
    <w:rsid w:val="007E1669"/>
    <w:rsid w:val="007E1E83"/>
    <w:rsid w:val="007E224E"/>
    <w:rsid w:val="007E2E60"/>
    <w:rsid w:val="007E33BE"/>
    <w:rsid w:val="007E340A"/>
    <w:rsid w:val="007E3E61"/>
    <w:rsid w:val="007E41DF"/>
    <w:rsid w:val="007E487B"/>
    <w:rsid w:val="007E529E"/>
    <w:rsid w:val="007E551A"/>
    <w:rsid w:val="007E5CE7"/>
    <w:rsid w:val="007E6390"/>
    <w:rsid w:val="007E689E"/>
    <w:rsid w:val="007E6CBF"/>
    <w:rsid w:val="007E7B4E"/>
    <w:rsid w:val="007E7BCB"/>
    <w:rsid w:val="007F00BA"/>
    <w:rsid w:val="007F0694"/>
    <w:rsid w:val="007F09C5"/>
    <w:rsid w:val="007F1586"/>
    <w:rsid w:val="007F1775"/>
    <w:rsid w:val="007F178A"/>
    <w:rsid w:val="007F2146"/>
    <w:rsid w:val="007F25A7"/>
    <w:rsid w:val="007F2F34"/>
    <w:rsid w:val="007F3852"/>
    <w:rsid w:val="007F3C08"/>
    <w:rsid w:val="007F43C8"/>
    <w:rsid w:val="007F46EA"/>
    <w:rsid w:val="007F48EE"/>
    <w:rsid w:val="007F490C"/>
    <w:rsid w:val="007F4E77"/>
    <w:rsid w:val="007F4FDB"/>
    <w:rsid w:val="007F503A"/>
    <w:rsid w:val="007F5B46"/>
    <w:rsid w:val="007F620B"/>
    <w:rsid w:val="007F64D4"/>
    <w:rsid w:val="007F6A0D"/>
    <w:rsid w:val="007F6A24"/>
    <w:rsid w:val="007F6D4A"/>
    <w:rsid w:val="007F7126"/>
    <w:rsid w:val="007F7281"/>
    <w:rsid w:val="007F74ED"/>
    <w:rsid w:val="007F7D5F"/>
    <w:rsid w:val="00800053"/>
    <w:rsid w:val="0080100E"/>
    <w:rsid w:val="00802480"/>
    <w:rsid w:val="0080349B"/>
    <w:rsid w:val="00803994"/>
    <w:rsid w:val="00803D37"/>
    <w:rsid w:val="00803FCE"/>
    <w:rsid w:val="00804238"/>
    <w:rsid w:val="008043E3"/>
    <w:rsid w:val="00804534"/>
    <w:rsid w:val="00805059"/>
    <w:rsid w:val="008064A0"/>
    <w:rsid w:val="00806AD6"/>
    <w:rsid w:val="00806AE4"/>
    <w:rsid w:val="00806E2F"/>
    <w:rsid w:val="00810223"/>
    <w:rsid w:val="008105AB"/>
    <w:rsid w:val="00811600"/>
    <w:rsid w:val="0081162D"/>
    <w:rsid w:val="00811B26"/>
    <w:rsid w:val="0081278F"/>
    <w:rsid w:val="00815EA2"/>
    <w:rsid w:val="00815FF8"/>
    <w:rsid w:val="008162F1"/>
    <w:rsid w:val="0081638A"/>
    <w:rsid w:val="008167FC"/>
    <w:rsid w:val="00816872"/>
    <w:rsid w:val="0081731F"/>
    <w:rsid w:val="00817AC2"/>
    <w:rsid w:val="0082042A"/>
    <w:rsid w:val="008210D3"/>
    <w:rsid w:val="008222E1"/>
    <w:rsid w:val="00824ECA"/>
    <w:rsid w:val="00824EE7"/>
    <w:rsid w:val="00825663"/>
    <w:rsid w:val="00825D9F"/>
    <w:rsid w:val="00825ED7"/>
    <w:rsid w:val="00826009"/>
    <w:rsid w:val="00826309"/>
    <w:rsid w:val="008264A2"/>
    <w:rsid w:val="0082677E"/>
    <w:rsid w:val="008270E3"/>
    <w:rsid w:val="008272ED"/>
    <w:rsid w:val="00830086"/>
    <w:rsid w:val="0083049C"/>
    <w:rsid w:val="00830B2F"/>
    <w:rsid w:val="00830E34"/>
    <w:rsid w:val="0083110C"/>
    <w:rsid w:val="008322FE"/>
    <w:rsid w:val="0083236B"/>
    <w:rsid w:val="0083274C"/>
    <w:rsid w:val="00832E6D"/>
    <w:rsid w:val="0083375E"/>
    <w:rsid w:val="00833AC3"/>
    <w:rsid w:val="00834076"/>
    <w:rsid w:val="0083434B"/>
    <w:rsid w:val="00834C5B"/>
    <w:rsid w:val="008354BF"/>
    <w:rsid w:val="00835791"/>
    <w:rsid w:val="00837284"/>
    <w:rsid w:val="00837AB1"/>
    <w:rsid w:val="00837ACC"/>
    <w:rsid w:val="008405E6"/>
    <w:rsid w:val="0084060E"/>
    <w:rsid w:val="00840AF1"/>
    <w:rsid w:val="00840DC7"/>
    <w:rsid w:val="0084149E"/>
    <w:rsid w:val="00841B13"/>
    <w:rsid w:val="00841C32"/>
    <w:rsid w:val="00842C30"/>
    <w:rsid w:val="00842E78"/>
    <w:rsid w:val="00842F8E"/>
    <w:rsid w:val="00843434"/>
    <w:rsid w:val="00843A71"/>
    <w:rsid w:val="0084499B"/>
    <w:rsid w:val="00844E77"/>
    <w:rsid w:val="00844EF2"/>
    <w:rsid w:val="0084519B"/>
    <w:rsid w:val="00845A26"/>
    <w:rsid w:val="00847314"/>
    <w:rsid w:val="00850509"/>
    <w:rsid w:val="008505E1"/>
    <w:rsid w:val="00850701"/>
    <w:rsid w:val="00850785"/>
    <w:rsid w:val="00850CC1"/>
    <w:rsid w:val="00851319"/>
    <w:rsid w:val="00851876"/>
    <w:rsid w:val="00851B82"/>
    <w:rsid w:val="00851C62"/>
    <w:rsid w:val="008535E1"/>
    <w:rsid w:val="0085425D"/>
    <w:rsid w:val="008545D5"/>
    <w:rsid w:val="0085482E"/>
    <w:rsid w:val="00854E03"/>
    <w:rsid w:val="00854FBA"/>
    <w:rsid w:val="00855034"/>
    <w:rsid w:val="00855295"/>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866"/>
    <w:rsid w:val="00864E51"/>
    <w:rsid w:val="00865A71"/>
    <w:rsid w:val="008674DC"/>
    <w:rsid w:val="0086793C"/>
    <w:rsid w:val="00867A2F"/>
    <w:rsid w:val="0087013D"/>
    <w:rsid w:val="0087085C"/>
    <w:rsid w:val="00870AAF"/>
    <w:rsid w:val="00870D6F"/>
    <w:rsid w:val="008711C5"/>
    <w:rsid w:val="008720F9"/>
    <w:rsid w:val="00872ACD"/>
    <w:rsid w:val="00872CF4"/>
    <w:rsid w:val="008739F4"/>
    <w:rsid w:val="008740F6"/>
    <w:rsid w:val="0087419E"/>
    <w:rsid w:val="008746C4"/>
    <w:rsid w:val="00874FF1"/>
    <w:rsid w:val="00875F34"/>
    <w:rsid w:val="008765B4"/>
    <w:rsid w:val="00876F4A"/>
    <w:rsid w:val="0087722D"/>
    <w:rsid w:val="008774E9"/>
    <w:rsid w:val="0087774B"/>
    <w:rsid w:val="00880221"/>
    <w:rsid w:val="0088051E"/>
    <w:rsid w:val="0088087B"/>
    <w:rsid w:val="008818B9"/>
    <w:rsid w:val="0088221F"/>
    <w:rsid w:val="00882366"/>
    <w:rsid w:val="0088291D"/>
    <w:rsid w:val="00883021"/>
    <w:rsid w:val="00883412"/>
    <w:rsid w:val="008836AF"/>
    <w:rsid w:val="00884145"/>
    <w:rsid w:val="008844B0"/>
    <w:rsid w:val="0088497D"/>
    <w:rsid w:val="008849DE"/>
    <w:rsid w:val="00886354"/>
    <w:rsid w:val="008863AC"/>
    <w:rsid w:val="00886E29"/>
    <w:rsid w:val="00887424"/>
    <w:rsid w:val="00890782"/>
    <w:rsid w:val="00890BFE"/>
    <w:rsid w:val="00890C98"/>
    <w:rsid w:val="00891415"/>
    <w:rsid w:val="00891AF1"/>
    <w:rsid w:val="00892679"/>
    <w:rsid w:val="008928BD"/>
    <w:rsid w:val="00893043"/>
    <w:rsid w:val="008932CD"/>
    <w:rsid w:val="0089340F"/>
    <w:rsid w:val="0089397A"/>
    <w:rsid w:val="00893D00"/>
    <w:rsid w:val="00894937"/>
    <w:rsid w:val="00896741"/>
    <w:rsid w:val="00896A60"/>
    <w:rsid w:val="008977E3"/>
    <w:rsid w:val="008A04DC"/>
    <w:rsid w:val="008A0B65"/>
    <w:rsid w:val="008A0DF9"/>
    <w:rsid w:val="008A158F"/>
    <w:rsid w:val="008A15CF"/>
    <w:rsid w:val="008A18C8"/>
    <w:rsid w:val="008A1E8A"/>
    <w:rsid w:val="008A3ACD"/>
    <w:rsid w:val="008A451B"/>
    <w:rsid w:val="008A4CC4"/>
    <w:rsid w:val="008A51F8"/>
    <w:rsid w:val="008A6BD4"/>
    <w:rsid w:val="008B0963"/>
    <w:rsid w:val="008B0B0A"/>
    <w:rsid w:val="008B0BD7"/>
    <w:rsid w:val="008B1239"/>
    <w:rsid w:val="008B148C"/>
    <w:rsid w:val="008B17F2"/>
    <w:rsid w:val="008B1BE6"/>
    <w:rsid w:val="008B2125"/>
    <w:rsid w:val="008B2313"/>
    <w:rsid w:val="008B2679"/>
    <w:rsid w:val="008B293F"/>
    <w:rsid w:val="008B31B3"/>
    <w:rsid w:val="008B3666"/>
    <w:rsid w:val="008B3A75"/>
    <w:rsid w:val="008B3B8C"/>
    <w:rsid w:val="008B3CC4"/>
    <w:rsid w:val="008B49B9"/>
    <w:rsid w:val="008B6037"/>
    <w:rsid w:val="008B60F5"/>
    <w:rsid w:val="008B6FE1"/>
    <w:rsid w:val="008B73BD"/>
    <w:rsid w:val="008B7AED"/>
    <w:rsid w:val="008B7EE2"/>
    <w:rsid w:val="008C02B1"/>
    <w:rsid w:val="008C119E"/>
    <w:rsid w:val="008C15E5"/>
    <w:rsid w:val="008C2665"/>
    <w:rsid w:val="008C2AAB"/>
    <w:rsid w:val="008C3284"/>
    <w:rsid w:val="008C3534"/>
    <w:rsid w:val="008C355D"/>
    <w:rsid w:val="008C3788"/>
    <w:rsid w:val="008C3D16"/>
    <w:rsid w:val="008C4107"/>
    <w:rsid w:val="008C675B"/>
    <w:rsid w:val="008C790E"/>
    <w:rsid w:val="008D071A"/>
    <w:rsid w:val="008D0926"/>
    <w:rsid w:val="008D1D71"/>
    <w:rsid w:val="008D2152"/>
    <w:rsid w:val="008D2441"/>
    <w:rsid w:val="008D290A"/>
    <w:rsid w:val="008D2D70"/>
    <w:rsid w:val="008D3B68"/>
    <w:rsid w:val="008D4ADC"/>
    <w:rsid w:val="008D52B5"/>
    <w:rsid w:val="008D579B"/>
    <w:rsid w:val="008D5BB8"/>
    <w:rsid w:val="008D63DA"/>
    <w:rsid w:val="008D713B"/>
    <w:rsid w:val="008E0465"/>
    <w:rsid w:val="008E0BFE"/>
    <w:rsid w:val="008E1661"/>
    <w:rsid w:val="008E1C55"/>
    <w:rsid w:val="008E2461"/>
    <w:rsid w:val="008E27B6"/>
    <w:rsid w:val="008E2997"/>
    <w:rsid w:val="008E31B6"/>
    <w:rsid w:val="008E3AAF"/>
    <w:rsid w:val="008E3C58"/>
    <w:rsid w:val="008E3DA3"/>
    <w:rsid w:val="008E468C"/>
    <w:rsid w:val="008E4BA5"/>
    <w:rsid w:val="008E57F6"/>
    <w:rsid w:val="008E6151"/>
    <w:rsid w:val="008E6689"/>
    <w:rsid w:val="008E74AF"/>
    <w:rsid w:val="008E7896"/>
    <w:rsid w:val="008F0344"/>
    <w:rsid w:val="008F0597"/>
    <w:rsid w:val="008F071A"/>
    <w:rsid w:val="008F1D7D"/>
    <w:rsid w:val="008F25EE"/>
    <w:rsid w:val="008F2AE9"/>
    <w:rsid w:val="008F318A"/>
    <w:rsid w:val="008F392B"/>
    <w:rsid w:val="008F39AA"/>
    <w:rsid w:val="008F4DB2"/>
    <w:rsid w:val="008F4DEF"/>
    <w:rsid w:val="008F6796"/>
    <w:rsid w:val="008F7307"/>
    <w:rsid w:val="008F7BE4"/>
    <w:rsid w:val="008F7C7F"/>
    <w:rsid w:val="008F7D54"/>
    <w:rsid w:val="00900127"/>
    <w:rsid w:val="009003CF"/>
    <w:rsid w:val="00900FE6"/>
    <w:rsid w:val="009024E7"/>
    <w:rsid w:val="00902811"/>
    <w:rsid w:val="00902865"/>
    <w:rsid w:val="00902A7F"/>
    <w:rsid w:val="00902DFF"/>
    <w:rsid w:val="00902E83"/>
    <w:rsid w:val="00903A59"/>
    <w:rsid w:val="00903B55"/>
    <w:rsid w:val="00903C85"/>
    <w:rsid w:val="00903F8C"/>
    <w:rsid w:val="00907761"/>
    <w:rsid w:val="00907AEF"/>
    <w:rsid w:val="009102B8"/>
    <w:rsid w:val="009107AE"/>
    <w:rsid w:val="00911A13"/>
    <w:rsid w:val="00912665"/>
    <w:rsid w:val="00912851"/>
    <w:rsid w:val="0091299C"/>
    <w:rsid w:val="00912F87"/>
    <w:rsid w:val="009139B0"/>
    <w:rsid w:val="00913C91"/>
    <w:rsid w:val="00914444"/>
    <w:rsid w:val="00915CC6"/>
    <w:rsid w:val="009165C2"/>
    <w:rsid w:val="00916FE9"/>
    <w:rsid w:val="00917A1D"/>
    <w:rsid w:val="00917C1D"/>
    <w:rsid w:val="009200A4"/>
    <w:rsid w:val="0092093F"/>
    <w:rsid w:val="00920CB8"/>
    <w:rsid w:val="00921E1D"/>
    <w:rsid w:val="00921E48"/>
    <w:rsid w:val="0092224F"/>
    <w:rsid w:val="0092303F"/>
    <w:rsid w:val="00923165"/>
    <w:rsid w:val="00923662"/>
    <w:rsid w:val="00923A81"/>
    <w:rsid w:val="00924824"/>
    <w:rsid w:val="00924C6E"/>
    <w:rsid w:val="009255A0"/>
    <w:rsid w:val="0092640F"/>
    <w:rsid w:val="0093038A"/>
    <w:rsid w:val="009303CF"/>
    <w:rsid w:val="009326E5"/>
    <w:rsid w:val="00933820"/>
    <w:rsid w:val="0093428A"/>
    <w:rsid w:val="009348E2"/>
    <w:rsid w:val="009360D4"/>
    <w:rsid w:val="00936A2A"/>
    <w:rsid w:val="00936FA8"/>
    <w:rsid w:val="00937096"/>
    <w:rsid w:val="00937842"/>
    <w:rsid w:val="00937DD8"/>
    <w:rsid w:val="009400C2"/>
    <w:rsid w:val="00940A5D"/>
    <w:rsid w:val="00940FC3"/>
    <w:rsid w:val="009412C1"/>
    <w:rsid w:val="00941935"/>
    <w:rsid w:val="00941DE8"/>
    <w:rsid w:val="00942A3B"/>
    <w:rsid w:val="0094466A"/>
    <w:rsid w:val="00944677"/>
    <w:rsid w:val="0094587C"/>
    <w:rsid w:val="00946FD3"/>
    <w:rsid w:val="009470AD"/>
    <w:rsid w:val="00947D5D"/>
    <w:rsid w:val="00950405"/>
    <w:rsid w:val="009516DA"/>
    <w:rsid w:val="009518DB"/>
    <w:rsid w:val="0095228D"/>
    <w:rsid w:val="00952402"/>
    <w:rsid w:val="009524B1"/>
    <w:rsid w:val="00953828"/>
    <w:rsid w:val="00953B28"/>
    <w:rsid w:val="00953CD3"/>
    <w:rsid w:val="00954D27"/>
    <w:rsid w:val="009552FB"/>
    <w:rsid w:val="00955B47"/>
    <w:rsid w:val="00956685"/>
    <w:rsid w:val="009572C5"/>
    <w:rsid w:val="00957ADA"/>
    <w:rsid w:val="00957BDD"/>
    <w:rsid w:val="00957DDB"/>
    <w:rsid w:val="009602FE"/>
    <w:rsid w:val="00960C44"/>
    <w:rsid w:val="00960E8F"/>
    <w:rsid w:val="00961401"/>
    <w:rsid w:val="00961460"/>
    <w:rsid w:val="00961B32"/>
    <w:rsid w:val="00962964"/>
    <w:rsid w:val="0096326E"/>
    <w:rsid w:val="009633D9"/>
    <w:rsid w:val="009634F0"/>
    <w:rsid w:val="00963E6A"/>
    <w:rsid w:val="00963EBC"/>
    <w:rsid w:val="00964253"/>
    <w:rsid w:val="009642A2"/>
    <w:rsid w:val="009653DE"/>
    <w:rsid w:val="00965CDC"/>
    <w:rsid w:val="0096616C"/>
    <w:rsid w:val="009666A5"/>
    <w:rsid w:val="00966D0F"/>
    <w:rsid w:val="0096713A"/>
    <w:rsid w:val="00967156"/>
    <w:rsid w:val="0097052D"/>
    <w:rsid w:val="00971385"/>
    <w:rsid w:val="00971447"/>
    <w:rsid w:val="009715BD"/>
    <w:rsid w:val="0097248D"/>
    <w:rsid w:val="009724AA"/>
    <w:rsid w:val="00972812"/>
    <w:rsid w:val="00973B97"/>
    <w:rsid w:val="00973CBA"/>
    <w:rsid w:val="00974315"/>
    <w:rsid w:val="009743AC"/>
    <w:rsid w:val="009749D2"/>
    <w:rsid w:val="009751B6"/>
    <w:rsid w:val="0097624C"/>
    <w:rsid w:val="00976552"/>
    <w:rsid w:val="009765AA"/>
    <w:rsid w:val="0097687E"/>
    <w:rsid w:val="00976993"/>
    <w:rsid w:val="00976999"/>
    <w:rsid w:val="00976E8E"/>
    <w:rsid w:val="0097721C"/>
    <w:rsid w:val="00977D20"/>
    <w:rsid w:val="00977E5B"/>
    <w:rsid w:val="00977E67"/>
    <w:rsid w:val="00981329"/>
    <w:rsid w:val="00982670"/>
    <w:rsid w:val="00982E3A"/>
    <w:rsid w:val="00983108"/>
    <w:rsid w:val="00983710"/>
    <w:rsid w:val="009837C8"/>
    <w:rsid w:val="0098385A"/>
    <w:rsid w:val="00984452"/>
    <w:rsid w:val="00984734"/>
    <w:rsid w:val="00984804"/>
    <w:rsid w:val="00984EDE"/>
    <w:rsid w:val="00985395"/>
    <w:rsid w:val="009859AD"/>
    <w:rsid w:val="009863A4"/>
    <w:rsid w:val="0098644C"/>
    <w:rsid w:val="00987D76"/>
    <w:rsid w:val="00990142"/>
    <w:rsid w:val="0099072A"/>
    <w:rsid w:val="009912EA"/>
    <w:rsid w:val="00991C67"/>
    <w:rsid w:val="00992898"/>
    <w:rsid w:val="009933CD"/>
    <w:rsid w:val="00993A5D"/>
    <w:rsid w:val="00994011"/>
    <w:rsid w:val="009949FA"/>
    <w:rsid w:val="009952AB"/>
    <w:rsid w:val="00995886"/>
    <w:rsid w:val="0099668D"/>
    <w:rsid w:val="00996911"/>
    <w:rsid w:val="009972B4"/>
    <w:rsid w:val="00997F97"/>
    <w:rsid w:val="009A1BE2"/>
    <w:rsid w:val="009A219E"/>
    <w:rsid w:val="009A2812"/>
    <w:rsid w:val="009A2B8E"/>
    <w:rsid w:val="009A2E87"/>
    <w:rsid w:val="009A3330"/>
    <w:rsid w:val="009A3482"/>
    <w:rsid w:val="009A3C77"/>
    <w:rsid w:val="009A3E26"/>
    <w:rsid w:val="009A4547"/>
    <w:rsid w:val="009A4D1F"/>
    <w:rsid w:val="009A5089"/>
    <w:rsid w:val="009A6018"/>
    <w:rsid w:val="009A6576"/>
    <w:rsid w:val="009A79F4"/>
    <w:rsid w:val="009B0567"/>
    <w:rsid w:val="009B0704"/>
    <w:rsid w:val="009B191B"/>
    <w:rsid w:val="009B22AD"/>
    <w:rsid w:val="009B2E9B"/>
    <w:rsid w:val="009B2F3B"/>
    <w:rsid w:val="009B3751"/>
    <w:rsid w:val="009B3E32"/>
    <w:rsid w:val="009B4993"/>
    <w:rsid w:val="009B5205"/>
    <w:rsid w:val="009B5C7A"/>
    <w:rsid w:val="009B6B8A"/>
    <w:rsid w:val="009B7960"/>
    <w:rsid w:val="009B7C61"/>
    <w:rsid w:val="009B7DA2"/>
    <w:rsid w:val="009C0169"/>
    <w:rsid w:val="009C040A"/>
    <w:rsid w:val="009C0756"/>
    <w:rsid w:val="009C0BCD"/>
    <w:rsid w:val="009C1497"/>
    <w:rsid w:val="009C15ED"/>
    <w:rsid w:val="009C1F97"/>
    <w:rsid w:val="009C225F"/>
    <w:rsid w:val="009C27B4"/>
    <w:rsid w:val="009C3028"/>
    <w:rsid w:val="009C3587"/>
    <w:rsid w:val="009C394E"/>
    <w:rsid w:val="009C3A4C"/>
    <w:rsid w:val="009C3DD5"/>
    <w:rsid w:val="009C4DAA"/>
    <w:rsid w:val="009C528B"/>
    <w:rsid w:val="009C59DD"/>
    <w:rsid w:val="009C731D"/>
    <w:rsid w:val="009C74E8"/>
    <w:rsid w:val="009C7510"/>
    <w:rsid w:val="009D0A1E"/>
    <w:rsid w:val="009D0E14"/>
    <w:rsid w:val="009D1033"/>
    <w:rsid w:val="009D157F"/>
    <w:rsid w:val="009D1CC1"/>
    <w:rsid w:val="009D23B5"/>
    <w:rsid w:val="009D286C"/>
    <w:rsid w:val="009D2981"/>
    <w:rsid w:val="009D2DFE"/>
    <w:rsid w:val="009D3224"/>
    <w:rsid w:val="009D33F4"/>
    <w:rsid w:val="009D3BA4"/>
    <w:rsid w:val="009D3C7F"/>
    <w:rsid w:val="009D42A5"/>
    <w:rsid w:val="009D4787"/>
    <w:rsid w:val="009D5421"/>
    <w:rsid w:val="009D5B8E"/>
    <w:rsid w:val="009D5C44"/>
    <w:rsid w:val="009D713F"/>
    <w:rsid w:val="009D7BB1"/>
    <w:rsid w:val="009E017B"/>
    <w:rsid w:val="009E07AC"/>
    <w:rsid w:val="009E0AD1"/>
    <w:rsid w:val="009E1CC1"/>
    <w:rsid w:val="009E1FD9"/>
    <w:rsid w:val="009E321F"/>
    <w:rsid w:val="009E399F"/>
    <w:rsid w:val="009E4302"/>
    <w:rsid w:val="009E4432"/>
    <w:rsid w:val="009E4CB2"/>
    <w:rsid w:val="009E4EBC"/>
    <w:rsid w:val="009E4FD4"/>
    <w:rsid w:val="009E767C"/>
    <w:rsid w:val="009E769E"/>
    <w:rsid w:val="009E7774"/>
    <w:rsid w:val="009E7EF6"/>
    <w:rsid w:val="009F0A78"/>
    <w:rsid w:val="009F1058"/>
    <w:rsid w:val="009F1954"/>
    <w:rsid w:val="009F1B83"/>
    <w:rsid w:val="009F1D25"/>
    <w:rsid w:val="009F2243"/>
    <w:rsid w:val="009F2823"/>
    <w:rsid w:val="009F310A"/>
    <w:rsid w:val="009F4342"/>
    <w:rsid w:val="009F4C69"/>
    <w:rsid w:val="009F53B5"/>
    <w:rsid w:val="009F594F"/>
    <w:rsid w:val="009F5AE7"/>
    <w:rsid w:val="009F5DDE"/>
    <w:rsid w:val="009F657E"/>
    <w:rsid w:val="009F6A66"/>
    <w:rsid w:val="009F6C0F"/>
    <w:rsid w:val="009F77DC"/>
    <w:rsid w:val="009F7EBE"/>
    <w:rsid w:val="00A00B4A"/>
    <w:rsid w:val="00A0216E"/>
    <w:rsid w:val="00A024EB"/>
    <w:rsid w:val="00A02A1C"/>
    <w:rsid w:val="00A02BA6"/>
    <w:rsid w:val="00A02EEA"/>
    <w:rsid w:val="00A03108"/>
    <w:rsid w:val="00A032AF"/>
    <w:rsid w:val="00A03745"/>
    <w:rsid w:val="00A04918"/>
    <w:rsid w:val="00A04B1A"/>
    <w:rsid w:val="00A05434"/>
    <w:rsid w:val="00A05D50"/>
    <w:rsid w:val="00A05FB5"/>
    <w:rsid w:val="00A0703B"/>
    <w:rsid w:val="00A07527"/>
    <w:rsid w:val="00A07CC5"/>
    <w:rsid w:val="00A07E46"/>
    <w:rsid w:val="00A108B7"/>
    <w:rsid w:val="00A10DA2"/>
    <w:rsid w:val="00A10EB3"/>
    <w:rsid w:val="00A11171"/>
    <w:rsid w:val="00A11AAE"/>
    <w:rsid w:val="00A12260"/>
    <w:rsid w:val="00A12877"/>
    <w:rsid w:val="00A12ACF"/>
    <w:rsid w:val="00A138E0"/>
    <w:rsid w:val="00A139E6"/>
    <w:rsid w:val="00A13CDC"/>
    <w:rsid w:val="00A144A9"/>
    <w:rsid w:val="00A149AB"/>
    <w:rsid w:val="00A152EE"/>
    <w:rsid w:val="00A157CC"/>
    <w:rsid w:val="00A16038"/>
    <w:rsid w:val="00A1604E"/>
    <w:rsid w:val="00A16272"/>
    <w:rsid w:val="00A169AE"/>
    <w:rsid w:val="00A170A0"/>
    <w:rsid w:val="00A17A94"/>
    <w:rsid w:val="00A17B09"/>
    <w:rsid w:val="00A17D99"/>
    <w:rsid w:val="00A17E17"/>
    <w:rsid w:val="00A17F3D"/>
    <w:rsid w:val="00A20546"/>
    <w:rsid w:val="00A2097F"/>
    <w:rsid w:val="00A212EF"/>
    <w:rsid w:val="00A2132C"/>
    <w:rsid w:val="00A21487"/>
    <w:rsid w:val="00A21666"/>
    <w:rsid w:val="00A22A52"/>
    <w:rsid w:val="00A22C28"/>
    <w:rsid w:val="00A2319C"/>
    <w:rsid w:val="00A23BFF"/>
    <w:rsid w:val="00A23C2D"/>
    <w:rsid w:val="00A24B8B"/>
    <w:rsid w:val="00A2524B"/>
    <w:rsid w:val="00A256D8"/>
    <w:rsid w:val="00A277E4"/>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940"/>
    <w:rsid w:val="00A34E19"/>
    <w:rsid w:val="00A351BA"/>
    <w:rsid w:val="00A35D1D"/>
    <w:rsid w:val="00A36408"/>
    <w:rsid w:val="00A36DB8"/>
    <w:rsid w:val="00A36F6A"/>
    <w:rsid w:val="00A37263"/>
    <w:rsid w:val="00A37547"/>
    <w:rsid w:val="00A378FC"/>
    <w:rsid w:val="00A37998"/>
    <w:rsid w:val="00A37EE4"/>
    <w:rsid w:val="00A4134C"/>
    <w:rsid w:val="00A41390"/>
    <w:rsid w:val="00A417FB"/>
    <w:rsid w:val="00A41BD9"/>
    <w:rsid w:val="00A42191"/>
    <w:rsid w:val="00A42809"/>
    <w:rsid w:val="00A42F97"/>
    <w:rsid w:val="00A43265"/>
    <w:rsid w:val="00A43661"/>
    <w:rsid w:val="00A4385A"/>
    <w:rsid w:val="00A43A7F"/>
    <w:rsid w:val="00A44CC2"/>
    <w:rsid w:val="00A44D4A"/>
    <w:rsid w:val="00A45150"/>
    <w:rsid w:val="00A46E2F"/>
    <w:rsid w:val="00A47071"/>
    <w:rsid w:val="00A4758D"/>
    <w:rsid w:val="00A476DA"/>
    <w:rsid w:val="00A478F0"/>
    <w:rsid w:val="00A47993"/>
    <w:rsid w:val="00A50059"/>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030"/>
    <w:rsid w:val="00A5628F"/>
    <w:rsid w:val="00A56E84"/>
    <w:rsid w:val="00A57208"/>
    <w:rsid w:val="00A57F18"/>
    <w:rsid w:val="00A601DE"/>
    <w:rsid w:val="00A603C2"/>
    <w:rsid w:val="00A60E8F"/>
    <w:rsid w:val="00A619B9"/>
    <w:rsid w:val="00A619F7"/>
    <w:rsid w:val="00A61A0A"/>
    <w:rsid w:val="00A61B3D"/>
    <w:rsid w:val="00A627D9"/>
    <w:rsid w:val="00A637A7"/>
    <w:rsid w:val="00A64E1B"/>
    <w:rsid w:val="00A6577E"/>
    <w:rsid w:val="00A65F9D"/>
    <w:rsid w:val="00A66230"/>
    <w:rsid w:val="00A671E6"/>
    <w:rsid w:val="00A67440"/>
    <w:rsid w:val="00A67B80"/>
    <w:rsid w:val="00A70872"/>
    <w:rsid w:val="00A711D1"/>
    <w:rsid w:val="00A71AED"/>
    <w:rsid w:val="00A72DCA"/>
    <w:rsid w:val="00A7308A"/>
    <w:rsid w:val="00A736E0"/>
    <w:rsid w:val="00A73F81"/>
    <w:rsid w:val="00A74DCD"/>
    <w:rsid w:val="00A75035"/>
    <w:rsid w:val="00A75870"/>
    <w:rsid w:val="00A76368"/>
    <w:rsid w:val="00A7667C"/>
    <w:rsid w:val="00A770A1"/>
    <w:rsid w:val="00A809DE"/>
    <w:rsid w:val="00A817C3"/>
    <w:rsid w:val="00A8184A"/>
    <w:rsid w:val="00A81BB6"/>
    <w:rsid w:val="00A820D4"/>
    <w:rsid w:val="00A823A7"/>
    <w:rsid w:val="00A8362C"/>
    <w:rsid w:val="00A850AA"/>
    <w:rsid w:val="00A853C4"/>
    <w:rsid w:val="00A87297"/>
    <w:rsid w:val="00A8737B"/>
    <w:rsid w:val="00A87396"/>
    <w:rsid w:val="00A87CC1"/>
    <w:rsid w:val="00A907C5"/>
    <w:rsid w:val="00A913A2"/>
    <w:rsid w:val="00A9264D"/>
    <w:rsid w:val="00A926A8"/>
    <w:rsid w:val="00A926EA"/>
    <w:rsid w:val="00A92768"/>
    <w:rsid w:val="00A92933"/>
    <w:rsid w:val="00A92CAF"/>
    <w:rsid w:val="00A92F51"/>
    <w:rsid w:val="00A93862"/>
    <w:rsid w:val="00A93CE0"/>
    <w:rsid w:val="00A94338"/>
    <w:rsid w:val="00A94DE1"/>
    <w:rsid w:val="00A94E3C"/>
    <w:rsid w:val="00A9537E"/>
    <w:rsid w:val="00A955F9"/>
    <w:rsid w:val="00A95940"/>
    <w:rsid w:val="00A95A04"/>
    <w:rsid w:val="00A96688"/>
    <w:rsid w:val="00A96712"/>
    <w:rsid w:val="00A96B8A"/>
    <w:rsid w:val="00A9704B"/>
    <w:rsid w:val="00A97104"/>
    <w:rsid w:val="00A97518"/>
    <w:rsid w:val="00A97780"/>
    <w:rsid w:val="00A979E5"/>
    <w:rsid w:val="00A97AB4"/>
    <w:rsid w:val="00A97F81"/>
    <w:rsid w:val="00AA0BB0"/>
    <w:rsid w:val="00AA1CA6"/>
    <w:rsid w:val="00AA255F"/>
    <w:rsid w:val="00AA257E"/>
    <w:rsid w:val="00AA3382"/>
    <w:rsid w:val="00AA35A0"/>
    <w:rsid w:val="00AA4553"/>
    <w:rsid w:val="00AA4888"/>
    <w:rsid w:val="00AA53AE"/>
    <w:rsid w:val="00AA5E6A"/>
    <w:rsid w:val="00AA687E"/>
    <w:rsid w:val="00AA6A73"/>
    <w:rsid w:val="00AA7644"/>
    <w:rsid w:val="00AA76C4"/>
    <w:rsid w:val="00AA7768"/>
    <w:rsid w:val="00AA79C2"/>
    <w:rsid w:val="00AA7BCB"/>
    <w:rsid w:val="00AB00DA"/>
    <w:rsid w:val="00AB02B3"/>
    <w:rsid w:val="00AB0652"/>
    <w:rsid w:val="00AB0B09"/>
    <w:rsid w:val="00AB258A"/>
    <w:rsid w:val="00AB2F1B"/>
    <w:rsid w:val="00AB3F6D"/>
    <w:rsid w:val="00AB4434"/>
    <w:rsid w:val="00AB46A8"/>
    <w:rsid w:val="00AB5053"/>
    <w:rsid w:val="00AB5A4A"/>
    <w:rsid w:val="00AB5D6E"/>
    <w:rsid w:val="00AB5FD7"/>
    <w:rsid w:val="00AB6099"/>
    <w:rsid w:val="00AB72FA"/>
    <w:rsid w:val="00AB7944"/>
    <w:rsid w:val="00AB7DD7"/>
    <w:rsid w:val="00AC0C7F"/>
    <w:rsid w:val="00AC13AD"/>
    <w:rsid w:val="00AC1AD2"/>
    <w:rsid w:val="00AC1CD5"/>
    <w:rsid w:val="00AC1D8B"/>
    <w:rsid w:val="00AC269A"/>
    <w:rsid w:val="00AC2B6F"/>
    <w:rsid w:val="00AC3265"/>
    <w:rsid w:val="00AC374F"/>
    <w:rsid w:val="00AC3883"/>
    <w:rsid w:val="00AC3A73"/>
    <w:rsid w:val="00AC413B"/>
    <w:rsid w:val="00AC4590"/>
    <w:rsid w:val="00AC4F44"/>
    <w:rsid w:val="00AC5353"/>
    <w:rsid w:val="00AC5B97"/>
    <w:rsid w:val="00AC5E67"/>
    <w:rsid w:val="00AC62AB"/>
    <w:rsid w:val="00AC6D2B"/>
    <w:rsid w:val="00AD0675"/>
    <w:rsid w:val="00AD07D5"/>
    <w:rsid w:val="00AD0D94"/>
    <w:rsid w:val="00AD1A35"/>
    <w:rsid w:val="00AD1F86"/>
    <w:rsid w:val="00AD209D"/>
    <w:rsid w:val="00AD2242"/>
    <w:rsid w:val="00AD3436"/>
    <w:rsid w:val="00AD472A"/>
    <w:rsid w:val="00AD4C42"/>
    <w:rsid w:val="00AD5487"/>
    <w:rsid w:val="00AD5FA7"/>
    <w:rsid w:val="00AD6869"/>
    <w:rsid w:val="00AD750C"/>
    <w:rsid w:val="00AD793C"/>
    <w:rsid w:val="00AD7C18"/>
    <w:rsid w:val="00AE024C"/>
    <w:rsid w:val="00AE083B"/>
    <w:rsid w:val="00AE1371"/>
    <w:rsid w:val="00AE2131"/>
    <w:rsid w:val="00AE34C4"/>
    <w:rsid w:val="00AE5900"/>
    <w:rsid w:val="00AE5E93"/>
    <w:rsid w:val="00AE6132"/>
    <w:rsid w:val="00AE631B"/>
    <w:rsid w:val="00AE697E"/>
    <w:rsid w:val="00AE6B7A"/>
    <w:rsid w:val="00AE6F49"/>
    <w:rsid w:val="00AE711C"/>
    <w:rsid w:val="00AE715E"/>
    <w:rsid w:val="00AE75DE"/>
    <w:rsid w:val="00AE75FE"/>
    <w:rsid w:val="00AE792B"/>
    <w:rsid w:val="00AE7F04"/>
    <w:rsid w:val="00AF0AF8"/>
    <w:rsid w:val="00AF0E50"/>
    <w:rsid w:val="00AF0E94"/>
    <w:rsid w:val="00AF1DF6"/>
    <w:rsid w:val="00AF1E23"/>
    <w:rsid w:val="00AF284A"/>
    <w:rsid w:val="00AF3042"/>
    <w:rsid w:val="00AF38C8"/>
    <w:rsid w:val="00AF3C07"/>
    <w:rsid w:val="00AF3C8D"/>
    <w:rsid w:val="00AF5153"/>
    <w:rsid w:val="00AF564F"/>
    <w:rsid w:val="00AF56EC"/>
    <w:rsid w:val="00AF6093"/>
    <w:rsid w:val="00AF7274"/>
    <w:rsid w:val="00AF76F7"/>
    <w:rsid w:val="00AF789C"/>
    <w:rsid w:val="00B00090"/>
    <w:rsid w:val="00B002DA"/>
    <w:rsid w:val="00B0079B"/>
    <w:rsid w:val="00B00966"/>
    <w:rsid w:val="00B021FD"/>
    <w:rsid w:val="00B024B8"/>
    <w:rsid w:val="00B031DB"/>
    <w:rsid w:val="00B043C6"/>
    <w:rsid w:val="00B05652"/>
    <w:rsid w:val="00B056AB"/>
    <w:rsid w:val="00B0596C"/>
    <w:rsid w:val="00B06096"/>
    <w:rsid w:val="00B060DE"/>
    <w:rsid w:val="00B06751"/>
    <w:rsid w:val="00B0690B"/>
    <w:rsid w:val="00B06B5C"/>
    <w:rsid w:val="00B07096"/>
    <w:rsid w:val="00B072FC"/>
    <w:rsid w:val="00B07C83"/>
    <w:rsid w:val="00B07E11"/>
    <w:rsid w:val="00B07FD4"/>
    <w:rsid w:val="00B10355"/>
    <w:rsid w:val="00B10E94"/>
    <w:rsid w:val="00B11C5A"/>
    <w:rsid w:val="00B12459"/>
    <w:rsid w:val="00B12601"/>
    <w:rsid w:val="00B142FC"/>
    <w:rsid w:val="00B146A6"/>
    <w:rsid w:val="00B14EDD"/>
    <w:rsid w:val="00B155E5"/>
    <w:rsid w:val="00B15B79"/>
    <w:rsid w:val="00B1611C"/>
    <w:rsid w:val="00B16CAE"/>
    <w:rsid w:val="00B170DC"/>
    <w:rsid w:val="00B173B9"/>
    <w:rsid w:val="00B17610"/>
    <w:rsid w:val="00B17B05"/>
    <w:rsid w:val="00B17C20"/>
    <w:rsid w:val="00B17CC3"/>
    <w:rsid w:val="00B20A5B"/>
    <w:rsid w:val="00B21656"/>
    <w:rsid w:val="00B234FD"/>
    <w:rsid w:val="00B24A32"/>
    <w:rsid w:val="00B24DA9"/>
    <w:rsid w:val="00B250CC"/>
    <w:rsid w:val="00B25318"/>
    <w:rsid w:val="00B25D15"/>
    <w:rsid w:val="00B26D2D"/>
    <w:rsid w:val="00B2728C"/>
    <w:rsid w:val="00B277A9"/>
    <w:rsid w:val="00B27ABA"/>
    <w:rsid w:val="00B27B5D"/>
    <w:rsid w:val="00B27BAB"/>
    <w:rsid w:val="00B313DC"/>
    <w:rsid w:val="00B3145F"/>
    <w:rsid w:val="00B31DD8"/>
    <w:rsid w:val="00B334B7"/>
    <w:rsid w:val="00B34139"/>
    <w:rsid w:val="00B34473"/>
    <w:rsid w:val="00B349A0"/>
    <w:rsid w:val="00B34DD5"/>
    <w:rsid w:val="00B352F0"/>
    <w:rsid w:val="00B35EFA"/>
    <w:rsid w:val="00B36D4E"/>
    <w:rsid w:val="00B40C85"/>
    <w:rsid w:val="00B40FAB"/>
    <w:rsid w:val="00B412EC"/>
    <w:rsid w:val="00B414AD"/>
    <w:rsid w:val="00B41E5C"/>
    <w:rsid w:val="00B41F80"/>
    <w:rsid w:val="00B4206C"/>
    <w:rsid w:val="00B42753"/>
    <w:rsid w:val="00B4275A"/>
    <w:rsid w:val="00B43374"/>
    <w:rsid w:val="00B4354F"/>
    <w:rsid w:val="00B436A0"/>
    <w:rsid w:val="00B43795"/>
    <w:rsid w:val="00B4381C"/>
    <w:rsid w:val="00B43D34"/>
    <w:rsid w:val="00B4421E"/>
    <w:rsid w:val="00B44EF3"/>
    <w:rsid w:val="00B4632C"/>
    <w:rsid w:val="00B46633"/>
    <w:rsid w:val="00B46B67"/>
    <w:rsid w:val="00B470BA"/>
    <w:rsid w:val="00B472EE"/>
    <w:rsid w:val="00B47305"/>
    <w:rsid w:val="00B4787B"/>
    <w:rsid w:val="00B47C16"/>
    <w:rsid w:val="00B50493"/>
    <w:rsid w:val="00B50603"/>
    <w:rsid w:val="00B5076D"/>
    <w:rsid w:val="00B511F4"/>
    <w:rsid w:val="00B51798"/>
    <w:rsid w:val="00B51C33"/>
    <w:rsid w:val="00B52492"/>
    <w:rsid w:val="00B548EC"/>
    <w:rsid w:val="00B54E12"/>
    <w:rsid w:val="00B54E54"/>
    <w:rsid w:val="00B550D4"/>
    <w:rsid w:val="00B550F0"/>
    <w:rsid w:val="00B55A9C"/>
    <w:rsid w:val="00B55F8C"/>
    <w:rsid w:val="00B564FE"/>
    <w:rsid w:val="00B566F5"/>
    <w:rsid w:val="00B56E67"/>
    <w:rsid w:val="00B57FE6"/>
    <w:rsid w:val="00B6057B"/>
    <w:rsid w:val="00B61099"/>
    <w:rsid w:val="00B611FD"/>
    <w:rsid w:val="00B61385"/>
    <w:rsid w:val="00B6183F"/>
    <w:rsid w:val="00B619E5"/>
    <w:rsid w:val="00B61A86"/>
    <w:rsid w:val="00B61F3A"/>
    <w:rsid w:val="00B62674"/>
    <w:rsid w:val="00B627FA"/>
    <w:rsid w:val="00B63C97"/>
    <w:rsid w:val="00B63D74"/>
    <w:rsid w:val="00B63EC3"/>
    <w:rsid w:val="00B646E4"/>
    <w:rsid w:val="00B654B1"/>
    <w:rsid w:val="00B662FD"/>
    <w:rsid w:val="00B6778E"/>
    <w:rsid w:val="00B67885"/>
    <w:rsid w:val="00B708E3"/>
    <w:rsid w:val="00B7237B"/>
    <w:rsid w:val="00B7349A"/>
    <w:rsid w:val="00B7418F"/>
    <w:rsid w:val="00B755DB"/>
    <w:rsid w:val="00B75D5D"/>
    <w:rsid w:val="00B76A32"/>
    <w:rsid w:val="00B77AB4"/>
    <w:rsid w:val="00B801D4"/>
    <w:rsid w:val="00B8062D"/>
    <w:rsid w:val="00B80680"/>
    <w:rsid w:val="00B80689"/>
    <w:rsid w:val="00B80ACF"/>
    <w:rsid w:val="00B80B8D"/>
    <w:rsid w:val="00B80E6B"/>
    <w:rsid w:val="00B819D5"/>
    <w:rsid w:val="00B81B1D"/>
    <w:rsid w:val="00B81C5F"/>
    <w:rsid w:val="00B825A2"/>
    <w:rsid w:val="00B8464D"/>
    <w:rsid w:val="00B84AA2"/>
    <w:rsid w:val="00B85F5A"/>
    <w:rsid w:val="00B87B98"/>
    <w:rsid w:val="00B87D04"/>
    <w:rsid w:val="00B87DCC"/>
    <w:rsid w:val="00B918DF"/>
    <w:rsid w:val="00B91944"/>
    <w:rsid w:val="00B92075"/>
    <w:rsid w:val="00B92953"/>
    <w:rsid w:val="00B92A38"/>
    <w:rsid w:val="00B92F59"/>
    <w:rsid w:val="00B934EA"/>
    <w:rsid w:val="00B9416A"/>
    <w:rsid w:val="00B96578"/>
    <w:rsid w:val="00B96B55"/>
    <w:rsid w:val="00B96E9A"/>
    <w:rsid w:val="00B97FCF"/>
    <w:rsid w:val="00BA00AE"/>
    <w:rsid w:val="00BA173F"/>
    <w:rsid w:val="00BA1951"/>
    <w:rsid w:val="00BA1A3D"/>
    <w:rsid w:val="00BA1B75"/>
    <w:rsid w:val="00BA1D11"/>
    <w:rsid w:val="00BA1D99"/>
    <w:rsid w:val="00BA2E8D"/>
    <w:rsid w:val="00BA3092"/>
    <w:rsid w:val="00BA3198"/>
    <w:rsid w:val="00BA41E9"/>
    <w:rsid w:val="00BA467C"/>
    <w:rsid w:val="00BA4D0B"/>
    <w:rsid w:val="00BA5887"/>
    <w:rsid w:val="00BA5F0F"/>
    <w:rsid w:val="00BA660B"/>
    <w:rsid w:val="00BA678E"/>
    <w:rsid w:val="00BA68DC"/>
    <w:rsid w:val="00BB05C7"/>
    <w:rsid w:val="00BB0CCC"/>
    <w:rsid w:val="00BB0E29"/>
    <w:rsid w:val="00BB0E9E"/>
    <w:rsid w:val="00BB2035"/>
    <w:rsid w:val="00BB293B"/>
    <w:rsid w:val="00BB2B89"/>
    <w:rsid w:val="00BB2D52"/>
    <w:rsid w:val="00BB44E4"/>
    <w:rsid w:val="00BB49FD"/>
    <w:rsid w:val="00BB4D1E"/>
    <w:rsid w:val="00BB4EBD"/>
    <w:rsid w:val="00BB553C"/>
    <w:rsid w:val="00BB5FC0"/>
    <w:rsid w:val="00BB6297"/>
    <w:rsid w:val="00BC02C0"/>
    <w:rsid w:val="00BC02F3"/>
    <w:rsid w:val="00BC05A0"/>
    <w:rsid w:val="00BC05C1"/>
    <w:rsid w:val="00BC0A63"/>
    <w:rsid w:val="00BC3568"/>
    <w:rsid w:val="00BC39B8"/>
    <w:rsid w:val="00BC46BC"/>
    <w:rsid w:val="00BC4E31"/>
    <w:rsid w:val="00BC4F3D"/>
    <w:rsid w:val="00BC58FE"/>
    <w:rsid w:val="00BC6207"/>
    <w:rsid w:val="00BC6353"/>
    <w:rsid w:val="00BC6601"/>
    <w:rsid w:val="00BC6F0C"/>
    <w:rsid w:val="00BC6F82"/>
    <w:rsid w:val="00BC71C6"/>
    <w:rsid w:val="00BC7991"/>
    <w:rsid w:val="00BD07BF"/>
    <w:rsid w:val="00BD0ECD"/>
    <w:rsid w:val="00BD1487"/>
    <w:rsid w:val="00BD16F8"/>
    <w:rsid w:val="00BD17CE"/>
    <w:rsid w:val="00BD1B43"/>
    <w:rsid w:val="00BD24BF"/>
    <w:rsid w:val="00BD2765"/>
    <w:rsid w:val="00BD2FE2"/>
    <w:rsid w:val="00BD3406"/>
    <w:rsid w:val="00BD3743"/>
    <w:rsid w:val="00BD3865"/>
    <w:rsid w:val="00BD47A4"/>
    <w:rsid w:val="00BD49FF"/>
    <w:rsid w:val="00BD4BAC"/>
    <w:rsid w:val="00BD4D67"/>
    <w:rsid w:val="00BD5FEA"/>
    <w:rsid w:val="00BD6225"/>
    <w:rsid w:val="00BD6401"/>
    <w:rsid w:val="00BD6A99"/>
    <w:rsid w:val="00BD7CC4"/>
    <w:rsid w:val="00BD7FD9"/>
    <w:rsid w:val="00BE0510"/>
    <w:rsid w:val="00BE0D3F"/>
    <w:rsid w:val="00BE1376"/>
    <w:rsid w:val="00BE1B35"/>
    <w:rsid w:val="00BE1E00"/>
    <w:rsid w:val="00BE263D"/>
    <w:rsid w:val="00BE3559"/>
    <w:rsid w:val="00BE3C56"/>
    <w:rsid w:val="00BE3D08"/>
    <w:rsid w:val="00BE4034"/>
    <w:rsid w:val="00BE5DD9"/>
    <w:rsid w:val="00BE64A0"/>
    <w:rsid w:val="00BE67DA"/>
    <w:rsid w:val="00BE6F31"/>
    <w:rsid w:val="00BE7FA5"/>
    <w:rsid w:val="00BF04F1"/>
    <w:rsid w:val="00BF16EF"/>
    <w:rsid w:val="00BF1A85"/>
    <w:rsid w:val="00BF3315"/>
    <w:rsid w:val="00BF4190"/>
    <w:rsid w:val="00BF4D96"/>
    <w:rsid w:val="00BF50F5"/>
    <w:rsid w:val="00BF5120"/>
    <w:rsid w:val="00BF68E7"/>
    <w:rsid w:val="00BF6C6D"/>
    <w:rsid w:val="00BF6DD4"/>
    <w:rsid w:val="00BF6F38"/>
    <w:rsid w:val="00BF738E"/>
    <w:rsid w:val="00BF7DE7"/>
    <w:rsid w:val="00C00AE5"/>
    <w:rsid w:val="00C00FB1"/>
    <w:rsid w:val="00C01DFA"/>
    <w:rsid w:val="00C01F09"/>
    <w:rsid w:val="00C02915"/>
    <w:rsid w:val="00C045CD"/>
    <w:rsid w:val="00C049E1"/>
    <w:rsid w:val="00C05858"/>
    <w:rsid w:val="00C061A1"/>
    <w:rsid w:val="00C069F9"/>
    <w:rsid w:val="00C06DF2"/>
    <w:rsid w:val="00C076B3"/>
    <w:rsid w:val="00C10055"/>
    <w:rsid w:val="00C10078"/>
    <w:rsid w:val="00C117EB"/>
    <w:rsid w:val="00C11899"/>
    <w:rsid w:val="00C11B36"/>
    <w:rsid w:val="00C11BAD"/>
    <w:rsid w:val="00C12991"/>
    <w:rsid w:val="00C130E6"/>
    <w:rsid w:val="00C13E36"/>
    <w:rsid w:val="00C1455B"/>
    <w:rsid w:val="00C14A49"/>
    <w:rsid w:val="00C14AC4"/>
    <w:rsid w:val="00C15AF2"/>
    <w:rsid w:val="00C15DF2"/>
    <w:rsid w:val="00C168C2"/>
    <w:rsid w:val="00C1705A"/>
    <w:rsid w:val="00C172FF"/>
    <w:rsid w:val="00C17ADF"/>
    <w:rsid w:val="00C17E2C"/>
    <w:rsid w:val="00C21492"/>
    <w:rsid w:val="00C21784"/>
    <w:rsid w:val="00C22E21"/>
    <w:rsid w:val="00C22E69"/>
    <w:rsid w:val="00C23039"/>
    <w:rsid w:val="00C2304D"/>
    <w:rsid w:val="00C23575"/>
    <w:rsid w:val="00C2357C"/>
    <w:rsid w:val="00C2384E"/>
    <w:rsid w:val="00C23C70"/>
    <w:rsid w:val="00C240BF"/>
    <w:rsid w:val="00C24151"/>
    <w:rsid w:val="00C259AA"/>
    <w:rsid w:val="00C26371"/>
    <w:rsid w:val="00C27A11"/>
    <w:rsid w:val="00C300C3"/>
    <w:rsid w:val="00C3013F"/>
    <w:rsid w:val="00C3028F"/>
    <w:rsid w:val="00C302A1"/>
    <w:rsid w:val="00C30813"/>
    <w:rsid w:val="00C31783"/>
    <w:rsid w:val="00C33637"/>
    <w:rsid w:val="00C33B87"/>
    <w:rsid w:val="00C34D98"/>
    <w:rsid w:val="00C34E10"/>
    <w:rsid w:val="00C34F8D"/>
    <w:rsid w:val="00C3617C"/>
    <w:rsid w:val="00C36200"/>
    <w:rsid w:val="00C370FC"/>
    <w:rsid w:val="00C37311"/>
    <w:rsid w:val="00C4033A"/>
    <w:rsid w:val="00C4036E"/>
    <w:rsid w:val="00C4086D"/>
    <w:rsid w:val="00C4143B"/>
    <w:rsid w:val="00C415DA"/>
    <w:rsid w:val="00C42379"/>
    <w:rsid w:val="00C4397E"/>
    <w:rsid w:val="00C43F3E"/>
    <w:rsid w:val="00C448BE"/>
    <w:rsid w:val="00C44F0E"/>
    <w:rsid w:val="00C45F66"/>
    <w:rsid w:val="00C464BD"/>
    <w:rsid w:val="00C4780B"/>
    <w:rsid w:val="00C47B6F"/>
    <w:rsid w:val="00C50412"/>
    <w:rsid w:val="00C50CC4"/>
    <w:rsid w:val="00C51B5F"/>
    <w:rsid w:val="00C51CAB"/>
    <w:rsid w:val="00C5254A"/>
    <w:rsid w:val="00C52560"/>
    <w:rsid w:val="00C527D0"/>
    <w:rsid w:val="00C53548"/>
    <w:rsid w:val="00C536D7"/>
    <w:rsid w:val="00C53AC5"/>
    <w:rsid w:val="00C53B16"/>
    <w:rsid w:val="00C53BED"/>
    <w:rsid w:val="00C541A7"/>
    <w:rsid w:val="00C54FE3"/>
    <w:rsid w:val="00C5547D"/>
    <w:rsid w:val="00C55A05"/>
    <w:rsid w:val="00C55B8E"/>
    <w:rsid w:val="00C55E2E"/>
    <w:rsid w:val="00C56671"/>
    <w:rsid w:val="00C5677F"/>
    <w:rsid w:val="00C6087F"/>
    <w:rsid w:val="00C60EE5"/>
    <w:rsid w:val="00C6170D"/>
    <w:rsid w:val="00C61C47"/>
    <w:rsid w:val="00C61F65"/>
    <w:rsid w:val="00C62180"/>
    <w:rsid w:val="00C624EC"/>
    <w:rsid w:val="00C62790"/>
    <w:rsid w:val="00C629BC"/>
    <w:rsid w:val="00C62A8A"/>
    <w:rsid w:val="00C635FB"/>
    <w:rsid w:val="00C642F2"/>
    <w:rsid w:val="00C648F5"/>
    <w:rsid w:val="00C65639"/>
    <w:rsid w:val="00C66786"/>
    <w:rsid w:val="00C667A1"/>
    <w:rsid w:val="00C67721"/>
    <w:rsid w:val="00C700C3"/>
    <w:rsid w:val="00C700E5"/>
    <w:rsid w:val="00C70F44"/>
    <w:rsid w:val="00C714CD"/>
    <w:rsid w:val="00C715BA"/>
    <w:rsid w:val="00C71C42"/>
    <w:rsid w:val="00C71DE8"/>
    <w:rsid w:val="00C7293D"/>
    <w:rsid w:val="00C72C26"/>
    <w:rsid w:val="00C72D48"/>
    <w:rsid w:val="00C7334A"/>
    <w:rsid w:val="00C73BA0"/>
    <w:rsid w:val="00C73ED4"/>
    <w:rsid w:val="00C740A9"/>
    <w:rsid w:val="00C74645"/>
    <w:rsid w:val="00C75330"/>
    <w:rsid w:val="00C75F43"/>
    <w:rsid w:val="00C75F9E"/>
    <w:rsid w:val="00C7667F"/>
    <w:rsid w:val="00C766F3"/>
    <w:rsid w:val="00C770B7"/>
    <w:rsid w:val="00C777DD"/>
    <w:rsid w:val="00C77BB5"/>
    <w:rsid w:val="00C80714"/>
    <w:rsid w:val="00C80A7C"/>
    <w:rsid w:val="00C8179A"/>
    <w:rsid w:val="00C81FDC"/>
    <w:rsid w:val="00C82AC5"/>
    <w:rsid w:val="00C84EEB"/>
    <w:rsid w:val="00C85060"/>
    <w:rsid w:val="00C855B1"/>
    <w:rsid w:val="00C858D5"/>
    <w:rsid w:val="00C86158"/>
    <w:rsid w:val="00C87721"/>
    <w:rsid w:val="00C90D14"/>
    <w:rsid w:val="00C90E5F"/>
    <w:rsid w:val="00C91000"/>
    <w:rsid w:val="00C911BE"/>
    <w:rsid w:val="00C91C54"/>
    <w:rsid w:val="00C9296C"/>
    <w:rsid w:val="00C93218"/>
    <w:rsid w:val="00C94712"/>
    <w:rsid w:val="00C94B56"/>
    <w:rsid w:val="00C9548E"/>
    <w:rsid w:val="00C95AC8"/>
    <w:rsid w:val="00C95B68"/>
    <w:rsid w:val="00C95C83"/>
    <w:rsid w:val="00C95FD8"/>
    <w:rsid w:val="00C9726F"/>
    <w:rsid w:val="00CA02F6"/>
    <w:rsid w:val="00CA045F"/>
    <w:rsid w:val="00CA06A8"/>
    <w:rsid w:val="00CA076D"/>
    <w:rsid w:val="00CA0DDE"/>
    <w:rsid w:val="00CA1192"/>
    <w:rsid w:val="00CA1551"/>
    <w:rsid w:val="00CA16F3"/>
    <w:rsid w:val="00CA1B51"/>
    <w:rsid w:val="00CA26FA"/>
    <w:rsid w:val="00CA2789"/>
    <w:rsid w:val="00CA2BA2"/>
    <w:rsid w:val="00CA31F6"/>
    <w:rsid w:val="00CA34E8"/>
    <w:rsid w:val="00CA36B6"/>
    <w:rsid w:val="00CA3C6B"/>
    <w:rsid w:val="00CA51F5"/>
    <w:rsid w:val="00CA5B95"/>
    <w:rsid w:val="00CA68CD"/>
    <w:rsid w:val="00CA6B94"/>
    <w:rsid w:val="00CA709A"/>
    <w:rsid w:val="00CA7115"/>
    <w:rsid w:val="00CA77E5"/>
    <w:rsid w:val="00CB0E2F"/>
    <w:rsid w:val="00CB1044"/>
    <w:rsid w:val="00CB253C"/>
    <w:rsid w:val="00CB31CD"/>
    <w:rsid w:val="00CB339C"/>
    <w:rsid w:val="00CB3C7F"/>
    <w:rsid w:val="00CB3CF6"/>
    <w:rsid w:val="00CB3DB4"/>
    <w:rsid w:val="00CB3F00"/>
    <w:rsid w:val="00CB498C"/>
    <w:rsid w:val="00CB5375"/>
    <w:rsid w:val="00CB5A3E"/>
    <w:rsid w:val="00CB69B1"/>
    <w:rsid w:val="00CB6D11"/>
    <w:rsid w:val="00CB731F"/>
    <w:rsid w:val="00CB7746"/>
    <w:rsid w:val="00CC070D"/>
    <w:rsid w:val="00CC0CCF"/>
    <w:rsid w:val="00CC0DEC"/>
    <w:rsid w:val="00CC0FE8"/>
    <w:rsid w:val="00CC1095"/>
    <w:rsid w:val="00CC1249"/>
    <w:rsid w:val="00CC198D"/>
    <w:rsid w:val="00CC1EEA"/>
    <w:rsid w:val="00CC22F6"/>
    <w:rsid w:val="00CC24CC"/>
    <w:rsid w:val="00CC2E48"/>
    <w:rsid w:val="00CC3975"/>
    <w:rsid w:val="00CC3BF9"/>
    <w:rsid w:val="00CC3D32"/>
    <w:rsid w:val="00CC40B7"/>
    <w:rsid w:val="00CC446C"/>
    <w:rsid w:val="00CC5596"/>
    <w:rsid w:val="00CC610D"/>
    <w:rsid w:val="00CC6C91"/>
    <w:rsid w:val="00CC6DE7"/>
    <w:rsid w:val="00CC7162"/>
    <w:rsid w:val="00CC7714"/>
    <w:rsid w:val="00CD0ED3"/>
    <w:rsid w:val="00CD14A3"/>
    <w:rsid w:val="00CD202F"/>
    <w:rsid w:val="00CD2B88"/>
    <w:rsid w:val="00CD2F34"/>
    <w:rsid w:val="00CD3064"/>
    <w:rsid w:val="00CD37D3"/>
    <w:rsid w:val="00CD4175"/>
    <w:rsid w:val="00CD43F2"/>
    <w:rsid w:val="00CD5533"/>
    <w:rsid w:val="00CD56E0"/>
    <w:rsid w:val="00CD5882"/>
    <w:rsid w:val="00CD5977"/>
    <w:rsid w:val="00CD6509"/>
    <w:rsid w:val="00CD6A07"/>
    <w:rsid w:val="00CD6CB9"/>
    <w:rsid w:val="00CD6CF0"/>
    <w:rsid w:val="00CD6D0B"/>
    <w:rsid w:val="00CD6D8F"/>
    <w:rsid w:val="00CD7E1D"/>
    <w:rsid w:val="00CD7F3A"/>
    <w:rsid w:val="00CE0464"/>
    <w:rsid w:val="00CE0812"/>
    <w:rsid w:val="00CE0E7B"/>
    <w:rsid w:val="00CE158D"/>
    <w:rsid w:val="00CE17E8"/>
    <w:rsid w:val="00CE18D8"/>
    <w:rsid w:val="00CE2C6D"/>
    <w:rsid w:val="00CE369E"/>
    <w:rsid w:val="00CE3AB5"/>
    <w:rsid w:val="00CE4919"/>
    <w:rsid w:val="00CE569C"/>
    <w:rsid w:val="00CE5BFA"/>
    <w:rsid w:val="00CE5D89"/>
    <w:rsid w:val="00CE63ED"/>
    <w:rsid w:val="00CE64CC"/>
    <w:rsid w:val="00CE6884"/>
    <w:rsid w:val="00CE78D5"/>
    <w:rsid w:val="00CE7F23"/>
    <w:rsid w:val="00CF02F3"/>
    <w:rsid w:val="00CF04BE"/>
    <w:rsid w:val="00CF105C"/>
    <w:rsid w:val="00CF1139"/>
    <w:rsid w:val="00CF14F8"/>
    <w:rsid w:val="00CF17BB"/>
    <w:rsid w:val="00CF184D"/>
    <w:rsid w:val="00CF2134"/>
    <w:rsid w:val="00CF2BFE"/>
    <w:rsid w:val="00CF31B0"/>
    <w:rsid w:val="00CF34DD"/>
    <w:rsid w:val="00CF3624"/>
    <w:rsid w:val="00CF39EE"/>
    <w:rsid w:val="00CF3B58"/>
    <w:rsid w:val="00CF3D0D"/>
    <w:rsid w:val="00CF408A"/>
    <w:rsid w:val="00CF411F"/>
    <w:rsid w:val="00CF4193"/>
    <w:rsid w:val="00CF4367"/>
    <w:rsid w:val="00CF47BF"/>
    <w:rsid w:val="00CF5A16"/>
    <w:rsid w:val="00CF5A59"/>
    <w:rsid w:val="00CF5EBF"/>
    <w:rsid w:val="00CF5F79"/>
    <w:rsid w:val="00CF5FC9"/>
    <w:rsid w:val="00CF688C"/>
    <w:rsid w:val="00CF754B"/>
    <w:rsid w:val="00CF7652"/>
    <w:rsid w:val="00CF774C"/>
    <w:rsid w:val="00CF7826"/>
    <w:rsid w:val="00CF7876"/>
    <w:rsid w:val="00D00DDF"/>
    <w:rsid w:val="00D00E0E"/>
    <w:rsid w:val="00D011A4"/>
    <w:rsid w:val="00D0162D"/>
    <w:rsid w:val="00D021DA"/>
    <w:rsid w:val="00D02BCC"/>
    <w:rsid w:val="00D03722"/>
    <w:rsid w:val="00D03FC7"/>
    <w:rsid w:val="00D0425B"/>
    <w:rsid w:val="00D046F3"/>
    <w:rsid w:val="00D04942"/>
    <w:rsid w:val="00D05002"/>
    <w:rsid w:val="00D05CD7"/>
    <w:rsid w:val="00D062FB"/>
    <w:rsid w:val="00D064C6"/>
    <w:rsid w:val="00D06F43"/>
    <w:rsid w:val="00D06F8B"/>
    <w:rsid w:val="00D0720A"/>
    <w:rsid w:val="00D07245"/>
    <w:rsid w:val="00D07396"/>
    <w:rsid w:val="00D077BC"/>
    <w:rsid w:val="00D07ACB"/>
    <w:rsid w:val="00D07B92"/>
    <w:rsid w:val="00D1078C"/>
    <w:rsid w:val="00D10D40"/>
    <w:rsid w:val="00D11942"/>
    <w:rsid w:val="00D119AD"/>
    <w:rsid w:val="00D121B1"/>
    <w:rsid w:val="00D12BFA"/>
    <w:rsid w:val="00D13253"/>
    <w:rsid w:val="00D1336C"/>
    <w:rsid w:val="00D13E3E"/>
    <w:rsid w:val="00D142E9"/>
    <w:rsid w:val="00D1788F"/>
    <w:rsid w:val="00D17CF4"/>
    <w:rsid w:val="00D17DE2"/>
    <w:rsid w:val="00D2038B"/>
    <w:rsid w:val="00D20855"/>
    <w:rsid w:val="00D20D74"/>
    <w:rsid w:val="00D212D3"/>
    <w:rsid w:val="00D219A5"/>
    <w:rsid w:val="00D21E6B"/>
    <w:rsid w:val="00D224A1"/>
    <w:rsid w:val="00D22608"/>
    <w:rsid w:val="00D23405"/>
    <w:rsid w:val="00D23FF7"/>
    <w:rsid w:val="00D245EB"/>
    <w:rsid w:val="00D254D3"/>
    <w:rsid w:val="00D2563B"/>
    <w:rsid w:val="00D25F14"/>
    <w:rsid w:val="00D26DD4"/>
    <w:rsid w:val="00D26DE0"/>
    <w:rsid w:val="00D26EEE"/>
    <w:rsid w:val="00D27E4D"/>
    <w:rsid w:val="00D30977"/>
    <w:rsid w:val="00D3191B"/>
    <w:rsid w:val="00D31F75"/>
    <w:rsid w:val="00D320BD"/>
    <w:rsid w:val="00D340A9"/>
    <w:rsid w:val="00D34BF2"/>
    <w:rsid w:val="00D34F72"/>
    <w:rsid w:val="00D36033"/>
    <w:rsid w:val="00D368D9"/>
    <w:rsid w:val="00D3691D"/>
    <w:rsid w:val="00D36E46"/>
    <w:rsid w:val="00D37417"/>
    <w:rsid w:val="00D375F7"/>
    <w:rsid w:val="00D4062F"/>
    <w:rsid w:val="00D40B27"/>
    <w:rsid w:val="00D40C23"/>
    <w:rsid w:val="00D4263B"/>
    <w:rsid w:val="00D4280F"/>
    <w:rsid w:val="00D42FBA"/>
    <w:rsid w:val="00D4335B"/>
    <w:rsid w:val="00D4360A"/>
    <w:rsid w:val="00D442F0"/>
    <w:rsid w:val="00D4515C"/>
    <w:rsid w:val="00D456E1"/>
    <w:rsid w:val="00D458A3"/>
    <w:rsid w:val="00D46084"/>
    <w:rsid w:val="00D471E6"/>
    <w:rsid w:val="00D47715"/>
    <w:rsid w:val="00D47A09"/>
    <w:rsid w:val="00D500DD"/>
    <w:rsid w:val="00D50112"/>
    <w:rsid w:val="00D504D7"/>
    <w:rsid w:val="00D50931"/>
    <w:rsid w:val="00D50BAA"/>
    <w:rsid w:val="00D515CF"/>
    <w:rsid w:val="00D523DC"/>
    <w:rsid w:val="00D52683"/>
    <w:rsid w:val="00D530D8"/>
    <w:rsid w:val="00D53EF1"/>
    <w:rsid w:val="00D54770"/>
    <w:rsid w:val="00D54791"/>
    <w:rsid w:val="00D54D83"/>
    <w:rsid w:val="00D5512D"/>
    <w:rsid w:val="00D553A0"/>
    <w:rsid w:val="00D55DBD"/>
    <w:rsid w:val="00D568F5"/>
    <w:rsid w:val="00D56A6A"/>
    <w:rsid w:val="00D57C30"/>
    <w:rsid w:val="00D57D84"/>
    <w:rsid w:val="00D612B2"/>
    <w:rsid w:val="00D627FD"/>
    <w:rsid w:val="00D631AA"/>
    <w:rsid w:val="00D6512A"/>
    <w:rsid w:val="00D655C6"/>
    <w:rsid w:val="00D65876"/>
    <w:rsid w:val="00D66380"/>
    <w:rsid w:val="00D67B76"/>
    <w:rsid w:val="00D7007E"/>
    <w:rsid w:val="00D710C7"/>
    <w:rsid w:val="00D71585"/>
    <w:rsid w:val="00D71A59"/>
    <w:rsid w:val="00D71E8A"/>
    <w:rsid w:val="00D723E1"/>
    <w:rsid w:val="00D7282B"/>
    <w:rsid w:val="00D735AB"/>
    <w:rsid w:val="00D742A6"/>
    <w:rsid w:val="00D74DB2"/>
    <w:rsid w:val="00D75D0F"/>
    <w:rsid w:val="00D76138"/>
    <w:rsid w:val="00D76643"/>
    <w:rsid w:val="00D7671F"/>
    <w:rsid w:val="00D76AAD"/>
    <w:rsid w:val="00D779C5"/>
    <w:rsid w:val="00D77BF8"/>
    <w:rsid w:val="00D802E3"/>
    <w:rsid w:val="00D80300"/>
    <w:rsid w:val="00D80A53"/>
    <w:rsid w:val="00D816C8"/>
    <w:rsid w:val="00D82A5A"/>
    <w:rsid w:val="00D82FC9"/>
    <w:rsid w:val="00D83552"/>
    <w:rsid w:val="00D84B8D"/>
    <w:rsid w:val="00D85948"/>
    <w:rsid w:val="00D8598A"/>
    <w:rsid w:val="00D859A3"/>
    <w:rsid w:val="00D86874"/>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2E1"/>
    <w:rsid w:val="00D957A1"/>
    <w:rsid w:val="00D95A78"/>
    <w:rsid w:val="00D961E8"/>
    <w:rsid w:val="00D97125"/>
    <w:rsid w:val="00D9785C"/>
    <w:rsid w:val="00DA05B5"/>
    <w:rsid w:val="00DA05F7"/>
    <w:rsid w:val="00DA0BE1"/>
    <w:rsid w:val="00DA0CBF"/>
    <w:rsid w:val="00DA0D9A"/>
    <w:rsid w:val="00DA0EC3"/>
    <w:rsid w:val="00DA1DF3"/>
    <w:rsid w:val="00DA3584"/>
    <w:rsid w:val="00DA3C5D"/>
    <w:rsid w:val="00DA5C86"/>
    <w:rsid w:val="00DA5E5F"/>
    <w:rsid w:val="00DA5F52"/>
    <w:rsid w:val="00DA6BB2"/>
    <w:rsid w:val="00DA75BD"/>
    <w:rsid w:val="00DA7CE0"/>
    <w:rsid w:val="00DB0901"/>
    <w:rsid w:val="00DB0C61"/>
    <w:rsid w:val="00DB1258"/>
    <w:rsid w:val="00DB1D70"/>
    <w:rsid w:val="00DB2407"/>
    <w:rsid w:val="00DB49E1"/>
    <w:rsid w:val="00DB4B61"/>
    <w:rsid w:val="00DB58FF"/>
    <w:rsid w:val="00DB5B0D"/>
    <w:rsid w:val="00DB71B4"/>
    <w:rsid w:val="00DB7781"/>
    <w:rsid w:val="00DB7AA9"/>
    <w:rsid w:val="00DC047C"/>
    <w:rsid w:val="00DC12DC"/>
    <w:rsid w:val="00DC1739"/>
    <w:rsid w:val="00DC18B3"/>
    <w:rsid w:val="00DC1D1F"/>
    <w:rsid w:val="00DC2E94"/>
    <w:rsid w:val="00DC3A27"/>
    <w:rsid w:val="00DC433D"/>
    <w:rsid w:val="00DC62F8"/>
    <w:rsid w:val="00DC7F51"/>
    <w:rsid w:val="00DD0F20"/>
    <w:rsid w:val="00DD1255"/>
    <w:rsid w:val="00DD1EA2"/>
    <w:rsid w:val="00DD27D8"/>
    <w:rsid w:val="00DD2D59"/>
    <w:rsid w:val="00DD320E"/>
    <w:rsid w:val="00DD3775"/>
    <w:rsid w:val="00DD3AD6"/>
    <w:rsid w:val="00DD3FC9"/>
    <w:rsid w:val="00DD4B65"/>
    <w:rsid w:val="00DD58AC"/>
    <w:rsid w:val="00DD5DD9"/>
    <w:rsid w:val="00DD5F09"/>
    <w:rsid w:val="00DD6258"/>
    <w:rsid w:val="00DD668B"/>
    <w:rsid w:val="00DD6B23"/>
    <w:rsid w:val="00DD6D33"/>
    <w:rsid w:val="00DD76A3"/>
    <w:rsid w:val="00DD7967"/>
    <w:rsid w:val="00DD7D73"/>
    <w:rsid w:val="00DE0920"/>
    <w:rsid w:val="00DE09F4"/>
    <w:rsid w:val="00DE0EE7"/>
    <w:rsid w:val="00DE107E"/>
    <w:rsid w:val="00DE10FA"/>
    <w:rsid w:val="00DE11A3"/>
    <w:rsid w:val="00DE27C2"/>
    <w:rsid w:val="00DE28FA"/>
    <w:rsid w:val="00DE3001"/>
    <w:rsid w:val="00DE310A"/>
    <w:rsid w:val="00DE33E2"/>
    <w:rsid w:val="00DE3DAA"/>
    <w:rsid w:val="00DE42B7"/>
    <w:rsid w:val="00DE48FC"/>
    <w:rsid w:val="00DE4903"/>
    <w:rsid w:val="00DE595B"/>
    <w:rsid w:val="00DE5F15"/>
    <w:rsid w:val="00DE630C"/>
    <w:rsid w:val="00DE667F"/>
    <w:rsid w:val="00DF0B4C"/>
    <w:rsid w:val="00DF0E5D"/>
    <w:rsid w:val="00DF1C83"/>
    <w:rsid w:val="00DF266F"/>
    <w:rsid w:val="00DF364E"/>
    <w:rsid w:val="00DF3A09"/>
    <w:rsid w:val="00DF4FFD"/>
    <w:rsid w:val="00DF5289"/>
    <w:rsid w:val="00DF6982"/>
    <w:rsid w:val="00DF714D"/>
    <w:rsid w:val="00DF722F"/>
    <w:rsid w:val="00DF73FF"/>
    <w:rsid w:val="00DF7705"/>
    <w:rsid w:val="00E0170D"/>
    <w:rsid w:val="00E0178F"/>
    <w:rsid w:val="00E02C25"/>
    <w:rsid w:val="00E02E2F"/>
    <w:rsid w:val="00E03E12"/>
    <w:rsid w:val="00E040CE"/>
    <w:rsid w:val="00E04C14"/>
    <w:rsid w:val="00E04E6B"/>
    <w:rsid w:val="00E0561D"/>
    <w:rsid w:val="00E0624F"/>
    <w:rsid w:val="00E062AB"/>
    <w:rsid w:val="00E063B9"/>
    <w:rsid w:val="00E07449"/>
    <w:rsid w:val="00E10579"/>
    <w:rsid w:val="00E1072D"/>
    <w:rsid w:val="00E1223E"/>
    <w:rsid w:val="00E1249D"/>
    <w:rsid w:val="00E124CD"/>
    <w:rsid w:val="00E127B6"/>
    <w:rsid w:val="00E12BF1"/>
    <w:rsid w:val="00E12F63"/>
    <w:rsid w:val="00E13C6A"/>
    <w:rsid w:val="00E1401F"/>
    <w:rsid w:val="00E1438C"/>
    <w:rsid w:val="00E1461D"/>
    <w:rsid w:val="00E14660"/>
    <w:rsid w:val="00E1469F"/>
    <w:rsid w:val="00E153D7"/>
    <w:rsid w:val="00E15454"/>
    <w:rsid w:val="00E15626"/>
    <w:rsid w:val="00E15CAF"/>
    <w:rsid w:val="00E15E59"/>
    <w:rsid w:val="00E162DC"/>
    <w:rsid w:val="00E164B4"/>
    <w:rsid w:val="00E167C1"/>
    <w:rsid w:val="00E16D40"/>
    <w:rsid w:val="00E16FBA"/>
    <w:rsid w:val="00E20937"/>
    <w:rsid w:val="00E20DCD"/>
    <w:rsid w:val="00E219B3"/>
    <w:rsid w:val="00E21E67"/>
    <w:rsid w:val="00E21F3D"/>
    <w:rsid w:val="00E22088"/>
    <w:rsid w:val="00E22C06"/>
    <w:rsid w:val="00E22D28"/>
    <w:rsid w:val="00E2330F"/>
    <w:rsid w:val="00E233E2"/>
    <w:rsid w:val="00E24748"/>
    <w:rsid w:val="00E250F5"/>
    <w:rsid w:val="00E2525D"/>
    <w:rsid w:val="00E2672A"/>
    <w:rsid w:val="00E2722E"/>
    <w:rsid w:val="00E27927"/>
    <w:rsid w:val="00E279E5"/>
    <w:rsid w:val="00E30411"/>
    <w:rsid w:val="00E30761"/>
    <w:rsid w:val="00E31CC1"/>
    <w:rsid w:val="00E32487"/>
    <w:rsid w:val="00E324C2"/>
    <w:rsid w:val="00E32844"/>
    <w:rsid w:val="00E32B41"/>
    <w:rsid w:val="00E32C2A"/>
    <w:rsid w:val="00E333AE"/>
    <w:rsid w:val="00E335C7"/>
    <w:rsid w:val="00E34E8F"/>
    <w:rsid w:val="00E35470"/>
    <w:rsid w:val="00E3571E"/>
    <w:rsid w:val="00E35A84"/>
    <w:rsid w:val="00E35AB7"/>
    <w:rsid w:val="00E35EB7"/>
    <w:rsid w:val="00E360C9"/>
    <w:rsid w:val="00E36D2A"/>
    <w:rsid w:val="00E37423"/>
    <w:rsid w:val="00E37445"/>
    <w:rsid w:val="00E377FC"/>
    <w:rsid w:val="00E40496"/>
    <w:rsid w:val="00E4071D"/>
    <w:rsid w:val="00E40A80"/>
    <w:rsid w:val="00E40D0B"/>
    <w:rsid w:val="00E41424"/>
    <w:rsid w:val="00E41CBF"/>
    <w:rsid w:val="00E41F55"/>
    <w:rsid w:val="00E42319"/>
    <w:rsid w:val="00E435D2"/>
    <w:rsid w:val="00E4388E"/>
    <w:rsid w:val="00E443CD"/>
    <w:rsid w:val="00E4468A"/>
    <w:rsid w:val="00E44887"/>
    <w:rsid w:val="00E44975"/>
    <w:rsid w:val="00E44E8B"/>
    <w:rsid w:val="00E44FAB"/>
    <w:rsid w:val="00E45BE7"/>
    <w:rsid w:val="00E465CE"/>
    <w:rsid w:val="00E47144"/>
    <w:rsid w:val="00E47C29"/>
    <w:rsid w:val="00E47F05"/>
    <w:rsid w:val="00E5001A"/>
    <w:rsid w:val="00E502D9"/>
    <w:rsid w:val="00E50811"/>
    <w:rsid w:val="00E50CCF"/>
    <w:rsid w:val="00E50E54"/>
    <w:rsid w:val="00E50E99"/>
    <w:rsid w:val="00E50F49"/>
    <w:rsid w:val="00E51271"/>
    <w:rsid w:val="00E51360"/>
    <w:rsid w:val="00E520D3"/>
    <w:rsid w:val="00E525A7"/>
    <w:rsid w:val="00E52730"/>
    <w:rsid w:val="00E52DB0"/>
    <w:rsid w:val="00E52E91"/>
    <w:rsid w:val="00E53685"/>
    <w:rsid w:val="00E54111"/>
    <w:rsid w:val="00E54383"/>
    <w:rsid w:val="00E54780"/>
    <w:rsid w:val="00E54D63"/>
    <w:rsid w:val="00E54DB7"/>
    <w:rsid w:val="00E55F09"/>
    <w:rsid w:val="00E56732"/>
    <w:rsid w:val="00E56F48"/>
    <w:rsid w:val="00E5714A"/>
    <w:rsid w:val="00E57227"/>
    <w:rsid w:val="00E57FEE"/>
    <w:rsid w:val="00E6095E"/>
    <w:rsid w:val="00E60D4A"/>
    <w:rsid w:val="00E60ED8"/>
    <w:rsid w:val="00E6171B"/>
    <w:rsid w:val="00E61BDD"/>
    <w:rsid w:val="00E62847"/>
    <w:rsid w:val="00E6295D"/>
    <w:rsid w:val="00E62979"/>
    <w:rsid w:val="00E62F4D"/>
    <w:rsid w:val="00E6306C"/>
    <w:rsid w:val="00E634CB"/>
    <w:rsid w:val="00E645BB"/>
    <w:rsid w:val="00E64938"/>
    <w:rsid w:val="00E64DDC"/>
    <w:rsid w:val="00E65374"/>
    <w:rsid w:val="00E65D40"/>
    <w:rsid w:val="00E67B4F"/>
    <w:rsid w:val="00E7079D"/>
    <w:rsid w:val="00E713B0"/>
    <w:rsid w:val="00E7165C"/>
    <w:rsid w:val="00E718BF"/>
    <w:rsid w:val="00E72166"/>
    <w:rsid w:val="00E7273F"/>
    <w:rsid w:val="00E72884"/>
    <w:rsid w:val="00E73094"/>
    <w:rsid w:val="00E73E2E"/>
    <w:rsid w:val="00E743B3"/>
    <w:rsid w:val="00E74ECC"/>
    <w:rsid w:val="00E757D6"/>
    <w:rsid w:val="00E75E7C"/>
    <w:rsid w:val="00E77555"/>
    <w:rsid w:val="00E80069"/>
    <w:rsid w:val="00E810D0"/>
    <w:rsid w:val="00E81433"/>
    <w:rsid w:val="00E82536"/>
    <w:rsid w:val="00E826C2"/>
    <w:rsid w:val="00E82CC9"/>
    <w:rsid w:val="00E839E2"/>
    <w:rsid w:val="00E83CF8"/>
    <w:rsid w:val="00E85437"/>
    <w:rsid w:val="00E85A36"/>
    <w:rsid w:val="00E85C52"/>
    <w:rsid w:val="00E863CD"/>
    <w:rsid w:val="00E86800"/>
    <w:rsid w:val="00E87135"/>
    <w:rsid w:val="00E9095F"/>
    <w:rsid w:val="00E91180"/>
    <w:rsid w:val="00E926DB"/>
    <w:rsid w:val="00E93C9A"/>
    <w:rsid w:val="00E95675"/>
    <w:rsid w:val="00E971A4"/>
    <w:rsid w:val="00E974DB"/>
    <w:rsid w:val="00E97EB2"/>
    <w:rsid w:val="00EA0353"/>
    <w:rsid w:val="00EA03CE"/>
    <w:rsid w:val="00EA09B2"/>
    <w:rsid w:val="00EA0D5D"/>
    <w:rsid w:val="00EA0EC8"/>
    <w:rsid w:val="00EA0FB1"/>
    <w:rsid w:val="00EA135D"/>
    <w:rsid w:val="00EA172B"/>
    <w:rsid w:val="00EA20AE"/>
    <w:rsid w:val="00EA2219"/>
    <w:rsid w:val="00EA2B72"/>
    <w:rsid w:val="00EA3966"/>
    <w:rsid w:val="00EA3E37"/>
    <w:rsid w:val="00EA516A"/>
    <w:rsid w:val="00EA567B"/>
    <w:rsid w:val="00EA59CE"/>
    <w:rsid w:val="00EA633A"/>
    <w:rsid w:val="00EA6369"/>
    <w:rsid w:val="00EA778A"/>
    <w:rsid w:val="00EB06AD"/>
    <w:rsid w:val="00EB08F0"/>
    <w:rsid w:val="00EB0908"/>
    <w:rsid w:val="00EB1180"/>
    <w:rsid w:val="00EB14C6"/>
    <w:rsid w:val="00EB1D0E"/>
    <w:rsid w:val="00EB3737"/>
    <w:rsid w:val="00EB3BBD"/>
    <w:rsid w:val="00EB4A70"/>
    <w:rsid w:val="00EB4ADC"/>
    <w:rsid w:val="00EB54BE"/>
    <w:rsid w:val="00EB5D4E"/>
    <w:rsid w:val="00EB6182"/>
    <w:rsid w:val="00EB6509"/>
    <w:rsid w:val="00EB7BC8"/>
    <w:rsid w:val="00EB7EDC"/>
    <w:rsid w:val="00EC008C"/>
    <w:rsid w:val="00EC05A2"/>
    <w:rsid w:val="00EC05A7"/>
    <w:rsid w:val="00EC11B1"/>
    <w:rsid w:val="00EC11B4"/>
    <w:rsid w:val="00EC1AD1"/>
    <w:rsid w:val="00EC1BC2"/>
    <w:rsid w:val="00EC1F8D"/>
    <w:rsid w:val="00EC2984"/>
    <w:rsid w:val="00EC298A"/>
    <w:rsid w:val="00EC2C38"/>
    <w:rsid w:val="00EC3568"/>
    <w:rsid w:val="00EC3CA8"/>
    <w:rsid w:val="00EC4C81"/>
    <w:rsid w:val="00EC5D3F"/>
    <w:rsid w:val="00EC7695"/>
    <w:rsid w:val="00EC78C2"/>
    <w:rsid w:val="00EC7B2C"/>
    <w:rsid w:val="00EC7BB3"/>
    <w:rsid w:val="00ED067A"/>
    <w:rsid w:val="00ED094B"/>
    <w:rsid w:val="00ED1D77"/>
    <w:rsid w:val="00ED2866"/>
    <w:rsid w:val="00ED3D8D"/>
    <w:rsid w:val="00ED4C20"/>
    <w:rsid w:val="00ED4DA3"/>
    <w:rsid w:val="00ED5086"/>
    <w:rsid w:val="00ED56B2"/>
    <w:rsid w:val="00ED59C9"/>
    <w:rsid w:val="00ED5AA1"/>
    <w:rsid w:val="00ED5C24"/>
    <w:rsid w:val="00ED623E"/>
    <w:rsid w:val="00ED665B"/>
    <w:rsid w:val="00ED710B"/>
    <w:rsid w:val="00ED7216"/>
    <w:rsid w:val="00ED784C"/>
    <w:rsid w:val="00EE0270"/>
    <w:rsid w:val="00EE0349"/>
    <w:rsid w:val="00EE0447"/>
    <w:rsid w:val="00EE04F4"/>
    <w:rsid w:val="00EE145E"/>
    <w:rsid w:val="00EE147E"/>
    <w:rsid w:val="00EE222E"/>
    <w:rsid w:val="00EE2360"/>
    <w:rsid w:val="00EE2977"/>
    <w:rsid w:val="00EE3288"/>
    <w:rsid w:val="00EE330A"/>
    <w:rsid w:val="00EE33EF"/>
    <w:rsid w:val="00EE37DA"/>
    <w:rsid w:val="00EE5AC3"/>
    <w:rsid w:val="00EE612B"/>
    <w:rsid w:val="00EE676D"/>
    <w:rsid w:val="00EE736D"/>
    <w:rsid w:val="00EF0264"/>
    <w:rsid w:val="00EF02AB"/>
    <w:rsid w:val="00EF0791"/>
    <w:rsid w:val="00EF0B74"/>
    <w:rsid w:val="00EF1BFD"/>
    <w:rsid w:val="00EF1EAD"/>
    <w:rsid w:val="00EF1EF1"/>
    <w:rsid w:val="00EF23A5"/>
    <w:rsid w:val="00EF23AA"/>
    <w:rsid w:val="00EF2967"/>
    <w:rsid w:val="00EF2AEE"/>
    <w:rsid w:val="00EF3570"/>
    <w:rsid w:val="00EF3656"/>
    <w:rsid w:val="00EF4A01"/>
    <w:rsid w:val="00EF52EA"/>
    <w:rsid w:val="00EF5382"/>
    <w:rsid w:val="00EF5E36"/>
    <w:rsid w:val="00EF5E3C"/>
    <w:rsid w:val="00EF61EA"/>
    <w:rsid w:val="00EF69FF"/>
    <w:rsid w:val="00EF6D5B"/>
    <w:rsid w:val="00EF770C"/>
    <w:rsid w:val="00F01269"/>
    <w:rsid w:val="00F038F9"/>
    <w:rsid w:val="00F042C6"/>
    <w:rsid w:val="00F0433D"/>
    <w:rsid w:val="00F04E03"/>
    <w:rsid w:val="00F0501C"/>
    <w:rsid w:val="00F054C7"/>
    <w:rsid w:val="00F05839"/>
    <w:rsid w:val="00F05B21"/>
    <w:rsid w:val="00F05E6D"/>
    <w:rsid w:val="00F06399"/>
    <w:rsid w:val="00F06671"/>
    <w:rsid w:val="00F074F7"/>
    <w:rsid w:val="00F07B97"/>
    <w:rsid w:val="00F07E6F"/>
    <w:rsid w:val="00F110FB"/>
    <w:rsid w:val="00F12892"/>
    <w:rsid w:val="00F129DC"/>
    <w:rsid w:val="00F12A39"/>
    <w:rsid w:val="00F12CF8"/>
    <w:rsid w:val="00F13211"/>
    <w:rsid w:val="00F1322E"/>
    <w:rsid w:val="00F13431"/>
    <w:rsid w:val="00F135CF"/>
    <w:rsid w:val="00F1566D"/>
    <w:rsid w:val="00F1577E"/>
    <w:rsid w:val="00F159F3"/>
    <w:rsid w:val="00F15A2C"/>
    <w:rsid w:val="00F15EDC"/>
    <w:rsid w:val="00F15F2F"/>
    <w:rsid w:val="00F162FF"/>
    <w:rsid w:val="00F16FE4"/>
    <w:rsid w:val="00F20EBB"/>
    <w:rsid w:val="00F21B2C"/>
    <w:rsid w:val="00F21B7A"/>
    <w:rsid w:val="00F21F5D"/>
    <w:rsid w:val="00F22A20"/>
    <w:rsid w:val="00F232F1"/>
    <w:rsid w:val="00F233C9"/>
    <w:rsid w:val="00F237D1"/>
    <w:rsid w:val="00F24160"/>
    <w:rsid w:val="00F249B0"/>
    <w:rsid w:val="00F249D9"/>
    <w:rsid w:val="00F25BE1"/>
    <w:rsid w:val="00F2673E"/>
    <w:rsid w:val="00F267E3"/>
    <w:rsid w:val="00F26AAE"/>
    <w:rsid w:val="00F26D42"/>
    <w:rsid w:val="00F27A1A"/>
    <w:rsid w:val="00F3009C"/>
    <w:rsid w:val="00F30AFE"/>
    <w:rsid w:val="00F31080"/>
    <w:rsid w:val="00F319B3"/>
    <w:rsid w:val="00F31C46"/>
    <w:rsid w:val="00F31D61"/>
    <w:rsid w:val="00F31FE8"/>
    <w:rsid w:val="00F321B7"/>
    <w:rsid w:val="00F32218"/>
    <w:rsid w:val="00F33334"/>
    <w:rsid w:val="00F3365D"/>
    <w:rsid w:val="00F33E07"/>
    <w:rsid w:val="00F3477C"/>
    <w:rsid w:val="00F34B49"/>
    <w:rsid w:val="00F34CF1"/>
    <w:rsid w:val="00F34FC3"/>
    <w:rsid w:val="00F352E8"/>
    <w:rsid w:val="00F35A56"/>
    <w:rsid w:val="00F3696A"/>
    <w:rsid w:val="00F36F82"/>
    <w:rsid w:val="00F372BC"/>
    <w:rsid w:val="00F37644"/>
    <w:rsid w:val="00F37676"/>
    <w:rsid w:val="00F401A6"/>
    <w:rsid w:val="00F40AF8"/>
    <w:rsid w:val="00F417BF"/>
    <w:rsid w:val="00F42311"/>
    <w:rsid w:val="00F425D7"/>
    <w:rsid w:val="00F43B3A"/>
    <w:rsid w:val="00F43E36"/>
    <w:rsid w:val="00F44028"/>
    <w:rsid w:val="00F44145"/>
    <w:rsid w:val="00F45420"/>
    <w:rsid w:val="00F454DA"/>
    <w:rsid w:val="00F455D4"/>
    <w:rsid w:val="00F457AB"/>
    <w:rsid w:val="00F4582A"/>
    <w:rsid w:val="00F465AD"/>
    <w:rsid w:val="00F46B98"/>
    <w:rsid w:val="00F46F07"/>
    <w:rsid w:val="00F4777A"/>
    <w:rsid w:val="00F5033E"/>
    <w:rsid w:val="00F50349"/>
    <w:rsid w:val="00F50464"/>
    <w:rsid w:val="00F51370"/>
    <w:rsid w:val="00F51786"/>
    <w:rsid w:val="00F52659"/>
    <w:rsid w:val="00F52BF1"/>
    <w:rsid w:val="00F52F8E"/>
    <w:rsid w:val="00F535E5"/>
    <w:rsid w:val="00F536C5"/>
    <w:rsid w:val="00F53E24"/>
    <w:rsid w:val="00F540CB"/>
    <w:rsid w:val="00F540F7"/>
    <w:rsid w:val="00F544DF"/>
    <w:rsid w:val="00F54B79"/>
    <w:rsid w:val="00F54D7A"/>
    <w:rsid w:val="00F54DBD"/>
    <w:rsid w:val="00F54F07"/>
    <w:rsid w:val="00F55808"/>
    <w:rsid w:val="00F56039"/>
    <w:rsid w:val="00F5640A"/>
    <w:rsid w:val="00F5664D"/>
    <w:rsid w:val="00F5761B"/>
    <w:rsid w:val="00F577D1"/>
    <w:rsid w:val="00F57948"/>
    <w:rsid w:val="00F60D41"/>
    <w:rsid w:val="00F62238"/>
    <w:rsid w:val="00F6375E"/>
    <w:rsid w:val="00F66243"/>
    <w:rsid w:val="00F66337"/>
    <w:rsid w:val="00F67CE3"/>
    <w:rsid w:val="00F70A1A"/>
    <w:rsid w:val="00F70E61"/>
    <w:rsid w:val="00F71C05"/>
    <w:rsid w:val="00F72843"/>
    <w:rsid w:val="00F728EE"/>
    <w:rsid w:val="00F72CBA"/>
    <w:rsid w:val="00F72D9B"/>
    <w:rsid w:val="00F7313E"/>
    <w:rsid w:val="00F73B17"/>
    <w:rsid w:val="00F73E79"/>
    <w:rsid w:val="00F741D7"/>
    <w:rsid w:val="00F746F0"/>
    <w:rsid w:val="00F747EB"/>
    <w:rsid w:val="00F74EA6"/>
    <w:rsid w:val="00F74FAE"/>
    <w:rsid w:val="00F75286"/>
    <w:rsid w:val="00F75E5F"/>
    <w:rsid w:val="00F764F1"/>
    <w:rsid w:val="00F766AA"/>
    <w:rsid w:val="00F76D34"/>
    <w:rsid w:val="00F77B75"/>
    <w:rsid w:val="00F806D1"/>
    <w:rsid w:val="00F80C31"/>
    <w:rsid w:val="00F8171C"/>
    <w:rsid w:val="00F818D4"/>
    <w:rsid w:val="00F823CB"/>
    <w:rsid w:val="00F827BF"/>
    <w:rsid w:val="00F829E2"/>
    <w:rsid w:val="00F8355F"/>
    <w:rsid w:val="00F83BA9"/>
    <w:rsid w:val="00F84662"/>
    <w:rsid w:val="00F84D29"/>
    <w:rsid w:val="00F86EA1"/>
    <w:rsid w:val="00F9027D"/>
    <w:rsid w:val="00F9036E"/>
    <w:rsid w:val="00F92BE3"/>
    <w:rsid w:val="00F9360E"/>
    <w:rsid w:val="00F93F34"/>
    <w:rsid w:val="00F93F92"/>
    <w:rsid w:val="00F94A88"/>
    <w:rsid w:val="00F94B7F"/>
    <w:rsid w:val="00F95638"/>
    <w:rsid w:val="00F96409"/>
    <w:rsid w:val="00F96682"/>
    <w:rsid w:val="00F966BB"/>
    <w:rsid w:val="00F9682D"/>
    <w:rsid w:val="00F96CEC"/>
    <w:rsid w:val="00F970A4"/>
    <w:rsid w:val="00F97163"/>
    <w:rsid w:val="00F97970"/>
    <w:rsid w:val="00F97DFA"/>
    <w:rsid w:val="00FA0041"/>
    <w:rsid w:val="00FA01D7"/>
    <w:rsid w:val="00FA0EAA"/>
    <w:rsid w:val="00FA1343"/>
    <w:rsid w:val="00FA13B1"/>
    <w:rsid w:val="00FA1BDC"/>
    <w:rsid w:val="00FA2593"/>
    <w:rsid w:val="00FA28F8"/>
    <w:rsid w:val="00FA2D85"/>
    <w:rsid w:val="00FA30B8"/>
    <w:rsid w:val="00FA3266"/>
    <w:rsid w:val="00FA36BE"/>
    <w:rsid w:val="00FA4363"/>
    <w:rsid w:val="00FA436C"/>
    <w:rsid w:val="00FA4AFF"/>
    <w:rsid w:val="00FA4EB7"/>
    <w:rsid w:val="00FA4F59"/>
    <w:rsid w:val="00FA51A4"/>
    <w:rsid w:val="00FA53DA"/>
    <w:rsid w:val="00FA5F4E"/>
    <w:rsid w:val="00FA6015"/>
    <w:rsid w:val="00FA70D8"/>
    <w:rsid w:val="00FA7303"/>
    <w:rsid w:val="00FA7375"/>
    <w:rsid w:val="00FA7683"/>
    <w:rsid w:val="00FA7943"/>
    <w:rsid w:val="00FB00BD"/>
    <w:rsid w:val="00FB0449"/>
    <w:rsid w:val="00FB1541"/>
    <w:rsid w:val="00FB1B51"/>
    <w:rsid w:val="00FB1EFF"/>
    <w:rsid w:val="00FB2905"/>
    <w:rsid w:val="00FB3B6C"/>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089"/>
    <w:rsid w:val="00FC4BB6"/>
    <w:rsid w:val="00FC4D43"/>
    <w:rsid w:val="00FC4FB0"/>
    <w:rsid w:val="00FC561D"/>
    <w:rsid w:val="00FC6F79"/>
    <w:rsid w:val="00FC71AF"/>
    <w:rsid w:val="00FD0260"/>
    <w:rsid w:val="00FD094D"/>
    <w:rsid w:val="00FD0BF5"/>
    <w:rsid w:val="00FD0FF8"/>
    <w:rsid w:val="00FD1144"/>
    <w:rsid w:val="00FD158E"/>
    <w:rsid w:val="00FD20DB"/>
    <w:rsid w:val="00FD20E5"/>
    <w:rsid w:val="00FD2DA9"/>
    <w:rsid w:val="00FD32F5"/>
    <w:rsid w:val="00FD637E"/>
    <w:rsid w:val="00FD641E"/>
    <w:rsid w:val="00FD6643"/>
    <w:rsid w:val="00FD6E3E"/>
    <w:rsid w:val="00FD7277"/>
    <w:rsid w:val="00FD7EE5"/>
    <w:rsid w:val="00FE1403"/>
    <w:rsid w:val="00FE16D1"/>
    <w:rsid w:val="00FE1979"/>
    <w:rsid w:val="00FE1C28"/>
    <w:rsid w:val="00FE1F5C"/>
    <w:rsid w:val="00FE2667"/>
    <w:rsid w:val="00FE2EA8"/>
    <w:rsid w:val="00FE3095"/>
    <w:rsid w:val="00FE31FA"/>
    <w:rsid w:val="00FE3727"/>
    <w:rsid w:val="00FE3FBF"/>
    <w:rsid w:val="00FE4EE3"/>
    <w:rsid w:val="00FE5E65"/>
    <w:rsid w:val="00FE7978"/>
    <w:rsid w:val="00FE7B2C"/>
    <w:rsid w:val="00FF1821"/>
    <w:rsid w:val="00FF2EA5"/>
    <w:rsid w:val="00FF35D0"/>
    <w:rsid w:val="00FF3850"/>
    <w:rsid w:val="00FF3A77"/>
    <w:rsid w:val="00FF3DF9"/>
    <w:rsid w:val="00FF46CE"/>
    <w:rsid w:val="00FF4E08"/>
    <w:rsid w:val="00FF5562"/>
    <w:rsid w:val="00FF723C"/>
    <w:rsid w:val="00FF7441"/>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A03108"/>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62580B"/>
    <w:pPr>
      <w:numPr>
        <w:ilvl w:val="2"/>
        <w:numId w:val="2"/>
      </w:numPr>
      <w:tabs>
        <w:tab w:val="clear" w:pos="851"/>
      </w:tabs>
      <w:spacing w:before="360" w:after="240"/>
      <w:ind w:left="1571"/>
      <w:outlineLvl w:val="2"/>
      <w:pPrChange w:id="0" w:author="Érico Souza Loewe" w:date="2020-11-09T01:20:00Z">
        <w:pPr>
          <w:keepNext/>
          <w:numPr>
            <w:ilvl w:val="2"/>
            <w:numId w:val="2"/>
          </w:numPr>
          <w:tabs>
            <w:tab w:val="num" w:pos="1571"/>
          </w:tabs>
          <w:spacing w:before="360" w:after="240" w:line="360" w:lineRule="auto"/>
          <w:ind w:left="1571" w:hanging="720"/>
          <w:jc w:val="both"/>
          <w:outlineLvl w:val="2"/>
        </w:pPr>
      </w:pPrChange>
    </w:pPr>
    <w:rPr>
      <w:b/>
      <w:snapToGrid w:val="0"/>
      <w:rPrChange w:id="0" w:author="Érico Souza Loewe" w:date="2020-11-09T01:20:00Z">
        <w:rPr>
          <w:b/>
          <w:iCs/>
          <w:snapToGrid w:val="0"/>
          <w:color w:val="000000"/>
          <w:sz w:val="24"/>
          <w:szCs w:val="24"/>
          <w:lang w:val="pt-BR" w:eastAsia="en-US" w:bidi="ar-SA"/>
        </w:rPr>
      </w:rPrChange>
    </w:rPr>
  </w:style>
  <w:style w:type="paragraph" w:styleId="Ttulo4">
    <w:name w:val="heading 4"/>
    <w:basedOn w:val="Normal"/>
    <w:next w:val="Normal"/>
    <w:link w:val="Ttulo4Char"/>
    <w:autoRedefine/>
    <w:qFormat/>
    <w:rsid w:val="001F7C27"/>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character" w:customStyle="1" w:styleId="Ttulo4Char">
    <w:name w:val="Título 4 Char"/>
    <w:basedOn w:val="Fontepargpadro"/>
    <w:link w:val="Ttulo4"/>
    <w:rsid w:val="001F7C27"/>
    <w:rPr>
      <w:i/>
      <w:iCs/>
      <w:snapToGrid w:val="0"/>
      <w:color w:val="000000"/>
      <w:sz w:val="24"/>
      <w:szCs w:val="24"/>
      <w:lang w:eastAsia="en-US"/>
    </w:rPr>
  </w:style>
  <w:style w:type="paragraph" w:customStyle="1" w:styleId="CitaoLonga">
    <w:name w:val="Citação Longa"/>
    <w:next w:val="TextodoTrabalho"/>
    <w:rsid w:val="00A5403F"/>
    <w:pPr>
      <w:spacing w:before="120" w:after="120"/>
      <w:ind w:left="2268"/>
      <w:jc w:val="both"/>
    </w:pPr>
    <w:rPr>
      <w:noProof/>
    </w:rPr>
  </w:style>
  <w:style w:type="paragraph" w:customStyle="1" w:styleId="TextodoTrabalho">
    <w:name w:val="Texto do Trabalho"/>
    <w:basedOn w:val="Normal"/>
    <w:rsid w:val="00A5403F"/>
    <w:pPr>
      <w:spacing w:before="120" w:after="120"/>
      <w:ind w:firstLine="851"/>
    </w:p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62580B"/>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FontedasFiguras">
    <w:name w:val="Fonte das Figuras"/>
    <w:basedOn w:val="Normal"/>
    <w:next w:val="TextodoTrabalho"/>
    <w:autoRedefine/>
    <w:rsid w:val="00A5403F"/>
    <w:pPr>
      <w:jc w:val="center"/>
    </w:pPr>
    <w:rPr>
      <w:sz w:val="20"/>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772475"/>
    <w:pPr>
      <w:numPr>
        <w:ilvl w:val="0"/>
        <w:numId w:val="5"/>
      </w:numPr>
    </w:pPr>
    <w:rPr>
      <w:bCs/>
    </w:rPr>
  </w:style>
  <w:style w:type="character" w:customStyle="1" w:styleId="Listas1Char">
    <w:name w:val="Listas 1 Char"/>
    <w:basedOn w:val="PargrafodaListaChar"/>
    <w:link w:val="Listas1"/>
    <w:rsid w:val="00772475"/>
    <w:rPr>
      <w:b/>
      <w:bCs/>
      <w:iCs/>
      <w:snapToGrid w:val="0"/>
      <w:color w:val="000000"/>
      <w:spacing w:val="-5"/>
      <w:sz w:val="24"/>
      <w:szCs w:val="24"/>
      <w:lang w:eastAsia="en-US"/>
    </w:rPr>
  </w:style>
  <w:style w:type="character" w:styleId="Refdecomentrio">
    <w:name w:val="annotation reference"/>
    <w:basedOn w:val="Fontepargpadro"/>
    <w:rsid w:val="002C3AC3"/>
    <w:rPr>
      <w:sz w:val="16"/>
      <w:szCs w:val="16"/>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62580B"/>
    <w:pPr>
      <w:spacing w:before="120" w:after="120"/>
      <w:jc w:val="center"/>
      <w:pPrChange w:id="1" w:author="Érico Souza Loewe" w:date="2020-11-09T01:20:00Z">
        <w:pPr>
          <w:keepNext/>
          <w:tabs>
            <w:tab w:val="left" w:pos="851"/>
          </w:tabs>
          <w:spacing w:before="120" w:after="120" w:line="360" w:lineRule="auto"/>
          <w:jc w:val="both"/>
        </w:pPr>
      </w:pPrChange>
    </w:pPr>
    <w:rPr>
      <w:noProof/>
      <w:lang w:eastAsia="pt-BR"/>
      <w:rPrChange w:id="1" w:author="Érico Souza Loewe" w:date="2020-11-09T01:20:00Z">
        <w:rPr>
          <w:iCs/>
          <w:noProof/>
          <w:color w:val="000000"/>
          <w:sz w:val="24"/>
          <w:szCs w:val="24"/>
          <w:lang w:val="pt-BR" w:eastAsia="pt-BR" w:bidi="ar-SA"/>
        </w:rPr>
      </w:rPrChange>
    </w:rPr>
  </w:style>
  <w:style w:type="character" w:customStyle="1" w:styleId="FigurasChar">
    <w:name w:val="Figuras Char"/>
    <w:basedOn w:val="Fontepargpadro"/>
    <w:link w:val="Figuras"/>
    <w:rsid w:val="00B002DA"/>
    <w:rPr>
      <w:iCs/>
      <w:noProof/>
      <w:color w:val="000000"/>
      <w:sz w:val="24"/>
      <w:szCs w:val="24"/>
    </w:rPr>
  </w:style>
  <w:style w:type="table" w:styleId="TabeladeGrade5Escura-nfase1">
    <w:name w:val="Grid Table 5 Dark Accent 1"/>
    <w:basedOn w:val="Tabelanormal"/>
    <w:uiPriority w:val="50"/>
    <w:rsid w:val="00F15A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3363">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66">
      <w:bodyDiv w:val="1"/>
      <w:marLeft w:val="0"/>
      <w:marRight w:val="0"/>
      <w:marTop w:val="0"/>
      <w:marBottom w:val="0"/>
      <w:divBdr>
        <w:top w:val="none" w:sz="0" w:space="0" w:color="auto"/>
        <w:left w:val="none" w:sz="0" w:space="0" w:color="auto"/>
        <w:bottom w:val="none" w:sz="0" w:space="0" w:color="auto"/>
        <w:right w:val="none" w:sz="0" w:space="0" w:color="auto"/>
      </w:divBdr>
    </w:div>
    <w:div w:id="280066709">
      <w:bodyDiv w:val="1"/>
      <w:marLeft w:val="0"/>
      <w:marRight w:val="0"/>
      <w:marTop w:val="0"/>
      <w:marBottom w:val="0"/>
      <w:divBdr>
        <w:top w:val="none" w:sz="0" w:space="0" w:color="auto"/>
        <w:left w:val="none" w:sz="0" w:space="0" w:color="auto"/>
        <w:bottom w:val="none" w:sz="0" w:space="0" w:color="auto"/>
        <w:right w:val="none" w:sz="0" w:space="0" w:color="auto"/>
      </w:divBdr>
    </w:div>
    <w:div w:id="306672341">
      <w:bodyDiv w:val="1"/>
      <w:marLeft w:val="0"/>
      <w:marRight w:val="0"/>
      <w:marTop w:val="0"/>
      <w:marBottom w:val="0"/>
      <w:divBdr>
        <w:top w:val="none" w:sz="0" w:space="0" w:color="auto"/>
        <w:left w:val="none" w:sz="0" w:space="0" w:color="auto"/>
        <w:bottom w:val="none" w:sz="0" w:space="0" w:color="auto"/>
        <w:right w:val="none" w:sz="0" w:space="0" w:color="auto"/>
      </w:divBdr>
      <w:divsChild>
        <w:div w:id="1618826803">
          <w:marLeft w:val="0"/>
          <w:marRight w:val="0"/>
          <w:marTop w:val="0"/>
          <w:marBottom w:val="0"/>
          <w:divBdr>
            <w:top w:val="none" w:sz="0" w:space="0" w:color="auto"/>
            <w:left w:val="none" w:sz="0" w:space="0" w:color="auto"/>
            <w:bottom w:val="none" w:sz="0" w:space="0" w:color="auto"/>
            <w:right w:val="none" w:sz="0" w:space="0" w:color="auto"/>
          </w:divBdr>
          <w:divsChild>
            <w:div w:id="37474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4287">
      <w:bodyDiv w:val="1"/>
      <w:marLeft w:val="0"/>
      <w:marRight w:val="0"/>
      <w:marTop w:val="0"/>
      <w:marBottom w:val="0"/>
      <w:divBdr>
        <w:top w:val="none" w:sz="0" w:space="0" w:color="auto"/>
        <w:left w:val="none" w:sz="0" w:space="0" w:color="auto"/>
        <w:bottom w:val="none" w:sz="0" w:space="0" w:color="auto"/>
        <w:right w:val="none" w:sz="0" w:space="0" w:color="auto"/>
      </w:divBdr>
    </w:div>
    <w:div w:id="709108435">
      <w:bodyDiv w:val="1"/>
      <w:marLeft w:val="0"/>
      <w:marRight w:val="0"/>
      <w:marTop w:val="0"/>
      <w:marBottom w:val="0"/>
      <w:divBdr>
        <w:top w:val="none" w:sz="0" w:space="0" w:color="auto"/>
        <w:left w:val="none" w:sz="0" w:space="0" w:color="auto"/>
        <w:bottom w:val="none" w:sz="0" w:space="0" w:color="auto"/>
        <w:right w:val="none" w:sz="0" w:space="0" w:color="auto"/>
      </w:divBdr>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019">
      <w:bodyDiv w:val="1"/>
      <w:marLeft w:val="0"/>
      <w:marRight w:val="0"/>
      <w:marTop w:val="0"/>
      <w:marBottom w:val="0"/>
      <w:divBdr>
        <w:top w:val="none" w:sz="0" w:space="0" w:color="auto"/>
        <w:left w:val="none" w:sz="0" w:space="0" w:color="auto"/>
        <w:bottom w:val="none" w:sz="0" w:space="0" w:color="auto"/>
        <w:right w:val="none" w:sz="0" w:space="0" w:color="auto"/>
      </w:divBdr>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8179842">
      <w:bodyDiv w:val="1"/>
      <w:marLeft w:val="0"/>
      <w:marRight w:val="0"/>
      <w:marTop w:val="0"/>
      <w:marBottom w:val="0"/>
      <w:divBdr>
        <w:top w:val="none" w:sz="0" w:space="0" w:color="auto"/>
        <w:left w:val="none" w:sz="0" w:space="0" w:color="auto"/>
        <w:bottom w:val="none" w:sz="0" w:space="0" w:color="auto"/>
        <w:right w:val="none" w:sz="0" w:space="0" w:color="auto"/>
      </w:divBdr>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2.xml"/><Relationship Id="rId21" Type="http://schemas.openxmlformats.org/officeDocument/2006/relationships/diagramQuickStyle" Target="diagrams/quickStyle1.xml"/><Relationship Id="rId42" Type="http://schemas.openxmlformats.org/officeDocument/2006/relationships/diagramQuickStyle" Target="diagrams/quickStyle5.xml"/><Relationship Id="rId47" Type="http://schemas.openxmlformats.org/officeDocument/2006/relationships/diagramQuickStyle" Target="diagrams/quickStyle6.xml"/><Relationship Id="rId63" Type="http://schemas.openxmlformats.org/officeDocument/2006/relationships/image" Target="media/image17.jpg"/><Relationship Id="rId6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png"/><Relationship Id="rId29" Type="http://schemas.microsoft.com/office/2007/relationships/diagramDrawing" Target="diagrams/drawing2.xml"/><Relationship Id="rId11" Type="http://schemas.microsoft.com/office/2018/08/relationships/commentsExtensible" Target="commentsExtensible.xml"/><Relationship Id="rId24" Type="http://schemas.openxmlformats.org/officeDocument/2006/relationships/chart" Target="charts/chart1.xml"/><Relationship Id="rId32" Type="http://schemas.openxmlformats.org/officeDocument/2006/relationships/diagramQuickStyle" Target="diagrams/quickStyle3.xml"/><Relationship Id="rId37" Type="http://schemas.openxmlformats.org/officeDocument/2006/relationships/diagramQuickStyle" Target="diagrams/quickStyle4.xml"/><Relationship Id="rId40" Type="http://schemas.openxmlformats.org/officeDocument/2006/relationships/diagramData" Target="diagrams/data5.xml"/><Relationship Id="rId45" Type="http://schemas.openxmlformats.org/officeDocument/2006/relationships/diagramData" Target="diagrams/data6.xml"/><Relationship Id="rId53" Type="http://schemas.openxmlformats.org/officeDocument/2006/relationships/image" Target="media/image8.png"/><Relationship Id="rId58" Type="http://schemas.openxmlformats.org/officeDocument/2006/relationships/image" Target="media/image12.png"/><Relationship Id="rId66" Type="http://schemas.openxmlformats.org/officeDocument/2006/relationships/image" Target="media/image20.jpeg"/><Relationship Id="rId5" Type="http://schemas.openxmlformats.org/officeDocument/2006/relationships/webSettings" Target="webSettings.xml"/><Relationship Id="rId61" Type="http://schemas.openxmlformats.org/officeDocument/2006/relationships/image" Target="media/image15.jpg"/><Relationship Id="rId19" Type="http://schemas.openxmlformats.org/officeDocument/2006/relationships/diagramData" Target="diagrams/data1.xml"/><Relationship Id="rId14" Type="http://schemas.openxmlformats.org/officeDocument/2006/relationships/footer" Target="footer1.xml"/><Relationship Id="rId22" Type="http://schemas.openxmlformats.org/officeDocument/2006/relationships/diagramColors" Target="diagrams/colors1.xml"/><Relationship Id="rId27" Type="http://schemas.openxmlformats.org/officeDocument/2006/relationships/diagramQuickStyle" Target="diagrams/quickStyle2.xml"/><Relationship Id="rId30" Type="http://schemas.openxmlformats.org/officeDocument/2006/relationships/diagramData" Target="diagrams/data3.xml"/><Relationship Id="rId35" Type="http://schemas.openxmlformats.org/officeDocument/2006/relationships/diagramData" Target="diagrams/data4.xml"/><Relationship Id="rId43" Type="http://schemas.openxmlformats.org/officeDocument/2006/relationships/diagramColors" Target="diagrams/colors5.xml"/><Relationship Id="rId48" Type="http://schemas.openxmlformats.org/officeDocument/2006/relationships/diagramColors" Target="diagrams/colors6.xml"/><Relationship Id="rId56" Type="http://schemas.openxmlformats.org/officeDocument/2006/relationships/image" Target="media/image11.png"/><Relationship Id="rId64" Type="http://schemas.openxmlformats.org/officeDocument/2006/relationships/image" Target="media/image18.jpg"/><Relationship Id="rId69" Type="http://schemas.openxmlformats.org/officeDocument/2006/relationships/hyperlink" Target="https://developer.spotify.com/community/showcase/music-popcorn/" TargetMode="External"/><Relationship Id="rId8" Type="http://schemas.openxmlformats.org/officeDocument/2006/relationships/comments" Target="comments.xml"/><Relationship Id="rId51" Type="http://schemas.openxmlformats.org/officeDocument/2006/relationships/image" Target="media/image6.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diagramData" Target="diagrams/data2.xml"/><Relationship Id="rId33" Type="http://schemas.openxmlformats.org/officeDocument/2006/relationships/diagramColors" Target="diagrams/colors3.xml"/><Relationship Id="rId38" Type="http://schemas.openxmlformats.org/officeDocument/2006/relationships/diagramColors" Target="diagrams/colors4.xml"/><Relationship Id="rId46" Type="http://schemas.openxmlformats.org/officeDocument/2006/relationships/diagramLayout" Target="diagrams/layout6.xml"/><Relationship Id="rId59" Type="http://schemas.openxmlformats.org/officeDocument/2006/relationships/image" Target="media/image13.png"/><Relationship Id="rId67" Type="http://schemas.openxmlformats.org/officeDocument/2006/relationships/hyperlink" Target="https://lors.azurewebsites.net/" TargetMode="External"/><Relationship Id="rId20" Type="http://schemas.openxmlformats.org/officeDocument/2006/relationships/diagramLayout" Target="diagrams/layout1.xml"/><Relationship Id="rId41" Type="http://schemas.openxmlformats.org/officeDocument/2006/relationships/diagramLayout" Target="diagrams/layout5.xml"/><Relationship Id="rId54" Type="http://schemas.openxmlformats.org/officeDocument/2006/relationships/image" Target="media/image9.png"/><Relationship Id="rId62" Type="http://schemas.openxmlformats.org/officeDocument/2006/relationships/image" Target="media/image16.jp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l.acm.org/" TargetMode="External"/><Relationship Id="rId23" Type="http://schemas.microsoft.com/office/2007/relationships/diagramDrawing" Target="diagrams/drawing1.xml"/><Relationship Id="rId28" Type="http://schemas.openxmlformats.org/officeDocument/2006/relationships/diagramColors" Target="diagrams/colors2.xml"/><Relationship Id="rId36" Type="http://schemas.openxmlformats.org/officeDocument/2006/relationships/diagramLayout" Target="diagrams/layout4.xml"/><Relationship Id="rId49" Type="http://schemas.microsoft.com/office/2007/relationships/diagramDrawing" Target="diagrams/drawing6.xml"/><Relationship Id="rId57" Type="http://schemas.openxmlformats.org/officeDocument/2006/relationships/hyperlink" Target="https://ericoloewe.github.io/computer-science-tcc/" TargetMode="External"/><Relationship Id="rId10" Type="http://schemas.microsoft.com/office/2016/09/relationships/commentsIds" Target="commentsIds.xml"/><Relationship Id="rId31" Type="http://schemas.openxmlformats.org/officeDocument/2006/relationships/diagramLayout" Target="diagrams/layout3.xml"/><Relationship Id="rId44" Type="http://schemas.microsoft.com/office/2007/relationships/diagramDrawing" Target="diagrams/drawing5.xml"/><Relationship Id="rId52" Type="http://schemas.openxmlformats.org/officeDocument/2006/relationships/image" Target="media/image7.png"/><Relationship Id="rId60" Type="http://schemas.openxmlformats.org/officeDocument/2006/relationships/image" Target="media/image14.jpg"/><Relationship Id="rId65" Type="http://schemas.openxmlformats.org/officeDocument/2006/relationships/image" Target="media/image19.png"/><Relationship Id="rId73"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image" Target="media/image3.png"/><Relationship Id="rId39" Type="http://schemas.microsoft.com/office/2007/relationships/diagramDrawing" Target="diagrams/drawing4.xml"/><Relationship Id="rId34" Type="http://schemas.microsoft.com/office/2007/relationships/diagramDrawing" Target="diagrams/drawing3.xml"/><Relationship Id="rId50" Type="http://schemas.openxmlformats.org/officeDocument/2006/relationships/hyperlink" Target="https://ericoloewe.github.io/computer-science-tcc/" TargetMode="External"/><Relationship Id="rId55" Type="http://schemas.openxmlformats.org/officeDocument/2006/relationships/image" Target="media/image10.png"/><Relationship Id="rId7" Type="http://schemas.openxmlformats.org/officeDocument/2006/relationships/endnotes" Target="endnotes.xml"/><Relationship Id="rId71"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95AF1AF-7463-48B5-B691-5C37E5AB4B6B}" type="doc">
      <dgm:prSet loTypeId="urn:microsoft.com/office/officeart/2005/8/layout/process4"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pPr algn="ctr"/>
          <a:r>
            <a:rPr lang="pt-BR" sz="1200"/>
            <a:t>Captura da base de dados</a:t>
          </a:r>
        </a:p>
      </dgm:t>
    </dgm:pt>
    <dgm:pt modelId="{705C0524-E193-4561-9F57-D4C7666C28F1}" type="parTrans" cxnId="{FFFB8EA5-24A2-421B-9CEB-338FFE00B24B}">
      <dgm:prSet/>
      <dgm:spPr/>
      <dgm:t>
        <a:bodyPr/>
        <a:lstStyle/>
        <a:p>
          <a:pPr algn="ctr"/>
          <a:endParaRPr lang="pt-BR" sz="1200"/>
        </a:p>
      </dgm:t>
    </dgm:pt>
    <dgm:pt modelId="{A3D5D729-4330-4CEB-A62C-2297777C1499}" type="sibTrans" cxnId="{FFFB8EA5-24A2-421B-9CEB-338FFE00B24B}">
      <dgm:prSet/>
      <dgm:spPr/>
      <dgm:t>
        <a:bodyPr/>
        <a:lstStyle/>
        <a:p>
          <a:pPr algn="ctr"/>
          <a:endParaRPr lang="pt-BR" sz="1200"/>
        </a:p>
      </dgm:t>
    </dgm:pt>
    <dgm:pt modelId="{B6C3A918-182D-4926-ADD6-47C72A4F1863}">
      <dgm:prSet custT="1"/>
      <dgm:spPr/>
      <dgm:t>
        <a:bodyPr/>
        <a:lstStyle/>
        <a:p>
          <a:pPr algn="ctr"/>
          <a:r>
            <a:rPr lang="pt-BR" sz="1200"/>
            <a:t>Definição das técnicas</a:t>
          </a:r>
        </a:p>
      </dgm:t>
    </dgm:pt>
    <dgm:pt modelId="{E46429C5-7115-492E-B0CF-2EAD74826DAE}" type="parTrans" cxnId="{8EC3C9F2-B311-48D0-8ED5-00582FC2F8AD}">
      <dgm:prSet/>
      <dgm:spPr/>
      <dgm:t>
        <a:bodyPr/>
        <a:lstStyle/>
        <a:p>
          <a:pPr algn="ctr"/>
          <a:endParaRPr lang="pt-BR" sz="1200"/>
        </a:p>
      </dgm:t>
    </dgm:pt>
    <dgm:pt modelId="{1FF91B5B-7668-41C6-BE57-48D9AF4E489F}" type="sibTrans" cxnId="{8EC3C9F2-B311-48D0-8ED5-00582FC2F8AD}">
      <dgm:prSet/>
      <dgm:spPr/>
      <dgm:t>
        <a:bodyPr/>
        <a:lstStyle/>
        <a:p>
          <a:pPr algn="ctr"/>
          <a:endParaRPr lang="pt-BR" sz="1200"/>
        </a:p>
      </dgm:t>
    </dgm:pt>
    <dgm:pt modelId="{CC5FF41E-B660-4347-97DA-9E9CD2601988}">
      <dgm:prSet custT="1"/>
      <dgm:spPr/>
      <dgm:t>
        <a:bodyPr/>
        <a:lstStyle/>
        <a:p>
          <a:pPr algn="ctr"/>
          <a:r>
            <a:rPr lang="pt-BR" sz="1200"/>
            <a:t>Desenvolvimento do sistema de recomendação</a:t>
          </a:r>
        </a:p>
      </dgm:t>
    </dgm:pt>
    <dgm:pt modelId="{46F039A2-6F93-4903-9F7E-596541A90738}" type="parTrans" cxnId="{ECE17EC4-F4C0-42F4-AAFB-C942E9DCCFE1}">
      <dgm:prSet/>
      <dgm:spPr/>
      <dgm:t>
        <a:bodyPr/>
        <a:lstStyle/>
        <a:p>
          <a:pPr algn="ctr"/>
          <a:endParaRPr lang="pt-BR" sz="1200"/>
        </a:p>
      </dgm:t>
    </dgm:pt>
    <dgm:pt modelId="{6B413DBF-0088-4EB8-98AE-ABFAAEC19E07}" type="sibTrans" cxnId="{ECE17EC4-F4C0-42F4-AAFB-C942E9DCCFE1}">
      <dgm:prSet/>
      <dgm:spPr/>
      <dgm:t>
        <a:bodyPr/>
        <a:lstStyle/>
        <a:p>
          <a:pPr algn="ctr"/>
          <a:endParaRPr lang="pt-BR" sz="1200"/>
        </a:p>
      </dgm:t>
    </dgm:pt>
    <dgm:pt modelId="{CE0C2BEF-22F1-4E3D-9BA0-10C1E7B872E6}">
      <dgm:prSet phldrT="[Texto]" custT="1"/>
      <dgm:spPr/>
      <dgm:t>
        <a:bodyPr/>
        <a:lstStyle/>
        <a:p>
          <a:pPr algn="ctr"/>
          <a:r>
            <a:rPr lang="pt-BR" sz="1200"/>
            <a:t>Distribuição do aplicativo</a:t>
          </a:r>
        </a:p>
      </dgm:t>
    </dgm:pt>
    <dgm:pt modelId="{BE7561AF-88CF-4D49-A4C7-530557971DDD}" type="parTrans" cxnId="{A7F3C3C9-EA84-4C35-B0AE-16962631D941}">
      <dgm:prSet/>
      <dgm:spPr/>
      <dgm:t>
        <a:bodyPr/>
        <a:lstStyle/>
        <a:p>
          <a:pPr algn="ctr"/>
          <a:endParaRPr lang="pt-BR" sz="1200"/>
        </a:p>
      </dgm:t>
    </dgm:pt>
    <dgm:pt modelId="{08F5370E-27A9-480F-8A05-C221C1826509}" type="sibTrans" cxnId="{A7F3C3C9-EA84-4C35-B0AE-16962631D941}">
      <dgm:prSet/>
      <dgm:spPr/>
      <dgm:t>
        <a:bodyPr/>
        <a:lstStyle/>
        <a:p>
          <a:pPr algn="ctr"/>
          <a:endParaRPr lang="pt-BR" sz="1200"/>
        </a:p>
      </dgm:t>
    </dgm:pt>
    <dgm:pt modelId="{64C3978B-5630-4DEA-9FFD-FA43E376C770}">
      <dgm:prSet phldrT="[Texto]" custT="1"/>
      <dgm:spPr/>
      <dgm:t>
        <a:bodyPr/>
        <a:lstStyle/>
        <a:p>
          <a:pPr algn="ctr"/>
          <a:r>
            <a:rPr lang="pt-BR" sz="1200"/>
            <a:t>Questionário</a:t>
          </a:r>
        </a:p>
      </dgm:t>
    </dgm:pt>
    <dgm:pt modelId="{B5112079-90B9-4F92-93A4-24DD6E9119AC}" type="parTrans" cxnId="{1AA32520-5C32-49CC-ABD3-3FB379085F41}">
      <dgm:prSet/>
      <dgm:spPr/>
      <dgm:t>
        <a:bodyPr/>
        <a:lstStyle/>
        <a:p>
          <a:pPr algn="ctr"/>
          <a:endParaRPr lang="pt-BR" sz="1200"/>
        </a:p>
      </dgm:t>
    </dgm:pt>
    <dgm:pt modelId="{5235EA07-B0F8-4316-B500-01DEB660B11B}" type="sibTrans" cxnId="{1AA32520-5C32-49CC-ABD3-3FB379085F41}">
      <dgm:prSet/>
      <dgm:spPr/>
      <dgm:t>
        <a:bodyPr/>
        <a:lstStyle/>
        <a:p>
          <a:pPr algn="ctr"/>
          <a:endParaRPr lang="pt-BR" sz="1200"/>
        </a:p>
      </dgm:t>
    </dgm:pt>
    <dgm:pt modelId="{EF2740CF-B4BB-4BCC-9C37-69912D3EB63C}">
      <dgm:prSet custT="1"/>
      <dgm:spPr/>
      <dgm:t>
        <a:bodyPr/>
        <a:lstStyle/>
        <a:p>
          <a:pPr algn="ctr"/>
          <a:r>
            <a:rPr lang="pt-BR" sz="1200"/>
            <a:t>Analise dos resultados</a:t>
          </a:r>
        </a:p>
      </dgm:t>
    </dgm:pt>
    <dgm:pt modelId="{BCC07FA8-1DBD-4743-B264-DB70091704DB}" type="parTrans" cxnId="{505CCF84-9689-449B-A7C4-0B8A1E8217E7}">
      <dgm:prSet/>
      <dgm:spPr/>
      <dgm:t>
        <a:bodyPr/>
        <a:lstStyle/>
        <a:p>
          <a:pPr algn="ctr"/>
          <a:endParaRPr lang="pt-BR" sz="1200"/>
        </a:p>
      </dgm:t>
    </dgm:pt>
    <dgm:pt modelId="{6989D012-32A4-44A4-932D-96A7EADEDF8C}" type="sibTrans" cxnId="{505CCF84-9689-449B-A7C4-0B8A1E8217E7}">
      <dgm:prSet/>
      <dgm:spPr/>
      <dgm:t>
        <a:bodyPr/>
        <a:lstStyle/>
        <a:p>
          <a:pPr algn="ctr"/>
          <a:endParaRPr lang="pt-BR" sz="1200"/>
        </a:p>
      </dgm:t>
    </dgm:pt>
    <dgm:pt modelId="{5AF1F162-EC7B-4FAB-9331-7E17090F6EEB}" type="pres">
      <dgm:prSet presAssocID="{095AF1AF-7463-48B5-B691-5C37E5AB4B6B}" presName="Name0" presStyleCnt="0">
        <dgm:presLayoutVars>
          <dgm:dir/>
          <dgm:animLvl val="lvl"/>
          <dgm:resizeHandles val="exact"/>
        </dgm:presLayoutVars>
      </dgm:prSet>
      <dgm:spPr/>
    </dgm:pt>
    <dgm:pt modelId="{FFD3E194-B577-4948-9DC3-1A5B652751C0}" type="pres">
      <dgm:prSet presAssocID="{EF2740CF-B4BB-4BCC-9C37-69912D3EB63C}" presName="boxAndChildren" presStyleCnt="0"/>
      <dgm:spPr/>
    </dgm:pt>
    <dgm:pt modelId="{7F1AAE72-AF98-4A51-8ADF-8496269711E5}" type="pres">
      <dgm:prSet presAssocID="{EF2740CF-B4BB-4BCC-9C37-69912D3EB63C}" presName="parentTextBox" presStyleLbl="node1" presStyleIdx="0" presStyleCnt="6"/>
      <dgm:spPr/>
    </dgm:pt>
    <dgm:pt modelId="{3A263951-7E3A-47A7-876C-5D3954AB8715}" type="pres">
      <dgm:prSet presAssocID="{6B413DBF-0088-4EB8-98AE-ABFAAEC19E07}" presName="sp" presStyleCnt="0"/>
      <dgm:spPr/>
    </dgm:pt>
    <dgm:pt modelId="{A2B375E9-5991-439B-9159-1AB3A749D915}" type="pres">
      <dgm:prSet presAssocID="{CC5FF41E-B660-4347-97DA-9E9CD2601988}" presName="arrowAndChildren" presStyleCnt="0"/>
      <dgm:spPr/>
    </dgm:pt>
    <dgm:pt modelId="{27D586CF-F1CB-437F-98B9-B0551E6EF013}" type="pres">
      <dgm:prSet presAssocID="{CC5FF41E-B660-4347-97DA-9E9CD2601988}" presName="parentTextArrow" presStyleLbl="node1" presStyleIdx="1" presStyleCnt="6"/>
      <dgm:spPr/>
    </dgm:pt>
    <dgm:pt modelId="{9D2CDBAE-4DF6-49E9-806E-578333DA9A07}" type="pres">
      <dgm:prSet presAssocID="{1FF91B5B-7668-41C6-BE57-48D9AF4E489F}" presName="sp" presStyleCnt="0"/>
      <dgm:spPr/>
    </dgm:pt>
    <dgm:pt modelId="{40305D9F-9BF3-4A87-AA4D-98FAADECA76E}" type="pres">
      <dgm:prSet presAssocID="{B6C3A918-182D-4926-ADD6-47C72A4F1863}" presName="arrowAndChildren" presStyleCnt="0"/>
      <dgm:spPr/>
    </dgm:pt>
    <dgm:pt modelId="{074C4F80-0E96-4A62-B281-AC3A1DD3F9C5}" type="pres">
      <dgm:prSet presAssocID="{B6C3A918-182D-4926-ADD6-47C72A4F1863}" presName="parentTextArrow" presStyleLbl="node1" presStyleIdx="2" presStyleCnt="6"/>
      <dgm:spPr/>
    </dgm:pt>
    <dgm:pt modelId="{90915ACF-1566-414A-822B-95DF8C6B9425}" type="pres">
      <dgm:prSet presAssocID="{A3D5D729-4330-4CEB-A62C-2297777C1499}" presName="sp" presStyleCnt="0"/>
      <dgm:spPr/>
    </dgm:pt>
    <dgm:pt modelId="{F09C596B-DF0A-4E70-982B-64FB1C834280}" type="pres">
      <dgm:prSet presAssocID="{D5DC1E2A-8024-4552-B5FF-E67572DD754C}" presName="arrowAndChildren" presStyleCnt="0"/>
      <dgm:spPr/>
    </dgm:pt>
    <dgm:pt modelId="{8203DE7F-234C-4491-B598-1130F5861FD5}" type="pres">
      <dgm:prSet presAssocID="{D5DC1E2A-8024-4552-B5FF-E67572DD754C}" presName="parentTextArrow" presStyleLbl="node1" presStyleIdx="3" presStyleCnt="6"/>
      <dgm:spPr/>
    </dgm:pt>
    <dgm:pt modelId="{4911E968-4D9E-4672-B796-49ABE91BC234}" type="pres">
      <dgm:prSet presAssocID="{08F5370E-27A9-480F-8A05-C221C1826509}" presName="sp" presStyleCnt="0"/>
      <dgm:spPr/>
    </dgm:pt>
    <dgm:pt modelId="{84B90569-292D-4141-B4A9-9C3C1E00D583}" type="pres">
      <dgm:prSet presAssocID="{CE0C2BEF-22F1-4E3D-9BA0-10C1E7B872E6}" presName="arrowAndChildren" presStyleCnt="0"/>
      <dgm:spPr/>
    </dgm:pt>
    <dgm:pt modelId="{5C09B981-5E38-4936-AAF2-6BC07981A5F9}" type="pres">
      <dgm:prSet presAssocID="{CE0C2BEF-22F1-4E3D-9BA0-10C1E7B872E6}" presName="parentTextArrow" presStyleLbl="node1" presStyleIdx="4" presStyleCnt="6"/>
      <dgm:spPr/>
    </dgm:pt>
    <dgm:pt modelId="{66F528FF-7B18-40C4-892A-05AFF0A3F16C}" type="pres">
      <dgm:prSet presAssocID="{5235EA07-B0F8-4316-B500-01DEB660B11B}" presName="sp" presStyleCnt="0"/>
      <dgm:spPr/>
    </dgm:pt>
    <dgm:pt modelId="{5046B7D8-815C-48A2-9D90-530C46B76877}" type="pres">
      <dgm:prSet presAssocID="{64C3978B-5630-4DEA-9FFD-FA43E376C770}" presName="arrowAndChildren" presStyleCnt="0"/>
      <dgm:spPr/>
    </dgm:pt>
    <dgm:pt modelId="{66303647-5239-4642-AC6E-007C67588CCF}" type="pres">
      <dgm:prSet presAssocID="{64C3978B-5630-4DEA-9FFD-FA43E376C770}" presName="parentTextArrow" presStyleLbl="node1" presStyleIdx="5" presStyleCnt="6"/>
      <dgm:spPr/>
    </dgm:pt>
  </dgm:ptLst>
  <dgm:cxnLst>
    <dgm:cxn modelId="{58F8E700-FFA3-402D-B999-A46FC237DA8A}" type="presOf" srcId="{B6C3A918-182D-4926-ADD6-47C72A4F1863}" destId="{074C4F80-0E96-4A62-B281-AC3A1DD3F9C5}" srcOrd="0" destOrd="0" presId="urn:microsoft.com/office/officeart/2005/8/layout/process4"/>
    <dgm:cxn modelId="{00DFDA09-7B4F-4C82-A6F0-36E3D9416D07}" type="presOf" srcId="{EF2740CF-B4BB-4BCC-9C37-69912D3EB63C}" destId="{7F1AAE72-AF98-4A51-8ADF-8496269711E5}" srcOrd="0" destOrd="0" presId="urn:microsoft.com/office/officeart/2005/8/layout/process4"/>
    <dgm:cxn modelId="{D5B31F17-B415-489C-8710-E76067BD4F63}" type="presOf" srcId="{095AF1AF-7463-48B5-B691-5C37E5AB4B6B}" destId="{5AF1F162-EC7B-4FAB-9331-7E17090F6EEB}" srcOrd="0" destOrd="0" presId="urn:microsoft.com/office/officeart/2005/8/layout/process4"/>
    <dgm:cxn modelId="{1AA32520-5C32-49CC-ABD3-3FB379085F41}" srcId="{095AF1AF-7463-48B5-B691-5C37E5AB4B6B}" destId="{64C3978B-5630-4DEA-9FFD-FA43E376C770}" srcOrd="0" destOrd="0" parTransId="{B5112079-90B9-4F92-93A4-24DD6E9119AC}" sibTransId="{5235EA07-B0F8-4316-B500-01DEB660B11B}"/>
    <dgm:cxn modelId="{E8FC6D38-E079-419A-904A-3772E1EB1B37}" type="presOf" srcId="{CE0C2BEF-22F1-4E3D-9BA0-10C1E7B872E6}" destId="{5C09B981-5E38-4936-AAF2-6BC07981A5F9}" srcOrd="0" destOrd="0" presId="urn:microsoft.com/office/officeart/2005/8/layout/process4"/>
    <dgm:cxn modelId="{505CCF84-9689-449B-A7C4-0B8A1E8217E7}" srcId="{095AF1AF-7463-48B5-B691-5C37E5AB4B6B}" destId="{EF2740CF-B4BB-4BCC-9C37-69912D3EB63C}" srcOrd="5" destOrd="0" parTransId="{BCC07FA8-1DBD-4743-B264-DB70091704DB}" sibTransId="{6989D012-32A4-44A4-932D-96A7EADEDF8C}"/>
    <dgm:cxn modelId="{6E211F87-5E86-4C08-9E1B-93C72F6BFF07}" type="presOf" srcId="{D5DC1E2A-8024-4552-B5FF-E67572DD754C}" destId="{8203DE7F-234C-4491-B598-1130F5861FD5}" srcOrd="0" destOrd="0" presId="urn:microsoft.com/office/officeart/2005/8/layout/process4"/>
    <dgm:cxn modelId="{FFFB8EA5-24A2-421B-9CEB-338FFE00B24B}" srcId="{095AF1AF-7463-48B5-B691-5C37E5AB4B6B}" destId="{D5DC1E2A-8024-4552-B5FF-E67572DD754C}" srcOrd="2" destOrd="0" parTransId="{705C0524-E193-4561-9F57-D4C7666C28F1}" sibTransId="{A3D5D729-4330-4CEB-A62C-2297777C1499}"/>
    <dgm:cxn modelId="{05B32DC4-0917-4320-80AC-D322E2482DFD}" type="presOf" srcId="{CC5FF41E-B660-4347-97DA-9E9CD2601988}" destId="{27D586CF-F1CB-437F-98B9-B0551E6EF013}" srcOrd="0" destOrd="0" presId="urn:microsoft.com/office/officeart/2005/8/layout/process4"/>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C750D1F7-9698-4058-936F-A15D21E63D6D}" type="presOf" srcId="{64C3978B-5630-4DEA-9FFD-FA43E376C770}" destId="{66303647-5239-4642-AC6E-007C67588CCF}" srcOrd="0" destOrd="0" presId="urn:microsoft.com/office/officeart/2005/8/layout/process4"/>
    <dgm:cxn modelId="{8DA19063-2C41-4064-97F4-600B9E4A3CD6}" type="presParOf" srcId="{5AF1F162-EC7B-4FAB-9331-7E17090F6EEB}" destId="{FFD3E194-B577-4948-9DC3-1A5B652751C0}" srcOrd="0" destOrd="0" presId="urn:microsoft.com/office/officeart/2005/8/layout/process4"/>
    <dgm:cxn modelId="{B96FE9CB-741E-4F64-9040-F92EA09F274E}" type="presParOf" srcId="{FFD3E194-B577-4948-9DC3-1A5B652751C0}" destId="{7F1AAE72-AF98-4A51-8ADF-8496269711E5}" srcOrd="0" destOrd="0" presId="urn:microsoft.com/office/officeart/2005/8/layout/process4"/>
    <dgm:cxn modelId="{1338D568-7978-4890-BE4F-86678C593A7F}" type="presParOf" srcId="{5AF1F162-EC7B-4FAB-9331-7E17090F6EEB}" destId="{3A263951-7E3A-47A7-876C-5D3954AB8715}" srcOrd="1" destOrd="0" presId="urn:microsoft.com/office/officeart/2005/8/layout/process4"/>
    <dgm:cxn modelId="{B8B2D0B6-23F7-4ED3-AEA7-972D900A94AF}" type="presParOf" srcId="{5AF1F162-EC7B-4FAB-9331-7E17090F6EEB}" destId="{A2B375E9-5991-439B-9159-1AB3A749D915}" srcOrd="2" destOrd="0" presId="urn:microsoft.com/office/officeart/2005/8/layout/process4"/>
    <dgm:cxn modelId="{92E11D91-83F4-4C65-B1F5-A5871D217925}" type="presParOf" srcId="{A2B375E9-5991-439B-9159-1AB3A749D915}" destId="{27D586CF-F1CB-437F-98B9-B0551E6EF013}" srcOrd="0" destOrd="0" presId="urn:microsoft.com/office/officeart/2005/8/layout/process4"/>
    <dgm:cxn modelId="{6F4508A6-5115-42F3-8814-2630846362E8}" type="presParOf" srcId="{5AF1F162-EC7B-4FAB-9331-7E17090F6EEB}" destId="{9D2CDBAE-4DF6-49E9-806E-578333DA9A07}" srcOrd="3" destOrd="0" presId="urn:microsoft.com/office/officeart/2005/8/layout/process4"/>
    <dgm:cxn modelId="{20FD784E-85FC-4F1A-8D31-5902D6BC0C91}" type="presParOf" srcId="{5AF1F162-EC7B-4FAB-9331-7E17090F6EEB}" destId="{40305D9F-9BF3-4A87-AA4D-98FAADECA76E}" srcOrd="4" destOrd="0" presId="urn:microsoft.com/office/officeart/2005/8/layout/process4"/>
    <dgm:cxn modelId="{BA9A93AF-E5A6-4324-AF39-EBE3DDA1DBA2}" type="presParOf" srcId="{40305D9F-9BF3-4A87-AA4D-98FAADECA76E}" destId="{074C4F80-0E96-4A62-B281-AC3A1DD3F9C5}" srcOrd="0" destOrd="0" presId="urn:microsoft.com/office/officeart/2005/8/layout/process4"/>
    <dgm:cxn modelId="{A7B237CA-4602-42D5-A60C-7BA162B39546}" type="presParOf" srcId="{5AF1F162-EC7B-4FAB-9331-7E17090F6EEB}" destId="{90915ACF-1566-414A-822B-95DF8C6B9425}" srcOrd="5" destOrd="0" presId="urn:microsoft.com/office/officeart/2005/8/layout/process4"/>
    <dgm:cxn modelId="{36864D19-4555-43B0-A3FE-D251A85D10A1}" type="presParOf" srcId="{5AF1F162-EC7B-4FAB-9331-7E17090F6EEB}" destId="{F09C596B-DF0A-4E70-982B-64FB1C834280}" srcOrd="6" destOrd="0" presId="urn:microsoft.com/office/officeart/2005/8/layout/process4"/>
    <dgm:cxn modelId="{A0CD2822-19E6-491B-96D5-FC92D3094956}" type="presParOf" srcId="{F09C596B-DF0A-4E70-982B-64FB1C834280}" destId="{8203DE7F-234C-4491-B598-1130F5861FD5}" srcOrd="0" destOrd="0" presId="urn:microsoft.com/office/officeart/2005/8/layout/process4"/>
    <dgm:cxn modelId="{0D0B2828-3A0A-4E4E-9201-F67D2A3CCA0F}" type="presParOf" srcId="{5AF1F162-EC7B-4FAB-9331-7E17090F6EEB}" destId="{4911E968-4D9E-4672-B796-49ABE91BC234}" srcOrd="7" destOrd="0" presId="urn:microsoft.com/office/officeart/2005/8/layout/process4"/>
    <dgm:cxn modelId="{816A420E-4C80-495D-9E82-D3E58DC68BA0}" type="presParOf" srcId="{5AF1F162-EC7B-4FAB-9331-7E17090F6EEB}" destId="{84B90569-292D-4141-B4A9-9C3C1E00D583}" srcOrd="8" destOrd="0" presId="urn:microsoft.com/office/officeart/2005/8/layout/process4"/>
    <dgm:cxn modelId="{701D02D9-7C99-4F35-8D14-4161DC8B82CA}" type="presParOf" srcId="{84B90569-292D-4141-B4A9-9C3C1E00D583}" destId="{5C09B981-5E38-4936-AAF2-6BC07981A5F9}" srcOrd="0" destOrd="0" presId="urn:microsoft.com/office/officeart/2005/8/layout/process4"/>
    <dgm:cxn modelId="{5357315A-F19D-4664-82F7-B657F1A7C18F}" type="presParOf" srcId="{5AF1F162-EC7B-4FAB-9331-7E17090F6EEB}" destId="{66F528FF-7B18-40C4-892A-05AFF0A3F16C}" srcOrd="9" destOrd="0" presId="urn:microsoft.com/office/officeart/2005/8/layout/process4"/>
    <dgm:cxn modelId="{26DF0612-CBE6-4510-8C59-8CAD78BD5D58}" type="presParOf" srcId="{5AF1F162-EC7B-4FAB-9331-7E17090F6EEB}" destId="{5046B7D8-815C-48A2-9D90-530C46B76877}" srcOrd="10" destOrd="0" presId="urn:microsoft.com/office/officeart/2005/8/layout/process4"/>
    <dgm:cxn modelId="{2CB5EC33-35F4-46C8-AB79-D7925CE19DBB}" type="presParOf" srcId="{5046B7D8-815C-48A2-9D90-530C46B76877}" destId="{66303647-5239-4642-AC6E-007C67588CCF}" srcOrd="0" destOrd="0" presId="urn:microsoft.com/office/officeart/2005/8/layout/process4"/>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800"/>
            <a:t>Captura da base de dados</a:t>
          </a:r>
        </a:p>
      </dgm:t>
    </dgm:pt>
    <dgm:pt modelId="{705C0524-E193-4561-9F57-D4C7666C28F1}" type="parTrans" cxnId="{FFFB8EA5-24A2-421B-9CEB-338FFE00B24B}">
      <dgm:prSet/>
      <dgm:spPr/>
      <dgm:t>
        <a:bodyPr/>
        <a:lstStyle/>
        <a:p>
          <a:endParaRPr lang="pt-BR" sz="800"/>
        </a:p>
      </dgm:t>
    </dgm:pt>
    <dgm:pt modelId="{A3D5D729-4330-4CEB-A62C-2297777C1499}" type="sibTrans" cxnId="{FFFB8EA5-24A2-421B-9CEB-338FFE00B24B}">
      <dgm:prSet/>
      <dgm:spPr/>
      <dgm:t>
        <a:bodyPr/>
        <a:lstStyle/>
        <a:p>
          <a:endParaRPr lang="pt-BR" sz="800"/>
        </a:p>
      </dgm:t>
    </dgm:pt>
    <dgm:pt modelId="{B6C3A918-182D-4926-ADD6-47C72A4F1863}">
      <dgm:prSet custT="1"/>
      <dgm:spPr/>
      <dgm:t>
        <a:bodyPr/>
        <a:lstStyle/>
        <a:p>
          <a:r>
            <a:rPr lang="pt-BR" sz="800"/>
            <a:t>Definição das técnicas</a:t>
          </a:r>
        </a:p>
      </dgm:t>
    </dgm:pt>
    <dgm:pt modelId="{E46429C5-7115-492E-B0CF-2EAD74826DAE}" type="parTrans" cxnId="{8EC3C9F2-B311-48D0-8ED5-00582FC2F8AD}">
      <dgm:prSet/>
      <dgm:spPr/>
      <dgm:t>
        <a:bodyPr/>
        <a:lstStyle/>
        <a:p>
          <a:endParaRPr lang="pt-BR" sz="800"/>
        </a:p>
      </dgm:t>
    </dgm:pt>
    <dgm:pt modelId="{1FF91B5B-7668-41C6-BE57-48D9AF4E489F}" type="sibTrans" cxnId="{8EC3C9F2-B311-48D0-8ED5-00582FC2F8AD}">
      <dgm:prSet/>
      <dgm:spPr/>
      <dgm:t>
        <a:bodyPr/>
        <a:lstStyle/>
        <a:p>
          <a:endParaRPr lang="pt-BR" sz="800"/>
        </a:p>
      </dgm:t>
    </dgm:pt>
    <dgm:pt modelId="{CC5FF41E-B660-4347-97DA-9E9CD2601988}">
      <dgm:prSet custT="1"/>
      <dgm:spPr/>
      <dgm:t>
        <a:bodyPr/>
        <a:lstStyle/>
        <a:p>
          <a:r>
            <a:rPr lang="pt-BR" sz="600"/>
            <a:t>Desenvolvimento do sistema de recomendação</a:t>
          </a:r>
        </a:p>
      </dgm:t>
    </dgm:pt>
    <dgm:pt modelId="{46F039A2-6F93-4903-9F7E-596541A90738}" type="parTrans" cxnId="{ECE17EC4-F4C0-42F4-AAFB-C942E9DCCFE1}">
      <dgm:prSet/>
      <dgm:spPr/>
      <dgm:t>
        <a:bodyPr/>
        <a:lstStyle/>
        <a:p>
          <a:endParaRPr lang="pt-BR" sz="800"/>
        </a:p>
      </dgm:t>
    </dgm:pt>
    <dgm:pt modelId="{6B413DBF-0088-4EB8-98AE-ABFAAEC19E07}" type="sibTrans" cxnId="{ECE17EC4-F4C0-42F4-AAFB-C942E9DCCFE1}">
      <dgm:prSet/>
      <dgm:spPr/>
      <dgm:t>
        <a:bodyPr/>
        <a:lstStyle/>
        <a:p>
          <a:endParaRPr lang="pt-BR" sz="800"/>
        </a:p>
      </dgm:t>
    </dgm:pt>
    <dgm:pt modelId="{CE0C2BEF-22F1-4E3D-9BA0-10C1E7B872E6}">
      <dgm:prSet phldrT="[Texto]" custT="1"/>
      <dgm:spPr/>
      <dgm:t>
        <a:bodyPr/>
        <a:lstStyle/>
        <a:p>
          <a:r>
            <a:rPr lang="pt-BR" sz="800"/>
            <a:t>Distribuição do aplicativo</a:t>
          </a:r>
        </a:p>
      </dgm:t>
    </dgm:pt>
    <dgm:pt modelId="{BE7561AF-88CF-4D49-A4C7-530557971DDD}" type="parTrans" cxnId="{A7F3C3C9-EA84-4C35-B0AE-16962631D941}">
      <dgm:prSet/>
      <dgm:spPr/>
      <dgm:t>
        <a:bodyPr/>
        <a:lstStyle/>
        <a:p>
          <a:endParaRPr lang="pt-BR" sz="800"/>
        </a:p>
      </dgm:t>
    </dgm:pt>
    <dgm:pt modelId="{08F5370E-27A9-480F-8A05-C221C1826509}" type="sibTrans" cxnId="{A7F3C3C9-EA84-4C35-B0AE-16962631D941}">
      <dgm:prSet/>
      <dgm:spPr/>
      <dgm:t>
        <a:bodyPr/>
        <a:lstStyle/>
        <a:p>
          <a:endParaRPr lang="pt-BR" sz="800"/>
        </a:p>
      </dgm:t>
    </dgm:pt>
    <dgm:pt modelId="{64C3978B-5630-4DEA-9FFD-FA43E376C770}">
      <dgm:prSet phldrT="[Texto]" custT="1"/>
      <dgm:spPr/>
      <dgm:t>
        <a:bodyPr/>
        <a:lstStyle/>
        <a:p>
          <a:r>
            <a:rPr lang="pt-BR" sz="800"/>
            <a:t>Questionário</a:t>
          </a:r>
        </a:p>
      </dgm:t>
    </dgm:pt>
    <dgm:pt modelId="{B5112079-90B9-4F92-93A4-24DD6E9119AC}" type="parTrans" cxnId="{1AA32520-5C32-49CC-ABD3-3FB379085F41}">
      <dgm:prSet/>
      <dgm:spPr/>
      <dgm:t>
        <a:bodyPr/>
        <a:lstStyle/>
        <a:p>
          <a:endParaRPr lang="pt-BR" sz="800"/>
        </a:p>
      </dgm:t>
    </dgm:pt>
    <dgm:pt modelId="{5235EA07-B0F8-4316-B500-01DEB660B11B}" type="sibTrans" cxnId="{1AA32520-5C32-49CC-ABD3-3FB379085F41}">
      <dgm:prSet/>
      <dgm:spPr/>
      <dgm:t>
        <a:bodyPr/>
        <a:lstStyle/>
        <a:p>
          <a:endParaRPr lang="pt-BR" sz="800"/>
        </a:p>
      </dgm:t>
    </dgm:pt>
    <dgm:pt modelId="{EF2740CF-B4BB-4BCC-9C37-69912D3EB63C}">
      <dgm:prSet custT="1"/>
      <dgm:spPr/>
      <dgm:t>
        <a:bodyPr/>
        <a:lstStyle/>
        <a:p>
          <a:r>
            <a:rPr lang="pt-BR" sz="800"/>
            <a:t>Análise dos resultados</a:t>
          </a:r>
        </a:p>
      </dgm:t>
    </dgm:pt>
    <dgm:pt modelId="{BCC07FA8-1DBD-4743-B264-DB70091704DB}" type="parTrans" cxnId="{505CCF84-9689-449B-A7C4-0B8A1E8217E7}">
      <dgm:prSet/>
      <dgm:spPr/>
      <dgm:t>
        <a:bodyPr/>
        <a:lstStyle/>
        <a:p>
          <a:endParaRPr lang="pt-BR" sz="800"/>
        </a:p>
      </dgm:t>
    </dgm:pt>
    <dgm:pt modelId="{6989D012-32A4-44A4-932D-96A7EADEDF8C}" type="sibTrans" cxnId="{505CCF84-9689-449B-A7C4-0B8A1E8217E7}">
      <dgm:prSet/>
      <dgm:spPr/>
      <dgm:t>
        <a:bodyPr/>
        <a:lstStyle/>
        <a:p>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1AAE72-AF98-4A51-8ADF-8496269711E5}">
      <dsp:nvSpPr>
        <dsp:cNvPr id="0" name=""/>
        <dsp:cNvSpPr/>
      </dsp:nvSpPr>
      <dsp:spPr>
        <a:xfrm>
          <a:off x="0" y="1914019"/>
          <a:ext cx="5486400" cy="2512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Analise dos resultados</a:t>
          </a:r>
        </a:p>
      </dsp:txBody>
      <dsp:txXfrm>
        <a:off x="0" y="1914019"/>
        <a:ext cx="5486400" cy="251214"/>
      </dsp:txXfrm>
    </dsp:sp>
    <dsp:sp modelId="{27D586CF-F1CB-437F-98B9-B0551E6EF013}">
      <dsp:nvSpPr>
        <dsp:cNvPr id="0" name=""/>
        <dsp:cNvSpPr/>
      </dsp:nvSpPr>
      <dsp:spPr>
        <a:xfrm rot="10800000">
          <a:off x="0" y="1531420"/>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Desenvolvimento do sistema de recomendação</a:t>
          </a:r>
        </a:p>
      </dsp:txBody>
      <dsp:txXfrm rot="10800000">
        <a:off x="0" y="1531420"/>
        <a:ext cx="5486400" cy="251050"/>
      </dsp:txXfrm>
    </dsp:sp>
    <dsp:sp modelId="{074C4F80-0E96-4A62-B281-AC3A1DD3F9C5}">
      <dsp:nvSpPr>
        <dsp:cNvPr id="0" name=""/>
        <dsp:cNvSpPr/>
      </dsp:nvSpPr>
      <dsp:spPr>
        <a:xfrm rot="10800000">
          <a:off x="0" y="1148821"/>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Definição das técnicas</a:t>
          </a:r>
        </a:p>
      </dsp:txBody>
      <dsp:txXfrm rot="10800000">
        <a:off x="0" y="1148821"/>
        <a:ext cx="5486400" cy="251050"/>
      </dsp:txXfrm>
    </dsp:sp>
    <dsp:sp modelId="{8203DE7F-234C-4491-B598-1130F5861FD5}">
      <dsp:nvSpPr>
        <dsp:cNvPr id="0" name=""/>
        <dsp:cNvSpPr/>
      </dsp:nvSpPr>
      <dsp:spPr>
        <a:xfrm rot="10800000">
          <a:off x="0" y="766222"/>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Captura da base de dados</a:t>
          </a:r>
        </a:p>
      </dsp:txBody>
      <dsp:txXfrm rot="10800000">
        <a:off x="0" y="766222"/>
        <a:ext cx="5486400" cy="251050"/>
      </dsp:txXfrm>
    </dsp:sp>
    <dsp:sp modelId="{5C09B981-5E38-4936-AAF2-6BC07981A5F9}">
      <dsp:nvSpPr>
        <dsp:cNvPr id="0" name=""/>
        <dsp:cNvSpPr/>
      </dsp:nvSpPr>
      <dsp:spPr>
        <a:xfrm rot="10800000">
          <a:off x="0" y="383623"/>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Distribuição do aplicativo</a:t>
          </a:r>
        </a:p>
      </dsp:txBody>
      <dsp:txXfrm rot="10800000">
        <a:off x="0" y="383623"/>
        <a:ext cx="5486400" cy="251050"/>
      </dsp:txXfrm>
    </dsp:sp>
    <dsp:sp modelId="{66303647-5239-4642-AC6E-007C67588CCF}">
      <dsp:nvSpPr>
        <dsp:cNvPr id="0" name=""/>
        <dsp:cNvSpPr/>
      </dsp:nvSpPr>
      <dsp:spPr>
        <a:xfrm rot="10800000">
          <a:off x="0" y="1024"/>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Questionário</a:t>
          </a:r>
        </a:p>
      </dsp:txBody>
      <dsp:txXfrm rot="10800000">
        <a:off x="0" y="1024"/>
        <a:ext cx="5486400" cy="25105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Análise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6.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9336C9-3C71-4310-89D0-067218824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82</Pages>
  <Words>25692</Words>
  <Characters>138739</Characters>
  <Application>Microsoft Office Word</Application>
  <DocSecurity>0</DocSecurity>
  <Lines>1156</Lines>
  <Paragraphs>328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164103</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78</cp:revision>
  <cp:lastPrinted>2003-10-22T01:33:00Z</cp:lastPrinted>
  <dcterms:created xsi:type="dcterms:W3CDTF">2020-11-09T04:29:00Z</dcterms:created>
  <dcterms:modified xsi:type="dcterms:W3CDTF">2020-11-09T05:43:00Z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http://www.zotero.org/styles/associacao-brasileira-de-normas-tecnicas</vt:lpwstr>
  </property>
  <property fmtid="{D5CDD505-2E9C-101B-9397-08002B2CF9AE}" pid="12" name="Mendeley Recent Style Name 3_1">
    <vt:lpwstr>Associação Brasileira de Normas Técnicas (Portuguese - Brazil)</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