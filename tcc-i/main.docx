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D219A5">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Pr="001E4C29">
          <w:rPr>
            <w:rStyle w:val="Hyperlink"/>
          </w:rPr>
          <w:t>Figura 2 - Resultado de busca dos proceedings no motor de busca da ACM (próprio, 2020)</w:t>
        </w:r>
        <w:r>
          <w:rPr>
            <w:webHidden/>
          </w:rPr>
          <w:tab/>
        </w:r>
        <w:r>
          <w:rPr>
            <w:webHidden/>
          </w:rPr>
          <w:fldChar w:fldCharType="begin"/>
        </w:r>
        <w:r>
          <w:rPr>
            <w:webHidden/>
          </w:rPr>
          <w:instrText xml:space="preserve"> PAGEREF _Toc44538325 \h </w:instrText>
        </w:r>
        <w:r>
          <w:rPr>
            <w:webHidden/>
          </w:rPr>
        </w:r>
        <w:r>
          <w:rPr>
            <w:webHidden/>
          </w:rPr>
          <w:fldChar w:fldCharType="separate"/>
        </w:r>
        <w:r>
          <w:rPr>
            <w:webHidden/>
          </w:rPr>
          <w:t>16</w:t>
        </w:r>
        <w:r>
          <w:rPr>
            <w:webHidden/>
          </w:rPr>
          <w:fldChar w:fldCharType="end"/>
        </w:r>
      </w:hyperlink>
    </w:p>
    <w:p w14:paraId="05F683B7" w14:textId="3794D36E"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Pr="001E4C29">
          <w:rPr>
            <w:rStyle w:val="Hyperlink"/>
          </w:rPr>
          <w:t>Figura 3 - Resultado de busca dos journals no motor de busca da ACM (próprio, 2020)</w:t>
        </w:r>
        <w:r>
          <w:rPr>
            <w:webHidden/>
          </w:rPr>
          <w:tab/>
        </w:r>
        <w:r>
          <w:rPr>
            <w:webHidden/>
          </w:rPr>
          <w:fldChar w:fldCharType="begin"/>
        </w:r>
        <w:r>
          <w:rPr>
            <w:webHidden/>
          </w:rPr>
          <w:instrText xml:space="preserve"> PAGEREF _Toc44538326 \h </w:instrText>
        </w:r>
        <w:r>
          <w:rPr>
            <w:webHidden/>
          </w:rPr>
        </w:r>
        <w:r>
          <w:rPr>
            <w:webHidden/>
          </w:rPr>
          <w:fldChar w:fldCharType="separate"/>
        </w:r>
        <w:r>
          <w:rPr>
            <w:webHidden/>
          </w:rPr>
          <w:t>17</w:t>
        </w:r>
        <w:r>
          <w:rPr>
            <w:webHidden/>
          </w:rPr>
          <w:fldChar w:fldCharType="end"/>
        </w:r>
      </w:hyperlink>
    </w:p>
    <w:p w14:paraId="5D27BDFF" w14:textId="6BC4B7CC"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Pr="001E4C29">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_Toc44538327 \h </w:instrText>
        </w:r>
        <w:r>
          <w:rPr>
            <w:webHidden/>
          </w:rPr>
        </w:r>
        <w:r>
          <w:rPr>
            <w:webHidden/>
          </w:rPr>
          <w:fldChar w:fldCharType="separate"/>
        </w:r>
        <w:r>
          <w:rPr>
            <w:webHidden/>
          </w:rPr>
          <w:t>17</w:t>
        </w:r>
        <w:r>
          <w:rPr>
            <w:webHidden/>
          </w:rPr>
          <w:fldChar w:fldCharType="end"/>
        </w:r>
      </w:hyperlink>
    </w:p>
    <w:p w14:paraId="58B0DA85" w14:textId="4B62E92D"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Pr="001E4C29">
          <w:rPr>
            <w:rStyle w:val="Hyperlink"/>
          </w:rPr>
          <w:t>Figura 5 - Filtro em cima dos trabalhos selecionados através do resumo (próprio, 2020)</w:t>
        </w:r>
        <w:r>
          <w:rPr>
            <w:webHidden/>
          </w:rPr>
          <w:tab/>
        </w:r>
        <w:r>
          <w:rPr>
            <w:webHidden/>
          </w:rPr>
          <w:fldChar w:fldCharType="begin"/>
        </w:r>
        <w:r>
          <w:rPr>
            <w:webHidden/>
          </w:rPr>
          <w:instrText xml:space="preserve"> PAGEREF _Toc44538328 \h </w:instrText>
        </w:r>
        <w:r>
          <w:rPr>
            <w:webHidden/>
          </w:rPr>
        </w:r>
        <w:r>
          <w:rPr>
            <w:webHidden/>
          </w:rPr>
          <w:fldChar w:fldCharType="separate"/>
        </w:r>
        <w:r>
          <w:rPr>
            <w:webHidden/>
          </w:rPr>
          <w:t>18</w:t>
        </w:r>
        <w:r>
          <w:rPr>
            <w:webHidden/>
          </w:rPr>
          <w:fldChar w:fldCharType="end"/>
        </w:r>
      </w:hyperlink>
    </w:p>
    <w:p w14:paraId="13BBF5F6" w14:textId="79AE0DC3"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Pr="001E4C29">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_Toc44538329 \h </w:instrText>
        </w:r>
        <w:r>
          <w:rPr>
            <w:webHidden/>
          </w:rPr>
        </w:r>
        <w:r>
          <w:rPr>
            <w:webHidden/>
          </w:rPr>
          <w:fldChar w:fldCharType="separate"/>
        </w:r>
        <w:r>
          <w:rPr>
            <w:webHidden/>
          </w:rPr>
          <w:t>18</w:t>
        </w:r>
        <w:r>
          <w:rPr>
            <w:webHidden/>
          </w:rPr>
          <w:fldChar w:fldCharType="end"/>
        </w:r>
      </w:hyperlink>
    </w:p>
    <w:p w14:paraId="2CD7A972" w14:textId="71F4A76F"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Pr="001E4C29">
          <w:rPr>
            <w:rStyle w:val="Hyperlink"/>
          </w:rPr>
          <w:t>Figura 7 Fatores da preferência musical (próprio, 2020)</w:t>
        </w:r>
        <w:r>
          <w:rPr>
            <w:webHidden/>
          </w:rPr>
          <w:tab/>
        </w:r>
        <w:r>
          <w:rPr>
            <w:webHidden/>
          </w:rPr>
          <w:fldChar w:fldCharType="begin"/>
        </w:r>
        <w:r>
          <w:rPr>
            <w:webHidden/>
          </w:rPr>
          <w:instrText xml:space="preserve"> PAGEREF _Toc44538330 \h </w:instrText>
        </w:r>
        <w:r>
          <w:rPr>
            <w:webHidden/>
          </w:rPr>
        </w:r>
        <w:r>
          <w:rPr>
            <w:webHidden/>
          </w:rPr>
          <w:fldChar w:fldCharType="separate"/>
        </w:r>
        <w:r>
          <w:rPr>
            <w:webHidden/>
          </w:rPr>
          <w:t>28</w:t>
        </w:r>
        <w:r>
          <w:rPr>
            <w:webHidden/>
          </w:rPr>
          <w:fldChar w:fldCharType="end"/>
        </w:r>
      </w:hyperlink>
    </w:p>
    <w:p w14:paraId="688C5467" w14:textId="523B39A2"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Pr="001E4C29">
          <w:rPr>
            <w:rStyle w:val="Hyperlink"/>
          </w:rPr>
          <w:t>Figura 8 Modelo desenvolvido para demonstrar a recomendação dinâmica (próprio, 2020)</w:t>
        </w:r>
        <w:r>
          <w:rPr>
            <w:webHidden/>
          </w:rPr>
          <w:tab/>
        </w:r>
        <w:r>
          <w:rPr>
            <w:webHidden/>
          </w:rPr>
          <w:fldChar w:fldCharType="begin"/>
        </w:r>
        <w:r>
          <w:rPr>
            <w:webHidden/>
          </w:rPr>
          <w:instrText xml:space="preserve"> PAGEREF _Toc44538331 \h </w:instrText>
        </w:r>
        <w:r>
          <w:rPr>
            <w:webHidden/>
          </w:rPr>
        </w:r>
        <w:r>
          <w:rPr>
            <w:webHidden/>
          </w:rPr>
          <w:fldChar w:fldCharType="separate"/>
        </w:r>
        <w:r>
          <w:rPr>
            <w:webHidden/>
          </w:rPr>
          <w:t>34</w:t>
        </w:r>
        <w:r>
          <w:rPr>
            <w:webHidden/>
          </w:rPr>
          <w:fldChar w:fldCharType="end"/>
        </w:r>
      </w:hyperlink>
    </w:p>
    <w:p w14:paraId="6A8ED306" w14:textId="39D251B0"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Pr="001E4C29">
          <w:rPr>
            <w:rStyle w:val="Hyperlink"/>
          </w:rPr>
          <w:t>Figura 9 Apresentação dos contextos utilizados no trabalho (próprio, 2020)</w:t>
        </w:r>
        <w:r>
          <w:rPr>
            <w:webHidden/>
          </w:rPr>
          <w:tab/>
        </w:r>
        <w:r>
          <w:rPr>
            <w:webHidden/>
          </w:rPr>
          <w:fldChar w:fldCharType="begin"/>
        </w:r>
        <w:r>
          <w:rPr>
            <w:webHidden/>
          </w:rPr>
          <w:instrText xml:space="preserve"> PAGEREF _Toc44538332 \h </w:instrText>
        </w:r>
        <w:r>
          <w:rPr>
            <w:webHidden/>
          </w:rPr>
        </w:r>
        <w:r>
          <w:rPr>
            <w:webHidden/>
          </w:rPr>
          <w:fldChar w:fldCharType="separate"/>
        </w:r>
        <w:r>
          <w:rPr>
            <w:webHidden/>
          </w:rPr>
          <w:t>35</w:t>
        </w:r>
        <w:r>
          <w:rPr>
            <w:webHidden/>
          </w:rPr>
          <w:fldChar w:fldCharType="end"/>
        </w:r>
      </w:hyperlink>
    </w:p>
    <w:p w14:paraId="044284B2" w14:textId="4E766F3E"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Pr="001E4C29">
          <w:rPr>
            <w:rStyle w:val="Hyperlink"/>
          </w:rPr>
          <w:t>Figura 10 Lista de ações que auxiliarão o entendimento do contexto de ambiente e comportamento do usuário da aplicação (próprio, 2020)</w:t>
        </w:r>
        <w:r>
          <w:rPr>
            <w:webHidden/>
          </w:rPr>
          <w:tab/>
        </w:r>
        <w:r>
          <w:rPr>
            <w:webHidden/>
          </w:rPr>
          <w:fldChar w:fldCharType="begin"/>
        </w:r>
        <w:r>
          <w:rPr>
            <w:webHidden/>
          </w:rPr>
          <w:instrText xml:space="preserve"> PAGEREF _Toc44538333 \h </w:instrText>
        </w:r>
        <w:r>
          <w:rPr>
            <w:webHidden/>
          </w:rPr>
        </w:r>
        <w:r>
          <w:rPr>
            <w:webHidden/>
          </w:rPr>
          <w:fldChar w:fldCharType="separate"/>
        </w:r>
        <w:r>
          <w:rPr>
            <w:webHidden/>
          </w:rPr>
          <w:t>37</w:t>
        </w:r>
        <w:r>
          <w:rPr>
            <w:webHidden/>
          </w:rPr>
          <w:fldChar w:fldCharType="end"/>
        </w:r>
      </w:hyperlink>
    </w:p>
    <w:p w14:paraId="06E94947" w14:textId="780AB24F"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Pr="001E4C29">
          <w:rPr>
            <w:rStyle w:val="Hyperlink"/>
          </w:rPr>
          <w:t>Figura 11 Etapas do desenvolvimento do sistema de recomendação musical (próprio, 2020)</w:t>
        </w:r>
        <w:r>
          <w:rPr>
            <w:webHidden/>
          </w:rPr>
          <w:tab/>
        </w:r>
        <w:r>
          <w:rPr>
            <w:webHidden/>
          </w:rPr>
          <w:fldChar w:fldCharType="begin"/>
        </w:r>
        <w:r>
          <w:rPr>
            <w:webHidden/>
          </w:rPr>
          <w:instrText xml:space="preserve"> PAGEREF _Toc44538334 \h </w:instrText>
        </w:r>
        <w:r>
          <w:rPr>
            <w:webHidden/>
          </w:rPr>
        </w:r>
        <w:r>
          <w:rPr>
            <w:webHidden/>
          </w:rPr>
          <w:fldChar w:fldCharType="separate"/>
        </w:r>
        <w:r>
          <w:rPr>
            <w:webHidden/>
          </w:rPr>
          <w:t>39</w:t>
        </w:r>
        <w:r>
          <w:rPr>
            <w:webHidden/>
          </w:rPr>
          <w:fldChar w:fldCharType="end"/>
        </w:r>
      </w:hyperlink>
    </w:p>
    <w:p w14:paraId="3EACED81" w14:textId="31ED0117"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Pr="001E4C29">
          <w:rPr>
            <w:rStyle w:val="Hyperlink"/>
          </w:rPr>
          <w:t>Figura 12 Fluxo para realizar o registro e análise das ações executadas pelo usuário (próprio, 2020)</w:t>
        </w:r>
        <w:r>
          <w:rPr>
            <w:webHidden/>
          </w:rPr>
          <w:tab/>
        </w:r>
        <w:r>
          <w:rPr>
            <w:webHidden/>
          </w:rPr>
          <w:fldChar w:fldCharType="begin"/>
        </w:r>
        <w:r>
          <w:rPr>
            <w:webHidden/>
          </w:rPr>
          <w:instrText xml:space="preserve"> PAGEREF _Toc44538335 \h </w:instrText>
        </w:r>
        <w:r>
          <w:rPr>
            <w:webHidden/>
          </w:rPr>
        </w:r>
        <w:r>
          <w:rPr>
            <w:webHidden/>
          </w:rPr>
          <w:fldChar w:fldCharType="separate"/>
        </w:r>
        <w:r>
          <w:rPr>
            <w:webHidden/>
          </w:rPr>
          <w:t>43</w:t>
        </w:r>
        <w:r>
          <w:rPr>
            <w:webHidden/>
          </w:rPr>
          <w:fldChar w:fldCharType="end"/>
        </w:r>
      </w:hyperlink>
    </w:p>
    <w:p w14:paraId="0B2036FF" w14:textId="76BD825C"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Pr="001E4C29">
          <w:rPr>
            <w:rStyle w:val="Hyperlink"/>
          </w:rPr>
          <w:t>Figura 13 Fluxo feito para avaliar se as ações condizem com o contexto (próprio, 2020)</w:t>
        </w:r>
        <w:r>
          <w:rPr>
            <w:webHidden/>
          </w:rPr>
          <w:tab/>
        </w:r>
        <w:r>
          <w:rPr>
            <w:webHidden/>
          </w:rPr>
          <w:fldChar w:fldCharType="begin"/>
        </w:r>
        <w:r>
          <w:rPr>
            <w:webHidden/>
          </w:rPr>
          <w:instrText xml:space="preserve"> PAGEREF _Toc44538336 \h </w:instrText>
        </w:r>
        <w:r>
          <w:rPr>
            <w:webHidden/>
          </w:rPr>
        </w:r>
        <w:r>
          <w:rPr>
            <w:webHidden/>
          </w:rPr>
          <w:fldChar w:fldCharType="separate"/>
        </w:r>
        <w:r>
          <w:rPr>
            <w:webHidden/>
          </w:rPr>
          <w:t>44</w:t>
        </w:r>
        <w:r>
          <w:rPr>
            <w:webHidden/>
          </w:rPr>
          <w:fldChar w:fldCharType="end"/>
        </w:r>
      </w:hyperlink>
    </w:p>
    <w:p w14:paraId="6DEA92E6" w14:textId="0D22B9F8"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Pr="001E4C29">
          <w:rPr>
            <w:rStyle w:val="Hyperlink"/>
          </w:rPr>
          <w:t>Figura 14 Etapas do processo para realizar a recomendação musical</w:t>
        </w:r>
        <w:r>
          <w:rPr>
            <w:webHidden/>
          </w:rPr>
          <w:tab/>
        </w:r>
        <w:r>
          <w:rPr>
            <w:webHidden/>
          </w:rPr>
          <w:fldChar w:fldCharType="begin"/>
        </w:r>
        <w:r>
          <w:rPr>
            <w:webHidden/>
          </w:rPr>
          <w:instrText xml:space="preserve"> PAGEREF _Toc44538337 \h </w:instrText>
        </w:r>
        <w:r>
          <w:rPr>
            <w:webHidden/>
          </w:rPr>
        </w:r>
        <w:r>
          <w:rPr>
            <w:webHidden/>
          </w:rPr>
          <w:fldChar w:fldCharType="separate"/>
        </w:r>
        <w:r>
          <w:rPr>
            <w:webHidden/>
          </w:rPr>
          <w:t>45</w:t>
        </w:r>
        <w:r>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3581894B" w14:textId="00C642E0" w:rsidR="00F535E5"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4538391" w:history="1">
        <w:r w:rsidR="00F535E5" w:rsidRPr="00964DAE">
          <w:rPr>
            <w:rStyle w:val="Hyperlink"/>
            <w:noProof/>
          </w:rPr>
          <w:t>1</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Introdução</w:t>
        </w:r>
        <w:r w:rsidR="00F535E5">
          <w:rPr>
            <w:noProof/>
            <w:webHidden/>
          </w:rPr>
          <w:tab/>
        </w:r>
        <w:r w:rsidR="00F535E5">
          <w:rPr>
            <w:noProof/>
            <w:webHidden/>
          </w:rPr>
          <w:fldChar w:fldCharType="begin"/>
        </w:r>
        <w:r w:rsidR="00F535E5">
          <w:rPr>
            <w:noProof/>
            <w:webHidden/>
          </w:rPr>
          <w:instrText xml:space="preserve"> PAGEREF _Toc44538391 \h </w:instrText>
        </w:r>
        <w:r w:rsidR="00F535E5">
          <w:rPr>
            <w:noProof/>
            <w:webHidden/>
          </w:rPr>
        </w:r>
        <w:r w:rsidR="00F535E5">
          <w:rPr>
            <w:noProof/>
            <w:webHidden/>
          </w:rPr>
          <w:fldChar w:fldCharType="separate"/>
        </w:r>
        <w:r w:rsidR="00F535E5">
          <w:rPr>
            <w:noProof/>
            <w:webHidden/>
          </w:rPr>
          <w:t>10</w:t>
        </w:r>
        <w:r w:rsidR="00F535E5">
          <w:rPr>
            <w:noProof/>
            <w:webHidden/>
          </w:rPr>
          <w:fldChar w:fldCharType="end"/>
        </w:r>
      </w:hyperlink>
    </w:p>
    <w:p w14:paraId="457CD890" w14:textId="235C7590"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2" w:history="1">
        <w:r w:rsidRPr="00964DAE">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rPr>
          <w:t>Trabalhos relacionados</w:t>
        </w:r>
        <w:r>
          <w:rPr>
            <w:noProof/>
            <w:webHidden/>
          </w:rPr>
          <w:tab/>
        </w:r>
        <w:r>
          <w:rPr>
            <w:noProof/>
            <w:webHidden/>
          </w:rPr>
          <w:fldChar w:fldCharType="begin"/>
        </w:r>
        <w:r>
          <w:rPr>
            <w:noProof/>
            <w:webHidden/>
          </w:rPr>
          <w:instrText xml:space="preserve"> PAGEREF _Toc44538392 \h </w:instrText>
        </w:r>
        <w:r>
          <w:rPr>
            <w:noProof/>
            <w:webHidden/>
          </w:rPr>
        </w:r>
        <w:r>
          <w:rPr>
            <w:noProof/>
            <w:webHidden/>
          </w:rPr>
          <w:fldChar w:fldCharType="separate"/>
        </w:r>
        <w:r>
          <w:rPr>
            <w:noProof/>
            <w:webHidden/>
          </w:rPr>
          <w:t>14</w:t>
        </w:r>
        <w:r>
          <w:rPr>
            <w:noProof/>
            <w:webHidden/>
          </w:rPr>
          <w:fldChar w:fldCharType="end"/>
        </w:r>
      </w:hyperlink>
    </w:p>
    <w:p w14:paraId="618CEFBE" w14:textId="14BDECC9"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3" w:history="1">
        <w:r w:rsidRPr="00964DAE">
          <w:rPr>
            <w:rStyle w:val="Hyperlink"/>
          </w:rPr>
          <w:t>2.1</w:t>
        </w:r>
        <w:r>
          <w:rPr>
            <w:rFonts w:asciiTheme="minorHAnsi" w:eastAsiaTheme="minorEastAsia" w:hAnsiTheme="minorHAnsi" w:cstheme="minorBidi"/>
            <w:iCs w:val="0"/>
            <w:color w:val="auto"/>
            <w:sz w:val="22"/>
            <w:szCs w:val="22"/>
            <w:lang w:eastAsia="pt-BR"/>
          </w:rPr>
          <w:tab/>
        </w:r>
        <w:r w:rsidRPr="00964DAE">
          <w:rPr>
            <w:rStyle w:val="Hyperlink"/>
          </w:rPr>
          <w:t>O protocolo de revisão</w:t>
        </w:r>
        <w:r>
          <w:rPr>
            <w:webHidden/>
          </w:rPr>
          <w:tab/>
        </w:r>
        <w:r>
          <w:rPr>
            <w:webHidden/>
          </w:rPr>
          <w:fldChar w:fldCharType="begin"/>
        </w:r>
        <w:r>
          <w:rPr>
            <w:webHidden/>
          </w:rPr>
          <w:instrText xml:space="preserve"> PAGEREF _Toc44538393 \h </w:instrText>
        </w:r>
        <w:r>
          <w:rPr>
            <w:webHidden/>
          </w:rPr>
        </w:r>
        <w:r>
          <w:rPr>
            <w:webHidden/>
          </w:rPr>
          <w:fldChar w:fldCharType="separate"/>
        </w:r>
        <w:r>
          <w:rPr>
            <w:webHidden/>
          </w:rPr>
          <w:t>14</w:t>
        </w:r>
        <w:r>
          <w:rPr>
            <w:webHidden/>
          </w:rPr>
          <w:fldChar w:fldCharType="end"/>
        </w:r>
      </w:hyperlink>
    </w:p>
    <w:p w14:paraId="76D62748" w14:textId="4B670F23"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4" w:history="1">
        <w:r w:rsidRPr="00964DAE">
          <w:rPr>
            <w:rStyle w:val="Hyperlink"/>
          </w:rPr>
          <w:t>2.2</w:t>
        </w:r>
        <w:r>
          <w:rPr>
            <w:rFonts w:asciiTheme="minorHAnsi" w:eastAsiaTheme="minorEastAsia" w:hAnsiTheme="minorHAnsi" w:cstheme="minorBidi"/>
            <w:iCs w:val="0"/>
            <w:color w:val="auto"/>
            <w:sz w:val="22"/>
            <w:szCs w:val="22"/>
            <w:lang w:eastAsia="pt-BR"/>
          </w:rPr>
          <w:tab/>
        </w:r>
        <w:r w:rsidRPr="00964DAE">
          <w:rPr>
            <w:rStyle w:val="Hyperlink"/>
          </w:rPr>
          <w:t>PROCURA NOS MOTORES DE BUSCA</w:t>
        </w:r>
        <w:r>
          <w:rPr>
            <w:webHidden/>
          </w:rPr>
          <w:tab/>
        </w:r>
        <w:r>
          <w:rPr>
            <w:webHidden/>
          </w:rPr>
          <w:fldChar w:fldCharType="begin"/>
        </w:r>
        <w:r>
          <w:rPr>
            <w:webHidden/>
          </w:rPr>
          <w:instrText xml:space="preserve"> PAGEREF _Toc44538394 \h </w:instrText>
        </w:r>
        <w:r>
          <w:rPr>
            <w:webHidden/>
          </w:rPr>
        </w:r>
        <w:r>
          <w:rPr>
            <w:webHidden/>
          </w:rPr>
          <w:fldChar w:fldCharType="separate"/>
        </w:r>
        <w:r>
          <w:rPr>
            <w:webHidden/>
          </w:rPr>
          <w:t>15</w:t>
        </w:r>
        <w:r>
          <w:rPr>
            <w:webHidden/>
          </w:rPr>
          <w:fldChar w:fldCharType="end"/>
        </w:r>
      </w:hyperlink>
    </w:p>
    <w:p w14:paraId="10ADFE81" w14:textId="58185BA3"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5" w:history="1">
        <w:r w:rsidRPr="00964DAE">
          <w:rPr>
            <w:rStyle w:val="Hyperlink"/>
          </w:rPr>
          <w:t>2.3</w:t>
        </w:r>
        <w:r>
          <w:rPr>
            <w:rFonts w:asciiTheme="minorHAnsi" w:eastAsiaTheme="minorEastAsia" w:hAnsiTheme="minorHAnsi" w:cstheme="minorBidi"/>
            <w:iCs w:val="0"/>
            <w:color w:val="auto"/>
            <w:sz w:val="22"/>
            <w:szCs w:val="22"/>
            <w:lang w:eastAsia="pt-BR"/>
          </w:rPr>
          <w:tab/>
        </w:r>
        <w:r w:rsidRPr="00964DAE">
          <w:rPr>
            <w:rStyle w:val="Hyperlink"/>
          </w:rPr>
          <w:t>ETAPAS DA REVISÃO DOS TRABALHOS</w:t>
        </w:r>
        <w:r>
          <w:rPr>
            <w:webHidden/>
          </w:rPr>
          <w:tab/>
        </w:r>
        <w:r>
          <w:rPr>
            <w:webHidden/>
          </w:rPr>
          <w:fldChar w:fldCharType="begin"/>
        </w:r>
        <w:r>
          <w:rPr>
            <w:webHidden/>
          </w:rPr>
          <w:instrText xml:space="preserve"> PAGEREF _Toc44538395 \h </w:instrText>
        </w:r>
        <w:r>
          <w:rPr>
            <w:webHidden/>
          </w:rPr>
        </w:r>
        <w:r>
          <w:rPr>
            <w:webHidden/>
          </w:rPr>
          <w:fldChar w:fldCharType="separate"/>
        </w:r>
        <w:r>
          <w:rPr>
            <w:webHidden/>
          </w:rPr>
          <w:t>17</w:t>
        </w:r>
        <w:r>
          <w:rPr>
            <w:webHidden/>
          </w:rPr>
          <w:fldChar w:fldCharType="end"/>
        </w:r>
      </w:hyperlink>
    </w:p>
    <w:p w14:paraId="7E094C63" w14:textId="0CF4F60C"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396" w:history="1">
        <w:r w:rsidRPr="00964DAE">
          <w:rPr>
            <w:rStyle w:val="Hyperlink"/>
          </w:rPr>
          <w:t>2.3.1</w:t>
        </w:r>
        <w:r>
          <w:rPr>
            <w:rFonts w:asciiTheme="minorHAnsi" w:eastAsiaTheme="minorEastAsia" w:hAnsiTheme="minorHAnsi" w:cstheme="minorBidi"/>
            <w:iCs w:val="0"/>
            <w:color w:val="auto"/>
            <w:sz w:val="22"/>
            <w:szCs w:val="22"/>
            <w:lang w:eastAsia="pt-BR"/>
          </w:rPr>
          <w:tab/>
        </w:r>
        <w:r w:rsidRPr="00964DAE">
          <w:rPr>
            <w:rStyle w:val="Hyperlink"/>
          </w:rPr>
          <w:t>Trabalhos selecionados</w:t>
        </w:r>
        <w:r>
          <w:rPr>
            <w:webHidden/>
          </w:rPr>
          <w:tab/>
        </w:r>
        <w:r>
          <w:rPr>
            <w:webHidden/>
          </w:rPr>
          <w:fldChar w:fldCharType="begin"/>
        </w:r>
        <w:r>
          <w:rPr>
            <w:webHidden/>
          </w:rPr>
          <w:instrText xml:space="preserve"> PAGEREF _Toc44538396 \h </w:instrText>
        </w:r>
        <w:r>
          <w:rPr>
            <w:webHidden/>
          </w:rPr>
        </w:r>
        <w:r>
          <w:rPr>
            <w:webHidden/>
          </w:rPr>
          <w:fldChar w:fldCharType="separate"/>
        </w:r>
        <w:r>
          <w:rPr>
            <w:webHidden/>
          </w:rPr>
          <w:t>18</w:t>
        </w:r>
        <w:r>
          <w:rPr>
            <w:webHidden/>
          </w:rPr>
          <w:fldChar w:fldCharType="end"/>
        </w:r>
      </w:hyperlink>
    </w:p>
    <w:p w14:paraId="45C474A4" w14:textId="6895FB0D"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7" w:history="1">
        <w:r w:rsidRPr="00964DAE">
          <w:rPr>
            <w:rStyle w:val="Hyperlink"/>
          </w:rPr>
          <w:t>2.4</w:t>
        </w:r>
        <w:r>
          <w:rPr>
            <w:rFonts w:asciiTheme="minorHAnsi" w:eastAsiaTheme="minorEastAsia" w:hAnsiTheme="minorHAnsi" w:cstheme="minorBidi"/>
            <w:iCs w:val="0"/>
            <w:color w:val="auto"/>
            <w:sz w:val="22"/>
            <w:szCs w:val="22"/>
            <w:lang w:eastAsia="pt-BR"/>
          </w:rPr>
          <w:tab/>
        </w:r>
        <w:r w:rsidRPr="00964DAE">
          <w:rPr>
            <w:rStyle w:val="Hyperlink"/>
          </w:rPr>
          <w:t>FUNCIONALIDADES DOS TRABALHOS INVESTIGADOS</w:t>
        </w:r>
        <w:r>
          <w:rPr>
            <w:webHidden/>
          </w:rPr>
          <w:tab/>
        </w:r>
        <w:r>
          <w:rPr>
            <w:webHidden/>
          </w:rPr>
          <w:fldChar w:fldCharType="begin"/>
        </w:r>
        <w:r>
          <w:rPr>
            <w:webHidden/>
          </w:rPr>
          <w:instrText xml:space="preserve"> PAGEREF _Toc44538397 \h </w:instrText>
        </w:r>
        <w:r>
          <w:rPr>
            <w:webHidden/>
          </w:rPr>
        </w:r>
        <w:r>
          <w:rPr>
            <w:webHidden/>
          </w:rPr>
          <w:fldChar w:fldCharType="separate"/>
        </w:r>
        <w:r>
          <w:rPr>
            <w:webHidden/>
          </w:rPr>
          <w:t>29</w:t>
        </w:r>
        <w:r>
          <w:rPr>
            <w:webHidden/>
          </w:rPr>
          <w:fldChar w:fldCharType="end"/>
        </w:r>
      </w:hyperlink>
    </w:p>
    <w:p w14:paraId="1CBB8907" w14:textId="21C973A1"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8" w:history="1">
        <w:r w:rsidRPr="00964DAE">
          <w:rPr>
            <w:rStyle w:val="Hyperlink"/>
          </w:rPr>
          <w:t>2.5</w:t>
        </w:r>
        <w:r>
          <w:rPr>
            <w:rFonts w:asciiTheme="minorHAnsi" w:eastAsiaTheme="minorEastAsia" w:hAnsiTheme="minorHAnsi" w:cstheme="minorBidi"/>
            <w:iCs w:val="0"/>
            <w:color w:val="auto"/>
            <w:sz w:val="22"/>
            <w:szCs w:val="22"/>
            <w:lang w:eastAsia="pt-BR"/>
          </w:rPr>
          <w:tab/>
        </w:r>
        <w:r w:rsidRPr="00964DAE">
          <w:rPr>
            <w:rStyle w:val="Hyperlink"/>
          </w:rPr>
          <w:t>Conclusões dos trabalhos revisados</w:t>
        </w:r>
        <w:r>
          <w:rPr>
            <w:webHidden/>
          </w:rPr>
          <w:tab/>
        </w:r>
        <w:r>
          <w:rPr>
            <w:webHidden/>
          </w:rPr>
          <w:fldChar w:fldCharType="begin"/>
        </w:r>
        <w:r>
          <w:rPr>
            <w:webHidden/>
          </w:rPr>
          <w:instrText xml:space="preserve"> PAGEREF _Toc44538398 \h </w:instrText>
        </w:r>
        <w:r>
          <w:rPr>
            <w:webHidden/>
          </w:rPr>
        </w:r>
        <w:r>
          <w:rPr>
            <w:webHidden/>
          </w:rPr>
          <w:fldChar w:fldCharType="separate"/>
        </w:r>
        <w:r>
          <w:rPr>
            <w:webHidden/>
          </w:rPr>
          <w:t>32</w:t>
        </w:r>
        <w:r>
          <w:rPr>
            <w:webHidden/>
          </w:rPr>
          <w:fldChar w:fldCharType="end"/>
        </w:r>
      </w:hyperlink>
    </w:p>
    <w:p w14:paraId="61849607" w14:textId="584BF8F0"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9" w:history="1">
        <w:r w:rsidRPr="00964DAE">
          <w:rPr>
            <w:rStyle w:val="Hyperlink"/>
            <w:noProof/>
            <w:lang w:val="en-US"/>
          </w:rPr>
          <w:t>3</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lang w:val="en-US"/>
          </w:rPr>
          <w:t>Modelagem do “Dynamic and Contextual Recommendations of Music”</w:t>
        </w:r>
        <w:r>
          <w:rPr>
            <w:noProof/>
            <w:webHidden/>
          </w:rPr>
          <w:tab/>
        </w:r>
        <w:r>
          <w:rPr>
            <w:noProof/>
            <w:webHidden/>
          </w:rPr>
          <w:fldChar w:fldCharType="begin"/>
        </w:r>
        <w:r>
          <w:rPr>
            <w:noProof/>
            <w:webHidden/>
          </w:rPr>
          <w:instrText xml:space="preserve"> PAGEREF _Toc44538399 \h </w:instrText>
        </w:r>
        <w:r>
          <w:rPr>
            <w:noProof/>
            <w:webHidden/>
          </w:rPr>
        </w:r>
        <w:r>
          <w:rPr>
            <w:noProof/>
            <w:webHidden/>
          </w:rPr>
          <w:fldChar w:fldCharType="separate"/>
        </w:r>
        <w:r>
          <w:rPr>
            <w:noProof/>
            <w:webHidden/>
          </w:rPr>
          <w:t>34</w:t>
        </w:r>
        <w:r>
          <w:rPr>
            <w:noProof/>
            <w:webHidden/>
          </w:rPr>
          <w:fldChar w:fldCharType="end"/>
        </w:r>
      </w:hyperlink>
    </w:p>
    <w:p w14:paraId="367C6522" w14:textId="2666E4AD"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0" w:history="1">
        <w:r w:rsidRPr="00964DAE">
          <w:rPr>
            <w:rStyle w:val="Hyperlink"/>
          </w:rPr>
          <w:t>3.1</w:t>
        </w:r>
        <w:r>
          <w:rPr>
            <w:rFonts w:asciiTheme="minorHAnsi" w:eastAsiaTheme="minorEastAsia" w:hAnsiTheme="minorHAnsi" w:cstheme="minorBidi"/>
            <w:iCs w:val="0"/>
            <w:color w:val="auto"/>
            <w:sz w:val="22"/>
            <w:szCs w:val="22"/>
            <w:lang w:eastAsia="pt-BR"/>
          </w:rPr>
          <w:tab/>
        </w:r>
        <w:r w:rsidRPr="00964DAE">
          <w:rPr>
            <w:rStyle w:val="Hyperlink"/>
          </w:rPr>
          <w:t>Contexto</w:t>
        </w:r>
        <w:r>
          <w:rPr>
            <w:webHidden/>
          </w:rPr>
          <w:tab/>
        </w:r>
        <w:r>
          <w:rPr>
            <w:webHidden/>
          </w:rPr>
          <w:fldChar w:fldCharType="begin"/>
        </w:r>
        <w:r>
          <w:rPr>
            <w:webHidden/>
          </w:rPr>
          <w:instrText xml:space="preserve"> PAGEREF _Toc44538400 \h </w:instrText>
        </w:r>
        <w:r>
          <w:rPr>
            <w:webHidden/>
          </w:rPr>
        </w:r>
        <w:r>
          <w:rPr>
            <w:webHidden/>
          </w:rPr>
          <w:fldChar w:fldCharType="separate"/>
        </w:r>
        <w:r>
          <w:rPr>
            <w:webHidden/>
          </w:rPr>
          <w:t>34</w:t>
        </w:r>
        <w:r>
          <w:rPr>
            <w:webHidden/>
          </w:rPr>
          <w:fldChar w:fldCharType="end"/>
        </w:r>
      </w:hyperlink>
    </w:p>
    <w:p w14:paraId="5D4093FB" w14:textId="35A378A6"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1" w:history="1">
        <w:r w:rsidRPr="00964DAE">
          <w:rPr>
            <w:rStyle w:val="Hyperlink"/>
          </w:rPr>
          <w:t>3.1.1</w:t>
        </w:r>
        <w:r>
          <w:rPr>
            <w:rFonts w:asciiTheme="minorHAnsi" w:eastAsiaTheme="minorEastAsia" w:hAnsiTheme="minorHAnsi" w:cstheme="minorBidi"/>
            <w:iCs w:val="0"/>
            <w:color w:val="auto"/>
            <w:sz w:val="22"/>
            <w:szCs w:val="22"/>
            <w:lang w:eastAsia="pt-BR"/>
          </w:rPr>
          <w:tab/>
        </w:r>
        <w:r w:rsidRPr="00964DAE">
          <w:rPr>
            <w:rStyle w:val="Hyperlink"/>
          </w:rPr>
          <w:t>O que é o contexto comportamental?</w:t>
        </w:r>
        <w:r>
          <w:rPr>
            <w:webHidden/>
          </w:rPr>
          <w:tab/>
        </w:r>
        <w:r>
          <w:rPr>
            <w:webHidden/>
          </w:rPr>
          <w:fldChar w:fldCharType="begin"/>
        </w:r>
        <w:r>
          <w:rPr>
            <w:webHidden/>
          </w:rPr>
          <w:instrText xml:space="preserve"> PAGEREF _Toc44538401 \h </w:instrText>
        </w:r>
        <w:r>
          <w:rPr>
            <w:webHidden/>
          </w:rPr>
        </w:r>
        <w:r>
          <w:rPr>
            <w:webHidden/>
          </w:rPr>
          <w:fldChar w:fldCharType="separate"/>
        </w:r>
        <w:r>
          <w:rPr>
            <w:webHidden/>
          </w:rPr>
          <w:t>35</w:t>
        </w:r>
        <w:r>
          <w:rPr>
            <w:webHidden/>
          </w:rPr>
          <w:fldChar w:fldCharType="end"/>
        </w:r>
      </w:hyperlink>
    </w:p>
    <w:p w14:paraId="1179DABB" w14:textId="40A2FCDB"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2" w:history="1">
        <w:r w:rsidRPr="00964DAE">
          <w:rPr>
            <w:rStyle w:val="Hyperlink"/>
          </w:rPr>
          <w:t>3.1.2</w:t>
        </w:r>
        <w:r>
          <w:rPr>
            <w:rFonts w:asciiTheme="minorHAnsi" w:eastAsiaTheme="minorEastAsia" w:hAnsiTheme="minorHAnsi" w:cstheme="minorBidi"/>
            <w:iCs w:val="0"/>
            <w:color w:val="auto"/>
            <w:sz w:val="22"/>
            <w:szCs w:val="22"/>
            <w:lang w:eastAsia="pt-BR"/>
          </w:rPr>
          <w:tab/>
        </w:r>
        <w:r w:rsidRPr="00964DAE">
          <w:rPr>
            <w:rStyle w:val="Hyperlink"/>
          </w:rPr>
          <w:t>O que é o contexto ambiente?</w:t>
        </w:r>
        <w:r>
          <w:rPr>
            <w:webHidden/>
          </w:rPr>
          <w:tab/>
        </w:r>
        <w:r>
          <w:rPr>
            <w:webHidden/>
          </w:rPr>
          <w:fldChar w:fldCharType="begin"/>
        </w:r>
        <w:r>
          <w:rPr>
            <w:webHidden/>
          </w:rPr>
          <w:instrText xml:space="preserve"> PAGEREF _Toc44538402 \h </w:instrText>
        </w:r>
        <w:r>
          <w:rPr>
            <w:webHidden/>
          </w:rPr>
        </w:r>
        <w:r>
          <w:rPr>
            <w:webHidden/>
          </w:rPr>
          <w:fldChar w:fldCharType="separate"/>
        </w:r>
        <w:r>
          <w:rPr>
            <w:webHidden/>
          </w:rPr>
          <w:t>36</w:t>
        </w:r>
        <w:r>
          <w:rPr>
            <w:webHidden/>
          </w:rPr>
          <w:fldChar w:fldCharType="end"/>
        </w:r>
      </w:hyperlink>
    </w:p>
    <w:p w14:paraId="0AC8E38C" w14:textId="3839CC9F"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3" w:history="1">
        <w:r w:rsidRPr="00964DAE">
          <w:rPr>
            <w:rStyle w:val="Hyperlink"/>
          </w:rPr>
          <w:t>3.1.3</w:t>
        </w:r>
        <w:r>
          <w:rPr>
            <w:rFonts w:asciiTheme="minorHAnsi" w:eastAsiaTheme="minorEastAsia" w:hAnsiTheme="minorHAnsi" w:cstheme="minorBidi"/>
            <w:iCs w:val="0"/>
            <w:color w:val="auto"/>
            <w:sz w:val="22"/>
            <w:szCs w:val="22"/>
            <w:lang w:eastAsia="pt-BR"/>
          </w:rPr>
          <w:tab/>
        </w:r>
        <w:r w:rsidRPr="00964DAE">
          <w:rPr>
            <w:rStyle w:val="Hyperlink"/>
          </w:rPr>
          <w:t>Como será obtido os contextos?</w:t>
        </w:r>
        <w:r>
          <w:rPr>
            <w:webHidden/>
          </w:rPr>
          <w:tab/>
        </w:r>
        <w:r>
          <w:rPr>
            <w:webHidden/>
          </w:rPr>
          <w:fldChar w:fldCharType="begin"/>
        </w:r>
        <w:r>
          <w:rPr>
            <w:webHidden/>
          </w:rPr>
          <w:instrText xml:space="preserve"> PAGEREF _Toc44538403 \h </w:instrText>
        </w:r>
        <w:r>
          <w:rPr>
            <w:webHidden/>
          </w:rPr>
        </w:r>
        <w:r>
          <w:rPr>
            <w:webHidden/>
          </w:rPr>
          <w:fldChar w:fldCharType="separate"/>
        </w:r>
        <w:r>
          <w:rPr>
            <w:webHidden/>
          </w:rPr>
          <w:t>36</w:t>
        </w:r>
        <w:r>
          <w:rPr>
            <w:webHidden/>
          </w:rPr>
          <w:fldChar w:fldCharType="end"/>
        </w:r>
      </w:hyperlink>
    </w:p>
    <w:p w14:paraId="57CE1A65" w14:textId="54C5FB95"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4" w:history="1">
        <w:r w:rsidRPr="00964DAE">
          <w:rPr>
            <w:rStyle w:val="Hyperlink"/>
          </w:rPr>
          <w:t>3.1.4</w:t>
        </w:r>
        <w:r>
          <w:rPr>
            <w:rFonts w:asciiTheme="minorHAnsi" w:eastAsiaTheme="minorEastAsia" w:hAnsiTheme="minorHAnsi" w:cstheme="minorBidi"/>
            <w:iCs w:val="0"/>
            <w:color w:val="auto"/>
            <w:sz w:val="22"/>
            <w:szCs w:val="22"/>
            <w:lang w:eastAsia="pt-BR"/>
          </w:rPr>
          <w:tab/>
        </w:r>
        <w:r w:rsidRPr="00964DAE">
          <w:rPr>
            <w:rStyle w:val="Hyperlink"/>
          </w:rPr>
          <w:t>O que são as ações do usuário?</w:t>
        </w:r>
        <w:r>
          <w:rPr>
            <w:webHidden/>
          </w:rPr>
          <w:tab/>
        </w:r>
        <w:r>
          <w:rPr>
            <w:webHidden/>
          </w:rPr>
          <w:fldChar w:fldCharType="begin"/>
        </w:r>
        <w:r>
          <w:rPr>
            <w:webHidden/>
          </w:rPr>
          <w:instrText xml:space="preserve"> PAGEREF _Toc44538404 \h </w:instrText>
        </w:r>
        <w:r>
          <w:rPr>
            <w:webHidden/>
          </w:rPr>
        </w:r>
        <w:r>
          <w:rPr>
            <w:webHidden/>
          </w:rPr>
          <w:fldChar w:fldCharType="separate"/>
        </w:r>
        <w:r>
          <w:rPr>
            <w:webHidden/>
          </w:rPr>
          <w:t>37</w:t>
        </w:r>
        <w:r>
          <w:rPr>
            <w:webHidden/>
          </w:rPr>
          <w:fldChar w:fldCharType="end"/>
        </w:r>
      </w:hyperlink>
    </w:p>
    <w:p w14:paraId="18D778CC" w14:textId="3E271E8F"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5" w:history="1">
        <w:r w:rsidRPr="00964DAE">
          <w:rPr>
            <w:rStyle w:val="Hyperlink"/>
          </w:rPr>
          <w:t>3.2</w:t>
        </w:r>
        <w:r>
          <w:rPr>
            <w:rFonts w:asciiTheme="minorHAnsi" w:eastAsiaTheme="minorEastAsia" w:hAnsiTheme="minorHAnsi" w:cstheme="minorBidi"/>
            <w:iCs w:val="0"/>
            <w:color w:val="auto"/>
            <w:sz w:val="22"/>
            <w:szCs w:val="22"/>
            <w:lang w:eastAsia="pt-BR"/>
          </w:rPr>
          <w:tab/>
        </w:r>
        <w:r w:rsidRPr="00964DAE">
          <w:rPr>
            <w:rStyle w:val="Hyperlink"/>
          </w:rPr>
          <w:t>Metodologia do sistema</w:t>
        </w:r>
        <w:r>
          <w:rPr>
            <w:webHidden/>
          </w:rPr>
          <w:tab/>
        </w:r>
        <w:r>
          <w:rPr>
            <w:webHidden/>
          </w:rPr>
          <w:fldChar w:fldCharType="begin"/>
        </w:r>
        <w:r>
          <w:rPr>
            <w:webHidden/>
          </w:rPr>
          <w:instrText xml:space="preserve"> PAGEREF _Toc44538405 \h </w:instrText>
        </w:r>
        <w:r>
          <w:rPr>
            <w:webHidden/>
          </w:rPr>
        </w:r>
        <w:r>
          <w:rPr>
            <w:webHidden/>
          </w:rPr>
          <w:fldChar w:fldCharType="separate"/>
        </w:r>
        <w:r>
          <w:rPr>
            <w:webHidden/>
          </w:rPr>
          <w:t>38</w:t>
        </w:r>
        <w:r>
          <w:rPr>
            <w:webHidden/>
          </w:rPr>
          <w:fldChar w:fldCharType="end"/>
        </w:r>
      </w:hyperlink>
    </w:p>
    <w:p w14:paraId="1D41F75D" w14:textId="4E04E71A"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6" w:history="1">
        <w:r w:rsidRPr="00964DAE">
          <w:rPr>
            <w:rStyle w:val="Hyperlink"/>
          </w:rPr>
          <w:t>3.2.1</w:t>
        </w:r>
        <w:r>
          <w:rPr>
            <w:rFonts w:asciiTheme="minorHAnsi" w:eastAsiaTheme="minorEastAsia" w:hAnsiTheme="minorHAnsi" w:cstheme="minorBidi"/>
            <w:iCs w:val="0"/>
            <w:color w:val="auto"/>
            <w:sz w:val="22"/>
            <w:szCs w:val="22"/>
            <w:lang w:eastAsia="pt-BR"/>
          </w:rPr>
          <w:tab/>
        </w:r>
        <w:r w:rsidRPr="00964DAE">
          <w:rPr>
            <w:rStyle w:val="Hyperlink"/>
          </w:rPr>
          <w:t>Como o trabalho vai capturar as ações do usuário e enviá-las ao sistema?</w:t>
        </w:r>
        <w:r>
          <w:rPr>
            <w:webHidden/>
          </w:rPr>
          <w:tab/>
        </w:r>
        <w:r>
          <w:rPr>
            <w:webHidden/>
          </w:rPr>
          <w:fldChar w:fldCharType="begin"/>
        </w:r>
        <w:r>
          <w:rPr>
            <w:webHidden/>
          </w:rPr>
          <w:instrText xml:space="preserve"> PAGEREF _Toc44538406 \h </w:instrText>
        </w:r>
        <w:r>
          <w:rPr>
            <w:webHidden/>
          </w:rPr>
        </w:r>
        <w:r>
          <w:rPr>
            <w:webHidden/>
          </w:rPr>
          <w:fldChar w:fldCharType="separate"/>
        </w:r>
        <w:r>
          <w:rPr>
            <w:webHidden/>
          </w:rPr>
          <w:t>43</w:t>
        </w:r>
        <w:r>
          <w:rPr>
            <w:webHidden/>
          </w:rPr>
          <w:fldChar w:fldCharType="end"/>
        </w:r>
      </w:hyperlink>
    </w:p>
    <w:p w14:paraId="06BB68AE" w14:textId="7C00568E"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7" w:history="1">
        <w:r w:rsidRPr="00964DAE">
          <w:rPr>
            <w:rStyle w:val="Hyperlink"/>
          </w:rPr>
          <w:t>3.2.2</w:t>
        </w:r>
        <w:r>
          <w:rPr>
            <w:rFonts w:asciiTheme="minorHAnsi" w:eastAsiaTheme="minorEastAsia" w:hAnsiTheme="minorHAnsi" w:cstheme="minorBidi"/>
            <w:iCs w:val="0"/>
            <w:color w:val="auto"/>
            <w:sz w:val="22"/>
            <w:szCs w:val="22"/>
            <w:lang w:eastAsia="pt-BR"/>
          </w:rPr>
          <w:tab/>
        </w:r>
        <w:r w:rsidRPr="00964DAE">
          <w:rPr>
            <w:rStyle w:val="Hyperlink"/>
          </w:rPr>
          <w:t>Como o trabalho vai validar se as ações do usuário condizem com o contexto?</w:t>
        </w:r>
        <w:r>
          <w:rPr>
            <w:webHidden/>
          </w:rPr>
          <w:tab/>
        </w:r>
        <w:r>
          <w:rPr>
            <w:webHidden/>
          </w:rPr>
          <w:fldChar w:fldCharType="begin"/>
        </w:r>
        <w:r>
          <w:rPr>
            <w:webHidden/>
          </w:rPr>
          <w:instrText xml:space="preserve"> PAGEREF _Toc44538407 \h </w:instrText>
        </w:r>
        <w:r>
          <w:rPr>
            <w:webHidden/>
          </w:rPr>
        </w:r>
        <w:r>
          <w:rPr>
            <w:webHidden/>
          </w:rPr>
          <w:fldChar w:fldCharType="separate"/>
        </w:r>
        <w:r>
          <w:rPr>
            <w:webHidden/>
          </w:rPr>
          <w:t>43</w:t>
        </w:r>
        <w:r>
          <w:rPr>
            <w:webHidden/>
          </w:rPr>
          <w:fldChar w:fldCharType="end"/>
        </w:r>
      </w:hyperlink>
    </w:p>
    <w:p w14:paraId="5EAB9009" w14:textId="032CE67A"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8" w:history="1">
        <w:r w:rsidRPr="00964DAE">
          <w:rPr>
            <w:rStyle w:val="Hyperlink"/>
          </w:rPr>
          <w:t>3.2.3</w:t>
        </w:r>
        <w:r>
          <w:rPr>
            <w:rFonts w:asciiTheme="minorHAnsi" w:eastAsiaTheme="minorEastAsia" w:hAnsiTheme="minorHAnsi" w:cstheme="minorBidi"/>
            <w:iCs w:val="0"/>
            <w:color w:val="auto"/>
            <w:sz w:val="22"/>
            <w:szCs w:val="22"/>
            <w:lang w:eastAsia="pt-BR"/>
          </w:rPr>
          <w:tab/>
        </w:r>
        <w:r w:rsidRPr="00964DAE">
          <w:rPr>
            <w:rStyle w:val="Hyperlink"/>
          </w:rPr>
          <w:t>Como o trabalho vai relacionar as músicas que o usuário gosta aos contextos?</w:t>
        </w:r>
        <w:r>
          <w:rPr>
            <w:webHidden/>
          </w:rPr>
          <w:tab/>
        </w:r>
        <w:r>
          <w:rPr>
            <w:webHidden/>
          </w:rPr>
          <w:fldChar w:fldCharType="begin"/>
        </w:r>
        <w:r>
          <w:rPr>
            <w:webHidden/>
          </w:rPr>
          <w:instrText xml:space="preserve"> PAGEREF _Toc44538408 \h </w:instrText>
        </w:r>
        <w:r>
          <w:rPr>
            <w:webHidden/>
          </w:rPr>
        </w:r>
        <w:r>
          <w:rPr>
            <w:webHidden/>
          </w:rPr>
          <w:fldChar w:fldCharType="separate"/>
        </w:r>
        <w:r>
          <w:rPr>
            <w:webHidden/>
          </w:rPr>
          <w:t>44</w:t>
        </w:r>
        <w:r>
          <w:rPr>
            <w:webHidden/>
          </w:rPr>
          <w:fldChar w:fldCharType="end"/>
        </w:r>
      </w:hyperlink>
    </w:p>
    <w:p w14:paraId="76C18547" w14:textId="4EB6B6FD"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9" w:history="1">
        <w:r w:rsidRPr="00964DAE">
          <w:rPr>
            <w:rStyle w:val="Hyperlink"/>
          </w:rPr>
          <w:t>3.2.4</w:t>
        </w:r>
        <w:r>
          <w:rPr>
            <w:rFonts w:asciiTheme="minorHAnsi" w:eastAsiaTheme="minorEastAsia" w:hAnsiTheme="minorHAnsi" w:cstheme="minorBidi"/>
            <w:iCs w:val="0"/>
            <w:color w:val="auto"/>
            <w:sz w:val="22"/>
            <w:szCs w:val="22"/>
            <w:lang w:eastAsia="pt-BR"/>
          </w:rPr>
          <w:tab/>
        </w:r>
        <w:r w:rsidRPr="00964DAE">
          <w:rPr>
            <w:rStyle w:val="Hyperlink"/>
          </w:rPr>
          <w:t>Como o trabalho vai classificar o contexto para apresentar para usuário?</w:t>
        </w:r>
        <w:r>
          <w:rPr>
            <w:webHidden/>
          </w:rPr>
          <w:tab/>
        </w:r>
        <w:r>
          <w:rPr>
            <w:webHidden/>
          </w:rPr>
          <w:fldChar w:fldCharType="begin"/>
        </w:r>
        <w:r>
          <w:rPr>
            <w:webHidden/>
          </w:rPr>
          <w:instrText xml:space="preserve"> PAGEREF _Toc44538409 \h </w:instrText>
        </w:r>
        <w:r>
          <w:rPr>
            <w:webHidden/>
          </w:rPr>
        </w:r>
        <w:r>
          <w:rPr>
            <w:webHidden/>
          </w:rPr>
          <w:fldChar w:fldCharType="separate"/>
        </w:r>
        <w:r>
          <w:rPr>
            <w:webHidden/>
          </w:rPr>
          <w:t>44</w:t>
        </w:r>
        <w:r>
          <w:rPr>
            <w:webHidden/>
          </w:rPr>
          <w:fldChar w:fldCharType="end"/>
        </w:r>
      </w:hyperlink>
    </w:p>
    <w:p w14:paraId="7922F717" w14:textId="69A89AC9"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0" w:history="1">
        <w:r w:rsidRPr="00964DAE">
          <w:rPr>
            <w:rStyle w:val="Hyperlink"/>
          </w:rPr>
          <w:t>3.2.5</w:t>
        </w:r>
        <w:r>
          <w:rPr>
            <w:rFonts w:asciiTheme="minorHAnsi" w:eastAsiaTheme="minorEastAsia" w:hAnsiTheme="minorHAnsi" w:cstheme="minorBidi"/>
            <w:iCs w:val="0"/>
            <w:color w:val="auto"/>
            <w:sz w:val="22"/>
            <w:szCs w:val="22"/>
            <w:lang w:eastAsia="pt-BR"/>
          </w:rPr>
          <w:tab/>
        </w:r>
        <w:r w:rsidRPr="00964DAE">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_Toc44538410 \h </w:instrText>
        </w:r>
        <w:r>
          <w:rPr>
            <w:webHidden/>
          </w:rPr>
        </w:r>
        <w:r>
          <w:rPr>
            <w:webHidden/>
          </w:rPr>
          <w:fldChar w:fldCharType="separate"/>
        </w:r>
        <w:r>
          <w:rPr>
            <w:webHidden/>
          </w:rPr>
          <w:t>45</w:t>
        </w:r>
        <w:r>
          <w:rPr>
            <w:webHidden/>
          </w:rPr>
          <w:fldChar w:fldCharType="end"/>
        </w:r>
      </w:hyperlink>
    </w:p>
    <w:p w14:paraId="4D6E28C3" w14:textId="4F667DD7"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1" w:history="1">
        <w:r w:rsidRPr="00964DAE">
          <w:rPr>
            <w:rStyle w:val="Hyperlink"/>
          </w:rPr>
          <w:t>3.2.6</w:t>
        </w:r>
        <w:r>
          <w:rPr>
            <w:rFonts w:asciiTheme="minorHAnsi" w:eastAsiaTheme="minorEastAsia" w:hAnsiTheme="minorHAnsi" w:cstheme="minorBidi"/>
            <w:iCs w:val="0"/>
            <w:color w:val="auto"/>
            <w:sz w:val="22"/>
            <w:szCs w:val="22"/>
            <w:lang w:eastAsia="pt-BR"/>
          </w:rPr>
          <w:tab/>
        </w:r>
        <w:r w:rsidRPr="00964DAE">
          <w:rPr>
            <w:rStyle w:val="Hyperlink"/>
          </w:rPr>
          <w:t>Como o trabalho vai avaliar as recomendações feitas?</w:t>
        </w:r>
        <w:r>
          <w:rPr>
            <w:webHidden/>
          </w:rPr>
          <w:tab/>
        </w:r>
        <w:r>
          <w:rPr>
            <w:webHidden/>
          </w:rPr>
          <w:fldChar w:fldCharType="begin"/>
        </w:r>
        <w:r>
          <w:rPr>
            <w:webHidden/>
          </w:rPr>
          <w:instrText xml:space="preserve"> PAGEREF _Toc44538411 \h </w:instrText>
        </w:r>
        <w:r>
          <w:rPr>
            <w:webHidden/>
          </w:rPr>
        </w:r>
        <w:r>
          <w:rPr>
            <w:webHidden/>
          </w:rPr>
          <w:fldChar w:fldCharType="separate"/>
        </w:r>
        <w:r>
          <w:rPr>
            <w:webHidden/>
          </w:rPr>
          <w:t>46</w:t>
        </w:r>
        <w:r>
          <w:rPr>
            <w:webHidden/>
          </w:rPr>
          <w:fldChar w:fldCharType="end"/>
        </w:r>
      </w:hyperlink>
    </w:p>
    <w:p w14:paraId="161EA0FA" w14:textId="59C54EE9"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12" w:history="1">
        <w:r w:rsidRPr="00964DAE">
          <w:rPr>
            <w:rStyle w:val="Hyperlink"/>
          </w:rPr>
          <w:t>3.3</w:t>
        </w:r>
        <w:r>
          <w:rPr>
            <w:rFonts w:asciiTheme="minorHAnsi" w:eastAsiaTheme="minorEastAsia" w:hAnsiTheme="minorHAnsi" w:cstheme="minorBidi"/>
            <w:iCs w:val="0"/>
            <w:color w:val="auto"/>
            <w:sz w:val="22"/>
            <w:szCs w:val="22"/>
            <w:lang w:eastAsia="pt-BR"/>
          </w:rPr>
          <w:tab/>
        </w:r>
        <w:r w:rsidRPr="00964DAE">
          <w:rPr>
            <w:rStyle w:val="Hyperlink"/>
          </w:rPr>
          <w:t>roteiro</w:t>
        </w:r>
        <w:r>
          <w:rPr>
            <w:webHidden/>
          </w:rPr>
          <w:tab/>
        </w:r>
        <w:r>
          <w:rPr>
            <w:webHidden/>
          </w:rPr>
          <w:fldChar w:fldCharType="begin"/>
        </w:r>
        <w:r>
          <w:rPr>
            <w:webHidden/>
          </w:rPr>
          <w:instrText xml:space="preserve"> PAGEREF _Toc44538412 \h </w:instrText>
        </w:r>
        <w:r>
          <w:rPr>
            <w:webHidden/>
          </w:rPr>
        </w:r>
        <w:r>
          <w:rPr>
            <w:webHidden/>
          </w:rPr>
          <w:fldChar w:fldCharType="separate"/>
        </w:r>
        <w:r>
          <w:rPr>
            <w:webHidden/>
          </w:rPr>
          <w:t>46</w:t>
        </w:r>
        <w:r>
          <w:rPr>
            <w:webHidden/>
          </w:rPr>
          <w:fldChar w:fldCharType="end"/>
        </w:r>
      </w:hyperlink>
    </w:p>
    <w:p w14:paraId="30124C05" w14:textId="2F275A9C"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3" w:history="1">
        <w:r w:rsidRPr="00964DAE">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rPr>
          <w:t>CONCLUSÃO</w:t>
        </w:r>
        <w:r>
          <w:rPr>
            <w:noProof/>
            <w:webHidden/>
          </w:rPr>
          <w:tab/>
        </w:r>
        <w:r>
          <w:rPr>
            <w:noProof/>
            <w:webHidden/>
          </w:rPr>
          <w:fldChar w:fldCharType="begin"/>
        </w:r>
        <w:r>
          <w:rPr>
            <w:noProof/>
            <w:webHidden/>
          </w:rPr>
          <w:instrText xml:space="preserve"> PAGEREF _Toc44538413 \h </w:instrText>
        </w:r>
        <w:r>
          <w:rPr>
            <w:noProof/>
            <w:webHidden/>
          </w:rPr>
        </w:r>
        <w:r>
          <w:rPr>
            <w:noProof/>
            <w:webHidden/>
          </w:rPr>
          <w:fldChar w:fldCharType="separate"/>
        </w:r>
        <w:r>
          <w:rPr>
            <w:noProof/>
            <w:webHidden/>
          </w:rPr>
          <w:t>47</w:t>
        </w:r>
        <w:r>
          <w:rPr>
            <w:noProof/>
            <w:webHidden/>
          </w:rPr>
          <w:fldChar w:fldCharType="end"/>
        </w:r>
      </w:hyperlink>
    </w:p>
    <w:p w14:paraId="48FB344E" w14:textId="4AE1B435"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4" w:history="1">
        <w:r w:rsidRPr="00964DAE">
          <w:rPr>
            <w:rStyle w:val="Hyperlink"/>
            <w:noProof/>
          </w:rPr>
          <w:t>Referências Bibliográficas</w:t>
        </w:r>
        <w:r>
          <w:rPr>
            <w:noProof/>
            <w:webHidden/>
          </w:rPr>
          <w:tab/>
        </w:r>
        <w:r>
          <w:rPr>
            <w:noProof/>
            <w:webHidden/>
          </w:rPr>
          <w:fldChar w:fldCharType="begin"/>
        </w:r>
        <w:r>
          <w:rPr>
            <w:noProof/>
            <w:webHidden/>
          </w:rPr>
          <w:instrText xml:space="preserve"> PAGEREF _Toc44538414 \h </w:instrText>
        </w:r>
        <w:r>
          <w:rPr>
            <w:noProof/>
            <w:webHidden/>
          </w:rPr>
        </w:r>
        <w:r>
          <w:rPr>
            <w:noProof/>
            <w:webHidden/>
          </w:rPr>
          <w:fldChar w:fldCharType="separate"/>
        </w:r>
        <w:r>
          <w:rPr>
            <w:noProof/>
            <w:webHidden/>
          </w:rPr>
          <w:t>48</w:t>
        </w:r>
        <w:r>
          <w:rPr>
            <w:noProof/>
            <w:webHidden/>
          </w:rPr>
          <w:fldChar w:fldCharType="end"/>
        </w:r>
      </w:hyperlink>
    </w:p>
    <w:p w14:paraId="5AA42494" w14:textId="68128207"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44538391"/>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44538392"/>
      <w:r>
        <w:lastRenderedPageBreak/>
        <w:t>Trabalhos relacionados</w:t>
      </w:r>
      <w:bookmarkEnd w:id="4"/>
    </w:p>
    <w:p w14:paraId="5CB45EF1" w14:textId="2484E37E"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E22E004" w:rsidR="004A66A0" w:rsidRDefault="004A66A0" w:rsidP="00CA31F6">
      <w:pPr>
        <w:pStyle w:val="Ttulo2"/>
      </w:pPr>
      <w:bookmarkStart w:id="5" w:name="_Toc44538393"/>
      <w:r>
        <w:t>O protocolo d</w:t>
      </w:r>
      <w:r w:rsidR="00765824">
        <w:t>e</w:t>
      </w:r>
      <w:r>
        <w:t xml:space="preserve"> revisão</w:t>
      </w:r>
      <w:bookmarkEnd w:id="5"/>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6" w:name="_Toc44538394"/>
      <w:r w:rsidRPr="004A3A38">
        <w:t>PROCURA NOS MOTORES DE BUSCA</w:t>
      </w:r>
      <w:bookmarkEnd w:id="6"/>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7"/>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7"/>
      <w:r w:rsidR="004A7D8A">
        <w:rPr>
          <w:rStyle w:val="Refdecomentrio"/>
        </w:rPr>
        <w:commentReference w:id="7"/>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w:t>
      </w:r>
      <w:r w:rsidR="00BE1376">
        <w:lastRenderedPageBreak/>
        <w:t xml:space="preserve">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35E6A49C" w:rsidR="00B00090" w:rsidRDefault="00B00090" w:rsidP="00CA31F6">
      <w:pPr>
        <w:pStyle w:val="Legenda"/>
      </w:pPr>
      <w:bookmarkStart w:id="8" w:name="_Ref40822595"/>
      <w:bookmarkStart w:id="9" w:name="_Ref40822554"/>
      <w:bookmarkStart w:id="10"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w:t>
      </w:r>
      <w:r w:rsidR="00C7334A">
        <w:rPr>
          <w:noProof/>
        </w:rPr>
        <w:fldChar w:fldCharType="end"/>
      </w:r>
      <w:bookmarkEnd w:id="8"/>
      <w:r>
        <w:rPr>
          <w:noProof/>
        </w:rPr>
        <w:t xml:space="preserve"> -</w:t>
      </w:r>
      <w:r>
        <w:t xml:space="preserve"> Motor avançado de busca da</w:t>
      </w:r>
      <w:r w:rsidRPr="00A841A0">
        <w:t xml:space="preserve"> ACM (próprio, 2020)</w:t>
      </w:r>
      <w:bookmarkEnd w:id="9"/>
      <w:bookmarkEnd w:id="10"/>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4CA0432" w:rsidR="00FC71AF" w:rsidRDefault="00B00090" w:rsidP="00CA31F6">
      <w:pPr>
        <w:pStyle w:val="Legenda"/>
      </w:pPr>
      <w:bookmarkStart w:id="11" w:name="_Ref40822631"/>
      <w:bookmarkStart w:id="12"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2</w:t>
      </w:r>
      <w:r w:rsidR="00C7334A">
        <w:rPr>
          <w:noProof/>
        </w:rPr>
        <w:fldChar w:fldCharType="end"/>
      </w:r>
      <w:bookmarkEnd w:id="11"/>
      <w:r>
        <w:rPr>
          <w:noProof/>
        </w:rPr>
        <w:t xml:space="preserve"> -</w:t>
      </w:r>
      <w:r>
        <w:t xml:space="preserve"> Resultado de busca dos </w:t>
      </w:r>
      <w:proofErr w:type="spellStart"/>
      <w:r>
        <w:t>proceedings</w:t>
      </w:r>
      <w:proofErr w:type="spellEnd"/>
      <w:r>
        <w:t xml:space="preserve"> no motor de busca da ACM (próprio, 2020)</w:t>
      </w:r>
      <w:bookmarkEnd w:id="12"/>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884055" w:rsidR="00B00090" w:rsidRPr="00A478F0" w:rsidRDefault="00B00090" w:rsidP="00CA31F6">
      <w:pPr>
        <w:pStyle w:val="Legenda"/>
      </w:pPr>
      <w:bookmarkStart w:id="13" w:name="_Ref40822641"/>
      <w:bookmarkStart w:id="14"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3</w:t>
      </w:r>
      <w:r w:rsidR="00C7334A">
        <w:rPr>
          <w:noProof/>
        </w:rPr>
        <w:fldChar w:fldCharType="end"/>
      </w:r>
      <w:bookmarkEnd w:id="13"/>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4"/>
    </w:p>
    <w:p w14:paraId="01684C1C" w14:textId="2BA0CFCF" w:rsidR="004A3A38" w:rsidRDefault="008568F7" w:rsidP="00CA31F6">
      <w:pPr>
        <w:pStyle w:val="Ttulo2"/>
      </w:pPr>
      <w:bookmarkStart w:id="15" w:name="_Toc44538395"/>
      <w:r w:rsidRPr="008568F7">
        <w:t>ETAPAS DA REVISÃO DOS TRABALHOS</w:t>
      </w:r>
      <w:bookmarkEnd w:id="15"/>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4151287" w:rsidR="007815D6" w:rsidRDefault="00377BBD" w:rsidP="00CA31F6">
      <w:pPr>
        <w:pStyle w:val="Legenda"/>
      </w:pPr>
      <w:bookmarkStart w:id="16" w:name="_Ref40822414"/>
      <w:bookmarkStart w:id="17" w:name="_Ref40817235"/>
      <w:bookmarkStart w:id="18"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4</w:t>
      </w:r>
      <w:r w:rsidR="00C7334A">
        <w:rPr>
          <w:noProof/>
        </w:rPr>
        <w:fldChar w:fldCharType="end"/>
      </w:r>
      <w:bookmarkEnd w:id="16"/>
      <w:r w:rsidR="00412F59">
        <w:t xml:space="preserve"> - </w:t>
      </w:r>
      <w:r>
        <w:t>Etapas realizadas para filtrar os trabalhos encontrados no motor de busca da ACM</w:t>
      </w:r>
      <w:bookmarkEnd w:id="17"/>
      <w:r w:rsidR="004A14AF" w:rsidRPr="00353DD1">
        <w:t xml:space="preserve"> (próprio, 2020)</w:t>
      </w:r>
      <w:bookmarkEnd w:id="18"/>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4C824F90" w:rsidR="00016710" w:rsidRDefault="003B56C3" w:rsidP="00CA31F6">
      <w:pPr>
        <w:pStyle w:val="Legenda"/>
      </w:pPr>
      <w:bookmarkStart w:id="19" w:name="_Ref40822493"/>
      <w:bookmarkStart w:id="20" w:name="_Ref40822087"/>
      <w:bookmarkStart w:id="21"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5</w:t>
      </w:r>
      <w:r w:rsidR="00C7334A">
        <w:rPr>
          <w:noProof/>
        </w:rPr>
        <w:fldChar w:fldCharType="end"/>
      </w:r>
      <w:bookmarkEnd w:id="19"/>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0"/>
      <w:bookmarkEnd w:id="21"/>
    </w:p>
    <w:p w14:paraId="1201F167" w14:textId="0ED72CA8" w:rsidR="00CA77E5" w:rsidRPr="00CA77E5" w:rsidRDefault="00CA77E5" w:rsidP="00CA31F6"/>
    <w:p w14:paraId="79ACB8DA" w14:textId="1C16783D" w:rsidR="009F7EBE" w:rsidRDefault="002F7588" w:rsidP="00CA31F6">
      <w:pPr>
        <w:pStyle w:val="Ttulo3"/>
      </w:pPr>
      <w:r>
        <w:tab/>
      </w:r>
      <w:bookmarkStart w:id="22" w:name="_Toc44538396"/>
      <w:r w:rsidR="00B662FD">
        <w:t>Trabalhos selecionados</w:t>
      </w:r>
      <w:bookmarkEnd w:id="22"/>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3"/>
      <w:commentRangeStart w:id="24"/>
      <w:r w:rsidRPr="0012444C">
        <w:t xml:space="preserve">4 trabalhos relacionados </w:t>
      </w:r>
      <w:commentRangeEnd w:id="23"/>
      <w:r w:rsidR="004A7D8A">
        <w:rPr>
          <w:rStyle w:val="Refdecomentrio"/>
        </w:rPr>
        <w:commentReference w:id="23"/>
      </w:r>
      <w:commentRangeEnd w:id="24"/>
      <w:r w:rsidR="0050196A">
        <w:rPr>
          <w:rStyle w:val="Refdecomentrio"/>
        </w:rPr>
        <w:commentReference w:id="24"/>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7E8B9CA8" w:rsidR="00377BBD" w:rsidRDefault="00377BBD" w:rsidP="00CA31F6">
      <w:pPr>
        <w:pStyle w:val="Legenda"/>
      </w:pPr>
      <w:bookmarkStart w:id="25" w:name="_Ref40822509"/>
      <w:bookmarkStart w:id="26" w:name="_Ref40821926"/>
      <w:bookmarkStart w:id="27"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6</w:t>
      </w:r>
      <w:r w:rsidR="00C7334A">
        <w:rPr>
          <w:noProof/>
        </w:rPr>
        <w:fldChar w:fldCharType="end"/>
      </w:r>
      <w:bookmarkEnd w:id="25"/>
      <w:r w:rsidR="00052712">
        <w:t xml:space="preserve"> - </w:t>
      </w:r>
      <w:r>
        <w:t>Procedimento de filtro realizado baseado nos trabalhos encontrados no motor de busca da ACM</w:t>
      </w:r>
      <w:r w:rsidRPr="00353DD1">
        <w:t xml:space="preserve"> (próprio, 2020)</w:t>
      </w:r>
      <w:bookmarkEnd w:id="26"/>
      <w:bookmarkEnd w:id="27"/>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8"/>
      <w:r w:rsidR="0060257A">
        <w:t>breve</w:t>
      </w:r>
      <w:r w:rsidR="0050196A">
        <w:t xml:space="preserve"> resumo</w:t>
      </w:r>
      <w:r w:rsidR="003C36AB" w:rsidRPr="003C36AB">
        <w:t xml:space="preserve"> </w:t>
      </w:r>
      <w:commentRangeEnd w:id="28"/>
      <w:r w:rsidR="004A7D8A">
        <w:rPr>
          <w:rStyle w:val="Refdecomentrio"/>
        </w:rPr>
        <w:commentReference w:id="28"/>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29"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9"/>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0" w:name="_Ref40822303"/>
      <w:r w:rsidRPr="00E9095F">
        <w:rPr>
          <w:lang w:val="en-US"/>
        </w:rPr>
        <w:t>Prediction of music pairwise preferences from facial expressions</w:t>
      </w:r>
      <w:bookmarkEnd w:id="30"/>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1"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1"/>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2" w:name="_Ref40822320"/>
      <w:r w:rsidRPr="00D064C6">
        <w:rPr>
          <w:lang w:val="en-US"/>
        </w:rPr>
        <w:t>Quantitative Study of Music Listening Behavior in a Smartphone Context</w:t>
      </w:r>
      <w:bookmarkEnd w:id="32"/>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75055EDB" w:rsidR="00686678" w:rsidRDefault="00686678" w:rsidP="00CA31F6">
      <w:pPr>
        <w:pStyle w:val="Legenda"/>
      </w:pPr>
      <w:bookmarkStart w:id="33"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7</w:t>
      </w:r>
      <w:r w:rsidR="00C7334A">
        <w:rPr>
          <w:noProof/>
        </w:rPr>
        <w:fldChar w:fldCharType="end"/>
      </w:r>
      <w:r>
        <w:t xml:space="preserve"> Fatores da preferência musical </w:t>
      </w:r>
      <w:r w:rsidRPr="00353DD1">
        <w:t>(próprio, 2020)</w:t>
      </w:r>
      <w:bookmarkEnd w:id="33"/>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4" w:name="OLE_LINK1"/>
      <w:r w:rsidR="005F2713">
        <w:t xml:space="preserve"> </w:t>
      </w:r>
      <w:r w:rsidR="004A4D7D">
        <w:t>continha</w:t>
      </w:r>
      <w:bookmarkEnd w:id="34"/>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5" w:name="_Toc44538397"/>
      <w:r w:rsidRPr="005F2713">
        <w:t>FUNCIONALIDADES DOS TRABALHOS INVESTIGADOS</w:t>
      </w:r>
      <w:bookmarkEnd w:id="35"/>
    </w:p>
    <w:p w14:paraId="485F8F37" w14:textId="29C18B5E" w:rsidR="002522D8" w:rsidRDefault="00762CF2" w:rsidP="00CA31F6">
      <w:r>
        <w:tab/>
      </w:r>
      <w:commentRangeStart w:id="36"/>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6"/>
      <w:r w:rsidR="006A14FF">
        <w:rPr>
          <w:rStyle w:val="Refdecomentrio"/>
        </w:rPr>
        <w:commentReference w:id="36"/>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4DD39781" w:rsidR="00FB0449" w:rsidRDefault="00FB0449" w:rsidP="00CA31F6">
      <w:pPr>
        <w:pStyle w:val="Legenda"/>
      </w:pPr>
      <w:bookmarkStart w:id="37" w:name="_Ref42381546"/>
      <w:bookmarkStart w:id="38"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Pr>
          <w:noProof/>
        </w:rPr>
        <w:t>1</w:t>
      </w:r>
      <w:r w:rsidR="00C7334A">
        <w:rPr>
          <w:noProof/>
        </w:rPr>
        <w:fldChar w:fldCharType="end"/>
      </w:r>
      <w:bookmarkEnd w:id="37"/>
      <w:r>
        <w:t xml:space="preserve"> </w:t>
      </w:r>
      <w:r w:rsidRPr="00B840C8">
        <w:t>Relação das funcionalidades desenvolvidas em cada artigo revisado</w:t>
      </w:r>
      <w:bookmarkEnd w:id="38"/>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A31F6"/>
        </w:tc>
        <w:tc>
          <w:tcPr>
            <w:tcW w:w="1790" w:type="dxa"/>
          </w:tcPr>
          <w:p w14:paraId="057BD11E" w14:textId="39023400" w:rsidR="00414B90" w:rsidRPr="00DF0B4C" w:rsidRDefault="00414B90" w:rsidP="00CA31F6">
            <w:pPr>
              <w:rPr>
                <w:lang w:val="en-US"/>
              </w:rPr>
            </w:pPr>
            <w:r w:rsidRPr="00DF0B4C">
              <w:rPr>
                <w:lang w:val="en-US"/>
              </w:rPr>
              <w:t>3.3.2 Prediction of music pairwise preferences from facial expressions</w:t>
            </w:r>
          </w:p>
        </w:tc>
        <w:tc>
          <w:tcPr>
            <w:tcW w:w="1754" w:type="dxa"/>
          </w:tcPr>
          <w:p w14:paraId="7A122D02" w14:textId="503AE228" w:rsidR="00414B90" w:rsidRPr="00DF0B4C" w:rsidRDefault="00414B90" w:rsidP="00CA31F6">
            <w:pPr>
              <w:rPr>
                <w:lang w:val="en-US"/>
              </w:rPr>
            </w:pPr>
            <w:r w:rsidRPr="00DF0B4C">
              <w:rPr>
                <w:lang w:val="en-US"/>
              </w:rPr>
              <w:t>3.3.3 Towards Intent-Aware Contextual Music Recommendation: Initial Experiments</w:t>
            </w:r>
          </w:p>
        </w:tc>
        <w:tc>
          <w:tcPr>
            <w:tcW w:w="2126" w:type="dxa"/>
          </w:tcPr>
          <w:p w14:paraId="2655A003" w14:textId="08AE25C2" w:rsidR="00414B90" w:rsidRPr="00DF0B4C" w:rsidRDefault="00414B90" w:rsidP="00CA31F6">
            <w:pPr>
              <w:rPr>
                <w:lang w:val="en-US"/>
              </w:rPr>
            </w:pPr>
            <w:r w:rsidRPr="00DF0B4C">
              <w:rPr>
                <w:lang w:val="en-US"/>
              </w:rPr>
              <w:t>3.3.4 Quantitative Study of Music Listening Behavior in a Smartphone Context</w:t>
            </w:r>
          </w:p>
        </w:tc>
        <w:tc>
          <w:tcPr>
            <w:tcW w:w="1129" w:type="dxa"/>
          </w:tcPr>
          <w:p w14:paraId="2211CFEF" w14:textId="34F1B733" w:rsidR="00414B90" w:rsidRPr="00902E83" w:rsidRDefault="00414B90" w:rsidP="00CA31F6">
            <w:r>
              <w:t>Proposta</w:t>
            </w:r>
            <w:r w:rsidRPr="00902E83">
              <w:t xml:space="preserve"> des</w:t>
            </w:r>
            <w:r w:rsidR="00DF0B4C">
              <w:t>t</w:t>
            </w:r>
            <w:r w:rsidRPr="00902E83">
              <w:t>e trabalho</w:t>
            </w:r>
          </w:p>
        </w:tc>
      </w:tr>
      <w:tr w:rsidR="00851876" w:rsidRPr="00902E83" w14:paraId="0F788A33" w14:textId="77777777" w:rsidTr="00757E6B">
        <w:tc>
          <w:tcPr>
            <w:tcW w:w="2263" w:type="dxa"/>
          </w:tcPr>
          <w:p w14:paraId="639B1DB5" w14:textId="313EBC24" w:rsidR="00414B90" w:rsidRPr="00902E83" w:rsidRDefault="00414B90" w:rsidP="00CA31F6">
            <w:r>
              <w:t>Tem foco no entendimento do contexto para recomendações musicais?</w:t>
            </w:r>
          </w:p>
        </w:tc>
        <w:tc>
          <w:tcPr>
            <w:tcW w:w="1790" w:type="dxa"/>
          </w:tcPr>
          <w:p w14:paraId="441F6F66" w14:textId="5FA12BD7" w:rsidR="00414B90" w:rsidRPr="007C62DC" w:rsidRDefault="00414B90" w:rsidP="00CA31F6">
            <w:r w:rsidRPr="00902E83">
              <w:rPr>
                <w:rFonts w:ascii="Segoe UI Symbol" w:hAnsi="Segoe UI Symbol" w:cs="Segoe UI Symbol"/>
              </w:rPr>
              <w:t>✔</w:t>
            </w:r>
          </w:p>
        </w:tc>
        <w:tc>
          <w:tcPr>
            <w:tcW w:w="1754" w:type="dxa"/>
          </w:tcPr>
          <w:p w14:paraId="05017945" w14:textId="4AB9FD06" w:rsidR="00414B90" w:rsidRPr="007C62DC" w:rsidRDefault="00414B90" w:rsidP="00CA31F6">
            <w:r w:rsidRPr="00902E83">
              <w:rPr>
                <w:rFonts w:ascii="Segoe UI Symbol" w:hAnsi="Segoe UI Symbol" w:cs="Segoe UI Symbol"/>
              </w:rPr>
              <w:t>✔</w:t>
            </w:r>
          </w:p>
        </w:tc>
        <w:tc>
          <w:tcPr>
            <w:tcW w:w="2126" w:type="dxa"/>
          </w:tcPr>
          <w:p w14:paraId="2495FE0C" w14:textId="3187CCA2" w:rsidR="00414B90" w:rsidRPr="007C62DC" w:rsidRDefault="00414B90" w:rsidP="00CA31F6">
            <w:r w:rsidRPr="00902E83">
              <w:rPr>
                <w:rFonts w:ascii="Segoe UI Symbol" w:hAnsi="Segoe UI Symbol" w:cs="Segoe UI Symbol"/>
              </w:rPr>
              <w:t>❌</w:t>
            </w:r>
          </w:p>
        </w:tc>
        <w:tc>
          <w:tcPr>
            <w:tcW w:w="1129" w:type="dxa"/>
          </w:tcPr>
          <w:p w14:paraId="293FCBC2" w14:textId="28EA475D" w:rsidR="00414B90" w:rsidRPr="00902E83" w:rsidRDefault="00414B90" w:rsidP="00CA31F6">
            <w:r w:rsidRPr="00902E83">
              <w:rPr>
                <w:rFonts w:ascii="Segoe UI Symbol" w:hAnsi="Segoe UI Symbol" w:cs="Segoe UI Symbol"/>
              </w:rPr>
              <w:t>✔</w:t>
            </w:r>
          </w:p>
        </w:tc>
      </w:tr>
      <w:tr w:rsidR="00851876" w:rsidRPr="00902E83" w14:paraId="4988E608" w14:textId="77777777" w:rsidTr="00757E6B">
        <w:tc>
          <w:tcPr>
            <w:tcW w:w="2263" w:type="dxa"/>
          </w:tcPr>
          <w:p w14:paraId="17CD6A31" w14:textId="6502524B" w:rsidR="00414B90" w:rsidRPr="00902E83" w:rsidRDefault="00414B90" w:rsidP="00CA31F6">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A31F6">
            <w:r w:rsidRPr="00902E83">
              <w:rPr>
                <w:rFonts w:ascii="Segoe UI Symbol" w:hAnsi="Segoe UI Symbol" w:cs="Segoe UI Symbol"/>
              </w:rPr>
              <w:t>❌</w:t>
            </w:r>
          </w:p>
        </w:tc>
        <w:tc>
          <w:tcPr>
            <w:tcW w:w="1754" w:type="dxa"/>
          </w:tcPr>
          <w:p w14:paraId="01538D4E" w14:textId="5CD2F69F" w:rsidR="00414B90" w:rsidRPr="00902E83" w:rsidRDefault="00414B90" w:rsidP="00CA31F6">
            <w:r w:rsidRPr="00902E83">
              <w:rPr>
                <w:rFonts w:ascii="Segoe UI Symbol" w:hAnsi="Segoe UI Symbol" w:cs="Segoe UI Symbol"/>
              </w:rPr>
              <w:t>❌</w:t>
            </w:r>
          </w:p>
        </w:tc>
        <w:tc>
          <w:tcPr>
            <w:tcW w:w="2126" w:type="dxa"/>
          </w:tcPr>
          <w:p w14:paraId="7D608D86" w14:textId="149A5948" w:rsidR="00414B90" w:rsidRPr="00902E83" w:rsidRDefault="00414B90" w:rsidP="00CA31F6">
            <w:r w:rsidRPr="00902E83">
              <w:rPr>
                <w:rFonts w:ascii="Segoe UI Symbol" w:hAnsi="Segoe UI Symbol" w:cs="Segoe UI Symbol"/>
              </w:rPr>
              <w:t>✔</w:t>
            </w:r>
          </w:p>
        </w:tc>
        <w:tc>
          <w:tcPr>
            <w:tcW w:w="1129" w:type="dxa"/>
          </w:tcPr>
          <w:p w14:paraId="7C22439D" w14:textId="1A6CB569" w:rsidR="00414B90" w:rsidRPr="00902E83" w:rsidRDefault="00414B90" w:rsidP="00CA31F6">
            <w:r w:rsidRPr="00902E83">
              <w:rPr>
                <w:rFonts w:ascii="Segoe UI Symbol" w:hAnsi="Segoe UI Symbol" w:cs="Segoe UI Symbol"/>
              </w:rPr>
              <w:t>✔</w:t>
            </w:r>
          </w:p>
        </w:tc>
      </w:tr>
      <w:tr w:rsidR="00851876" w:rsidRPr="00902E83" w14:paraId="3A01B34D" w14:textId="77777777" w:rsidTr="00757E6B">
        <w:tc>
          <w:tcPr>
            <w:tcW w:w="2263" w:type="dxa"/>
          </w:tcPr>
          <w:p w14:paraId="4C0B4223" w14:textId="34507218" w:rsidR="00414B90" w:rsidRPr="00902E83" w:rsidRDefault="00414B90" w:rsidP="00CA31F6">
            <w:r w:rsidRPr="00902E83">
              <w:t xml:space="preserve">Utiliza do contexto </w:t>
            </w:r>
            <w:r>
              <w:t>comportamental</w:t>
            </w:r>
            <w:r w:rsidRPr="00902E83">
              <w:t>?</w:t>
            </w:r>
          </w:p>
        </w:tc>
        <w:tc>
          <w:tcPr>
            <w:tcW w:w="1790" w:type="dxa"/>
          </w:tcPr>
          <w:p w14:paraId="625FC88F" w14:textId="23475129" w:rsidR="00414B90" w:rsidRPr="00902E83" w:rsidRDefault="00414B90" w:rsidP="00CA31F6">
            <w:r w:rsidRPr="00902E83">
              <w:rPr>
                <w:rFonts w:ascii="Segoe UI Symbol" w:hAnsi="Segoe UI Symbol" w:cs="Segoe UI Symbol"/>
              </w:rPr>
              <w:t>✔</w:t>
            </w:r>
          </w:p>
        </w:tc>
        <w:tc>
          <w:tcPr>
            <w:tcW w:w="1754" w:type="dxa"/>
          </w:tcPr>
          <w:p w14:paraId="0F9DFEDA" w14:textId="50E7C2EE" w:rsidR="00414B90" w:rsidRPr="00902E83" w:rsidRDefault="00414B90" w:rsidP="00CA31F6">
            <w:r w:rsidRPr="00902E83">
              <w:rPr>
                <w:rFonts w:ascii="Segoe UI Symbol" w:hAnsi="Segoe UI Symbol" w:cs="Segoe UI Symbol"/>
              </w:rPr>
              <w:t>✔</w:t>
            </w:r>
          </w:p>
        </w:tc>
        <w:tc>
          <w:tcPr>
            <w:tcW w:w="2126" w:type="dxa"/>
          </w:tcPr>
          <w:p w14:paraId="3B46B010" w14:textId="6FC15AB7" w:rsidR="00414B90" w:rsidRPr="00902E83" w:rsidRDefault="00414B90" w:rsidP="00CA31F6">
            <w:r w:rsidRPr="00902E83">
              <w:rPr>
                <w:rFonts w:ascii="Segoe UI Symbol" w:hAnsi="Segoe UI Symbol" w:cs="Segoe UI Symbol"/>
              </w:rPr>
              <w:t>✔</w:t>
            </w:r>
          </w:p>
        </w:tc>
        <w:tc>
          <w:tcPr>
            <w:tcW w:w="1129" w:type="dxa"/>
          </w:tcPr>
          <w:p w14:paraId="21DD1880" w14:textId="339ADF18" w:rsidR="00414B90" w:rsidRPr="00902E83" w:rsidRDefault="00414B90" w:rsidP="00CA31F6">
            <w:r w:rsidRPr="00902E83">
              <w:rPr>
                <w:rFonts w:ascii="Segoe UI Symbol" w:hAnsi="Segoe UI Symbol" w:cs="Segoe UI Symbol"/>
              </w:rPr>
              <w:t>✔</w:t>
            </w:r>
          </w:p>
        </w:tc>
      </w:tr>
      <w:tr w:rsidR="00851876" w:rsidRPr="00902E83" w14:paraId="2F042FD1" w14:textId="77777777" w:rsidTr="00757E6B">
        <w:tc>
          <w:tcPr>
            <w:tcW w:w="2263" w:type="dxa"/>
          </w:tcPr>
          <w:p w14:paraId="5BA8A89A" w14:textId="3146CA47" w:rsidR="00414B90" w:rsidRPr="00902E83" w:rsidRDefault="00414B90" w:rsidP="00CA31F6">
            <w:r w:rsidRPr="00902E83">
              <w:t xml:space="preserve">Utiliza do contexto </w:t>
            </w:r>
            <w:r>
              <w:t>de ambiente</w:t>
            </w:r>
            <w:r w:rsidRPr="00902E83">
              <w:t>?</w:t>
            </w:r>
          </w:p>
        </w:tc>
        <w:tc>
          <w:tcPr>
            <w:tcW w:w="1790" w:type="dxa"/>
          </w:tcPr>
          <w:p w14:paraId="2440BEFF" w14:textId="2A185E34" w:rsidR="00414B90" w:rsidRPr="00902E83" w:rsidRDefault="00414B90" w:rsidP="00CA31F6">
            <w:r w:rsidRPr="00902E83">
              <w:rPr>
                <w:rFonts w:ascii="Segoe UI Symbol" w:hAnsi="Segoe UI Symbol" w:cs="Segoe UI Symbol"/>
              </w:rPr>
              <w:t>❌</w:t>
            </w:r>
          </w:p>
        </w:tc>
        <w:tc>
          <w:tcPr>
            <w:tcW w:w="1754" w:type="dxa"/>
          </w:tcPr>
          <w:p w14:paraId="62EC11FA" w14:textId="1A0B3498" w:rsidR="00414B90" w:rsidRPr="00902E83" w:rsidRDefault="00414B90" w:rsidP="00CA31F6">
            <w:r w:rsidRPr="00902E83">
              <w:rPr>
                <w:rFonts w:ascii="Segoe UI Symbol" w:hAnsi="Segoe UI Symbol" w:cs="Segoe UI Symbol"/>
              </w:rPr>
              <w:t>❌</w:t>
            </w:r>
          </w:p>
        </w:tc>
        <w:tc>
          <w:tcPr>
            <w:tcW w:w="2126" w:type="dxa"/>
          </w:tcPr>
          <w:p w14:paraId="157A9FC1" w14:textId="164542DD" w:rsidR="00414B90" w:rsidRPr="00902E83" w:rsidRDefault="00414B90" w:rsidP="00CA31F6">
            <w:r>
              <w:rPr>
                <w:rFonts w:ascii="Segoe UI Symbol" w:hAnsi="Segoe UI Symbol" w:cs="Segoe UI Symbol"/>
              </w:rPr>
              <w:t>✔</w:t>
            </w:r>
          </w:p>
        </w:tc>
        <w:tc>
          <w:tcPr>
            <w:tcW w:w="1129" w:type="dxa"/>
          </w:tcPr>
          <w:p w14:paraId="1C4F733A" w14:textId="0AFD3D2F" w:rsidR="00414B90" w:rsidRPr="00902E83" w:rsidRDefault="00414B90" w:rsidP="00CA31F6">
            <w:r>
              <w:rPr>
                <w:rFonts w:ascii="Segoe UI Symbol" w:hAnsi="Segoe UI Symbol" w:cs="Segoe UI Symbol"/>
              </w:rPr>
              <w:t>✔</w:t>
            </w:r>
          </w:p>
        </w:tc>
      </w:tr>
      <w:tr w:rsidR="00851876" w:rsidRPr="00902E83" w14:paraId="4E5C84AD" w14:textId="3660FFD0" w:rsidTr="00757E6B">
        <w:tc>
          <w:tcPr>
            <w:tcW w:w="2263" w:type="dxa"/>
          </w:tcPr>
          <w:p w14:paraId="4AFC0513" w14:textId="0137024F" w:rsidR="00414B90" w:rsidRPr="00902E83" w:rsidRDefault="00414B90" w:rsidP="00CA31F6">
            <w:r w:rsidRPr="00902E83">
              <w:t>Utiliza do contexto explicito?</w:t>
            </w:r>
          </w:p>
        </w:tc>
        <w:tc>
          <w:tcPr>
            <w:tcW w:w="1790" w:type="dxa"/>
          </w:tcPr>
          <w:p w14:paraId="70BCCBF7" w14:textId="3FA5AB2A" w:rsidR="00414B90" w:rsidRPr="00902E83" w:rsidRDefault="00414B90" w:rsidP="00CA31F6">
            <w:r>
              <w:rPr>
                <w:rFonts w:ascii="Segoe UI Symbol" w:hAnsi="Segoe UI Symbol" w:cs="Segoe UI Symbol"/>
              </w:rPr>
              <w:t>❌</w:t>
            </w:r>
          </w:p>
        </w:tc>
        <w:tc>
          <w:tcPr>
            <w:tcW w:w="1754" w:type="dxa"/>
          </w:tcPr>
          <w:p w14:paraId="15E9C0B0" w14:textId="6F53612B" w:rsidR="00414B90" w:rsidRPr="00902E83" w:rsidRDefault="00414B90" w:rsidP="00CA31F6">
            <w:r>
              <w:rPr>
                <w:rFonts w:ascii="Segoe UI Symbol" w:hAnsi="Segoe UI Symbol" w:cs="Segoe UI Symbol"/>
              </w:rPr>
              <w:t>❌</w:t>
            </w:r>
          </w:p>
        </w:tc>
        <w:tc>
          <w:tcPr>
            <w:tcW w:w="2126" w:type="dxa"/>
          </w:tcPr>
          <w:p w14:paraId="4391E073" w14:textId="571ED4A4" w:rsidR="00414B90" w:rsidRPr="00902E83" w:rsidRDefault="00414B90" w:rsidP="00CA31F6">
            <w:r>
              <w:rPr>
                <w:rFonts w:ascii="Segoe UI Symbol" w:hAnsi="Segoe UI Symbol" w:cs="Segoe UI Symbol"/>
              </w:rPr>
              <w:t>✔</w:t>
            </w:r>
          </w:p>
        </w:tc>
        <w:tc>
          <w:tcPr>
            <w:tcW w:w="1129" w:type="dxa"/>
          </w:tcPr>
          <w:p w14:paraId="42428EDA" w14:textId="4C90472A" w:rsidR="00414B90" w:rsidRPr="00902E83" w:rsidRDefault="00414B90" w:rsidP="00CA31F6">
            <w:r>
              <w:rPr>
                <w:rFonts w:ascii="Segoe UI Symbol" w:hAnsi="Segoe UI Symbol" w:cs="Segoe UI Symbol"/>
              </w:rPr>
              <w:t>✔</w:t>
            </w:r>
          </w:p>
        </w:tc>
      </w:tr>
      <w:tr w:rsidR="00851876" w:rsidRPr="00902E83" w14:paraId="682A38D2" w14:textId="77777777" w:rsidTr="00757E6B">
        <w:tc>
          <w:tcPr>
            <w:tcW w:w="2263" w:type="dxa"/>
          </w:tcPr>
          <w:p w14:paraId="20FD37C3" w14:textId="77B4BF07" w:rsidR="00414B90" w:rsidRPr="00902E83" w:rsidRDefault="00414B90" w:rsidP="00CA31F6">
            <w:r w:rsidRPr="00902E83">
              <w:t>Utiliza do contexto implícito?</w:t>
            </w:r>
          </w:p>
        </w:tc>
        <w:tc>
          <w:tcPr>
            <w:tcW w:w="1790" w:type="dxa"/>
          </w:tcPr>
          <w:p w14:paraId="185BAB56" w14:textId="4A909F3D" w:rsidR="00414B90" w:rsidRPr="00902E83" w:rsidRDefault="00414B90" w:rsidP="00CA31F6">
            <w:r>
              <w:rPr>
                <w:rFonts w:ascii="Segoe UI Symbol" w:hAnsi="Segoe UI Symbol" w:cs="Segoe UI Symbol"/>
              </w:rPr>
              <w:t>✔</w:t>
            </w:r>
          </w:p>
        </w:tc>
        <w:tc>
          <w:tcPr>
            <w:tcW w:w="1754" w:type="dxa"/>
          </w:tcPr>
          <w:p w14:paraId="0FC8BBDE" w14:textId="2F514D54" w:rsidR="00414B90" w:rsidRPr="00902E83" w:rsidRDefault="00414B90" w:rsidP="00CA31F6">
            <w:r>
              <w:rPr>
                <w:rFonts w:ascii="Segoe UI Symbol" w:hAnsi="Segoe UI Symbol" w:cs="Segoe UI Symbol"/>
              </w:rPr>
              <w:t>✔</w:t>
            </w:r>
          </w:p>
        </w:tc>
        <w:tc>
          <w:tcPr>
            <w:tcW w:w="2126" w:type="dxa"/>
          </w:tcPr>
          <w:p w14:paraId="22DBDAEA" w14:textId="351E7CCE" w:rsidR="00414B90" w:rsidRPr="00902E83" w:rsidRDefault="00414B90" w:rsidP="00CA31F6">
            <w:r>
              <w:rPr>
                <w:rFonts w:ascii="Segoe UI Symbol" w:hAnsi="Segoe UI Symbol" w:cs="Segoe UI Symbol"/>
              </w:rPr>
              <w:t>✔</w:t>
            </w:r>
          </w:p>
        </w:tc>
        <w:tc>
          <w:tcPr>
            <w:tcW w:w="1129" w:type="dxa"/>
          </w:tcPr>
          <w:p w14:paraId="6769FD60" w14:textId="1ABD7D5D" w:rsidR="00414B90" w:rsidRPr="00902E83" w:rsidRDefault="00414B90" w:rsidP="00CA31F6">
            <w:r>
              <w:rPr>
                <w:rFonts w:ascii="Segoe UI Symbol" w:hAnsi="Segoe UI Symbol" w:cs="Segoe UI Symbol"/>
              </w:rPr>
              <w:t>✔</w:t>
            </w:r>
          </w:p>
        </w:tc>
      </w:tr>
      <w:tr w:rsidR="006120B8" w:rsidRPr="00902E83" w14:paraId="3061A733" w14:textId="77777777" w:rsidTr="00757E6B">
        <w:tc>
          <w:tcPr>
            <w:tcW w:w="2263" w:type="dxa"/>
          </w:tcPr>
          <w:p w14:paraId="6EE30C1A" w14:textId="505CD02C" w:rsidR="006120B8" w:rsidRPr="00902E83" w:rsidRDefault="00B7237B" w:rsidP="00CA31F6">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A31F6">
            <w:r>
              <w:rPr>
                <w:rFonts w:ascii="Segoe UI Symbol" w:hAnsi="Segoe UI Symbol" w:cs="Segoe UI Symbol"/>
              </w:rPr>
              <w:t>❌</w:t>
            </w:r>
          </w:p>
        </w:tc>
        <w:tc>
          <w:tcPr>
            <w:tcW w:w="1754" w:type="dxa"/>
          </w:tcPr>
          <w:p w14:paraId="1405EA79" w14:textId="64DC17C5" w:rsidR="006120B8" w:rsidRDefault="00AD5FA7" w:rsidP="00CA31F6">
            <w:r>
              <w:rPr>
                <w:rFonts w:ascii="Segoe UI Symbol" w:hAnsi="Segoe UI Symbol" w:cs="Segoe UI Symbol"/>
              </w:rPr>
              <w:t>❌</w:t>
            </w:r>
          </w:p>
        </w:tc>
        <w:tc>
          <w:tcPr>
            <w:tcW w:w="2126" w:type="dxa"/>
          </w:tcPr>
          <w:p w14:paraId="4200D543" w14:textId="21BAD6E6" w:rsidR="006120B8" w:rsidRDefault="00AD5FA7" w:rsidP="00CA31F6">
            <w:r>
              <w:rPr>
                <w:rFonts w:ascii="Segoe UI Symbol" w:hAnsi="Segoe UI Symbol" w:cs="Segoe UI Symbol"/>
              </w:rPr>
              <w:t>❌</w:t>
            </w:r>
          </w:p>
        </w:tc>
        <w:tc>
          <w:tcPr>
            <w:tcW w:w="1129" w:type="dxa"/>
          </w:tcPr>
          <w:p w14:paraId="350232BF" w14:textId="126F27F2" w:rsidR="006120B8" w:rsidRDefault="00AD5FA7" w:rsidP="00CA31F6">
            <w:r>
              <w:rPr>
                <w:rFonts w:ascii="Segoe UI Symbol" w:hAnsi="Segoe UI Symbol" w:cs="Segoe UI Symbol"/>
              </w:rPr>
              <w:t>✔</w:t>
            </w:r>
          </w:p>
        </w:tc>
      </w:tr>
      <w:tr w:rsidR="00851876" w:rsidRPr="00902E83" w14:paraId="58ED98DF" w14:textId="77777777" w:rsidTr="00757E6B">
        <w:tc>
          <w:tcPr>
            <w:tcW w:w="2263" w:type="dxa"/>
          </w:tcPr>
          <w:p w14:paraId="7C6A48B8" w14:textId="43CCC7C9" w:rsidR="00CC446C" w:rsidRPr="00FC3090" w:rsidRDefault="00CC446C" w:rsidP="00CA31F6">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00EE330A">
              <w:t xml:space="preserve"> </w:t>
            </w:r>
            <w:proofErr w:type="spellStart"/>
            <w:r w:rsidR="00EE330A" w:rsidRPr="00EE330A">
              <w:rPr>
                <w:i/>
              </w:rPr>
              <w:t>Area</w:t>
            </w:r>
            <w:proofErr w:type="spellEnd"/>
            <w:r w:rsidR="00EE330A" w:rsidRPr="00EE330A">
              <w:rPr>
                <w:i/>
              </w:rPr>
              <w:t xml:space="preserve"> </w:t>
            </w:r>
            <w:proofErr w:type="spellStart"/>
            <w:r w:rsidR="00EE330A" w:rsidRPr="00EE330A">
              <w:rPr>
                <w:i/>
              </w:rPr>
              <w:t>Under</w:t>
            </w:r>
            <w:proofErr w:type="spellEnd"/>
            <w:r w:rsidR="00EE330A" w:rsidRPr="00EE330A">
              <w:rPr>
                <w:i/>
              </w:rPr>
              <w:t xml:space="preserve"> The Curve</w:t>
            </w:r>
            <w:commentRangeStart w:id="39"/>
            <w:commentRangeStart w:id="40"/>
            <w:r w:rsidR="003354BF" w:rsidRPr="00FC3090">
              <w:t xml:space="preserve"> (AUC)</w:t>
            </w:r>
            <w:r w:rsidR="00800053" w:rsidRPr="00FC3090">
              <w:t>?</w:t>
            </w:r>
            <w:commentRangeEnd w:id="39"/>
            <w:r w:rsidR="00DF0B4C">
              <w:rPr>
                <w:rStyle w:val="Refdecomentrio"/>
              </w:rPr>
              <w:commentReference w:id="39"/>
            </w:r>
            <w:commentRangeEnd w:id="40"/>
            <w:r w:rsidR="004A54BF">
              <w:rPr>
                <w:rStyle w:val="Refdecomentrio"/>
              </w:rPr>
              <w:commentReference w:id="40"/>
            </w:r>
          </w:p>
        </w:tc>
        <w:tc>
          <w:tcPr>
            <w:tcW w:w="1790" w:type="dxa"/>
          </w:tcPr>
          <w:p w14:paraId="1474AF83" w14:textId="7E4BE79C" w:rsidR="00CC446C" w:rsidRDefault="00800053" w:rsidP="00CA31F6">
            <w:r>
              <w:rPr>
                <w:rFonts w:ascii="Segoe UI Symbol" w:hAnsi="Segoe UI Symbol" w:cs="Segoe UI Symbol"/>
              </w:rPr>
              <w:t>❌</w:t>
            </w:r>
          </w:p>
        </w:tc>
        <w:tc>
          <w:tcPr>
            <w:tcW w:w="1754" w:type="dxa"/>
          </w:tcPr>
          <w:p w14:paraId="5B7DE105" w14:textId="212E63E4" w:rsidR="00CC446C" w:rsidRDefault="00800053" w:rsidP="00CA31F6">
            <w:r>
              <w:rPr>
                <w:rFonts w:ascii="Segoe UI Symbol" w:hAnsi="Segoe UI Symbol" w:cs="Segoe UI Symbol"/>
              </w:rPr>
              <w:t>✔</w:t>
            </w:r>
          </w:p>
        </w:tc>
        <w:tc>
          <w:tcPr>
            <w:tcW w:w="2126" w:type="dxa"/>
          </w:tcPr>
          <w:p w14:paraId="072E7202" w14:textId="43E1CDC1" w:rsidR="00CC446C" w:rsidRDefault="00800053" w:rsidP="00CA31F6">
            <w:r>
              <w:rPr>
                <w:rFonts w:ascii="Segoe UI Symbol" w:hAnsi="Segoe UI Symbol" w:cs="Segoe UI Symbol"/>
              </w:rPr>
              <w:t>✔</w:t>
            </w:r>
          </w:p>
        </w:tc>
        <w:tc>
          <w:tcPr>
            <w:tcW w:w="1129" w:type="dxa"/>
          </w:tcPr>
          <w:p w14:paraId="1BD86D80" w14:textId="3435D6C7" w:rsidR="00CC446C" w:rsidRDefault="00F44145" w:rsidP="00CA31F6">
            <w:r>
              <w:rPr>
                <w:rFonts w:ascii="Segoe UI Symbol" w:hAnsi="Segoe UI Symbol" w:cs="Segoe UI Symbol"/>
              </w:rPr>
              <w:t>❓</w:t>
            </w:r>
          </w:p>
        </w:tc>
      </w:tr>
      <w:tr w:rsidR="00493EA3" w:rsidRPr="00902E83" w14:paraId="2B04038C" w14:textId="77777777" w:rsidTr="00757E6B">
        <w:tc>
          <w:tcPr>
            <w:tcW w:w="2263" w:type="dxa"/>
          </w:tcPr>
          <w:p w14:paraId="0F37A38A" w14:textId="38430CB4" w:rsidR="00493EA3" w:rsidRPr="00FC3090" w:rsidRDefault="00493EA3" w:rsidP="00CA31F6">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A31F6">
            <w:r>
              <w:rPr>
                <w:rFonts w:ascii="Segoe UI Symbol" w:hAnsi="Segoe UI Symbol" w:cs="Segoe UI Symbol"/>
              </w:rPr>
              <w:t>✔</w:t>
            </w:r>
          </w:p>
        </w:tc>
        <w:tc>
          <w:tcPr>
            <w:tcW w:w="1754" w:type="dxa"/>
          </w:tcPr>
          <w:p w14:paraId="0DF2875F" w14:textId="09FE5DF7" w:rsidR="00493EA3" w:rsidRDefault="00FB3F81" w:rsidP="00CA31F6">
            <w:r>
              <w:rPr>
                <w:rFonts w:ascii="Segoe UI Symbol" w:hAnsi="Segoe UI Symbol" w:cs="Segoe UI Symbol"/>
              </w:rPr>
              <w:t>❌</w:t>
            </w:r>
          </w:p>
        </w:tc>
        <w:tc>
          <w:tcPr>
            <w:tcW w:w="2126" w:type="dxa"/>
          </w:tcPr>
          <w:p w14:paraId="2C400ED8" w14:textId="2F0225FE" w:rsidR="00493EA3" w:rsidRDefault="00FB3F81" w:rsidP="00CA31F6">
            <w:r>
              <w:rPr>
                <w:rFonts w:ascii="Segoe UI Symbol" w:hAnsi="Segoe UI Symbol" w:cs="Segoe UI Symbol"/>
              </w:rPr>
              <w:t>❌</w:t>
            </w:r>
          </w:p>
        </w:tc>
        <w:tc>
          <w:tcPr>
            <w:tcW w:w="1129" w:type="dxa"/>
          </w:tcPr>
          <w:p w14:paraId="30864B50" w14:textId="53F59AB1" w:rsidR="00493EA3" w:rsidRDefault="00FB3F81" w:rsidP="00CA31F6">
            <w:r>
              <w:rPr>
                <w:rFonts w:ascii="Segoe UI Symbol" w:hAnsi="Segoe UI Symbol" w:cs="Segoe UI Symbol"/>
              </w:rPr>
              <w:t>❓</w:t>
            </w:r>
          </w:p>
        </w:tc>
      </w:tr>
      <w:tr w:rsidR="00493EA3" w:rsidRPr="00FB3F81" w14:paraId="1C7B319A" w14:textId="77777777" w:rsidTr="00757E6B">
        <w:tc>
          <w:tcPr>
            <w:tcW w:w="2263" w:type="dxa"/>
          </w:tcPr>
          <w:p w14:paraId="0E1D694F" w14:textId="7B6E6ADC" w:rsidR="00493EA3" w:rsidRPr="00FB3F81" w:rsidRDefault="00493EA3" w:rsidP="00CA31F6">
            <w:pPr>
              <w:rPr>
                <w:lang w:val="en-US"/>
              </w:rPr>
            </w:pPr>
            <w:r w:rsidRPr="004A54BF">
              <w:lastRenderedPageBreak/>
              <w:t>Utiliza</w:t>
            </w:r>
            <w:r w:rsidRPr="00FB3F81">
              <w:rPr>
                <w:lang w:val="en-US"/>
              </w:rPr>
              <w:t xml:space="preserve"> do </w:t>
            </w:r>
            <w:r w:rsidRPr="00DF0B4C">
              <w:rPr>
                <w:lang w:val="en-US"/>
              </w:rPr>
              <w:t>Root Mean Squared Error</w:t>
            </w:r>
            <w:r w:rsidRPr="00FB3F81">
              <w:rPr>
                <w:lang w:val="en-US"/>
              </w:rPr>
              <w:t>?</w:t>
            </w:r>
          </w:p>
        </w:tc>
        <w:tc>
          <w:tcPr>
            <w:tcW w:w="1790" w:type="dxa"/>
          </w:tcPr>
          <w:p w14:paraId="195DC488" w14:textId="77777777" w:rsidR="00493EA3" w:rsidRPr="00FB3F81" w:rsidRDefault="00493EA3" w:rsidP="00CA31F6">
            <w:pPr>
              <w:rPr>
                <w:lang w:val="en-US"/>
              </w:rPr>
            </w:pPr>
          </w:p>
        </w:tc>
        <w:tc>
          <w:tcPr>
            <w:tcW w:w="1754" w:type="dxa"/>
          </w:tcPr>
          <w:p w14:paraId="3D495E2A" w14:textId="773B5B30" w:rsidR="00493EA3" w:rsidRPr="00FB3F81" w:rsidRDefault="00FB3F81" w:rsidP="00CA31F6">
            <w:pPr>
              <w:rPr>
                <w:lang w:val="en-US"/>
              </w:rPr>
            </w:pPr>
            <w:r>
              <w:rPr>
                <w:rFonts w:ascii="Segoe UI Symbol" w:hAnsi="Segoe UI Symbol" w:cs="Segoe UI Symbol"/>
              </w:rPr>
              <w:t>❌</w:t>
            </w:r>
          </w:p>
        </w:tc>
        <w:tc>
          <w:tcPr>
            <w:tcW w:w="2126" w:type="dxa"/>
          </w:tcPr>
          <w:p w14:paraId="42AE330C" w14:textId="2C4D234A" w:rsidR="00493EA3" w:rsidRPr="00FB3F81" w:rsidRDefault="00FB3F81" w:rsidP="00CA31F6">
            <w:pPr>
              <w:rPr>
                <w:lang w:val="en-US"/>
              </w:rPr>
            </w:pPr>
            <w:r>
              <w:rPr>
                <w:rFonts w:ascii="Segoe UI Symbol" w:hAnsi="Segoe UI Symbol" w:cs="Segoe UI Symbol"/>
              </w:rPr>
              <w:t>❌</w:t>
            </w:r>
          </w:p>
        </w:tc>
        <w:tc>
          <w:tcPr>
            <w:tcW w:w="1129" w:type="dxa"/>
          </w:tcPr>
          <w:p w14:paraId="2FE91945" w14:textId="0C828E33" w:rsidR="00493EA3" w:rsidRPr="00FB3F81" w:rsidRDefault="00FB3F81" w:rsidP="00CA31F6">
            <w:pPr>
              <w:rPr>
                <w:lang w:val="en-US"/>
              </w:rPr>
            </w:pPr>
            <w:r>
              <w:rPr>
                <w:rFonts w:ascii="Segoe UI Symbol" w:hAnsi="Segoe UI Symbol" w:cs="Segoe UI Symbol"/>
              </w:rPr>
              <w:t>❓</w:t>
            </w:r>
          </w:p>
        </w:tc>
      </w:tr>
      <w:tr w:rsidR="00D26DE0" w:rsidRPr="00902E83" w14:paraId="7D2028C2" w14:textId="77777777" w:rsidTr="00757E6B">
        <w:tc>
          <w:tcPr>
            <w:tcW w:w="2263" w:type="dxa"/>
          </w:tcPr>
          <w:p w14:paraId="1A570045" w14:textId="417BE94C" w:rsidR="00D26DE0" w:rsidRPr="00FC3090" w:rsidRDefault="00FB3F81" w:rsidP="00CA31F6">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CA31F6">
            <w:r>
              <w:rPr>
                <w:rFonts w:ascii="Segoe UI Symbol" w:hAnsi="Segoe UI Symbol" w:cs="Segoe UI Symbol"/>
              </w:rPr>
              <w:t>❌</w:t>
            </w:r>
          </w:p>
        </w:tc>
        <w:tc>
          <w:tcPr>
            <w:tcW w:w="1754" w:type="dxa"/>
          </w:tcPr>
          <w:p w14:paraId="47FAA047" w14:textId="5DE1351B" w:rsidR="00D26DE0" w:rsidRDefault="00FB3F81" w:rsidP="00CA31F6">
            <w:r>
              <w:rPr>
                <w:rFonts w:ascii="Segoe UI Symbol" w:hAnsi="Segoe UI Symbol" w:cs="Segoe UI Symbol"/>
              </w:rPr>
              <w:t>✔</w:t>
            </w:r>
          </w:p>
        </w:tc>
        <w:tc>
          <w:tcPr>
            <w:tcW w:w="2126" w:type="dxa"/>
          </w:tcPr>
          <w:p w14:paraId="74E3AE57" w14:textId="6E57EDD0" w:rsidR="00D26DE0" w:rsidRDefault="00FB3F81" w:rsidP="00CA31F6">
            <w:r>
              <w:rPr>
                <w:rFonts w:ascii="Segoe UI Symbol" w:hAnsi="Segoe UI Symbol" w:cs="Segoe UI Symbol"/>
              </w:rPr>
              <w:t>❌</w:t>
            </w:r>
          </w:p>
        </w:tc>
        <w:tc>
          <w:tcPr>
            <w:tcW w:w="1129" w:type="dxa"/>
          </w:tcPr>
          <w:p w14:paraId="5DA424AF" w14:textId="43C5F9E6" w:rsidR="00D26DE0" w:rsidRDefault="00FB3F81" w:rsidP="00CA31F6">
            <w:r>
              <w:rPr>
                <w:rFonts w:ascii="Segoe UI Symbol" w:hAnsi="Segoe UI Symbol" w:cs="Segoe UI Symbol"/>
              </w:rPr>
              <w:t>❓</w:t>
            </w:r>
          </w:p>
        </w:tc>
      </w:tr>
      <w:tr w:rsidR="00D26DE0" w:rsidRPr="00902E83" w14:paraId="0E2D42A5" w14:textId="77777777" w:rsidTr="00757E6B">
        <w:tc>
          <w:tcPr>
            <w:tcW w:w="2263" w:type="dxa"/>
          </w:tcPr>
          <w:p w14:paraId="43B82B9C" w14:textId="767D6D59" w:rsidR="00D26DE0" w:rsidRPr="00FC3090" w:rsidRDefault="00FB3F81" w:rsidP="00CA31F6">
            <w:r>
              <w:t>Utiliza</w:t>
            </w:r>
            <w:r w:rsidR="00D26DE0">
              <w:t xml:space="preserve"> a métrica do coeficiente de correlação de </w:t>
            </w:r>
            <w:r w:rsidR="00D26DE0" w:rsidRPr="004A54BF">
              <w:rPr>
                <w:i/>
              </w:rPr>
              <w:t>Kendall</w:t>
            </w:r>
            <w:r w:rsidR="00DF364E">
              <w:t>?</w:t>
            </w:r>
          </w:p>
        </w:tc>
        <w:tc>
          <w:tcPr>
            <w:tcW w:w="1790" w:type="dxa"/>
          </w:tcPr>
          <w:p w14:paraId="0B6DDFCF" w14:textId="4BC3CA01" w:rsidR="00D26DE0" w:rsidRDefault="00FB3F81" w:rsidP="00CA31F6">
            <w:r>
              <w:rPr>
                <w:rFonts w:ascii="Segoe UI Symbol" w:hAnsi="Segoe UI Symbol" w:cs="Segoe UI Symbol"/>
              </w:rPr>
              <w:t>❌</w:t>
            </w:r>
          </w:p>
        </w:tc>
        <w:tc>
          <w:tcPr>
            <w:tcW w:w="1754" w:type="dxa"/>
          </w:tcPr>
          <w:p w14:paraId="112FBD67" w14:textId="3F876663" w:rsidR="00D26DE0" w:rsidRDefault="00FB3F81" w:rsidP="00CA31F6">
            <w:r>
              <w:rPr>
                <w:rFonts w:ascii="Segoe UI Symbol" w:hAnsi="Segoe UI Symbol" w:cs="Segoe UI Symbol"/>
              </w:rPr>
              <w:t>✔</w:t>
            </w:r>
          </w:p>
        </w:tc>
        <w:tc>
          <w:tcPr>
            <w:tcW w:w="2126" w:type="dxa"/>
          </w:tcPr>
          <w:p w14:paraId="6F81CA8B" w14:textId="10CFA0B3" w:rsidR="00D26DE0" w:rsidRDefault="00FB3F81" w:rsidP="00CA31F6">
            <w:r>
              <w:rPr>
                <w:rFonts w:ascii="Segoe UI Symbol" w:hAnsi="Segoe UI Symbol" w:cs="Segoe UI Symbol"/>
              </w:rPr>
              <w:t>❌</w:t>
            </w:r>
          </w:p>
        </w:tc>
        <w:tc>
          <w:tcPr>
            <w:tcW w:w="1129" w:type="dxa"/>
          </w:tcPr>
          <w:p w14:paraId="61442430" w14:textId="359E5248" w:rsidR="00D26DE0" w:rsidRDefault="00FB3F81" w:rsidP="00CA31F6">
            <w:r>
              <w:rPr>
                <w:rFonts w:ascii="Segoe UI Symbol" w:hAnsi="Segoe UI Symbol" w:cs="Segoe UI Symbol"/>
              </w:rPr>
              <w:t>❓</w:t>
            </w:r>
          </w:p>
        </w:tc>
      </w:tr>
      <w:tr w:rsidR="00851876" w:rsidRPr="00902E83" w14:paraId="42084703" w14:textId="77777777" w:rsidTr="00757E6B">
        <w:tc>
          <w:tcPr>
            <w:tcW w:w="2263" w:type="dxa"/>
          </w:tcPr>
          <w:p w14:paraId="607494FB" w14:textId="62590B7A" w:rsidR="00E74ECC" w:rsidRPr="00902E83" w:rsidRDefault="002A59B1" w:rsidP="00CA31F6">
            <w:r>
              <w:t xml:space="preserve">Utiliza do </w:t>
            </w:r>
            <w:r w:rsidR="00A97F81">
              <w:t>algoritmo</w:t>
            </w:r>
            <w:r>
              <w:t xml:space="preserve"> </w:t>
            </w:r>
            <w:proofErr w:type="spellStart"/>
            <w:r w:rsidR="00DF0B4C">
              <w:rPr>
                <w:i/>
              </w:rPr>
              <w:t>S</w:t>
            </w:r>
            <w:r w:rsidRPr="007176B1">
              <w:rPr>
                <w:i/>
              </w:rPr>
              <w:t>upport</w:t>
            </w:r>
            <w:proofErr w:type="spellEnd"/>
            <w:r w:rsidRPr="007176B1">
              <w:rPr>
                <w:i/>
              </w:rPr>
              <w:t xml:space="preserve"> </w:t>
            </w:r>
            <w:r w:rsidR="00DF0B4C">
              <w:rPr>
                <w:i/>
              </w:rPr>
              <w:t>V</w:t>
            </w:r>
            <w:r w:rsidRPr="007176B1">
              <w:rPr>
                <w:i/>
              </w:rPr>
              <w:t xml:space="preserve">ector </w:t>
            </w:r>
            <w:proofErr w:type="spellStart"/>
            <w:r w:rsidR="00DF0B4C">
              <w:rPr>
                <w:i/>
              </w:rPr>
              <w:t>M</w:t>
            </w:r>
            <w:r w:rsidRPr="007176B1">
              <w:rPr>
                <w:i/>
              </w:rPr>
              <w:t>achine</w:t>
            </w:r>
            <w:proofErr w:type="spellEnd"/>
            <w:r w:rsidRPr="002A59B1">
              <w:t xml:space="preserve"> (</w:t>
            </w:r>
            <w:r w:rsidRPr="004A54BF">
              <w:rPr>
                <w:i/>
              </w:rPr>
              <w:t>SVM</w:t>
            </w:r>
            <w:r w:rsidRPr="002A59B1">
              <w:t>)</w:t>
            </w:r>
            <w:r w:rsidR="00E74ECC">
              <w:t xml:space="preserve"> para classificação?</w:t>
            </w:r>
          </w:p>
        </w:tc>
        <w:tc>
          <w:tcPr>
            <w:tcW w:w="1790" w:type="dxa"/>
          </w:tcPr>
          <w:p w14:paraId="738448BB" w14:textId="397B1C65" w:rsidR="0075522A" w:rsidRDefault="005B3A99" w:rsidP="00CA31F6">
            <w:r>
              <w:rPr>
                <w:rFonts w:ascii="Segoe UI Symbol" w:hAnsi="Segoe UI Symbol" w:cs="Segoe UI Symbol"/>
              </w:rPr>
              <w:t>❌</w:t>
            </w:r>
          </w:p>
        </w:tc>
        <w:tc>
          <w:tcPr>
            <w:tcW w:w="1754" w:type="dxa"/>
          </w:tcPr>
          <w:p w14:paraId="34E72F30" w14:textId="2F112282" w:rsidR="0075522A" w:rsidRDefault="005B3A99" w:rsidP="00CA31F6">
            <w:r>
              <w:rPr>
                <w:rFonts w:ascii="Segoe UI Symbol" w:hAnsi="Segoe UI Symbol" w:cs="Segoe UI Symbol"/>
              </w:rPr>
              <w:t>✔</w:t>
            </w:r>
          </w:p>
        </w:tc>
        <w:tc>
          <w:tcPr>
            <w:tcW w:w="2126" w:type="dxa"/>
          </w:tcPr>
          <w:p w14:paraId="240A04A7" w14:textId="2E653236" w:rsidR="0075522A" w:rsidRDefault="005B3A99" w:rsidP="00CA31F6">
            <w:r>
              <w:rPr>
                <w:rFonts w:ascii="Segoe UI Symbol" w:hAnsi="Segoe UI Symbol" w:cs="Segoe UI Symbol"/>
              </w:rPr>
              <w:t>✔</w:t>
            </w:r>
          </w:p>
        </w:tc>
        <w:tc>
          <w:tcPr>
            <w:tcW w:w="1129" w:type="dxa"/>
          </w:tcPr>
          <w:p w14:paraId="2F6147B2" w14:textId="1F729AFE" w:rsidR="0075522A" w:rsidRDefault="00F44145" w:rsidP="00CA31F6">
            <w:r>
              <w:rPr>
                <w:rFonts w:ascii="Segoe UI Symbol" w:hAnsi="Segoe UI Symbol" w:cs="Segoe UI Symbol"/>
              </w:rPr>
              <w:t>❓</w:t>
            </w:r>
          </w:p>
        </w:tc>
      </w:tr>
      <w:tr w:rsidR="00851876" w:rsidRPr="00902E83" w14:paraId="62942329" w14:textId="77777777" w:rsidTr="00757E6B">
        <w:tc>
          <w:tcPr>
            <w:tcW w:w="2263" w:type="dxa"/>
          </w:tcPr>
          <w:p w14:paraId="2EC4E1EE" w14:textId="463E1775" w:rsidR="00E74ECC" w:rsidRDefault="00C53AC5" w:rsidP="00CA31F6">
            <w:r>
              <w:t xml:space="preserve">Utiliza do algoritmo </w:t>
            </w:r>
            <w:r w:rsidR="00DF0B4C">
              <w:rPr>
                <w:i/>
              </w:rPr>
              <w:t>R</w:t>
            </w:r>
            <w:r w:rsidRPr="00BE3559">
              <w:rPr>
                <w:i/>
              </w:rPr>
              <w:t xml:space="preserve">adial </w:t>
            </w:r>
            <w:proofErr w:type="spellStart"/>
            <w:r w:rsidR="00DF0B4C">
              <w:rPr>
                <w:i/>
              </w:rPr>
              <w:t>B</w:t>
            </w:r>
            <w:r w:rsidRPr="00BE3559">
              <w:rPr>
                <w:i/>
              </w:rPr>
              <w:t>asis</w:t>
            </w:r>
            <w:proofErr w:type="spellEnd"/>
            <w:r w:rsidRPr="00BE3559">
              <w:rPr>
                <w:i/>
              </w:rPr>
              <w:t xml:space="preserve"> </w:t>
            </w:r>
            <w:proofErr w:type="spellStart"/>
            <w:r w:rsidR="00DF0B4C">
              <w:rPr>
                <w:i/>
              </w:rPr>
              <w:t>F</w:t>
            </w:r>
            <w:r w:rsidRPr="00BE3559">
              <w:rPr>
                <w:i/>
              </w:rPr>
              <w:t>unction</w:t>
            </w:r>
            <w:proofErr w:type="spellEnd"/>
            <w:r>
              <w:t xml:space="preserve"> (</w:t>
            </w:r>
            <w:r w:rsidRPr="004A54BF">
              <w:rPr>
                <w:i/>
              </w:rPr>
              <w:t>RBF</w:t>
            </w:r>
            <w:r>
              <w:t>)</w:t>
            </w:r>
            <w:r w:rsidR="000E3A5F">
              <w:t xml:space="preserve"> </w:t>
            </w:r>
            <w:r w:rsidR="00E74ECC">
              <w:t>para classificação?</w:t>
            </w:r>
          </w:p>
        </w:tc>
        <w:tc>
          <w:tcPr>
            <w:tcW w:w="1790" w:type="dxa"/>
          </w:tcPr>
          <w:p w14:paraId="521C36A9" w14:textId="68463338" w:rsidR="00C53AC5" w:rsidRDefault="00C53AC5" w:rsidP="00CA31F6">
            <w:r>
              <w:rPr>
                <w:rFonts w:ascii="Segoe UI Symbol" w:hAnsi="Segoe UI Symbol" w:cs="Segoe UI Symbol"/>
              </w:rPr>
              <w:t>❌</w:t>
            </w:r>
          </w:p>
        </w:tc>
        <w:tc>
          <w:tcPr>
            <w:tcW w:w="1754" w:type="dxa"/>
          </w:tcPr>
          <w:p w14:paraId="1F69CB03" w14:textId="2F899535" w:rsidR="00C53AC5" w:rsidRDefault="00C53AC5" w:rsidP="00CA31F6">
            <w:r>
              <w:rPr>
                <w:rFonts w:ascii="Segoe UI Symbol" w:hAnsi="Segoe UI Symbol" w:cs="Segoe UI Symbol"/>
              </w:rPr>
              <w:t>❌</w:t>
            </w:r>
          </w:p>
        </w:tc>
        <w:tc>
          <w:tcPr>
            <w:tcW w:w="2126" w:type="dxa"/>
          </w:tcPr>
          <w:p w14:paraId="389DEEDC" w14:textId="096DFF94" w:rsidR="00C53AC5" w:rsidRDefault="00C53AC5" w:rsidP="00CA31F6">
            <w:r>
              <w:rPr>
                <w:rFonts w:ascii="Segoe UI Symbol" w:hAnsi="Segoe UI Symbol" w:cs="Segoe UI Symbol"/>
              </w:rPr>
              <w:t>✔</w:t>
            </w:r>
          </w:p>
        </w:tc>
        <w:tc>
          <w:tcPr>
            <w:tcW w:w="1129" w:type="dxa"/>
          </w:tcPr>
          <w:p w14:paraId="1DE12D50" w14:textId="29EA438F" w:rsidR="00C53AC5" w:rsidRDefault="00F44145" w:rsidP="00CA31F6">
            <w:r>
              <w:rPr>
                <w:rFonts w:ascii="Segoe UI Symbol" w:hAnsi="Segoe UI Symbol" w:cs="Segoe UI Symbol"/>
              </w:rPr>
              <w:t>❓</w:t>
            </w:r>
          </w:p>
        </w:tc>
      </w:tr>
      <w:tr w:rsidR="00433FDA" w:rsidRPr="00902E83" w14:paraId="531F6F5E" w14:textId="77777777" w:rsidTr="00757E6B">
        <w:tc>
          <w:tcPr>
            <w:tcW w:w="2263" w:type="dxa"/>
          </w:tcPr>
          <w:p w14:paraId="2E4A82AA" w14:textId="7877B97C" w:rsidR="00433FDA" w:rsidRDefault="00433FDA" w:rsidP="00CA31F6">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CA31F6">
            <w:r>
              <w:rPr>
                <w:rFonts w:ascii="Segoe UI Symbol" w:hAnsi="Segoe UI Symbol" w:cs="Segoe UI Symbol"/>
              </w:rPr>
              <w:t>✔</w:t>
            </w:r>
          </w:p>
        </w:tc>
        <w:tc>
          <w:tcPr>
            <w:tcW w:w="1754" w:type="dxa"/>
          </w:tcPr>
          <w:p w14:paraId="7EC2706F" w14:textId="20587CFD" w:rsidR="00433FDA" w:rsidRDefault="000F35FF" w:rsidP="00CA31F6">
            <w:r>
              <w:rPr>
                <w:rFonts w:ascii="Segoe UI Symbol" w:hAnsi="Segoe UI Symbol" w:cs="Segoe UI Symbol"/>
              </w:rPr>
              <w:t>❌</w:t>
            </w:r>
          </w:p>
        </w:tc>
        <w:tc>
          <w:tcPr>
            <w:tcW w:w="2126" w:type="dxa"/>
          </w:tcPr>
          <w:p w14:paraId="04605587" w14:textId="0501A47C" w:rsidR="00433FDA" w:rsidRDefault="005E0D3E" w:rsidP="00CA31F6">
            <w:r>
              <w:rPr>
                <w:rFonts w:ascii="Segoe UI Symbol" w:hAnsi="Segoe UI Symbol" w:cs="Segoe UI Symbol"/>
              </w:rPr>
              <w:t>❌</w:t>
            </w:r>
          </w:p>
        </w:tc>
        <w:tc>
          <w:tcPr>
            <w:tcW w:w="1129" w:type="dxa"/>
          </w:tcPr>
          <w:p w14:paraId="7EBDD19D" w14:textId="78E2AFB9" w:rsidR="00433FDA" w:rsidRDefault="005E0D3E" w:rsidP="00CA31F6">
            <w:r>
              <w:rPr>
                <w:rFonts w:ascii="Segoe UI Symbol" w:hAnsi="Segoe UI Symbol" w:cs="Segoe UI Symbol"/>
              </w:rPr>
              <w:t>❓</w:t>
            </w:r>
          </w:p>
        </w:tc>
      </w:tr>
      <w:tr w:rsidR="00757E6B" w:rsidRPr="00433FDA" w14:paraId="478F27A7" w14:textId="77777777" w:rsidTr="00757E6B">
        <w:tc>
          <w:tcPr>
            <w:tcW w:w="2263" w:type="dxa"/>
          </w:tcPr>
          <w:p w14:paraId="22705079" w14:textId="2C4D64A4" w:rsidR="00433FDA" w:rsidRPr="00433FDA" w:rsidRDefault="00433FDA"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CA31F6">
            <w:r>
              <w:rPr>
                <w:rFonts w:ascii="Segoe UI Symbol" w:hAnsi="Segoe UI Symbol" w:cs="Segoe UI Symbol"/>
              </w:rPr>
              <w:t>✔</w:t>
            </w:r>
          </w:p>
        </w:tc>
        <w:tc>
          <w:tcPr>
            <w:tcW w:w="1754" w:type="dxa"/>
          </w:tcPr>
          <w:p w14:paraId="3097A931" w14:textId="2EA435E5" w:rsidR="00433FDA" w:rsidRPr="00433FDA" w:rsidRDefault="005E0D3E" w:rsidP="00CA31F6">
            <w:r>
              <w:rPr>
                <w:rFonts w:ascii="Segoe UI Symbol" w:hAnsi="Segoe UI Symbol" w:cs="Segoe UI Symbol"/>
              </w:rPr>
              <w:t>❌</w:t>
            </w:r>
          </w:p>
        </w:tc>
        <w:tc>
          <w:tcPr>
            <w:tcW w:w="2126" w:type="dxa"/>
          </w:tcPr>
          <w:p w14:paraId="45429285" w14:textId="0B1088D6" w:rsidR="00433FDA" w:rsidRPr="00433FDA" w:rsidRDefault="005E0D3E" w:rsidP="00CA31F6">
            <w:r>
              <w:rPr>
                <w:rFonts w:ascii="Segoe UI Symbol" w:hAnsi="Segoe UI Symbol" w:cs="Segoe UI Symbol"/>
              </w:rPr>
              <w:t>❌</w:t>
            </w:r>
          </w:p>
        </w:tc>
        <w:tc>
          <w:tcPr>
            <w:tcW w:w="1129" w:type="dxa"/>
          </w:tcPr>
          <w:p w14:paraId="25FBCA5D" w14:textId="71A523E4" w:rsidR="00433FDA" w:rsidRPr="00433FDA" w:rsidRDefault="005E0D3E"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1" w:name="_Toc44538398"/>
      <w:r>
        <w:t>Conclusões dos trabalhos revisados</w:t>
      </w:r>
      <w:bookmarkEnd w:id="41"/>
    </w:p>
    <w:p w14:paraId="51F57A9F" w14:textId="0650C442" w:rsidR="00A92768" w:rsidRPr="007020CB"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lastRenderedPageBreak/>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C6B54A3" w14:textId="47FE847B" w:rsidR="007B0815" w:rsidRPr="001D1B89" w:rsidRDefault="007B0815" w:rsidP="00CA31F6">
      <w:pPr>
        <w:pStyle w:val="Ttulo1"/>
        <w:rPr>
          <w:lang w:val="en-US"/>
        </w:rPr>
      </w:pPr>
      <w:bookmarkStart w:id="42" w:name="_Toc44538399"/>
      <w:r w:rsidRPr="001D1B89">
        <w:rPr>
          <w:lang w:val="en-US"/>
        </w:rPr>
        <w:lastRenderedPageBreak/>
        <w:t xml:space="preserve">Modelagem do </w:t>
      </w:r>
      <w:r w:rsidR="00A8737B" w:rsidRPr="001D1B89">
        <w:rPr>
          <w:lang w:val="en-US"/>
        </w:rPr>
        <w:t>“</w:t>
      </w:r>
      <w:r w:rsidR="00EA20AE" w:rsidRPr="008264A2">
        <w:rPr>
          <w:lang w:val="en-US"/>
        </w:rPr>
        <w:t>Dynamic</w:t>
      </w:r>
      <w:r w:rsidR="00EA20AE" w:rsidRPr="001D1B89">
        <w:rPr>
          <w:lang w:val="en-US"/>
        </w:rPr>
        <w:t xml:space="preserve"> </w:t>
      </w:r>
      <w:r w:rsidR="00EA20AE" w:rsidRPr="008264A2">
        <w:rPr>
          <w:lang w:val="en-US"/>
        </w:rPr>
        <w:t>and Contextual Recommendations of Music</w:t>
      </w:r>
      <w:r w:rsidR="00A8737B" w:rsidRPr="001D1B89">
        <w:rPr>
          <w:lang w:val="en-US"/>
        </w:rPr>
        <w:t>”</w:t>
      </w:r>
      <w:bookmarkEnd w:id="42"/>
    </w:p>
    <w:p w14:paraId="73046BB6" w14:textId="7DDDE26E" w:rsidR="001531B8" w:rsidRDefault="00396243" w:rsidP="00CA31F6">
      <w:r w:rsidRPr="001D1B89">
        <w:rPr>
          <w:lang w:val="en-US"/>
        </w:rP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r w:rsidR="00AA7768">
        <w:t>A Figura 8 abaixo, apresenta o modelo de análise de recomendações dinâmica.</w:t>
      </w:r>
    </w:p>
    <w:p w14:paraId="37874843" w14:textId="77777777" w:rsidR="004E2617" w:rsidRDefault="002C69FA" w:rsidP="00CA31F6">
      <w:r>
        <w:rPr>
          <w:noProof/>
          <w:lang w:eastAsia="pt-BR"/>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CA31F6">
      <w:pPr>
        <w:pStyle w:val="Legenda"/>
      </w:pPr>
      <w:bookmarkStart w:id="43" w:name="_Toc44538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8</w:t>
      </w:r>
      <w:r w:rsidR="00C7334A">
        <w:rPr>
          <w:noProof/>
        </w:rPr>
        <w:fldChar w:fldCharType="end"/>
      </w:r>
      <w:r>
        <w:t xml:space="preserve"> Modelo desenvolvido para </w:t>
      </w:r>
      <w:r w:rsidR="004E536D">
        <w:t>demonstrar</w:t>
      </w:r>
      <w:r>
        <w:t xml:space="preserve"> a recomendação dinâmica</w:t>
      </w:r>
      <w:r w:rsidR="00B43D34">
        <w:t xml:space="preserve"> </w:t>
      </w:r>
      <w:r w:rsidR="00B43D34" w:rsidRPr="00353DD1">
        <w:t>(próprio, 2020)</w:t>
      </w:r>
      <w:bookmarkEnd w:id="43"/>
    </w:p>
    <w:p w14:paraId="24C10764" w14:textId="2C66BA11" w:rsidR="00F66337" w:rsidRDefault="001531B8" w:rsidP="00CA31F6">
      <w:r>
        <w:tab/>
        <w:t xml:space="preserve">Com isso, foi possível entender e desenvolver um modelo </w:t>
      </w:r>
      <w:r w:rsidR="000210A2">
        <w:t>de sistemas de recomendação</w:t>
      </w:r>
      <w:r w:rsidR="00C60EE5">
        <w:t xml:space="preserve"> chamado </w:t>
      </w:r>
      <w:bookmarkStart w:id="44" w:name="_Hlk42551519"/>
      <w:r w:rsidR="00E57227" w:rsidRPr="001C6C9A">
        <w:rPr>
          <w:i/>
        </w:rPr>
        <w:t>DC</w:t>
      </w:r>
      <w:r w:rsidR="00011779" w:rsidRPr="001C6C9A">
        <w:rPr>
          <w:i/>
        </w:rPr>
        <w:t>RM</w:t>
      </w:r>
      <w:bookmarkEnd w:id="44"/>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 xml:space="preserve">a </w:t>
      </w:r>
      <w:r w:rsidR="00AA7768">
        <w:t>nas subseções a seguir</w:t>
      </w:r>
      <w:r w:rsidR="001C1637">
        <w:t>.</w:t>
      </w:r>
    </w:p>
    <w:p w14:paraId="755D63D7" w14:textId="5342343E" w:rsidR="002B6979" w:rsidRDefault="00DE09F4" w:rsidP="00CA31F6">
      <w:pPr>
        <w:pStyle w:val="Ttulo2"/>
      </w:pPr>
      <w:bookmarkStart w:id="45" w:name="_Toc44538400"/>
      <w:r>
        <w:t>Contexto</w:t>
      </w:r>
      <w:bookmarkEnd w:id="45"/>
    </w:p>
    <w:p w14:paraId="7D3E268F" w14:textId="42B4AB16"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A31F6">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5CCBB159" w:rsidR="00642AD9" w:rsidRDefault="00642AD9" w:rsidP="00CA31F6">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disponíveis para realizar a classificação</w:t>
      </w:r>
      <w:r w:rsidR="00D65876">
        <w:t xml:space="preserve"> e filtro</w:t>
      </w:r>
      <w:r w:rsidR="004710EA">
        <w:t>.</w:t>
      </w:r>
      <w:r w:rsidR="00AA7768">
        <w:t xml:space="preserve"> </w:t>
      </w:r>
      <w:r w:rsidR="00AA7768">
        <w:t xml:space="preserve">É apresentado na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AA7768">
        <w:t xml:space="preserve"> abaixo</w:t>
      </w:r>
      <w:r w:rsidR="00AA7768">
        <w:t>, uma visão macro dos contextos que serão considerados nes</w:t>
      </w:r>
      <w:r w:rsidR="00AA7768">
        <w:t>t</w:t>
      </w:r>
      <w:r w:rsidR="00AA7768">
        <w:t>e trabalho.</w:t>
      </w:r>
    </w:p>
    <w:p w14:paraId="328A89FB" w14:textId="77777777" w:rsidR="000E3BBD" w:rsidRDefault="000E3BBD" w:rsidP="00CA31F6">
      <w:r>
        <w:rPr>
          <w:noProof/>
          <w:lang w:eastAsia="pt-BR"/>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7DC39B4" w14:textId="7CAD37FF" w:rsidR="000E3BBD" w:rsidRDefault="000E3BBD" w:rsidP="00CA31F6">
      <w:pPr>
        <w:pStyle w:val="Legenda"/>
      </w:pPr>
      <w:bookmarkStart w:id="46" w:name="_Ref42447869"/>
      <w:bookmarkStart w:id="47" w:name="_Toc44538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9</w:t>
      </w:r>
      <w:r w:rsidR="00C7334A">
        <w:rPr>
          <w:noProof/>
        </w:rPr>
        <w:fldChar w:fldCharType="end"/>
      </w:r>
      <w:bookmarkEnd w:id="46"/>
      <w:r>
        <w:t xml:space="preserve"> Apresentação dos contextos utilizados no trabalho </w:t>
      </w:r>
      <w:r w:rsidRPr="00353DD1">
        <w:t>(próprio, 2020)</w:t>
      </w:r>
      <w:bookmarkEnd w:id="47"/>
    </w:p>
    <w:p w14:paraId="4C01A50F" w14:textId="55FEC274" w:rsidR="000E3BBD" w:rsidRPr="00642AD9" w:rsidRDefault="00675701" w:rsidP="00CA31F6">
      <w:r>
        <w:tab/>
        <w:t xml:space="preserve">Nas próximas </w:t>
      </w:r>
      <w:r w:rsidR="00AA7768">
        <w:t>sub</w:t>
      </w:r>
      <w:r>
        <w:t>se</w:t>
      </w:r>
      <w:r w:rsidR="00634D1C">
        <w:t xml:space="preserve">ções será </w:t>
      </w:r>
      <w:r w:rsidR="007B600C">
        <w:t xml:space="preserve">detalhado melhor cada item </w:t>
      </w:r>
      <w:r w:rsidR="008264A2">
        <w:t>da Figura 9</w:t>
      </w:r>
      <w:r w:rsidR="007B600C">
        <w:t>, além de, apresentar o processo desenvolvido para capturar cada contexto.</w:t>
      </w:r>
    </w:p>
    <w:p w14:paraId="2B059024" w14:textId="250FC77A" w:rsidR="008849DE" w:rsidRDefault="008849DE" w:rsidP="00CA31F6">
      <w:pPr>
        <w:pStyle w:val="Ttulo3"/>
      </w:pPr>
      <w:bookmarkStart w:id="48" w:name="_Toc44538401"/>
      <w:r w:rsidRPr="008849DE">
        <w:t>O que é o contexto comportamental?</w:t>
      </w:r>
      <w:bookmarkEnd w:id="48"/>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r w:rsidRPr="00A5596A">
        <w:t>Qualquer ação ou reação do organismo ou parte dele</w:t>
      </w:r>
      <w:r w:rsidR="008264A2">
        <w:t>.</w:t>
      </w:r>
    </w:p>
    <w:p w14:paraId="60D04307" w14:textId="44966FC0" w:rsidR="00A5596A" w:rsidRPr="00A5596A" w:rsidRDefault="00514193" w:rsidP="00CA31F6">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1C6C9A">
      <w:pPr>
        <w:pStyle w:val="PargrafodaLista"/>
        <w:numPr>
          <w:ilvl w:val="0"/>
          <w:numId w:val="7"/>
        </w:numPr>
      </w:pPr>
      <w:r>
        <w:t>Aumentar / Abaixar o volume</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73586358" w14:textId="1F2AB54B" w:rsidR="0038495F" w:rsidRDefault="0038495F" w:rsidP="001C6C9A">
      <w:pPr>
        <w:pStyle w:val="PargrafodaLista"/>
        <w:numPr>
          <w:ilvl w:val="0"/>
          <w:numId w:val="7"/>
        </w:numPr>
      </w:pPr>
      <w:r>
        <w:t>Abrir / Fechar o app</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A3EE249" w14:textId="2AE6B73C" w:rsidR="008322FE" w:rsidRDefault="003C5738" w:rsidP="001C6C9A">
      <w:pPr>
        <w:pStyle w:val="PargrafodaLista"/>
        <w:numPr>
          <w:ilvl w:val="0"/>
          <w:numId w:val="7"/>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18265BF9" w:rsidR="008849DE" w:rsidRDefault="008849DE" w:rsidP="00CA31F6">
      <w:pPr>
        <w:pStyle w:val="Ttulo3"/>
      </w:pPr>
      <w:bookmarkStart w:id="49" w:name="_Toc44538402"/>
      <w:r w:rsidRPr="008849DE">
        <w:t>O que é o contexto ambiente?</w:t>
      </w:r>
      <w:bookmarkEnd w:id="49"/>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r w:rsidRPr="00CF31B0">
        <w:t>Conjunto de condições físicas, biológicas e químicas que rodeiam os seres vivos e as coisas</w:t>
      </w:r>
      <w:r w:rsidR="008264A2">
        <w:t>.</w:t>
      </w:r>
    </w:p>
    <w:p w14:paraId="6AA72DD0" w14:textId="2825BDF0" w:rsidR="002D7CBA" w:rsidRPr="00A5596A" w:rsidRDefault="002D7CBA" w:rsidP="00CA31F6">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representados na aplicação, que são: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p>
    <w:p w14:paraId="550D217F" w14:textId="4F74331A" w:rsidR="008849DE" w:rsidRDefault="008849DE" w:rsidP="00CA31F6">
      <w:pPr>
        <w:pStyle w:val="Ttulo3"/>
      </w:pPr>
      <w:bookmarkStart w:id="50" w:name="_Toc44538403"/>
      <w:r w:rsidRPr="008849DE">
        <w:t>Como será obtido os contextos?</w:t>
      </w:r>
      <w:bookmarkEnd w:id="50"/>
    </w:p>
    <w:p w14:paraId="3C0EDDD6" w14:textId="2976B11C" w:rsidR="00734467" w:rsidRDefault="00BD6225" w:rsidP="00CA31F6">
      <w:r>
        <w:tab/>
      </w:r>
      <w:r w:rsidR="00EF23A5">
        <w:t>Os contextos</w:t>
      </w:r>
      <w:r>
        <w:t xml:space="preserve"> </w:t>
      </w:r>
      <w:r w:rsidR="00FC4060">
        <w:t>do sistema</w:t>
      </w:r>
      <w:r>
        <w:t xml:space="preserve"> serão obtidos</w:t>
      </w:r>
      <w:r w:rsidR="00562FA8">
        <w:t>,</w:t>
      </w:r>
      <w:r>
        <w:t xml:space="preserve"> 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w:t>
      </w:r>
      <w:r w:rsidR="00734467" w:rsidRPr="00734467">
        <w:lastRenderedPageBreak/>
        <w:t>através das possíveis ações a serem executadas pelo usuário demonstradas</w:t>
      </w:r>
      <w:r w:rsidR="008264A2">
        <w:t xml:space="preserve"> as quais são apresentadas</w:t>
      </w:r>
      <w:r w:rsidR="00734467" w:rsidRPr="00734467">
        <w:t xml:space="preserve">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8264A2">
        <w:t xml:space="preserve"> abaixo</w:t>
      </w:r>
      <w:r w:rsidR="00734467">
        <w:t>.</w:t>
      </w:r>
    </w:p>
    <w:p w14:paraId="58A2B66C" w14:textId="77777777" w:rsidR="008836AF" w:rsidRDefault="008836AF" w:rsidP="00CA31F6">
      <w:r>
        <w:rPr>
          <w:noProof/>
          <w:lang w:eastAsia="pt-BR"/>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CD9A6B5" w:rsidR="008836AF" w:rsidRDefault="008836AF" w:rsidP="00CA31F6">
      <w:pPr>
        <w:pStyle w:val="Legenda"/>
      </w:pPr>
      <w:bookmarkStart w:id="51" w:name="_Ref42447458"/>
      <w:bookmarkStart w:id="52" w:name="_Toc44538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10</w:t>
      </w:r>
      <w:r w:rsidR="00C7334A">
        <w:rPr>
          <w:noProof/>
        </w:rPr>
        <w:fldChar w:fldCharType="end"/>
      </w:r>
      <w:bookmarkEnd w:id="51"/>
      <w:r>
        <w:t xml:space="preserve"> </w:t>
      </w:r>
      <w:r w:rsidRPr="00D32B84">
        <w:t xml:space="preserve">Lista de ações que auxiliarão o entendimento do contexto de ambiente e comportamento do usuário </w:t>
      </w:r>
      <w:r w:rsidR="001B6003" w:rsidRPr="00D32B84">
        <w:t>da aplicação</w:t>
      </w:r>
      <w:r w:rsidR="00EF23A5">
        <w:t xml:space="preserve"> (</w:t>
      </w:r>
      <w:r w:rsidRPr="00353DD1">
        <w:t>próprio, 2020)</w:t>
      </w:r>
      <w:bookmarkEnd w:id="52"/>
    </w:p>
    <w:p w14:paraId="1ABFA8C1" w14:textId="35C7DB0E" w:rsidR="00EF1EAD" w:rsidRDefault="00EF1EAD" w:rsidP="00CA31F6">
      <w:r>
        <w:tab/>
        <w:t xml:space="preserve">São poucas as ações que auxiliam no entendimento do contexto </w:t>
      </w:r>
      <w:r w:rsidR="008264A2">
        <w:t xml:space="preserve">e </w:t>
      </w:r>
      <w:r>
        <w:t xml:space="preserve">que podem ser obtidas implicitamente, isso devido as limitações dos sensores e dados disponíveis na aplicação desenvolvida, por isso, o sistema </w:t>
      </w:r>
      <w:r w:rsidR="008264A2">
        <w:t xml:space="preserve">que será </w:t>
      </w:r>
      <w:r>
        <w:t>desenvolvido nes</w:t>
      </w:r>
      <w:r w:rsidR="008264A2">
        <w:t>t</w:t>
      </w:r>
      <w:r>
        <w:t>e trabalho, contar</w:t>
      </w:r>
      <w:r w:rsidR="008264A2">
        <w:t>á</w:t>
      </w:r>
      <w:r>
        <w:t xml:space="preserve"> com informações disposta</w:t>
      </w:r>
      <w:r w:rsidR="008264A2">
        <w:t>s</w:t>
      </w:r>
      <w:r>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40B15E2" w:rsidR="00502915" w:rsidRDefault="00502915" w:rsidP="001C6C9A">
      <w:pPr>
        <w:pStyle w:val="PargrafodaLista"/>
        <w:numPr>
          <w:ilvl w:val="1"/>
          <w:numId w:val="8"/>
        </w:numPr>
      </w:pPr>
      <w:r>
        <w:t>ações</w:t>
      </w:r>
      <w:r w:rsidR="00A8362C">
        <w:t xml:space="preserve"> </w:t>
      </w:r>
      <w:r w:rsidR="00A74DCD">
        <w:t>em cima dos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53"/>
      <w:commentRangeStart w:id="54"/>
      <w:r>
        <w:t>localização</w:t>
      </w:r>
      <w:commentRangeEnd w:id="53"/>
      <w:r w:rsidR="008264A2">
        <w:rPr>
          <w:rStyle w:val="Refdecomentrio"/>
        </w:rPr>
        <w:commentReference w:id="53"/>
      </w:r>
      <w:commentRangeEnd w:id="54"/>
      <w:r w:rsidR="001C6C9A">
        <w:rPr>
          <w:rStyle w:val="Refdecomentrio"/>
        </w:rPr>
        <w:commentReference w:id="54"/>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55" w:name="_Ref42462937"/>
      <w:bookmarkStart w:id="56" w:name="_Toc44538404"/>
      <w:r>
        <w:t>O que são a</w:t>
      </w:r>
      <w:r w:rsidR="00512D8C">
        <w:t xml:space="preserve">s ações do </w:t>
      </w:r>
      <w:r w:rsidR="006B1587">
        <w:t>usuário</w:t>
      </w:r>
      <w:r>
        <w:t>?</w:t>
      </w:r>
      <w:bookmarkEnd w:id="55"/>
      <w:bookmarkEnd w:id="56"/>
    </w:p>
    <w:p w14:paraId="521BB652" w14:textId="2E07F86F" w:rsidR="006B1587" w:rsidRDefault="00EF2967" w:rsidP="00CA31F6">
      <w:r>
        <w:tab/>
        <w:t xml:space="preserve">As ações do usuário trazem diversas informações, referentes ao contexto que ele está vivendo, elas auxiliam no entendimento do seu contexto e na validação da acuracidade das </w:t>
      </w:r>
      <w:r>
        <w:lastRenderedPageBreak/>
        <w:t>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w:t>
      </w:r>
      <w:commentRangeStart w:id="57"/>
      <w:r w:rsidR="0068589A">
        <w:t>o qual será utilizado avaliação de sua captura</w:t>
      </w:r>
      <w:commentRangeEnd w:id="57"/>
      <w:r w:rsidR="008264A2">
        <w:rPr>
          <w:rStyle w:val="Refdecomentrio"/>
        </w:rPr>
        <w:commentReference w:id="57"/>
      </w:r>
      <w:r w:rsidR="0068589A">
        <w:t xml:space="preserve">,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1C6C9A">
      <w:pPr>
        <w:pStyle w:val="PargrafodaLista"/>
        <w:numPr>
          <w:ilvl w:val="0"/>
          <w:numId w:val="9"/>
        </w:numPr>
      </w:pPr>
      <w:r>
        <w:t>Pausar / Tocar música</w:t>
      </w:r>
    </w:p>
    <w:p w14:paraId="48134D94" w14:textId="77777777" w:rsidR="00AF38C8" w:rsidRDefault="00AF38C8" w:rsidP="001C6C9A">
      <w:pPr>
        <w:pStyle w:val="PargrafodaLista"/>
        <w:numPr>
          <w:ilvl w:val="0"/>
          <w:numId w:val="9"/>
        </w:numPr>
      </w:pPr>
      <w:r>
        <w:t xml:space="preserve">Passar / Voltar </w:t>
      </w:r>
      <m:oMath>
        <m:r>
          <w:rPr>
            <w:rFonts w:ascii="Cambria Math" w:hAnsi="Cambria Math"/>
          </w:rPr>
          <m:t>n</m:t>
        </m:r>
      </m:oMath>
      <w:r>
        <w:t xml:space="preserve"> músicas</w:t>
      </w:r>
    </w:p>
    <w:p w14:paraId="3ED45E1F" w14:textId="1FED51F5" w:rsidR="000F40B2" w:rsidRDefault="000F40B2" w:rsidP="001C6C9A">
      <w:pPr>
        <w:pStyle w:val="PargrafodaLista"/>
        <w:numPr>
          <w:ilvl w:val="0"/>
          <w:numId w:val="9"/>
        </w:numPr>
      </w:pPr>
      <w:r>
        <w:t>Aumentar / Abaixar volume</w:t>
      </w:r>
    </w:p>
    <w:p w14:paraId="742BB0A3" w14:textId="0B9C258F" w:rsidR="000F40B2" w:rsidRDefault="000F40B2" w:rsidP="001C6C9A">
      <w:pPr>
        <w:pStyle w:val="PargrafodaLista"/>
        <w:numPr>
          <w:ilvl w:val="0"/>
          <w:numId w:val="9"/>
        </w:numPr>
      </w:pPr>
      <w:r>
        <w:t>Escolher música / artista / gênero</w:t>
      </w:r>
    </w:p>
    <w:p w14:paraId="4B245433" w14:textId="09139D19" w:rsidR="000F40B2" w:rsidRDefault="000F40B2" w:rsidP="001C6C9A">
      <w:pPr>
        <w:pStyle w:val="PargrafodaLista"/>
        <w:numPr>
          <w:ilvl w:val="0"/>
          <w:numId w:val="9"/>
        </w:numPr>
      </w:pPr>
      <w:r>
        <w:t>Abrir / Fechar o app</w:t>
      </w:r>
    </w:p>
    <w:p w14:paraId="213D604C" w14:textId="154187E7" w:rsidR="000F40B2" w:rsidRDefault="000F40B2" w:rsidP="001C6C9A">
      <w:pPr>
        <w:pStyle w:val="PargrafodaLista"/>
        <w:numPr>
          <w:ilvl w:val="0"/>
          <w:numId w:val="9"/>
        </w:numPr>
      </w:pPr>
      <w:r>
        <w:t>Definir tempo da música</w:t>
      </w:r>
    </w:p>
    <w:p w14:paraId="0E075C06" w14:textId="4886865D" w:rsidR="00900FE6" w:rsidRDefault="00900FE6" w:rsidP="001C6C9A">
      <w:pPr>
        <w:pStyle w:val="PargrafodaLista"/>
        <w:numPr>
          <w:ilvl w:val="0"/>
          <w:numId w:val="9"/>
        </w:numPr>
      </w:pPr>
      <w:r w:rsidRPr="00900FE6">
        <w:t>Definir atividade</w:t>
      </w:r>
    </w:p>
    <w:p w14:paraId="6BDD6AF5" w14:textId="731E6E60" w:rsidR="00900FE6" w:rsidRDefault="00900FE6" w:rsidP="001C6C9A">
      <w:pPr>
        <w:pStyle w:val="PargrafodaLista"/>
        <w:numPr>
          <w:ilvl w:val="0"/>
          <w:numId w:val="9"/>
        </w:numPr>
      </w:pPr>
      <w:r w:rsidRPr="00900FE6">
        <w:t>Definir humor</w:t>
      </w:r>
    </w:p>
    <w:p w14:paraId="717D5F5E" w14:textId="559938EF" w:rsidR="00900FE6" w:rsidRDefault="00900FE6" w:rsidP="001C6C9A">
      <w:pPr>
        <w:pStyle w:val="PargrafodaLista"/>
        <w:numPr>
          <w:ilvl w:val="0"/>
          <w:numId w:val="9"/>
        </w:numPr>
      </w:pPr>
      <w:r w:rsidRPr="00900FE6">
        <w:t>Definir / Trocar localização</w:t>
      </w:r>
    </w:p>
    <w:p w14:paraId="7229FCD1" w14:textId="753C3827" w:rsidR="00900FE6" w:rsidRDefault="00900FE6" w:rsidP="001C6C9A">
      <w:pPr>
        <w:pStyle w:val="PargrafodaLista"/>
        <w:numPr>
          <w:ilvl w:val="0"/>
          <w:numId w:val="9"/>
        </w:numPr>
      </w:pPr>
      <w:r w:rsidRPr="00900FE6">
        <w:t>Definir grupo / individual</w:t>
      </w:r>
    </w:p>
    <w:p w14:paraId="22431373" w14:textId="77777777" w:rsidR="00614F8F" w:rsidRDefault="00614F8F" w:rsidP="00CA31F6"/>
    <w:p w14:paraId="70035B21" w14:textId="203D1A78" w:rsidR="00EE5AC3" w:rsidRDefault="00BC71C6" w:rsidP="00CA31F6">
      <w:pPr>
        <w:pStyle w:val="Ttulo2"/>
      </w:pPr>
      <w:bookmarkStart w:id="58" w:name="_Toc44538405"/>
      <w:bookmarkStart w:id="59" w:name="_Ref44541781"/>
      <w:bookmarkStart w:id="60" w:name="_Ref44541789"/>
      <w:r>
        <w:t>Metodologia</w:t>
      </w:r>
      <w:r w:rsidR="00EE5AC3">
        <w:t xml:space="preserve"> do sistema</w:t>
      </w:r>
      <w:bookmarkEnd w:id="58"/>
      <w:bookmarkEnd w:id="59"/>
      <w:bookmarkEnd w:id="60"/>
    </w:p>
    <w:p w14:paraId="303F21D0" w14:textId="0DBE7F40" w:rsidR="006C7738" w:rsidRPr="006C7738" w:rsidRDefault="006C7738" w:rsidP="00CA31F6">
      <w:r>
        <w:tab/>
      </w:r>
      <w:r w:rsidR="00F7313E">
        <w:t xml:space="preserve">Para validar o modelo de sistema de recomendação, será desenvolvido uma </w:t>
      </w:r>
      <w:commentRangeStart w:id="61"/>
      <w:commentRangeStart w:id="62"/>
      <w:r w:rsidR="00F7313E">
        <w:t>aplicação</w:t>
      </w:r>
      <w:commentRangeEnd w:id="61"/>
      <w:r w:rsidR="008264A2">
        <w:rPr>
          <w:rStyle w:val="Refdecomentrio"/>
        </w:rPr>
        <w:commentReference w:id="61"/>
      </w:r>
      <w:commentRangeEnd w:id="62"/>
      <w:r w:rsidR="001C6C9A">
        <w:rPr>
          <w:rStyle w:val="Refdecomentrio"/>
        </w:rPr>
        <w:commentReference w:id="62"/>
      </w:r>
      <w:r w:rsidR="00F7313E">
        <w:t xml:space="preserve">, a qual </w:t>
      </w:r>
      <w:r w:rsidR="00291B87">
        <w:t>irá</w:t>
      </w:r>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15D62">
        <w:t xml:space="preserve"> abaixo</w:t>
      </w:r>
      <w:r w:rsidR="00256BF0">
        <w:t>.</w:t>
      </w:r>
    </w:p>
    <w:p w14:paraId="66240C09" w14:textId="77777777" w:rsidR="007649CF" w:rsidRDefault="0051111E" w:rsidP="00CA31F6">
      <w:commentRangeStart w:id="63"/>
      <w:commentRangeStart w:id="64"/>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63"/>
      <w:r w:rsidR="00215D62">
        <w:rPr>
          <w:rStyle w:val="Refdecomentrio"/>
        </w:rPr>
        <w:commentReference w:id="63"/>
      </w:r>
      <w:commentRangeEnd w:id="64"/>
      <w:r w:rsidR="005B39DC">
        <w:rPr>
          <w:rStyle w:val="Refdecomentrio"/>
        </w:rPr>
        <w:commentReference w:id="64"/>
      </w:r>
    </w:p>
    <w:p w14:paraId="232A08C4" w14:textId="7D68A473" w:rsidR="002638C0" w:rsidRDefault="007649CF" w:rsidP="00CA31F6">
      <w:pPr>
        <w:pStyle w:val="Legenda"/>
      </w:pPr>
      <w:bookmarkStart w:id="65" w:name="_Ref42452795"/>
      <w:bookmarkStart w:id="66"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11</w:t>
      </w:r>
      <w:r w:rsidR="00C7334A">
        <w:rPr>
          <w:noProof/>
        </w:rPr>
        <w:fldChar w:fldCharType="end"/>
      </w:r>
      <w:bookmarkEnd w:id="65"/>
      <w:r>
        <w:t xml:space="preserve"> Etapas do desenvolvimento</w:t>
      </w:r>
      <w:r>
        <w:rPr>
          <w:noProof/>
        </w:rPr>
        <w:t xml:space="preserve"> do sistema de recomendação musical</w:t>
      </w:r>
      <w:r>
        <w:t xml:space="preserve"> </w:t>
      </w:r>
      <w:bookmarkStart w:id="67" w:name="_Hlk42442745"/>
      <w:r w:rsidRPr="00353DD1">
        <w:t>(próprio, 2020)</w:t>
      </w:r>
      <w:bookmarkEnd w:id="66"/>
      <w:bookmarkEnd w:id="67"/>
    </w:p>
    <w:p w14:paraId="24FD8A78" w14:textId="1774DECF" w:rsidR="00D902DF" w:rsidRDefault="00D902DF" w:rsidP="00CA31F6">
      <w:r>
        <w:tab/>
        <w:t xml:space="preserve">As perguntas </w:t>
      </w:r>
      <w:r w:rsidR="00215D62">
        <w:t xml:space="preserve">aplicadas </w:t>
      </w:r>
      <w:r>
        <w:t xml:space="preserve">no questionário, serão voltadas a </w:t>
      </w:r>
      <w:r w:rsidR="00C74645">
        <w:t>conhecer</w:t>
      </w:r>
      <w:r>
        <w:t xml:space="preserve"> melhor os usuários que utilizarão </w:t>
      </w:r>
      <w:r w:rsidR="00215D62">
        <w:t>a aplicação</w:t>
      </w:r>
      <w:r>
        <w:t xml:space="preserve">, sendo assim, </w:t>
      </w:r>
      <w:r w:rsidR="005C6E53">
        <w:t>ser</w:t>
      </w:r>
      <w:r w:rsidR="00215D62">
        <w:t xml:space="preserve">ão utilizadas </w:t>
      </w:r>
      <w:r w:rsidR="005C6E53">
        <w:t xml:space="preserve">perguntas que </w:t>
      </w:r>
      <w:r w:rsidR="00215D62">
        <w:t xml:space="preserve">permita entender </w:t>
      </w:r>
      <w:r w:rsidR="005C6E53">
        <w:t>suas</w:t>
      </w:r>
      <w:r>
        <w:t xml:space="preserve"> preferencias, atividades, </w:t>
      </w:r>
      <w:r w:rsidR="00215D62">
        <w:t>d</w:t>
      </w:r>
      <w:r w:rsidR="006F4861">
        <w:t>entre outr</w:t>
      </w:r>
      <w:r w:rsidR="00215D62">
        <w:t>o</w:t>
      </w:r>
      <w:r w:rsidR="006F4861">
        <w:t>s</w:t>
      </w:r>
      <w:r w:rsidR="00215D62">
        <w:t xml:space="preserve"> fatores</w:t>
      </w:r>
      <w:r w:rsidR="005C6E53">
        <w:t>.</w:t>
      </w:r>
      <w:r w:rsidR="006F4861">
        <w:t xml:space="preserve"> Essas perguntas são:</w:t>
      </w:r>
    </w:p>
    <w:p w14:paraId="2B40B900" w14:textId="3AFC0ADB" w:rsidR="00D553A0" w:rsidRDefault="00815FF8" w:rsidP="005B39DC">
      <w:pPr>
        <w:pStyle w:val="Listas1"/>
        <w:numPr>
          <w:ilvl w:val="0"/>
          <w:numId w:val="11"/>
        </w:numPr>
      </w:pPr>
      <w:r>
        <w:t>Qual o Player de música você utiliza atualmente</w:t>
      </w:r>
      <w:r w:rsidR="00D553A0">
        <w:t>?</w:t>
      </w:r>
    </w:p>
    <w:p w14:paraId="72393C76" w14:textId="5950B285" w:rsidR="00865A71" w:rsidRPr="00CA31F6" w:rsidRDefault="00865A71" w:rsidP="005B39DC">
      <w:pPr>
        <w:pStyle w:val="PargrafodaLista"/>
        <w:numPr>
          <w:ilvl w:val="1"/>
          <w:numId w:val="11"/>
        </w:numPr>
      </w:pPr>
      <w:r w:rsidRPr="00CA31F6">
        <w:t>Spotify</w:t>
      </w:r>
    </w:p>
    <w:p w14:paraId="07DD86B1" w14:textId="1CFB01EB" w:rsidR="00865A71" w:rsidRPr="00CA31F6" w:rsidRDefault="00865A71" w:rsidP="005B39DC">
      <w:pPr>
        <w:pStyle w:val="PargrafodaLista"/>
        <w:numPr>
          <w:ilvl w:val="1"/>
          <w:numId w:val="11"/>
        </w:numPr>
      </w:pPr>
      <w:r w:rsidRPr="00CA31F6">
        <w:t>Deezer</w:t>
      </w:r>
    </w:p>
    <w:p w14:paraId="64855A21" w14:textId="7A528AA2" w:rsidR="00865A71" w:rsidRPr="00CA31F6" w:rsidRDefault="00865A71" w:rsidP="005B39DC">
      <w:pPr>
        <w:pStyle w:val="PargrafodaLista"/>
        <w:numPr>
          <w:ilvl w:val="1"/>
          <w:numId w:val="11"/>
        </w:numPr>
      </w:pPr>
      <w:r w:rsidRPr="00CA31F6">
        <w:t>Youtube Music</w:t>
      </w:r>
    </w:p>
    <w:p w14:paraId="4B9D6AB4" w14:textId="0C0270EC" w:rsidR="00865A71" w:rsidRPr="00CA31F6" w:rsidRDefault="00865A71" w:rsidP="005B39DC">
      <w:pPr>
        <w:pStyle w:val="PargrafodaLista"/>
        <w:numPr>
          <w:ilvl w:val="1"/>
          <w:numId w:val="11"/>
        </w:numPr>
      </w:pPr>
      <w:r w:rsidRPr="00CA31F6">
        <w:t>TIDAL</w:t>
      </w:r>
    </w:p>
    <w:p w14:paraId="54B2BA04" w14:textId="5E9B586F" w:rsidR="00865A71" w:rsidRPr="00CA31F6" w:rsidRDefault="00865A71" w:rsidP="005B39DC">
      <w:pPr>
        <w:pStyle w:val="PargrafodaLista"/>
        <w:numPr>
          <w:ilvl w:val="1"/>
          <w:numId w:val="11"/>
        </w:numPr>
      </w:pPr>
      <w:r w:rsidRPr="00CA31F6">
        <w:t>Apple Music</w:t>
      </w:r>
    </w:p>
    <w:p w14:paraId="089C86AD" w14:textId="1E591B92" w:rsidR="00865A71" w:rsidRPr="00CA31F6" w:rsidRDefault="00865A71" w:rsidP="005B39DC">
      <w:pPr>
        <w:pStyle w:val="PargrafodaLista"/>
        <w:numPr>
          <w:ilvl w:val="1"/>
          <w:numId w:val="11"/>
        </w:numPr>
      </w:pPr>
      <w:r w:rsidRPr="00CA31F6">
        <w:t>Google Play Music</w:t>
      </w:r>
    </w:p>
    <w:p w14:paraId="5B837858" w14:textId="59D8AE32" w:rsidR="00865A71" w:rsidRDefault="00865A71" w:rsidP="005B39DC">
      <w:pPr>
        <w:pStyle w:val="PargrafodaLista"/>
        <w:numPr>
          <w:ilvl w:val="1"/>
          <w:numId w:val="11"/>
        </w:numPr>
      </w:pPr>
      <w:r>
        <w:t>Outro</w:t>
      </w:r>
    </w:p>
    <w:p w14:paraId="5B933F9B" w14:textId="12DB8C51" w:rsidR="00865A71" w:rsidRDefault="004F1933" w:rsidP="005B39DC">
      <w:pPr>
        <w:pStyle w:val="Listas1"/>
        <w:numPr>
          <w:ilvl w:val="0"/>
          <w:numId w:val="11"/>
        </w:numPr>
      </w:pPr>
      <w:commentRangeStart w:id="68"/>
      <w:r>
        <w:t>Você utiliza o Spotify?</w:t>
      </w:r>
      <w:commentRangeEnd w:id="68"/>
      <w:r w:rsidR="00215D62">
        <w:rPr>
          <w:rStyle w:val="Refdecomentrio"/>
          <w:b w:val="0"/>
          <w:bCs w:val="0"/>
          <w:snapToGrid/>
          <w:spacing w:val="0"/>
        </w:rPr>
        <w:commentReference w:id="68"/>
      </w:r>
    </w:p>
    <w:p w14:paraId="62B2E726" w14:textId="12CF06B3" w:rsidR="00607C38" w:rsidRDefault="00607C38" w:rsidP="005B39DC">
      <w:pPr>
        <w:pStyle w:val="Listas1"/>
        <w:numPr>
          <w:ilvl w:val="0"/>
          <w:numId w:val="11"/>
        </w:numPr>
      </w:pPr>
      <w:r w:rsidRPr="00607C38">
        <w:t xml:space="preserve">Você acredita que as recomendações musicais realizadas via </w:t>
      </w:r>
      <w:r w:rsidRPr="005B39DC">
        <w:rPr>
          <w:i/>
        </w:rPr>
        <w:t>software</w:t>
      </w:r>
      <w:r w:rsidRPr="00607C38">
        <w:t xml:space="preserve"> poderiam ser melhoradas? </w:t>
      </w:r>
    </w:p>
    <w:p w14:paraId="02976301" w14:textId="135F4146" w:rsidR="007F25A7" w:rsidRDefault="00264A84" w:rsidP="005B39DC">
      <w:pPr>
        <w:pStyle w:val="Listas1"/>
        <w:numPr>
          <w:ilvl w:val="0"/>
          <w:numId w:val="11"/>
        </w:numPr>
      </w:pPr>
      <w:r w:rsidRPr="00264A84">
        <w:t>Você acredita que o contexto poderia melhorar essas recomendações?</w:t>
      </w:r>
      <w:r w:rsidR="007F25A7">
        <w:t xml:space="preserve"> </w:t>
      </w:r>
    </w:p>
    <w:p w14:paraId="71DDBB60" w14:textId="0E58B514" w:rsidR="00C4086D" w:rsidRDefault="001F3F3B" w:rsidP="005B39DC">
      <w:pPr>
        <w:pStyle w:val="Listas1"/>
        <w:numPr>
          <w:ilvl w:val="0"/>
          <w:numId w:val="11"/>
        </w:numPr>
      </w:pPr>
      <w:r w:rsidRPr="001F3F3B">
        <w:t>Em quais atividades costuma ouvir música?</w:t>
      </w:r>
    </w:p>
    <w:p w14:paraId="1C13F317" w14:textId="77777777" w:rsidR="00B62674" w:rsidRDefault="00B62674" w:rsidP="005B39DC">
      <w:pPr>
        <w:pStyle w:val="PargrafodaLista"/>
        <w:numPr>
          <w:ilvl w:val="1"/>
          <w:numId w:val="11"/>
        </w:numPr>
      </w:pPr>
      <w:r>
        <w:t>Acordando</w:t>
      </w:r>
    </w:p>
    <w:p w14:paraId="446170A7" w14:textId="77777777" w:rsidR="00B62674" w:rsidRDefault="00B62674" w:rsidP="005B39DC">
      <w:pPr>
        <w:pStyle w:val="PargrafodaLista"/>
        <w:numPr>
          <w:ilvl w:val="1"/>
          <w:numId w:val="11"/>
        </w:numPr>
      </w:pPr>
      <w:r>
        <w:t>Assistindo a filmes / séries / novelas</w:t>
      </w:r>
    </w:p>
    <w:p w14:paraId="692B9274" w14:textId="77777777" w:rsidR="00B62674" w:rsidRDefault="00B62674" w:rsidP="005B39DC">
      <w:pPr>
        <w:pStyle w:val="PargrafodaLista"/>
        <w:numPr>
          <w:ilvl w:val="1"/>
          <w:numId w:val="11"/>
        </w:numPr>
      </w:pPr>
      <w:r>
        <w:lastRenderedPageBreak/>
        <w:t>Comendo</w:t>
      </w:r>
    </w:p>
    <w:p w14:paraId="479E5989" w14:textId="77777777" w:rsidR="00B62674" w:rsidRDefault="00B62674" w:rsidP="005B39DC">
      <w:pPr>
        <w:pStyle w:val="PargrafodaLista"/>
        <w:numPr>
          <w:ilvl w:val="1"/>
          <w:numId w:val="11"/>
        </w:numPr>
      </w:pPr>
      <w:r>
        <w:t>Correndo</w:t>
      </w:r>
    </w:p>
    <w:p w14:paraId="20DDBE1B" w14:textId="77777777" w:rsidR="00B62674" w:rsidRDefault="00B62674" w:rsidP="005B39DC">
      <w:pPr>
        <w:pStyle w:val="PargrafodaLista"/>
        <w:numPr>
          <w:ilvl w:val="1"/>
          <w:numId w:val="11"/>
        </w:numPr>
      </w:pPr>
      <w:r>
        <w:t>Dirigindo</w:t>
      </w:r>
    </w:p>
    <w:p w14:paraId="75D2C368" w14:textId="77777777" w:rsidR="00B62674" w:rsidRDefault="00B62674" w:rsidP="005B39DC">
      <w:pPr>
        <w:pStyle w:val="PargrafodaLista"/>
        <w:numPr>
          <w:ilvl w:val="1"/>
          <w:numId w:val="11"/>
        </w:numPr>
      </w:pPr>
      <w:r>
        <w:t>Estudando</w:t>
      </w:r>
    </w:p>
    <w:p w14:paraId="319F766D" w14:textId="77777777" w:rsidR="00B62674" w:rsidRDefault="00B62674" w:rsidP="005B39DC">
      <w:pPr>
        <w:pStyle w:val="PargrafodaLista"/>
        <w:numPr>
          <w:ilvl w:val="1"/>
          <w:numId w:val="11"/>
        </w:numPr>
      </w:pPr>
      <w:r>
        <w:t>Jogando</w:t>
      </w:r>
    </w:p>
    <w:p w14:paraId="4D8F0100" w14:textId="77777777" w:rsidR="00B62674" w:rsidRDefault="00B62674" w:rsidP="005B39DC">
      <w:pPr>
        <w:pStyle w:val="PargrafodaLista"/>
        <w:numPr>
          <w:ilvl w:val="1"/>
          <w:numId w:val="11"/>
        </w:numPr>
      </w:pPr>
      <w:r>
        <w:t>Lazer</w:t>
      </w:r>
    </w:p>
    <w:p w14:paraId="022628D5" w14:textId="77777777" w:rsidR="00B62674" w:rsidRDefault="00B62674" w:rsidP="005B39DC">
      <w:pPr>
        <w:pStyle w:val="PargrafodaLista"/>
        <w:numPr>
          <w:ilvl w:val="1"/>
          <w:numId w:val="11"/>
        </w:numPr>
      </w:pPr>
      <w:r>
        <w:t>Lendo</w:t>
      </w:r>
    </w:p>
    <w:p w14:paraId="0CF91FF7" w14:textId="77777777" w:rsidR="00B62674" w:rsidRDefault="00B62674" w:rsidP="005B39DC">
      <w:pPr>
        <w:pStyle w:val="PargrafodaLista"/>
        <w:numPr>
          <w:ilvl w:val="1"/>
          <w:numId w:val="11"/>
        </w:numPr>
      </w:pPr>
      <w:r>
        <w:t>Indo dormir</w:t>
      </w:r>
    </w:p>
    <w:p w14:paraId="4C4BFD21" w14:textId="77777777" w:rsidR="00B62674" w:rsidRDefault="00B62674" w:rsidP="005B39DC">
      <w:pPr>
        <w:pStyle w:val="PargrafodaLista"/>
        <w:numPr>
          <w:ilvl w:val="1"/>
          <w:numId w:val="11"/>
        </w:numPr>
      </w:pPr>
      <w:r>
        <w:t>Passeando</w:t>
      </w:r>
    </w:p>
    <w:p w14:paraId="1A3AC6E1" w14:textId="77777777" w:rsidR="00B62674" w:rsidRDefault="00B62674" w:rsidP="005B39DC">
      <w:pPr>
        <w:pStyle w:val="PargrafodaLista"/>
        <w:numPr>
          <w:ilvl w:val="1"/>
          <w:numId w:val="11"/>
        </w:numPr>
      </w:pPr>
      <w:r>
        <w:t>Praticando exercícios</w:t>
      </w:r>
    </w:p>
    <w:p w14:paraId="5BEC5F82" w14:textId="77777777" w:rsidR="00B62674" w:rsidRDefault="00B62674" w:rsidP="005B39DC">
      <w:pPr>
        <w:pStyle w:val="PargrafodaLista"/>
        <w:numPr>
          <w:ilvl w:val="1"/>
          <w:numId w:val="11"/>
        </w:numPr>
      </w:pPr>
      <w:r>
        <w:t>Trabalhando</w:t>
      </w:r>
    </w:p>
    <w:p w14:paraId="1A443D38" w14:textId="3B461A6C" w:rsidR="00B62674" w:rsidRDefault="00B62674" w:rsidP="005B39DC">
      <w:pPr>
        <w:pStyle w:val="PargrafodaLista"/>
        <w:numPr>
          <w:ilvl w:val="1"/>
          <w:numId w:val="11"/>
        </w:numPr>
      </w:pPr>
      <w:r>
        <w:t>Treinando</w:t>
      </w:r>
    </w:p>
    <w:p w14:paraId="0B707AB4" w14:textId="7B92A484" w:rsidR="008A1E8A" w:rsidRDefault="008A1E8A" w:rsidP="005B39DC">
      <w:pPr>
        <w:pStyle w:val="PargrafodaLista"/>
        <w:numPr>
          <w:ilvl w:val="1"/>
          <w:numId w:val="11"/>
        </w:numPr>
      </w:pPr>
      <w:r>
        <w:t>Outro</w:t>
      </w:r>
      <w:r w:rsidR="00215D62">
        <w:t>, qual?</w:t>
      </w:r>
    </w:p>
    <w:p w14:paraId="5E8B4BA4" w14:textId="6157918A" w:rsidR="00A52D16" w:rsidRDefault="00A52D16" w:rsidP="005B39DC">
      <w:pPr>
        <w:pStyle w:val="Listas1"/>
        <w:numPr>
          <w:ilvl w:val="0"/>
          <w:numId w:val="11"/>
        </w:numPr>
      </w:pPr>
      <w:r>
        <w:t>Em quais lugares costuma ouvir músicas?</w:t>
      </w:r>
    </w:p>
    <w:p w14:paraId="2DAB1D96" w14:textId="77777777" w:rsidR="009C4DAA" w:rsidRDefault="009C4DAA" w:rsidP="005B39DC">
      <w:pPr>
        <w:pStyle w:val="PargrafodaLista"/>
        <w:numPr>
          <w:ilvl w:val="1"/>
          <w:numId w:val="11"/>
        </w:numPr>
      </w:pPr>
      <w:r>
        <w:t>Academia</w:t>
      </w:r>
    </w:p>
    <w:p w14:paraId="189AC150" w14:textId="77777777" w:rsidR="009C4DAA" w:rsidRDefault="009C4DAA" w:rsidP="005B39DC">
      <w:pPr>
        <w:pStyle w:val="PargrafodaLista"/>
        <w:numPr>
          <w:ilvl w:val="1"/>
          <w:numId w:val="11"/>
        </w:numPr>
      </w:pPr>
      <w:r>
        <w:t>Bar</w:t>
      </w:r>
    </w:p>
    <w:p w14:paraId="03F6C7EC" w14:textId="77777777" w:rsidR="009C4DAA" w:rsidRDefault="009C4DAA" w:rsidP="005B39DC">
      <w:pPr>
        <w:pStyle w:val="PargrafodaLista"/>
        <w:numPr>
          <w:ilvl w:val="1"/>
          <w:numId w:val="11"/>
        </w:numPr>
      </w:pPr>
      <w:r>
        <w:t>Biblioteca</w:t>
      </w:r>
    </w:p>
    <w:p w14:paraId="2D606281" w14:textId="77777777" w:rsidR="009C4DAA" w:rsidRDefault="009C4DAA" w:rsidP="005B39DC">
      <w:pPr>
        <w:pStyle w:val="PargrafodaLista"/>
        <w:numPr>
          <w:ilvl w:val="1"/>
          <w:numId w:val="11"/>
        </w:numPr>
      </w:pPr>
      <w:r>
        <w:t>Casa</w:t>
      </w:r>
    </w:p>
    <w:p w14:paraId="65AFCA6C" w14:textId="77777777" w:rsidR="009C4DAA" w:rsidRDefault="009C4DAA" w:rsidP="005B39DC">
      <w:pPr>
        <w:pStyle w:val="PargrafodaLista"/>
        <w:numPr>
          <w:ilvl w:val="1"/>
          <w:numId w:val="11"/>
        </w:numPr>
      </w:pPr>
      <w:r>
        <w:t>Com os amigos</w:t>
      </w:r>
    </w:p>
    <w:p w14:paraId="23F59017" w14:textId="77777777" w:rsidR="009C4DAA" w:rsidRDefault="009C4DAA" w:rsidP="005B39DC">
      <w:pPr>
        <w:pStyle w:val="PargrafodaLista"/>
        <w:numPr>
          <w:ilvl w:val="1"/>
          <w:numId w:val="11"/>
        </w:numPr>
      </w:pPr>
      <w:r>
        <w:t>Escola</w:t>
      </w:r>
    </w:p>
    <w:p w14:paraId="1EA589B1" w14:textId="77777777" w:rsidR="009C4DAA" w:rsidRDefault="009C4DAA" w:rsidP="005B39DC">
      <w:pPr>
        <w:pStyle w:val="PargrafodaLista"/>
        <w:numPr>
          <w:ilvl w:val="1"/>
          <w:numId w:val="11"/>
        </w:numPr>
      </w:pPr>
      <w:r>
        <w:t>Festa</w:t>
      </w:r>
    </w:p>
    <w:p w14:paraId="4F9FFBC7" w14:textId="77777777" w:rsidR="009C4DAA" w:rsidRDefault="009C4DAA" w:rsidP="005B39DC">
      <w:pPr>
        <w:pStyle w:val="PargrafodaLista"/>
        <w:numPr>
          <w:ilvl w:val="1"/>
          <w:numId w:val="11"/>
        </w:numPr>
      </w:pPr>
      <w:r>
        <w:t>Praia</w:t>
      </w:r>
    </w:p>
    <w:p w14:paraId="478AEF23" w14:textId="77777777" w:rsidR="009C4DAA" w:rsidRDefault="009C4DAA" w:rsidP="005B39DC">
      <w:pPr>
        <w:pStyle w:val="PargrafodaLista"/>
        <w:numPr>
          <w:ilvl w:val="1"/>
          <w:numId w:val="11"/>
        </w:numPr>
      </w:pPr>
      <w:r>
        <w:t>Restaurante</w:t>
      </w:r>
    </w:p>
    <w:p w14:paraId="77774987" w14:textId="4D13FEA0" w:rsidR="008F0344" w:rsidRDefault="009C4DAA" w:rsidP="005B39DC">
      <w:pPr>
        <w:pStyle w:val="PargrafodaLista"/>
        <w:numPr>
          <w:ilvl w:val="1"/>
          <w:numId w:val="11"/>
        </w:numPr>
      </w:pPr>
      <w:r>
        <w:t>Trabalho</w:t>
      </w:r>
    </w:p>
    <w:p w14:paraId="131C1865" w14:textId="0281B8B2" w:rsidR="007421AB" w:rsidRDefault="007421AB" w:rsidP="005B39DC">
      <w:pPr>
        <w:pStyle w:val="PargrafodaLista"/>
        <w:numPr>
          <w:ilvl w:val="1"/>
          <w:numId w:val="11"/>
        </w:numPr>
      </w:pPr>
      <w:r>
        <w:t>Outro</w:t>
      </w:r>
      <w:r w:rsidR="00215D62">
        <w:t>, qual?</w:t>
      </w:r>
    </w:p>
    <w:p w14:paraId="6F0B281E" w14:textId="345461E9" w:rsidR="0043213B" w:rsidRDefault="0043213B" w:rsidP="005B39DC">
      <w:pPr>
        <w:pStyle w:val="Listas1"/>
        <w:numPr>
          <w:ilvl w:val="0"/>
          <w:numId w:val="11"/>
        </w:numPr>
      </w:pPr>
      <w:r>
        <w:t xml:space="preserve">Com quais humores você costuma ouvir </w:t>
      </w:r>
      <w:r w:rsidR="00C71DE8">
        <w:t>música</w:t>
      </w:r>
      <w:r>
        <w:t>?</w:t>
      </w:r>
    </w:p>
    <w:p w14:paraId="4EBD323E" w14:textId="77777777" w:rsidR="004D6F1A" w:rsidRDefault="004D6F1A" w:rsidP="005B39DC">
      <w:pPr>
        <w:pStyle w:val="PargrafodaLista"/>
        <w:numPr>
          <w:ilvl w:val="1"/>
          <w:numId w:val="11"/>
        </w:numPr>
      </w:pPr>
      <w:r>
        <w:t>Aborrecido</w:t>
      </w:r>
    </w:p>
    <w:p w14:paraId="4B3D4BF7" w14:textId="77777777" w:rsidR="004D6F1A" w:rsidRDefault="004D6F1A" w:rsidP="005B39DC">
      <w:pPr>
        <w:pStyle w:val="PargrafodaLista"/>
        <w:numPr>
          <w:ilvl w:val="1"/>
          <w:numId w:val="11"/>
        </w:numPr>
      </w:pPr>
      <w:r>
        <w:t>Alegre</w:t>
      </w:r>
    </w:p>
    <w:p w14:paraId="09981B99" w14:textId="77777777" w:rsidR="004D6F1A" w:rsidRDefault="004D6F1A" w:rsidP="005B39DC">
      <w:pPr>
        <w:pStyle w:val="PargrafodaLista"/>
        <w:numPr>
          <w:ilvl w:val="1"/>
          <w:numId w:val="11"/>
        </w:numPr>
      </w:pPr>
      <w:r>
        <w:t>Amoroso</w:t>
      </w:r>
    </w:p>
    <w:p w14:paraId="2B678065" w14:textId="618D0270" w:rsidR="004D6F1A" w:rsidRDefault="000A1682" w:rsidP="005B39DC">
      <w:pPr>
        <w:pStyle w:val="PargrafodaLista"/>
        <w:numPr>
          <w:ilvl w:val="1"/>
          <w:numId w:val="11"/>
        </w:numPr>
      </w:pPr>
      <w:r>
        <w:t>Ansioso</w:t>
      </w:r>
    </w:p>
    <w:p w14:paraId="3CB564EE" w14:textId="77777777" w:rsidR="004D6F1A" w:rsidRDefault="004D6F1A" w:rsidP="005B39DC">
      <w:pPr>
        <w:pStyle w:val="PargrafodaLista"/>
        <w:numPr>
          <w:ilvl w:val="1"/>
          <w:numId w:val="11"/>
        </w:numPr>
      </w:pPr>
      <w:r>
        <w:t>Apavorado</w:t>
      </w:r>
    </w:p>
    <w:p w14:paraId="15EDC7D2" w14:textId="77777777" w:rsidR="004D6F1A" w:rsidRDefault="004D6F1A" w:rsidP="005B39DC">
      <w:pPr>
        <w:pStyle w:val="PargrafodaLista"/>
        <w:numPr>
          <w:ilvl w:val="1"/>
          <w:numId w:val="11"/>
        </w:numPr>
      </w:pPr>
      <w:r>
        <w:lastRenderedPageBreak/>
        <w:t>Assustado</w:t>
      </w:r>
    </w:p>
    <w:p w14:paraId="5E177018" w14:textId="77777777" w:rsidR="004D6F1A" w:rsidRDefault="004D6F1A" w:rsidP="005B39DC">
      <w:pPr>
        <w:pStyle w:val="PargrafodaLista"/>
        <w:numPr>
          <w:ilvl w:val="1"/>
          <w:numId w:val="11"/>
        </w:numPr>
      </w:pPr>
      <w:r>
        <w:t>Constrangido</w:t>
      </w:r>
    </w:p>
    <w:p w14:paraId="44343A63" w14:textId="77777777" w:rsidR="004D6F1A" w:rsidRDefault="004D6F1A" w:rsidP="005B39DC">
      <w:pPr>
        <w:pStyle w:val="PargrafodaLista"/>
        <w:numPr>
          <w:ilvl w:val="1"/>
          <w:numId w:val="11"/>
        </w:numPr>
      </w:pPr>
      <w:r>
        <w:t>Culpado</w:t>
      </w:r>
    </w:p>
    <w:p w14:paraId="22B0B07F" w14:textId="77777777" w:rsidR="004D6F1A" w:rsidRDefault="004D6F1A" w:rsidP="005B39DC">
      <w:pPr>
        <w:pStyle w:val="PargrafodaLista"/>
        <w:numPr>
          <w:ilvl w:val="1"/>
          <w:numId w:val="11"/>
        </w:numPr>
      </w:pPr>
      <w:r>
        <w:t>Deprimido</w:t>
      </w:r>
    </w:p>
    <w:p w14:paraId="6F6FCB61" w14:textId="77777777" w:rsidR="004D6F1A" w:rsidRDefault="004D6F1A" w:rsidP="005B39DC">
      <w:pPr>
        <w:pStyle w:val="PargrafodaLista"/>
        <w:numPr>
          <w:ilvl w:val="1"/>
          <w:numId w:val="11"/>
        </w:numPr>
      </w:pPr>
      <w:r>
        <w:t>Desapontado</w:t>
      </w:r>
    </w:p>
    <w:p w14:paraId="2EDA40E0" w14:textId="77777777" w:rsidR="004D6F1A" w:rsidRDefault="004D6F1A" w:rsidP="005B39DC">
      <w:pPr>
        <w:pStyle w:val="PargrafodaLista"/>
        <w:numPr>
          <w:ilvl w:val="1"/>
          <w:numId w:val="11"/>
        </w:numPr>
      </w:pPr>
      <w:r>
        <w:t>Excitado</w:t>
      </w:r>
    </w:p>
    <w:p w14:paraId="05F795F0" w14:textId="77777777" w:rsidR="004D6F1A" w:rsidRDefault="004D6F1A" w:rsidP="005B39DC">
      <w:pPr>
        <w:pStyle w:val="PargrafodaLista"/>
        <w:numPr>
          <w:ilvl w:val="1"/>
          <w:numId w:val="11"/>
        </w:numPr>
      </w:pPr>
      <w:r>
        <w:t>Envergonhado</w:t>
      </w:r>
    </w:p>
    <w:p w14:paraId="063FD362" w14:textId="77777777" w:rsidR="004D6F1A" w:rsidRDefault="004D6F1A" w:rsidP="005B39DC">
      <w:pPr>
        <w:pStyle w:val="PargrafodaLista"/>
        <w:numPr>
          <w:ilvl w:val="1"/>
          <w:numId w:val="11"/>
        </w:numPr>
      </w:pPr>
      <w:r>
        <w:t>Em pânico</w:t>
      </w:r>
    </w:p>
    <w:p w14:paraId="599D1D1C" w14:textId="77777777" w:rsidR="004D6F1A" w:rsidRDefault="004D6F1A" w:rsidP="005B39DC">
      <w:pPr>
        <w:pStyle w:val="PargrafodaLista"/>
        <w:numPr>
          <w:ilvl w:val="1"/>
          <w:numId w:val="11"/>
        </w:numPr>
      </w:pPr>
      <w:r>
        <w:t>Feliz</w:t>
      </w:r>
    </w:p>
    <w:p w14:paraId="7B729216" w14:textId="41F3CD43" w:rsidR="004D6F1A" w:rsidRDefault="00B43374" w:rsidP="005B39DC">
      <w:pPr>
        <w:pStyle w:val="PargrafodaLista"/>
        <w:numPr>
          <w:ilvl w:val="1"/>
          <w:numId w:val="11"/>
        </w:numPr>
      </w:pPr>
      <w:r>
        <w:t>Frustrado</w:t>
      </w:r>
    </w:p>
    <w:p w14:paraId="755B4ACD" w14:textId="77777777" w:rsidR="004D6F1A" w:rsidRDefault="004D6F1A" w:rsidP="005B39DC">
      <w:pPr>
        <w:pStyle w:val="PargrafodaLista"/>
        <w:numPr>
          <w:ilvl w:val="1"/>
          <w:numId w:val="11"/>
        </w:numPr>
      </w:pPr>
      <w:r>
        <w:t>Furioso</w:t>
      </w:r>
    </w:p>
    <w:p w14:paraId="4A51A191" w14:textId="77777777" w:rsidR="004D6F1A" w:rsidRDefault="004D6F1A" w:rsidP="005B39DC">
      <w:pPr>
        <w:pStyle w:val="PargrafodaLista"/>
        <w:numPr>
          <w:ilvl w:val="1"/>
          <w:numId w:val="11"/>
        </w:numPr>
      </w:pPr>
      <w:r>
        <w:t>Inseguro</w:t>
      </w:r>
    </w:p>
    <w:p w14:paraId="38B024B2" w14:textId="77777777" w:rsidR="004D6F1A" w:rsidRDefault="004D6F1A" w:rsidP="005B39DC">
      <w:pPr>
        <w:pStyle w:val="PargrafodaLista"/>
        <w:numPr>
          <w:ilvl w:val="1"/>
          <w:numId w:val="11"/>
        </w:numPr>
      </w:pPr>
      <w:r>
        <w:t>Irado</w:t>
      </w:r>
    </w:p>
    <w:p w14:paraId="587CA584" w14:textId="77777777" w:rsidR="004D6F1A" w:rsidRDefault="004D6F1A" w:rsidP="005B39DC">
      <w:pPr>
        <w:pStyle w:val="PargrafodaLista"/>
        <w:numPr>
          <w:ilvl w:val="1"/>
          <w:numId w:val="11"/>
        </w:numPr>
      </w:pPr>
      <w:r>
        <w:t>Irritado</w:t>
      </w:r>
    </w:p>
    <w:p w14:paraId="40E6A586" w14:textId="77777777" w:rsidR="004D6F1A" w:rsidRDefault="004D6F1A" w:rsidP="005B39DC">
      <w:pPr>
        <w:pStyle w:val="PargrafodaLista"/>
        <w:numPr>
          <w:ilvl w:val="1"/>
          <w:numId w:val="11"/>
        </w:numPr>
      </w:pPr>
      <w:r>
        <w:t>Humilhado</w:t>
      </w:r>
    </w:p>
    <w:p w14:paraId="6B68E716" w14:textId="77777777" w:rsidR="004D6F1A" w:rsidRDefault="004D6F1A" w:rsidP="005B39DC">
      <w:pPr>
        <w:pStyle w:val="PargrafodaLista"/>
        <w:numPr>
          <w:ilvl w:val="1"/>
          <w:numId w:val="11"/>
        </w:numPr>
      </w:pPr>
      <w:r>
        <w:t>Magoado</w:t>
      </w:r>
    </w:p>
    <w:p w14:paraId="327615ED" w14:textId="77777777" w:rsidR="004D6F1A" w:rsidRDefault="004D6F1A" w:rsidP="005B39DC">
      <w:pPr>
        <w:pStyle w:val="PargrafodaLista"/>
        <w:numPr>
          <w:ilvl w:val="1"/>
          <w:numId w:val="11"/>
        </w:numPr>
      </w:pPr>
      <w:r>
        <w:t>Nervoso</w:t>
      </w:r>
    </w:p>
    <w:p w14:paraId="77340454" w14:textId="77777777" w:rsidR="004D6F1A" w:rsidRDefault="004D6F1A" w:rsidP="005B39DC">
      <w:pPr>
        <w:pStyle w:val="PargrafodaLista"/>
        <w:numPr>
          <w:ilvl w:val="1"/>
          <w:numId w:val="11"/>
        </w:numPr>
      </w:pPr>
      <w:r>
        <w:t>Orgulhoso</w:t>
      </w:r>
    </w:p>
    <w:p w14:paraId="2197058D" w14:textId="77777777" w:rsidR="004D6F1A" w:rsidRDefault="004D6F1A" w:rsidP="005B39DC">
      <w:pPr>
        <w:pStyle w:val="PargrafodaLista"/>
        <w:numPr>
          <w:ilvl w:val="1"/>
          <w:numId w:val="11"/>
        </w:numPr>
      </w:pPr>
      <w:r>
        <w:t>Triste</w:t>
      </w:r>
    </w:p>
    <w:p w14:paraId="243CEDB4" w14:textId="598EF4B4" w:rsidR="00561559" w:rsidRDefault="004D6F1A" w:rsidP="005B39DC">
      <w:pPr>
        <w:pStyle w:val="PargrafodaLista"/>
        <w:numPr>
          <w:ilvl w:val="1"/>
          <w:numId w:val="11"/>
        </w:numPr>
      </w:pPr>
      <w:r>
        <w:t>Zangado</w:t>
      </w:r>
    </w:p>
    <w:p w14:paraId="5C4E8B02" w14:textId="74AEE32C" w:rsidR="004F7E92" w:rsidRDefault="004F7E92" w:rsidP="005B39DC">
      <w:pPr>
        <w:pStyle w:val="PargrafodaLista"/>
        <w:numPr>
          <w:ilvl w:val="1"/>
          <w:numId w:val="11"/>
        </w:numPr>
      </w:pPr>
      <w:r>
        <w:t>Outro</w:t>
      </w:r>
      <w:r w:rsidR="00215D62">
        <w:t>, qual?</w:t>
      </w:r>
    </w:p>
    <w:p w14:paraId="20C822CF" w14:textId="7AB029B8" w:rsidR="00451AE1" w:rsidRDefault="00451AE1" w:rsidP="005B39DC">
      <w:pPr>
        <w:pStyle w:val="Listas1"/>
        <w:numPr>
          <w:ilvl w:val="0"/>
          <w:numId w:val="11"/>
        </w:numPr>
      </w:pPr>
      <w:r>
        <w:t xml:space="preserve">Das condições abaixo, quais acredita que deva influenciar mais na </w:t>
      </w:r>
      <w:r w:rsidR="00AC13AD">
        <w:t>música</w:t>
      </w:r>
      <w:r>
        <w:t xml:space="preserve"> que gostaria de ouvir?</w:t>
      </w:r>
    </w:p>
    <w:p w14:paraId="145A3802" w14:textId="77777777" w:rsidR="00CF7826" w:rsidRDefault="00CF7826" w:rsidP="005B39DC">
      <w:pPr>
        <w:pStyle w:val="PargrafodaLista"/>
        <w:numPr>
          <w:ilvl w:val="1"/>
          <w:numId w:val="12"/>
        </w:numPr>
      </w:pPr>
      <w:r>
        <w:t>Atividades</w:t>
      </w:r>
    </w:p>
    <w:p w14:paraId="6423544E" w14:textId="77777777" w:rsidR="00CF7826" w:rsidRDefault="00CF7826" w:rsidP="005B39DC">
      <w:pPr>
        <w:pStyle w:val="PargrafodaLista"/>
        <w:numPr>
          <w:ilvl w:val="1"/>
          <w:numId w:val="12"/>
        </w:numPr>
      </w:pPr>
      <w:r>
        <w:t>Clima</w:t>
      </w:r>
    </w:p>
    <w:p w14:paraId="3A661B4A" w14:textId="77777777" w:rsidR="00CF7826" w:rsidRDefault="00CF7826" w:rsidP="005B39DC">
      <w:pPr>
        <w:pStyle w:val="PargrafodaLista"/>
        <w:numPr>
          <w:ilvl w:val="1"/>
          <w:numId w:val="12"/>
        </w:numPr>
      </w:pPr>
      <w:r>
        <w:t>Grupo / Individual</w:t>
      </w:r>
    </w:p>
    <w:p w14:paraId="7A31AF62" w14:textId="77777777" w:rsidR="00CF7826" w:rsidRDefault="00CF7826" w:rsidP="005B39DC">
      <w:pPr>
        <w:pStyle w:val="PargrafodaLista"/>
        <w:numPr>
          <w:ilvl w:val="1"/>
          <w:numId w:val="12"/>
        </w:numPr>
      </w:pPr>
      <w:r>
        <w:t>Horário do dia</w:t>
      </w:r>
    </w:p>
    <w:p w14:paraId="5F224A12" w14:textId="77777777" w:rsidR="00CF7826" w:rsidRDefault="00CF7826" w:rsidP="005B39DC">
      <w:pPr>
        <w:pStyle w:val="PargrafodaLista"/>
        <w:numPr>
          <w:ilvl w:val="1"/>
          <w:numId w:val="12"/>
        </w:numPr>
      </w:pPr>
      <w:r>
        <w:t>Humor</w:t>
      </w:r>
    </w:p>
    <w:p w14:paraId="6E0DE80E" w14:textId="41807DF7" w:rsidR="00CF7826" w:rsidRDefault="00CF7826" w:rsidP="005B39DC">
      <w:pPr>
        <w:pStyle w:val="PargrafodaLista"/>
        <w:numPr>
          <w:ilvl w:val="1"/>
          <w:numId w:val="12"/>
        </w:numPr>
      </w:pPr>
      <w:r>
        <w:t>Localização</w:t>
      </w:r>
    </w:p>
    <w:p w14:paraId="7ED85CE6" w14:textId="2B48B872" w:rsidR="00B4421E" w:rsidRDefault="00B4421E" w:rsidP="005B39DC">
      <w:pPr>
        <w:pStyle w:val="PargrafodaLista"/>
        <w:numPr>
          <w:ilvl w:val="1"/>
          <w:numId w:val="12"/>
        </w:numPr>
      </w:pPr>
      <w:r>
        <w:t>Outro</w:t>
      </w:r>
      <w:r w:rsidR="00215D62">
        <w:t>, Qual?</w:t>
      </w:r>
    </w:p>
    <w:p w14:paraId="36D7F7E0" w14:textId="75AC2842" w:rsidR="0034576E" w:rsidRDefault="00EA0EC8" w:rsidP="005B39DC">
      <w:pPr>
        <w:pStyle w:val="Listas1"/>
        <w:numPr>
          <w:ilvl w:val="0"/>
          <w:numId w:val="11"/>
        </w:numPr>
      </w:pPr>
      <w:r w:rsidRPr="00EA0EC8">
        <w:lastRenderedPageBreak/>
        <w:t>Das ações abaixo, quais acredita que deva demonstrar mais o quanto aprecia ou deprecia uma música?</w:t>
      </w:r>
    </w:p>
    <w:p w14:paraId="25111B66" w14:textId="77777777" w:rsidR="00D7671F" w:rsidRDefault="00D7671F" w:rsidP="005B39DC">
      <w:pPr>
        <w:pStyle w:val="PargrafodaLista"/>
        <w:numPr>
          <w:ilvl w:val="1"/>
          <w:numId w:val="13"/>
        </w:numPr>
      </w:pPr>
      <w:r>
        <w:t>Abrir / Fechar o app</w:t>
      </w:r>
    </w:p>
    <w:p w14:paraId="1C54CCCF" w14:textId="77777777" w:rsidR="00D7671F" w:rsidRDefault="00D7671F" w:rsidP="005B39DC">
      <w:pPr>
        <w:pStyle w:val="PargrafodaLista"/>
        <w:numPr>
          <w:ilvl w:val="1"/>
          <w:numId w:val="13"/>
        </w:numPr>
      </w:pPr>
      <w:r>
        <w:t>Aumentar / Abaixar volume</w:t>
      </w:r>
    </w:p>
    <w:p w14:paraId="7C41CFE0" w14:textId="77777777" w:rsidR="00D7671F" w:rsidRDefault="00D7671F" w:rsidP="005B39DC">
      <w:pPr>
        <w:pStyle w:val="PargrafodaLista"/>
        <w:numPr>
          <w:ilvl w:val="1"/>
          <w:numId w:val="13"/>
        </w:numPr>
      </w:pPr>
      <w:r>
        <w:t>Definir tempo da música</w:t>
      </w:r>
    </w:p>
    <w:p w14:paraId="03D0CACD" w14:textId="77777777" w:rsidR="00D7671F" w:rsidRDefault="00D7671F" w:rsidP="005B39DC">
      <w:pPr>
        <w:pStyle w:val="PargrafodaLista"/>
        <w:numPr>
          <w:ilvl w:val="1"/>
          <w:numId w:val="13"/>
        </w:numPr>
      </w:pPr>
      <w:r>
        <w:t>Escolher música / artista / gênero</w:t>
      </w:r>
    </w:p>
    <w:p w14:paraId="7C00C8DA" w14:textId="77777777" w:rsidR="00D7671F" w:rsidRDefault="00D7671F" w:rsidP="005B39DC">
      <w:pPr>
        <w:pStyle w:val="PargrafodaLista"/>
        <w:numPr>
          <w:ilvl w:val="1"/>
          <w:numId w:val="13"/>
        </w:numPr>
      </w:pPr>
      <w:r>
        <w:t>Pausar / Tocar música</w:t>
      </w:r>
    </w:p>
    <w:p w14:paraId="0D4B793A" w14:textId="18F522BB" w:rsidR="00D7671F" w:rsidRDefault="00D7671F" w:rsidP="005B39DC">
      <w:pPr>
        <w:pStyle w:val="PargrafodaLista"/>
        <w:numPr>
          <w:ilvl w:val="1"/>
          <w:numId w:val="13"/>
        </w:numPr>
      </w:pPr>
      <w:r>
        <w:t xml:space="preserve">Passar / Voltar </w:t>
      </w:r>
      <m:oMath>
        <m:r>
          <w:rPr>
            <w:rFonts w:ascii="Cambria Math" w:hAnsi="Cambria Math"/>
          </w:rPr>
          <m:t>n</m:t>
        </m:r>
      </m:oMath>
      <w:r w:rsidR="00164F6E">
        <w:t xml:space="preserve"> </w:t>
      </w:r>
      <w:r>
        <w:t>músicas</w:t>
      </w:r>
    </w:p>
    <w:p w14:paraId="1B34E6BF" w14:textId="0C34B7EA" w:rsidR="00BD1B43" w:rsidRDefault="00BD1B43" w:rsidP="005B39DC">
      <w:pPr>
        <w:pStyle w:val="PargrafodaLista"/>
        <w:numPr>
          <w:ilvl w:val="1"/>
          <w:numId w:val="13"/>
        </w:numPr>
      </w:pPr>
      <w:r>
        <w:t>Outra</w:t>
      </w:r>
      <w:r w:rsidR="00415500">
        <w:t>, qual?</w:t>
      </w:r>
    </w:p>
    <w:p w14:paraId="702C62F8" w14:textId="2901B103" w:rsidR="00C4086D" w:rsidRDefault="00C4086D" w:rsidP="005B39DC">
      <w:pPr>
        <w:pStyle w:val="Listas1"/>
        <w:numPr>
          <w:ilvl w:val="0"/>
          <w:numId w:val="11"/>
        </w:numPr>
      </w:pPr>
      <w:r>
        <w:t xml:space="preserve">As </w:t>
      </w:r>
      <w:r w:rsidR="00451AE1">
        <w:t>músicas</w:t>
      </w:r>
      <w:r>
        <w:t xml:space="preserve"> que você escuta sozinho, são diferentes das que escuta com os amigos?</w:t>
      </w:r>
    </w:p>
    <w:p w14:paraId="6F619241" w14:textId="50539BBA" w:rsidR="005C22AE" w:rsidRDefault="007E7B4E" w:rsidP="005B39DC">
      <w:pPr>
        <w:pStyle w:val="Listas1"/>
        <w:numPr>
          <w:ilvl w:val="0"/>
          <w:numId w:val="11"/>
        </w:numPr>
      </w:pPr>
      <w:commentRangeStart w:id="69"/>
      <w:r w:rsidRPr="007E7B4E">
        <w:t>Quanto tempo por semana você dedica para escutar música?</w:t>
      </w:r>
      <w:commentRangeEnd w:id="69"/>
      <w:r w:rsidR="00415500">
        <w:rPr>
          <w:rStyle w:val="Refdecomentrio"/>
          <w:b w:val="0"/>
          <w:bCs w:val="0"/>
          <w:snapToGrid/>
          <w:spacing w:val="0"/>
        </w:rPr>
        <w:commentReference w:id="69"/>
      </w:r>
    </w:p>
    <w:p w14:paraId="66EBBFB0" w14:textId="77777777" w:rsidR="0017712E" w:rsidRDefault="0017712E" w:rsidP="005B39DC">
      <w:pPr>
        <w:pStyle w:val="PargrafodaLista"/>
        <w:numPr>
          <w:ilvl w:val="1"/>
          <w:numId w:val="11"/>
        </w:numPr>
      </w:pPr>
      <w:r>
        <w:t>menos que 5 horas</w:t>
      </w:r>
    </w:p>
    <w:p w14:paraId="7D25AD68" w14:textId="77777777" w:rsidR="0017712E" w:rsidRDefault="0017712E" w:rsidP="005B39DC">
      <w:pPr>
        <w:pStyle w:val="PargrafodaLista"/>
        <w:numPr>
          <w:ilvl w:val="1"/>
          <w:numId w:val="11"/>
        </w:numPr>
      </w:pPr>
      <w:r>
        <w:t>de 5 a 10 horas</w:t>
      </w:r>
    </w:p>
    <w:p w14:paraId="297A7342" w14:textId="799471EE" w:rsidR="0017712E" w:rsidRDefault="0017712E" w:rsidP="005B39DC">
      <w:pPr>
        <w:pStyle w:val="PargrafodaLista"/>
        <w:numPr>
          <w:ilvl w:val="1"/>
          <w:numId w:val="11"/>
        </w:numPr>
      </w:pPr>
      <w:r>
        <w:t>de 1</w:t>
      </w:r>
      <w:r w:rsidR="00415500">
        <w:t>1</w:t>
      </w:r>
      <w:r>
        <w:t xml:space="preserve"> a 30 horas</w:t>
      </w:r>
    </w:p>
    <w:p w14:paraId="59A463D9" w14:textId="4EE3A348" w:rsidR="0017712E" w:rsidRDefault="0017712E" w:rsidP="005B39DC">
      <w:pPr>
        <w:pStyle w:val="PargrafodaLista"/>
        <w:numPr>
          <w:ilvl w:val="1"/>
          <w:numId w:val="11"/>
        </w:numPr>
      </w:pPr>
      <w:r>
        <w:t>de 3</w:t>
      </w:r>
      <w:r w:rsidR="00415500">
        <w:t>1</w:t>
      </w:r>
      <w:r>
        <w:t xml:space="preserve"> a 50 horas</w:t>
      </w:r>
    </w:p>
    <w:p w14:paraId="3AAB6CC2" w14:textId="12975081" w:rsidR="0017712E" w:rsidRDefault="0017712E" w:rsidP="005B39DC">
      <w:pPr>
        <w:pStyle w:val="PargrafodaLista"/>
        <w:numPr>
          <w:ilvl w:val="1"/>
          <w:numId w:val="11"/>
        </w:numPr>
      </w:pPr>
      <w:r>
        <w:t>mais que 50 horas</w:t>
      </w:r>
    </w:p>
    <w:p w14:paraId="40EEC4E7" w14:textId="4E915814" w:rsidR="006F4861" w:rsidRDefault="00F26AAE" w:rsidP="005B39DC">
      <w:pPr>
        <w:pStyle w:val="Listas1"/>
        <w:numPr>
          <w:ilvl w:val="0"/>
          <w:numId w:val="11"/>
        </w:numPr>
      </w:pPr>
      <w:r>
        <w:t xml:space="preserve">Quais são </w:t>
      </w:r>
      <w:r w:rsidR="005E04B7">
        <w:t>os</w:t>
      </w:r>
      <w:r>
        <w:t xml:space="preserve"> gêneros musicais</w:t>
      </w:r>
      <w:r w:rsidR="005E04B7">
        <w:t xml:space="preserve"> que </w:t>
      </w:r>
      <w:r w:rsidR="002C2ED8">
        <w:t>gosta de escutar</w:t>
      </w:r>
      <w:r>
        <w:t>?</w:t>
      </w:r>
    </w:p>
    <w:p w14:paraId="158D6539" w14:textId="77777777" w:rsidR="006C06CE" w:rsidRDefault="006C06CE" w:rsidP="005B39DC">
      <w:pPr>
        <w:pStyle w:val="PargrafodaLista"/>
        <w:numPr>
          <w:ilvl w:val="1"/>
          <w:numId w:val="11"/>
        </w:numPr>
      </w:pPr>
      <w:r>
        <w:t>Alternativa</w:t>
      </w:r>
    </w:p>
    <w:p w14:paraId="6C710164" w14:textId="77777777" w:rsidR="006C06CE" w:rsidRDefault="006C06CE" w:rsidP="005B39DC">
      <w:pPr>
        <w:pStyle w:val="PargrafodaLista"/>
        <w:numPr>
          <w:ilvl w:val="1"/>
          <w:numId w:val="11"/>
        </w:numPr>
      </w:pPr>
      <w:r>
        <w:t>Blues</w:t>
      </w:r>
    </w:p>
    <w:p w14:paraId="464F4753" w14:textId="77777777" w:rsidR="006C06CE" w:rsidRDefault="006C06CE" w:rsidP="005B39DC">
      <w:pPr>
        <w:pStyle w:val="PargrafodaLista"/>
        <w:numPr>
          <w:ilvl w:val="1"/>
          <w:numId w:val="11"/>
        </w:numPr>
      </w:pPr>
      <w:r>
        <w:t>Clássica</w:t>
      </w:r>
    </w:p>
    <w:p w14:paraId="6A700781" w14:textId="77777777" w:rsidR="006C06CE" w:rsidRDefault="006C06CE" w:rsidP="005B39DC">
      <w:pPr>
        <w:pStyle w:val="PargrafodaLista"/>
        <w:numPr>
          <w:ilvl w:val="1"/>
          <w:numId w:val="11"/>
        </w:numPr>
      </w:pPr>
      <w:r>
        <w:t>Country</w:t>
      </w:r>
    </w:p>
    <w:p w14:paraId="66DCBD39" w14:textId="77777777" w:rsidR="006C06CE" w:rsidRDefault="006C06CE" w:rsidP="005B39DC">
      <w:pPr>
        <w:pStyle w:val="PargrafodaLista"/>
        <w:numPr>
          <w:ilvl w:val="1"/>
          <w:numId w:val="11"/>
        </w:numPr>
      </w:pPr>
      <w:r>
        <w:t>Dance</w:t>
      </w:r>
    </w:p>
    <w:p w14:paraId="3D5419FC" w14:textId="77777777" w:rsidR="006C06CE" w:rsidRDefault="006C06CE" w:rsidP="005B39DC">
      <w:pPr>
        <w:pStyle w:val="PargrafodaLista"/>
        <w:numPr>
          <w:ilvl w:val="1"/>
          <w:numId w:val="11"/>
        </w:numPr>
      </w:pPr>
      <w:r>
        <w:t>Eletrônica</w:t>
      </w:r>
    </w:p>
    <w:p w14:paraId="5E75B010" w14:textId="77777777" w:rsidR="006C06CE" w:rsidRDefault="006C06CE" w:rsidP="005B39DC">
      <w:pPr>
        <w:pStyle w:val="PargrafodaLista"/>
        <w:numPr>
          <w:ilvl w:val="1"/>
          <w:numId w:val="11"/>
        </w:numPr>
      </w:pPr>
      <w:r>
        <w:t>Folk</w:t>
      </w:r>
    </w:p>
    <w:p w14:paraId="63F035A5" w14:textId="77777777" w:rsidR="006C06CE" w:rsidRDefault="006C06CE" w:rsidP="005B39DC">
      <w:pPr>
        <w:pStyle w:val="PargrafodaLista"/>
        <w:numPr>
          <w:ilvl w:val="1"/>
          <w:numId w:val="11"/>
        </w:numPr>
      </w:pPr>
      <w:r>
        <w:t>Funk</w:t>
      </w:r>
    </w:p>
    <w:p w14:paraId="1146E0FF" w14:textId="77777777" w:rsidR="006C06CE" w:rsidRDefault="006C06CE" w:rsidP="005B39DC">
      <w:pPr>
        <w:pStyle w:val="PargrafodaLista"/>
        <w:numPr>
          <w:ilvl w:val="1"/>
          <w:numId w:val="11"/>
        </w:numPr>
      </w:pPr>
      <w:r>
        <w:t>Hip Hop</w:t>
      </w:r>
    </w:p>
    <w:p w14:paraId="6732593F" w14:textId="77777777" w:rsidR="006C06CE" w:rsidRDefault="006C06CE" w:rsidP="005B39DC">
      <w:pPr>
        <w:pStyle w:val="PargrafodaLista"/>
        <w:numPr>
          <w:ilvl w:val="1"/>
          <w:numId w:val="11"/>
        </w:numPr>
      </w:pPr>
      <w:r>
        <w:t>Latina</w:t>
      </w:r>
    </w:p>
    <w:p w14:paraId="1196B216" w14:textId="77777777" w:rsidR="006C06CE" w:rsidRDefault="006C06CE" w:rsidP="005B39DC">
      <w:pPr>
        <w:pStyle w:val="PargrafodaLista"/>
        <w:numPr>
          <w:ilvl w:val="1"/>
          <w:numId w:val="11"/>
        </w:numPr>
      </w:pPr>
      <w:r>
        <w:t>MPB</w:t>
      </w:r>
    </w:p>
    <w:p w14:paraId="5D3AB48E" w14:textId="77777777" w:rsidR="006C06CE" w:rsidRDefault="006C06CE" w:rsidP="005B39DC">
      <w:pPr>
        <w:pStyle w:val="PargrafodaLista"/>
        <w:numPr>
          <w:ilvl w:val="1"/>
          <w:numId w:val="11"/>
        </w:numPr>
      </w:pPr>
      <w:r>
        <w:t>Jazz</w:t>
      </w:r>
    </w:p>
    <w:p w14:paraId="302D9F20" w14:textId="77777777" w:rsidR="006C06CE" w:rsidRDefault="006C06CE" w:rsidP="005B39DC">
      <w:pPr>
        <w:pStyle w:val="PargrafodaLista"/>
        <w:numPr>
          <w:ilvl w:val="1"/>
          <w:numId w:val="11"/>
        </w:numPr>
      </w:pPr>
      <w:r>
        <w:t>Pop</w:t>
      </w:r>
    </w:p>
    <w:p w14:paraId="613E6BE9" w14:textId="77777777" w:rsidR="006C06CE" w:rsidRDefault="006C06CE" w:rsidP="005B39DC">
      <w:pPr>
        <w:pStyle w:val="PargrafodaLista"/>
        <w:numPr>
          <w:ilvl w:val="1"/>
          <w:numId w:val="11"/>
        </w:numPr>
      </w:pPr>
      <w:r>
        <w:lastRenderedPageBreak/>
        <w:t>Reggae</w:t>
      </w:r>
    </w:p>
    <w:p w14:paraId="32BEA8F4" w14:textId="77777777" w:rsidR="006C06CE" w:rsidRDefault="006C06CE" w:rsidP="005B39DC">
      <w:pPr>
        <w:pStyle w:val="PargrafodaLista"/>
        <w:numPr>
          <w:ilvl w:val="1"/>
          <w:numId w:val="11"/>
        </w:numPr>
      </w:pPr>
      <w:r>
        <w:t>R&amp;B</w:t>
      </w:r>
    </w:p>
    <w:p w14:paraId="57647447" w14:textId="77777777" w:rsidR="006C06CE" w:rsidRDefault="006C06CE" w:rsidP="005B39DC">
      <w:pPr>
        <w:pStyle w:val="PargrafodaLista"/>
        <w:numPr>
          <w:ilvl w:val="1"/>
          <w:numId w:val="11"/>
        </w:numPr>
      </w:pPr>
      <w:r>
        <w:t>Rock</w:t>
      </w:r>
    </w:p>
    <w:p w14:paraId="43CDA740" w14:textId="77777777" w:rsidR="006C06CE" w:rsidRPr="00292515" w:rsidRDefault="006C06CE" w:rsidP="005B39DC">
      <w:pPr>
        <w:pStyle w:val="PargrafodaLista"/>
        <w:numPr>
          <w:ilvl w:val="1"/>
          <w:numId w:val="11"/>
        </w:numPr>
        <w:rPr>
          <w:lang w:val="en-US"/>
        </w:rPr>
      </w:pPr>
      <w:r w:rsidRPr="00292515">
        <w:rPr>
          <w:lang w:val="en-US"/>
        </w:rPr>
        <w:t>Soundtrack</w:t>
      </w:r>
    </w:p>
    <w:p w14:paraId="38ECDE4B" w14:textId="43962BD3" w:rsidR="006C06CE" w:rsidRDefault="006C06CE" w:rsidP="005B39DC">
      <w:pPr>
        <w:pStyle w:val="PargrafodaLista"/>
        <w:numPr>
          <w:ilvl w:val="1"/>
          <w:numId w:val="11"/>
        </w:numPr>
      </w:pPr>
      <w:r>
        <w:t>Vocal</w:t>
      </w:r>
    </w:p>
    <w:p w14:paraId="3896CE35" w14:textId="128D6DB1" w:rsidR="002F1CFC" w:rsidRDefault="002F1CFC" w:rsidP="005B39DC">
      <w:pPr>
        <w:pStyle w:val="Listas1"/>
        <w:numPr>
          <w:ilvl w:val="0"/>
          <w:numId w:val="11"/>
        </w:numPr>
      </w:pPr>
      <w:r>
        <w:t>Gostaria de participar de uma pesquisa que visa melhorar a recomendação musical?</w:t>
      </w:r>
    </w:p>
    <w:p w14:paraId="56B5C9DC" w14:textId="6D3C69A2" w:rsidR="00C14AC4" w:rsidRDefault="00C14AC4" w:rsidP="005B39DC">
      <w:pPr>
        <w:pStyle w:val="Listas1"/>
        <w:numPr>
          <w:ilvl w:val="0"/>
          <w:numId w:val="11"/>
        </w:numPr>
      </w:pPr>
      <w:r w:rsidRPr="00C14AC4">
        <w:t>Sua idade</w:t>
      </w:r>
    </w:p>
    <w:p w14:paraId="6ED20D46" w14:textId="5AA9D458" w:rsidR="00FB4B41" w:rsidRPr="00D902DF" w:rsidRDefault="00FB4B41" w:rsidP="005B39DC">
      <w:pPr>
        <w:pStyle w:val="Listas1"/>
        <w:numPr>
          <w:ilvl w:val="0"/>
          <w:numId w:val="11"/>
        </w:numPr>
      </w:pPr>
      <w:r>
        <w:t>Dicas e sugestões?</w:t>
      </w:r>
    </w:p>
    <w:p w14:paraId="545B819D" w14:textId="29901BAF" w:rsidR="002638C0" w:rsidRDefault="002638C0" w:rsidP="00CA31F6">
      <w:pPr>
        <w:pStyle w:val="Ttulo3"/>
      </w:pPr>
      <w:bookmarkStart w:id="70" w:name="_Toc44538406"/>
      <w:r>
        <w:t>Como o trabalho vai capturar as ações do usuário</w:t>
      </w:r>
      <w:r w:rsidR="00100C1D">
        <w:t xml:space="preserve"> e </w:t>
      </w:r>
      <w:r w:rsidR="004B0788">
        <w:t>enviá-las</w:t>
      </w:r>
      <w:r w:rsidR="00100C1D">
        <w:t xml:space="preserve"> ao sistema</w:t>
      </w:r>
      <w:r>
        <w:t>?</w:t>
      </w:r>
      <w:bookmarkEnd w:id="70"/>
    </w:p>
    <w:p w14:paraId="7AD48DC5" w14:textId="03EB3868" w:rsidR="002638C0" w:rsidRDefault="002638C0" w:rsidP="00CA31F6">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w:t>
      </w:r>
      <w:r w:rsidR="00415500">
        <w:t xml:space="preserve">abaixo </w:t>
      </w:r>
      <w:r w:rsidR="002B2A8B">
        <w:t>o processo para realizar esse registro</w:t>
      </w:r>
      <w:r w:rsidR="00F52F8E">
        <w:t>.</w:t>
      </w:r>
    </w:p>
    <w:p w14:paraId="565CFCA4" w14:textId="77777777" w:rsidR="00F52F8E" w:rsidRDefault="00F52F8E" w:rsidP="00CA31F6">
      <w:r>
        <w:rPr>
          <w:noProof/>
          <w:lang w:eastAsia="pt-BR"/>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CA31F6">
      <w:pPr>
        <w:pStyle w:val="Legenda"/>
      </w:pPr>
      <w:bookmarkStart w:id="71" w:name="_Toc4453833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12</w:t>
      </w:r>
      <w:r w:rsidR="00C7334A">
        <w:rPr>
          <w:noProof/>
        </w:rPr>
        <w:fldChar w:fldCharType="end"/>
      </w:r>
      <w:r>
        <w:t xml:space="preserve"> </w:t>
      </w:r>
      <w:r w:rsidR="00BF7DE7">
        <w:t xml:space="preserve">Fluxo para realizar o registro e análise das ações executadas pelo usuário </w:t>
      </w:r>
      <w:r w:rsidR="00BF7DE7" w:rsidRPr="00353DD1">
        <w:t>(próprio, 2020)</w:t>
      </w:r>
      <w:bookmarkEnd w:id="71"/>
    </w:p>
    <w:p w14:paraId="2C9FBCF1" w14:textId="0DFBE9AF" w:rsidR="009A3C77" w:rsidRPr="009A3C77" w:rsidRDefault="009A3C77" w:rsidP="00CA31F6">
      <w:r>
        <w:tab/>
      </w:r>
      <w:commentRangeStart w:id="72"/>
      <w:commentRangeStart w:id="73"/>
      <w:r>
        <w:t xml:space="preserve">As ações utilizadas serão as apresentadas na seção </w:t>
      </w:r>
      <w:r>
        <w:fldChar w:fldCharType="begin"/>
      </w:r>
      <w:r>
        <w:instrText xml:space="preserve"> REF _Ref42462937 \r \h </w:instrText>
      </w:r>
      <w:r>
        <w:fldChar w:fldCharType="separate"/>
      </w:r>
      <w:r>
        <w:t>3.1.4</w:t>
      </w:r>
      <w:r>
        <w:fldChar w:fldCharType="end"/>
      </w:r>
      <w:commentRangeEnd w:id="72"/>
      <w:r w:rsidR="00415500">
        <w:rPr>
          <w:rStyle w:val="Refdecomentrio"/>
        </w:rPr>
        <w:commentReference w:id="72"/>
      </w:r>
      <w:commentRangeEnd w:id="73"/>
      <w:r w:rsidR="004237FA">
        <w:rPr>
          <w:rStyle w:val="Refdecomentrio"/>
        </w:rPr>
        <w:commentReference w:id="73"/>
      </w:r>
      <w:r>
        <w:t xml:space="preserve">, as quais serão capturadas através de eventos dos componentes da aplicação, e enviadas ao sistema, realizando </w:t>
      </w:r>
      <w:r w:rsidR="008575BA">
        <w:t xml:space="preserve">sua </w:t>
      </w:r>
      <w:r>
        <w:t>avaliação.</w:t>
      </w:r>
    </w:p>
    <w:p w14:paraId="55884D15" w14:textId="465AF633" w:rsidR="002638C0" w:rsidRDefault="002638C0" w:rsidP="00CA31F6">
      <w:pPr>
        <w:pStyle w:val="Ttulo3"/>
      </w:pPr>
      <w:bookmarkStart w:id="74" w:name="_Toc44538407"/>
      <w:r>
        <w:t xml:space="preserve">Como o trabalho vai validar se </w:t>
      </w:r>
      <w:r w:rsidR="006D3A8F">
        <w:t>as ações do usuário condizem</w:t>
      </w:r>
      <w:r>
        <w:t xml:space="preserve"> com o contexto?</w:t>
      </w:r>
      <w:bookmarkEnd w:id="74"/>
    </w:p>
    <w:p w14:paraId="0734C83E" w14:textId="640DF0F0" w:rsidR="002638C0" w:rsidRDefault="00B40C85" w:rsidP="00CA31F6">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w:t>
      </w:r>
      <w:r>
        <w:lastRenderedPageBreak/>
        <w:t>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w:t>
      </w:r>
      <w:r w:rsidR="00637DCC">
        <w:t>.</w:t>
      </w:r>
      <w:r w:rsidR="003C410D">
        <w:t xml:space="preserve"> </w:t>
      </w:r>
      <w:r w:rsidR="00637DCC">
        <w:t xml:space="preserve">A </w:t>
      </w:r>
      <w:r w:rsidR="00637DCC">
        <w:fldChar w:fldCharType="begin"/>
      </w:r>
      <w:r w:rsidR="00637DCC">
        <w:instrText xml:space="preserve"> REF _Ref42460243 \h </w:instrText>
      </w:r>
      <w:r w:rsidR="00637DCC">
        <w:fldChar w:fldCharType="separate"/>
      </w:r>
      <w:r w:rsidR="00637DCC">
        <w:t xml:space="preserve">Figura </w:t>
      </w:r>
      <w:r w:rsidR="00637DCC">
        <w:rPr>
          <w:noProof/>
        </w:rPr>
        <w:t>13</w:t>
      </w:r>
      <w:r w:rsidR="00637DCC">
        <w:fldChar w:fldCharType="end"/>
      </w:r>
      <w:r w:rsidR="00637DCC">
        <w:t xml:space="preserve"> </w:t>
      </w:r>
      <w:r w:rsidR="00637DCC">
        <w:t xml:space="preserve">abaixo </w:t>
      </w:r>
      <w:r w:rsidR="00637DCC">
        <w:t>apresenta o processo do sistema desde o momento que irá receber as ações e o contexto atual do usuário, até sua última etapa que é retornar ao app com a informação se as ações do usuário estão indicando para o sistema que sua interpretação do contexto está correta ou não.</w:t>
      </w:r>
    </w:p>
    <w:p w14:paraId="2A3399FD" w14:textId="77777777" w:rsidR="00B24DA9" w:rsidRDefault="00BE4034" w:rsidP="00CA31F6">
      <w:commentRangeStart w:id="75"/>
      <w:commentRangeStart w:id="76"/>
      <w:r>
        <w:rPr>
          <w:noProof/>
          <w:lang w:eastAsia="pt-BR"/>
        </w:rPr>
        <w:drawing>
          <wp:inline distT="0" distB="0" distL="0" distR="0" wp14:anchorId="44B28233" wp14:editId="4987A06C">
            <wp:extent cx="5760720" cy="1471295"/>
            <wp:effectExtent l="0" t="0" r="5715"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commentRangeEnd w:id="75"/>
      <w:r w:rsidR="00637DCC">
        <w:rPr>
          <w:rStyle w:val="Refdecomentrio"/>
        </w:rPr>
        <w:commentReference w:id="75"/>
      </w:r>
      <w:commentRangeEnd w:id="76"/>
      <w:r w:rsidR="00FC096C">
        <w:rPr>
          <w:rStyle w:val="Refdecomentrio"/>
        </w:rPr>
        <w:commentReference w:id="76"/>
      </w:r>
    </w:p>
    <w:p w14:paraId="23D3FFFD" w14:textId="02E0144E" w:rsidR="004430B1" w:rsidRDefault="00B24DA9" w:rsidP="00CA31F6">
      <w:pPr>
        <w:pStyle w:val="Legenda"/>
      </w:pPr>
      <w:bookmarkStart w:id="77" w:name="_Ref42460243"/>
      <w:bookmarkStart w:id="78" w:name="_Toc44538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13</w:t>
      </w:r>
      <w:r w:rsidR="00C7334A">
        <w:rPr>
          <w:noProof/>
        </w:rPr>
        <w:fldChar w:fldCharType="end"/>
      </w:r>
      <w:bookmarkEnd w:id="77"/>
      <w:r>
        <w:t xml:space="preserve"> Fluxo feito para avaliar se as a</w:t>
      </w:r>
      <w:r w:rsidRPr="00E95F00">
        <w:t>ções condizem com o contexto</w:t>
      </w:r>
      <w:r w:rsidR="000E0E6F">
        <w:t xml:space="preserve"> </w:t>
      </w:r>
      <w:r w:rsidR="000E0E6F" w:rsidRPr="00353DD1">
        <w:t>(próprio, 2020)</w:t>
      </w:r>
      <w:bookmarkEnd w:id="78"/>
    </w:p>
    <w:p w14:paraId="1BA9458F" w14:textId="68665C2B" w:rsidR="00773A04" w:rsidRPr="00773A04" w:rsidRDefault="00773A04" w:rsidP="00CA31F6">
      <w:r>
        <w:tab/>
      </w:r>
    </w:p>
    <w:p w14:paraId="690211CB" w14:textId="727BEE15" w:rsidR="002638C0" w:rsidRDefault="00542BF8" w:rsidP="00CA31F6">
      <w:pPr>
        <w:pStyle w:val="Ttulo3"/>
      </w:pPr>
      <w:bookmarkStart w:id="79" w:name="_Toc44538408"/>
      <w:r>
        <w:t>C</w:t>
      </w:r>
      <w:r w:rsidR="002638C0">
        <w:t>omo o trabalho vai relacionar as músicas que o usuário gosta aos contextos?</w:t>
      </w:r>
      <w:bookmarkEnd w:id="79"/>
    </w:p>
    <w:p w14:paraId="3E21BD21" w14:textId="3247A735" w:rsidR="00542BF8" w:rsidRDefault="00542BF8" w:rsidP="00CA31F6">
      <w:r>
        <w:tab/>
      </w:r>
      <w:r w:rsidR="00637DCC">
        <w:t>Ainda existem estudos a serem aprofundados para responder a esta pergunta, pois</w:t>
      </w:r>
      <w:r w:rsidR="00A3062D">
        <w:t xml:space="preserve"> trata de uma relação estrutural </w:t>
      </w:r>
      <w:r w:rsidR="00637DCC">
        <w:t>do banco e algoritmo</w:t>
      </w:r>
      <w:r w:rsidR="00A3062D">
        <w:t xml:space="preserve">, </w:t>
      </w:r>
      <w:r w:rsidR="00637DCC">
        <w:t xml:space="preserve">com isso </w:t>
      </w:r>
      <w:proofErr w:type="gramStart"/>
      <w:r w:rsidR="00637DCC">
        <w:t>a mesma</w:t>
      </w:r>
      <w:proofErr w:type="gramEnd"/>
      <w:r w:rsidR="00637DCC">
        <w:t xml:space="preserve"> </w:t>
      </w:r>
      <w:r w:rsidR="009B7C61">
        <w:t>será</w:t>
      </w:r>
      <w:r w:rsidR="00A3062D">
        <w:t xml:space="preserve"> respondida </w:t>
      </w:r>
      <w:r w:rsidR="00FC096C">
        <w:t xml:space="preserve">durante </w:t>
      </w:r>
      <w:r w:rsidR="004D1ED0">
        <w:t>à</w:t>
      </w:r>
      <w:r w:rsidR="00FC096C">
        <w:t xml:space="preserve"> próxima</w:t>
      </w:r>
      <w:r w:rsidR="00637DCC">
        <w:t xml:space="preserve"> fase de </w:t>
      </w:r>
      <w:r w:rsidR="00A3062D">
        <w:t>desenvolvimento des</w:t>
      </w:r>
      <w:r w:rsidR="00637DCC">
        <w:t>t</w:t>
      </w:r>
      <w:r w:rsidR="00A3062D">
        <w:t>e trabalho</w:t>
      </w:r>
      <w:r w:rsidR="00637DCC">
        <w:t>.</w:t>
      </w:r>
    </w:p>
    <w:p w14:paraId="0F71798F" w14:textId="5BE68C8B" w:rsidR="002638C0" w:rsidRDefault="00542BF8" w:rsidP="00CA31F6">
      <w:pPr>
        <w:pStyle w:val="Ttulo3"/>
      </w:pPr>
      <w:bookmarkStart w:id="80" w:name="_Toc44538409"/>
      <w:r>
        <w:t>C</w:t>
      </w:r>
      <w:r w:rsidR="002638C0">
        <w:t>omo o trabalho vai classificar o contexto para apresentar para usuário?</w:t>
      </w:r>
      <w:bookmarkEnd w:id="80"/>
    </w:p>
    <w:p w14:paraId="0DF44838" w14:textId="3A94297C" w:rsidR="00A212EF" w:rsidRPr="00FE2EA8" w:rsidRDefault="00A212EF" w:rsidP="00CA31F6">
      <w:pPr>
        <w:rPr>
          <w:b/>
          <w:bCs/>
        </w:rPr>
      </w:pPr>
      <w:r>
        <w:tab/>
      </w:r>
      <w:r w:rsidR="001550B2">
        <w:t xml:space="preserve">O contexto obtido através da aplicação, será enviado para o sistema, gerando seu registro do que o usuário está vivendo no momento. </w:t>
      </w:r>
      <w:r w:rsidR="00756DF5">
        <w:t xml:space="preserve">Quando </w:t>
      </w:r>
      <w:r w:rsidR="00637DCC">
        <w:t xml:space="preserve">o algoritmo </w:t>
      </w:r>
      <w:r w:rsidR="00756DF5">
        <w:t xml:space="preserve">entender, que as ações do usuário não condizem com o contexto atual, </w:t>
      </w:r>
      <w:r w:rsidR="00637DCC">
        <w:t>será apresentada</w:t>
      </w:r>
      <w:r w:rsidR="00681012">
        <w:t xml:space="preserve"> uma tela </w:t>
      </w:r>
      <w:r w:rsidR="00637DCC">
        <w:t xml:space="preserve">na aplicação </w:t>
      </w:r>
      <w:r w:rsidR="00681012">
        <w:lastRenderedPageBreak/>
        <w:t xml:space="preserve">perguntando se há divergências no contexto da vida real e do entendido pelo </w:t>
      </w:r>
      <w:r w:rsidR="00637DCC">
        <w:t>algoritmo</w:t>
      </w:r>
      <w:r w:rsidR="00681012">
        <w:t>.</w:t>
      </w:r>
      <w:r w:rsidR="007318DB">
        <w:t xml:space="preserve"> Essa tela </w:t>
      </w:r>
      <w:r w:rsidR="00984734">
        <w:t>irá</w:t>
      </w:r>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7C720D">
      <w:pPr>
        <w:pStyle w:val="PargrafodaLista"/>
        <w:numPr>
          <w:ilvl w:val="0"/>
          <w:numId w:val="10"/>
        </w:numPr>
      </w:pPr>
      <w:r>
        <w:t>Clima</w:t>
      </w:r>
    </w:p>
    <w:p w14:paraId="73ADB815" w14:textId="1BBA1654" w:rsidR="00AA6A73" w:rsidRDefault="00AA6A73" w:rsidP="007C720D">
      <w:pPr>
        <w:pStyle w:val="PargrafodaLista"/>
        <w:numPr>
          <w:ilvl w:val="0"/>
          <w:numId w:val="10"/>
        </w:numPr>
      </w:pPr>
      <w:r>
        <w:t>Atividade</w:t>
      </w:r>
    </w:p>
    <w:p w14:paraId="4CF750AF" w14:textId="0411026C" w:rsidR="00AA6A73" w:rsidRDefault="00AA6A73" w:rsidP="007C720D">
      <w:pPr>
        <w:pStyle w:val="PargrafodaLista"/>
        <w:numPr>
          <w:ilvl w:val="0"/>
          <w:numId w:val="10"/>
        </w:numPr>
      </w:pPr>
      <w:r>
        <w:t>Localização</w:t>
      </w:r>
    </w:p>
    <w:p w14:paraId="1B9691A0" w14:textId="048A58E7" w:rsidR="00AA6A73" w:rsidRDefault="00AA6A73" w:rsidP="007C720D">
      <w:pPr>
        <w:pStyle w:val="PargrafodaLista"/>
        <w:numPr>
          <w:ilvl w:val="0"/>
          <w:numId w:val="10"/>
        </w:numPr>
      </w:pPr>
      <w:r>
        <w:t>Grupo / Individual</w:t>
      </w:r>
    </w:p>
    <w:p w14:paraId="4A81371C" w14:textId="4BC71D92" w:rsidR="00AA6A73" w:rsidRDefault="00AA6A73" w:rsidP="007C720D">
      <w:pPr>
        <w:pStyle w:val="PargrafodaLista"/>
        <w:numPr>
          <w:ilvl w:val="0"/>
          <w:numId w:val="10"/>
        </w:numPr>
      </w:pPr>
      <w:r>
        <w:t>Humor</w:t>
      </w:r>
    </w:p>
    <w:p w14:paraId="30C64C32" w14:textId="7F897796" w:rsidR="00AA6A73" w:rsidRDefault="00AA6A73" w:rsidP="007C720D">
      <w:pPr>
        <w:pStyle w:val="PargrafodaLista"/>
        <w:numPr>
          <w:ilvl w:val="0"/>
          <w:numId w:val="10"/>
        </w:numPr>
      </w:pPr>
      <w:r>
        <w:t>Histórico de ações</w:t>
      </w:r>
    </w:p>
    <w:p w14:paraId="57BDBFCF" w14:textId="14CA2791" w:rsidR="00681012" w:rsidRDefault="003E6969" w:rsidP="007C720D">
      <w:pPr>
        <w:pStyle w:val="PargrafodaLista"/>
        <w:numPr>
          <w:ilvl w:val="0"/>
          <w:numId w:val="10"/>
        </w:numPr>
      </w:pPr>
      <w:r>
        <w:t>Músicas</w:t>
      </w:r>
      <w:r w:rsidR="00C87721">
        <w:t xml:space="preserve"> relacionadas ao contexto</w:t>
      </w:r>
    </w:p>
    <w:p w14:paraId="2A5C9435" w14:textId="77777777" w:rsidR="00C87721" w:rsidRDefault="00C87721" w:rsidP="00CA31F6"/>
    <w:p w14:paraId="0FAE5D1B" w14:textId="1ABCA565" w:rsidR="00C87721" w:rsidRDefault="00C87721" w:rsidP="00CA31F6">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0C428B6E" w:rsidR="002638C0" w:rsidRDefault="00542BF8" w:rsidP="00CA31F6">
      <w:pPr>
        <w:pStyle w:val="Ttulo3"/>
      </w:pPr>
      <w:bookmarkStart w:id="81" w:name="_Toc44538410"/>
      <w:r>
        <w:t>C</w:t>
      </w:r>
      <w:r w:rsidR="002638C0">
        <w:t xml:space="preserve">omo o trabalho vai recomendar novas </w:t>
      </w:r>
      <w:r>
        <w:t>músicas</w:t>
      </w:r>
      <w:r w:rsidR="002638C0">
        <w:t xml:space="preserve"> a partir da relação de contexto x </w:t>
      </w:r>
      <w:r>
        <w:t>música</w:t>
      </w:r>
      <w:r w:rsidR="002638C0">
        <w:t>?</w:t>
      </w:r>
      <w:bookmarkEnd w:id="81"/>
    </w:p>
    <w:p w14:paraId="07E95BC5" w14:textId="05D64F50" w:rsidR="001D2070" w:rsidRDefault="001D2070" w:rsidP="00CA31F6">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w:t>
      </w:r>
      <w:r w:rsidR="0083236B" w:rsidRPr="007C720D">
        <w:rPr>
          <w:i/>
        </w:rPr>
        <w:t>SVM</w:t>
      </w:r>
      <w:r w:rsidR="0083236B" w:rsidRPr="007C720D">
        <w:t xml:space="preserve">, </w:t>
      </w:r>
      <w:r w:rsidR="0083236B" w:rsidRPr="007C720D">
        <w:rPr>
          <w:i/>
        </w:rPr>
        <w:t>RBF</w:t>
      </w:r>
      <w:r w:rsidR="0083236B" w:rsidRPr="007C720D">
        <w:t xml:space="preserve">, </w:t>
      </w:r>
      <w:proofErr w:type="spellStart"/>
      <w:r w:rsidR="0083236B" w:rsidRPr="007C720D">
        <w:rPr>
          <w:i/>
        </w:rPr>
        <w:t>Random</w:t>
      </w:r>
      <w:proofErr w:type="spellEnd"/>
      <w:r w:rsidR="0083236B" w:rsidRPr="007C720D">
        <w:rPr>
          <w:i/>
        </w:rPr>
        <w:t xml:space="preserve"> </w:t>
      </w:r>
      <w:proofErr w:type="gramStart"/>
      <w:r w:rsidR="0083236B" w:rsidRPr="007C720D">
        <w:rPr>
          <w:i/>
        </w:rPr>
        <w:t>Forest</w:t>
      </w:r>
      <w:r w:rsidR="0083236B" w:rsidRPr="007C720D">
        <w:t xml:space="preserve">, </w:t>
      </w:r>
      <w:r w:rsidR="00637DCC" w:rsidRPr="007C720D">
        <w:t>etc.</w:t>
      </w:r>
      <w:proofErr w:type="gramEnd"/>
      <w:r w:rsidR="0083236B" w:rsidRPr="0083236B">
        <w:t>)</w:t>
      </w:r>
      <w:r w:rsidR="00B819D5">
        <w:t>, e somente então, será realizad</w:t>
      </w:r>
      <w:r w:rsidR="00637DCC">
        <w:t>a</w:t>
      </w:r>
      <w:r w:rsidR="00B819D5">
        <w:t xml:space="preserve"> a recomendação musical, através dos algoritmos de </w:t>
      </w:r>
      <w:r w:rsidR="00637DCC" w:rsidRPr="007C720D">
        <w:rPr>
          <w:i/>
        </w:rPr>
        <w:t>M</w:t>
      </w:r>
      <w:r w:rsidR="00B819D5" w:rsidRPr="007C720D">
        <w:rPr>
          <w:i/>
        </w:rPr>
        <w:t>atrix</w:t>
      </w:r>
      <w:r w:rsidR="00B819D5" w:rsidRPr="007C720D">
        <w:t xml:space="preserve"> e </w:t>
      </w:r>
      <w:r w:rsidR="00637DCC" w:rsidRPr="007C720D">
        <w:rPr>
          <w:i/>
        </w:rPr>
        <w:t>T</w:t>
      </w:r>
      <w:r w:rsidR="00B819D5" w:rsidRPr="007C720D">
        <w:rPr>
          <w:i/>
        </w:rPr>
        <w:t xml:space="preserve">ensor </w:t>
      </w:r>
      <w:proofErr w:type="spellStart"/>
      <w:r w:rsidR="00637DCC" w:rsidRPr="007C720D">
        <w:rPr>
          <w:i/>
        </w:rPr>
        <w:t>F</w:t>
      </w:r>
      <w:r w:rsidR="00B819D5" w:rsidRPr="007C720D">
        <w:rPr>
          <w:i/>
        </w:rPr>
        <w:t>actorization</w:t>
      </w:r>
      <w:proofErr w:type="spellEnd"/>
      <w:r w:rsidR="00637DCC" w:rsidRPr="007C720D">
        <w:rPr>
          <w:i/>
        </w:rPr>
        <w:t xml:space="preserve">. </w:t>
      </w:r>
      <w:r w:rsidR="00637DCC" w:rsidRPr="007C720D">
        <w:t xml:space="preserve">A </w:t>
      </w:r>
      <w:r w:rsidR="00B170DC" w:rsidRPr="00637DCC">
        <w:fldChar w:fldCharType="begin"/>
      </w:r>
      <w:r w:rsidR="00B170DC" w:rsidRPr="00637DCC">
        <w:instrText xml:space="preserve"> REF _Ref42465942 \h </w:instrText>
      </w:r>
      <w:r w:rsidR="00637DCC">
        <w:instrText xml:space="preserve"> \* MERGEFORMAT </w:instrText>
      </w:r>
      <w:r w:rsidR="00B170DC" w:rsidRPr="00637DCC">
        <w:fldChar w:fldCharType="separate"/>
      </w:r>
      <w:r w:rsidR="00B170DC" w:rsidRPr="00637DCC">
        <w:t xml:space="preserve">Figura </w:t>
      </w:r>
      <w:r w:rsidR="00B170DC" w:rsidRPr="00637DCC">
        <w:rPr>
          <w:noProof/>
        </w:rPr>
        <w:t>14</w:t>
      </w:r>
      <w:r w:rsidR="00B170DC" w:rsidRPr="00637DCC">
        <w:fldChar w:fldCharType="end"/>
      </w:r>
      <w:r w:rsidR="00637DCC">
        <w:t xml:space="preserve"> abaixo apresenta as etapas </w:t>
      </w:r>
      <w:r w:rsidR="00F97970">
        <w:t>utilizadas n</w:t>
      </w:r>
      <w:r w:rsidR="00637DCC">
        <w:t xml:space="preserve">o processo para realizar a recomendação </w:t>
      </w:r>
      <w:r w:rsidR="00F97970">
        <w:t>musical.</w:t>
      </w:r>
    </w:p>
    <w:p w14:paraId="34BE6B08" w14:textId="77777777" w:rsidR="005C2958" w:rsidRDefault="006A09D0" w:rsidP="00CA31F6">
      <w:commentRangeStart w:id="82"/>
      <w:r>
        <w:rPr>
          <w:noProof/>
          <w:lang w:eastAsia="pt-BR"/>
        </w:rPr>
        <w:drawing>
          <wp:inline distT="0" distB="0" distL="0" distR="0" wp14:anchorId="39192125" wp14:editId="6310792F">
            <wp:extent cx="5486400" cy="2016760"/>
            <wp:effectExtent l="0" t="0" r="190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commentRangeEnd w:id="82"/>
      <w:r w:rsidR="00637DCC">
        <w:rPr>
          <w:rStyle w:val="Refdecomentrio"/>
        </w:rPr>
        <w:commentReference w:id="82"/>
      </w:r>
    </w:p>
    <w:p w14:paraId="1C038957" w14:textId="71F7E5CA" w:rsidR="006A09D0" w:rsidRDefault="005C2958" w:rsidP="00CA31F6">
      <w:pPr>
        <w:pStyle w:val="Legenda"/>
      </w:pPr>
      <w:bookmarkStart w:id="83" w:name="_Ref42465942"/>
      <w:bookmarkStart w:id="84" w:name="_Ref42465918"/>
      <w:bookmarkStart w:id="85" w:name="_Toc44538337"/>
      <w:r>
        <w:t xml:space="preserve">Figura </w:t>
      </w:r>
      <w:r w:rsidR="00C7334A">
        <w:rPr>
          <w:noProof/>
        </w:rPr>
        <w:fldChar w:fldCharType="begin"/>
      </w:r>
      <w:r w:rsidR="00C7334A">
        <w:rPr>
          <w:noProof/>
        </w:rPr>
        <w:instrText xml:space="preserve"> SEQ Figura \* ARABIC </w:instrText>
      </w:r>
      <w:r w:rsidR="00C7334A">
        <w:rPr>
          <w:noProof/>
        </w:rPr>
        <w:fldChar w:fldCharType="separate"/>
      </w:r>
      <w:r>
        <w:rPr>
          <w:noProof/>
        </w:rPr>
        <w:t>14</w:t>
      </w:r>
      <w:r w:rsidR="00C7334A">
        <w:rPr>
          <w:noProof/>
        </w:rPr>
        <w:fldChar w:fldCharType="end"/>
      </w:r>
      <w:bookmarkEnd w:id="83"/>
      <w:r>
        <w:t xml:space="preserve"> Etapas do processo para realizar a recomendação musical</w:t>
      </w:r>
      <w:bookmarkEnd w:id="84"/>
      <w:bookmarkEnd w:id="85"/>
    </w:p>
    <w:p w14:paraId="098F5958" w14:textId="11C5B911" w:rsidR="00746ACF" w:rsidRDefault="00746ACF" w:rsidP="00CA31F6">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lastRenderedPageBreak/>
        <w:t>atual da aplicação</w:t>
      </w:r>
      <w:r w:rsidR="00BD3406">
        <w:t xml:space="preserve">, buscando aperfeiçoar, a </w:t>
      </w:r>
      <w:r w:rsidR="00F97970">
        <w:t>experiência</w:t>
      </w:r>
      <w:r w:rsidR="00BD3406">
        <w:t xml:space="preserve">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A31F6">
      <w:pPr>
        <w:pStyle w:val="Ttulo3"/>
      </w:pPr>
      <w:bookmarkStart w:id="86" w:name="_Toc44538411"/>
      <w:r w:rsidRPr="00C93218">
        <w:t xml:space="preserve">Como o trabalho vai </w:t>
      </w:r>
      <w:r>
        <w:t>avaliar as recomendações feitas</w:t>
      </w:r>
      <w:r w:rsidRPr="00C93218">
        <w:t>?</w:t>
      </w:r>
      <w:bookmarkEnd w:id="86"/>
    </w:p>
    <w:p w14:paraId="2D3D24BC" w14:textId="695977CC" w:rsidR="004455FF" w:rsidRDefault="004455FF" w:rsidP="00CA31F6">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w:t>
      </w:r>
      <w:r w:rsidR="00B072FC" w:rsidRPr="00D27E4D">
        <w:rPr>
          <w:i/>
        </w:rPr>
        <w:t>AUC</w:t>
      </w:r>
      <w:r w:rsidR="00B072FC">
        <w:t xml:space="preserve">, </w:t>
      </w:r>
      <w:r w:rsidR="00B072FC" w:rsidRPr="00DF364E">
        <w:rPr>
          <w:i/>
        </w:rPr>
        <w:t xml:space="preserve">Root </w:t>
      </w:r>
      <w:proofErr w:type="spellStart"/>
      <w:r w:rsidR="00B072FC" w:rsidRPr="00DF364E">
        <w:rPr>
          <w:i/>
        </w:rPr>
        <w:t>Mean</w:t>
      </w:r>
      <w:proofErr w:type="spellEnd"/>
      <w:r w:rsidR="00B072FC" w:rsidRPr="00DF364E">
        <w:rPr>
          <w:i/>
        </w:rPr>
        <w:t xml:space="preserve"> </w:t>
      </w:r>
      <w:proofErr w:type="spellStart"/>
      <w:r w:rsidR="00B072FC" w:rsidRPr="00DF364E">
        <w:rPr>
          <w:i/>
        </w:rPr>
        <w:t>Squared</w:t>
      </w:r>
      <w:proofErr w:type="spellEnd"/>
      <w:r w:rsidR="00B072FC" w:rsidRPr="00DF364E">
        <w:rPr>
          <w:i/>
        </w:rPr>
        <w:t xml:space="preserve"> </w:t>
      </w:r>
      <w:proofErr w:type="spellStart"/>
      <w:r w:rsidR="00B072FC" w:rsidRPr="00DF364E">
        <w:rPr>
          <w:i/>
        </w:rPr>
        <w:t>Error</w:t>
      </w:r>
      <w:proofErr w:type="spellEnd"/>
      <w:r w:rsidR="00B072FC">
        <w:rPr>
          <w:i/>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t xml:space="preserve">, </w:t>
      </w:r>
      <w:r w:rsidR="00F97970">
        <w:t>etc.</w:t>
      </w:r>
      <w:r w:rsidR="00B072FC" w:rsidRPr="007020CB">
        <w:t>)</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CA31F6">
      <w:pPr>
        <w:pStyle w:val="Ttulo2"/>
      </w:pPr>
      <w:bookmarkStart w:id="87" w:name="_Toc44538412"/>
      <w:r>
        <w:t>roteiro</w:t>
      </w:r>
      <w:bookmarkEnd w:id="87"/>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88"/>
      <w:r w:rsidR="00F97970">
        <w:t xml:space="preserve"> </w:t>
      </w:r>
      <w:commentRangeEnd w:id="88"/>
      <w:r w:rsidR="00F97970">
        <w:rPr>
          <w:rStyle w:val="Refdecomentrio"/>
        </w:rPr>
        <w:commentReference w:id="88"/>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89" w:name="_Toc44538413"/>
      <w:r w:rsidRPr="006C1E7D">
        <w:lastRenderedPageBreak/>
        <w:t>CONCLUSÃO</w:t>
      </w:r>
      <w:bookmarkEnd w:id="89"/>
    </w:p>
    <w:p w14:paraId="45DBB776" w14:textId="28F36A2A" w:rsidR="008F2AE9" w:rsidRDefault="00DF3A09" w:rsidP="00CA31F6">
      <w:r>
        <w:tab/>
      </w:r>
      <w:commentRangeStart w:id="90"/>
      <w:commentRangeStart w:id="91"/>
      <w:r w:rsidR="00712162">
        <w:t>Nesse trabalho foi realizado uma revisão em cima dos trabalhos</w:t>
      </w:r>
      <w:r w:rsidR="00D54D83">
        <w:t xml:space="preserve"> da </w:t>
      </w:r>
      <w:r w:rsidR="00D54D83" w:rsidRPr="009518DB">
        <w:rPr>
          <w:i/>
          <w:rPrChange w:id="92" w:author="Tatiane Schwanck Schardosim" w:date="2020-07-01T21:29:00Z">
            <w:rPr/>
          </w:rPrChange>
        </w:rPr>
        <w:t>ACM</w:t>
      </w:r>
      <w:r w:rsidR="00D54D83">
        <w:t xml:space="preserve">, </w:t>
      </w:r>
      <w:r w:rsidR="00712162">
        <w:t xml:space="preserve">de </w:t>
      </w:r>
      <w:r w:rsidR="00712162" w:rsidRPr="009518DB">
        <w:rPr>
          <w:i/>
          <w:rPrChange w:id="93" w:author="Tatiane Schwanck Schardosim" w:date="2020-07-01T21:29:00Z">
            <w:rPr/>
          </w:rPrChange>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9518DB">
        <w:rPr>
          <w:i/>
          <w:rPrChange w:id="94" w:author="Tatiane Schwanck Schardosim" w:date="2020-07-01T21:29:00Z">
            <w:rPr/>
          </w:rPrChange>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del w:id="95" w:author="Tatiane Schwanck Schardosim" w:date="2020-07-01T21:29:00Z">
        <w:r w:rsidR="005E1B5B" w:rsidDel="009518DB">
          <w:delText xml:space="preserve">no </w:delText>
        </w:r>
      </w:del>
      <w:ins w:id="96" w:author="Tatiane Schwanck Schardosim" w:date="2020-07-01T21:29:00Z">
        <w:r w:rsidR="009518DB">
          <w:t xml:space="preserve">por </w:t>
        </w:r>
      </w:ins>
      <w:r w:rsidR="005E1B5B">
        <w:t xml:space="preserve">fim, será realizado uma comparação do resultado, com os obtidos no </w:t>
      </w:r>
      <w:r w:rsidR="005E1B5B" w:rsidRPr="009518DB">
        <w:rPr>
          <w:i/>
          <w:rPrChange w:id="97" w:author="Tatiane Schwanck Schardosim" w:date="2020-07-01T21:29:00Z">
            <w:rPr/>
          </w:rPrChange>
        </w:rPr>
        <w:t>Spotify</w:t>
      </w:r>
      <w:r w:rsidR="005E1B5B">
        <w:t>.</w:t>
      </w:r>
      <w:commentRangeEnd w:id="90"/>
      <w:r w:rsidR="009518DB">
        <w:rPr>
          <w:rStyle w:val="Refdecomentrio"/>
        </w:rPr>
        <w:commentReference w:id="90"/>
      </w:r>
      <w:commentRangeEnd w:id="91"/>
      <w:r w:rsidR="00462A36">
        <w:rPr>
          <w:rStyle w:val="Refdecomentrio"/>
        </w:rPr>
        <w:commentReference w:id="91"/>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98" w:name="_Toc44538414"/>
      <w:commentRangeStart w:id="99"/>
      <w:commentRangeStart w:id="100"/>
      <w:r w:rsidRPr="00310EA6">
        <w:lastRenderedPageBreak/>
        <w:t>Referências Bibliográficas</w:t>
      </w:r>
      <w:commentRangeEnd w:id="99"/>
      <w:r w:rsidR="009518DB">
        <w:rPr>
          <w:rStyle w:val="Refdecomentrio"/>
          <w:b w:val="0"/>
          <w:caps w:val="0"/>
          <w:snapToGrid/>
          <w:spacing w:val="0"/>
          <w:kern w:val="0"/>
        </w:rPr>
        <w:commentReference w:id="99"/>
      </w:r>
      <w:bookmarkEnd w:id="98"/>
      <w:commentRangeEnd w:id="100"/>
      <w:r w:rsidR="005A74E7">
        <w:rPr>
          <w:rStyle w:val="Refdecomentrio"/>
          <w:b w:val="0"/>
          <w:caps w:val="0"/>
          <w:snapToGrid/>
          <w:spacing w:val="0"/>
          <w:kern w:val="0"/>
        </w:rPr>
        <w:commentReference w:id="100"/>
      </w:r>
    </w:p>
    <w:p w14:paraId="5D0DF2E6" w14:textId="11CC733D" w:rsidR="00A169AE" w:rsidRPr="002638C0" w:rsidRDefault="00C648F5" w:rsidP="00CA31F6">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CA31F6">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CA31F6">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CA31F6">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CA31F6">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CA31F6">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CA31F6">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CA31F6">
      <w:pPr>
        <w:rPr>
          <w:noProof/>
          <w:lang w:val="en-US"/>
        </w:rPr>
      </w:pPr>
      <w:r w:rsidRPr="002638C0">
        <w:rPr>
          <w:noProof/>
          <w:lang w:val="en-US"/>
        </w:rPr>
        <w:t xml:space="preserve">FALK, K. Practical Recommender Systems. [s.l: s.n.]. </w:t>
      </w:r>
    </w:p>
    <w:p w14:paraId="565768C7" w14:textId="77777777" w:rsidR="00A169AE" w:rsidRPr="00A169AE" w:rsidRDefault="00A169AE" w:rsidP="00CA31F6">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CA31F6">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CA31F6">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CA31F6">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CA31F6">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CA31F6">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CA31F6">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3D5E2C" w:rsidRDefault="003D5E2C"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3D5E2C" w:rsidRDefault="003D5E2C">
      <w:pPr>
        <w:pStyle w:val="Textodecomentrio"/>
      </w:pPr>
      <w:r>
        <w:rPr>
          <w:rStyle w:val="Refdecomentrio"/>
        </w:rPr>
        <w:annotationRef/>
      </w:r>
      <w:r>
        <w:rPr>
          <w:rStyle w:val="Refdecomentrio"/>
        </w:rPr>
        <w:t>Sim, será levado em consideração o histórico do contexto (ações) do usuário</w:t>
      </w:r>
    </w:p>
  </w:comment>
  <w:comment w:id="7" w:author="Tatiane Schwanck Schardosim" w:date="2020-07-01T21:47:00Z" w:initials="TSS">
    <w:p w14:paraId="5B1E7062" w14:textId="3C2A5374" w:rsidR="003D5E2C" w:rsidRDefault="003D5E2C" w:rsidP="00CA31F6">
      <w:pPr>
        <w:pStyle w:val="Textodecomentrio"/>
      </w:pPr>
      <w:r>
        <w:rPr>
          <w:rStyle w:val="Refdecomentrio"/>
        </w:rPr>
        <w:annotationRef/>
      </w:r>
      <w:r>
        <w:rPr>
          <w:noProof/>
        </w:rPr>
        <w:t>Tens que apresnetar cada figura.</w:t>
      </w:r>
    </w:p>
  </w:comment>
  <w:comment w:id="23" w:author="Tatiane Schwanck Schardosim" w:date="2020-07-01T21:50:00Z" w:initials="TSS">
    <w:p w14:paraId="6454CB88" w14:textId="241115AC" w:rsidR="003D5E2C" w:rsidRDefault="003D5E2C" w:rsidP="00CA31F6">
      <w:pPr>
        <w:pStyle w:val="Textodecomentrio"/>
      </w:pPr>
      <w:r>
        <w:rPr>
          <w:rStyle w:val="Refdecomentrio"/>
        </w:rPr>
        <w:annotationRef/>
      </w:r>
      <w:r>
        <w:rPr>
          <w:noProof/>
        </w:rPr>
        <w:t>4 ou 3?</w:t>
      </w:r>
    </w:p>
  </w:comment>
  <w:comment w:id="24" w:author="Érico Souza Loewe" w:date="2020-07-01T23:35:00Z" w:initials="ÉSL">
    <w:p w14:paraId="7AF31837" w14:textId="7782D339" w:rsidR="0050196A" w:rsidRDefault="0050196A">
      <w:pPr>
        <w:pStyle w:val="Textodecomentrio"/>
      </w:pPr>
      <w:r>
        <w:rPr>
          <w:rStyle w:val="Refdecomentrio"/>
        </w:rPr>
        <w:annotationRef/>
      </w:r>
      <w:r>
        <w:t>4 mas no fim só foi avaliado 3</w:t>
      </w:r>
    </w:p>
  </w:comment>
  <w:comment w:id="28" w:author="Tatiane Schwanck Schardosim" w:date="2020-07-01T21:51:00Z" w:initials="TSS">
    <w:p w14:paraId="369A950C" w14:textId="6354BDC1" w:rsidR="003D5E2C" w:rsidRDefault="003D5E2C" w:rsidP="00CA31F6">
      <w:pPr>
        <w:pStyle w:val="Textodecomentrio"/>
      </w:pPr>
      <w:r>
        <w:rPr>
          <w:rStyle w:val="Refdecomentrio"/>
        </w:rPr>
        <w:annotationRef/>
      </w:r>
      <w:r>
        <w:rPr>
          <w:noProof/>
        </w:rPr>
        <w:t>breve o que?</w:t>
      </w:r>
    </w:p>
  </w:comment>
  <w:comment w:id="36" w:author="Tatiane Schwanck Schardosim" w:date="2020-07-01T20:16:00Z" w:initials="TSS">
    <w:p w14:paraId="75E4D8B4" w14:textId="68A581D1" w:rsidR="003D5E2C" w:rsidRDefault="003D5E2C" w:rsidP="00CA31F6">
      <w:pPr>
        <w:pStyle w:val="Textodecomentrio"/>
      </w:pPr>
      <w:r>
        <w:rPr>
          <w:rStyle w:val="Refdecomentrio"/>
        </w:rPr>
        <w:annotationRef/>
      </w:r>
      <w:r>
        <w:rPr>
          <w:noProof/>
        </w:rPr>
        <w:t>Revisar o texto, diz que foi feito um estudo, bla bla bla</w:t>
      </w:r>
    </w:p>
  </w:comment>
  <w:comment w:id="39" w:author="Tatiane Schwanck Schardosim" w:date="2020-07-01T20:30:00Z" w:initials="TSS">
    <w:p w14:paraId="3E5D15AC" w14:textId="14152D78" w:rsidR="003D5E2C" w:rsidRDefault="003D5E2C" w:rsidP="00CA31F6">
      <w:pPr>
        <w:pStyle w:val="Textodecomentrio"/>
      </w:pPr>
      <w:r>
        <w:rPr>
          <w:rStyle w:val="Refdecomentrio"/>
        </w:rPr>
        <w:annotationRef/>
      </w:r>
      <w:r>
        <w:rPr>
          <w:noProof/>
        </w:rPr>
        <w:t>Esta correta esta abreviatura?</w:t>
      </w:r>
    </w:p>
  </w:comment>
  <w:comment w:id="40" w:author="Érico Souza Loewe" w:date="2020-07-01T23:56:00Z" w:initials="ÉSL">
    <w:p w14:paraId="61C57A19" w14:textId="132DDA90" w:rsidR="004A54BF" w:rsidRDefault="004A54BF">
      <w:pPr>
        <w:pStyle w:val="Textodecomentrio"/>
      </w:pPr>
      <w:r>
        <w:rPr>
          <w:rStyle w:val="Refdecomentrio"/>
        </w:rPr>
        <w:annotationRef/>
      </w:r>
      <w:r>
        <w:t>Não, resolvi :)</w:t>
      </w:r>
    </w:p>
  </w:comment>
  <w:comment w:id="53" w:author="Tatiane Schwanck Schardosim" w:date="2020-07-01T20:52:00Z" w:initials="TSS">
    <w:p w14:paraId="5DB90FFD" w14:textId="1FA73627" w:rsidR="003D5E2C" w:rsidRDefault="003D5E2C" w:rsidP="00CA31F6">
      <w:pPr>
        <w:pStyle w:val="Textodecomentrio"/>
      </w:pPr>
      <w:r>
        <w:rPr>
          <w:rStyle w:val="Refdecomentrio"/>
        </w:rPr>
        <w:annotationRef/>
      </w:r>
      <w:r>
        <w:rPr>
          <w:noProof/>
        </w:rPr>
        <w:t>Localização está nos dois?</w:t>
      </w:r>
    </w:p>
  </w:comment>
  <w:comment w:id="54" w:author="Érico Souza Loewe" w:date="2020-07-02T00:04:00Z" w:initials="ÉSL">
    <w:p w14:paraId="4F2B8452" w14:textId="371ACD1D" w:rsidR="001C6C9A" w:rsidRDefault="001C6C9A">
      <w:pPr>
        <w:pStyle w:val="Textodecomentrio"/>
      </w:pPr>
      <w:r>
        <w:rPr>
          <w:rStyle w:val="Refdecomentrio"/>
        </w:rPr>
        <w:annotationRef/>
      </w:r>
      <w:r>
        <w:t xml:space="preserve">Sim, </w:t>
      </w:r>
      <w:proofErr w:type="spellStart"/>
      <w:r>
        <w:t>sera</w:t>
      </w:r>
      <w:proofErr w:type="spellEnd"/>
      <w:r>
        <w:t xml:space="preserve"> obtido das duas maneiras</w:t>
      </w:r>
    </w:p>
  </w:comment>
  <w:comment w:id="57" w:author="Tatiane Schwanck Schardosim" w:date="2020-07-01T20:54:00Z" w:initials="TSS">
    <w:p w14:paraId="6345B211" w14:textId="03CD21A0" w:rsidR="003D5E2C" w:rsidRDefault="003D5E2C" w:rsidP="00CA31F6">
      <w:pPr>
        <w:pStyle w:val="Textodecomentrio"/>
      </w:pPr>
      <w:r>
        <w:rPr>
          <w:rStyle w:val="Refdecomentrio"/>
        </w:rPr>
        <w:annotationRef/>
      </w:r>
      <w:r>
        <w:rPr>
          <w:noProof/>
        </w:rPr>
        <w:t>Revisa a concordância</w:t>
      </w:r>
    </w:p>
  </w:comment>
  <w:comment w:id="61" w:author="Tatiane Schwanck Schardosim" w:date="2020-07-01T20:55:00Z" w:initials="TSS">
    <w:p w14:paraId="00038D8A" w14:textId="23599823" w:rsidR="003D5E2C" w:rsidRDefault="003D5E2C" w:rsidP="00CA31F6">
      <w:pPr>
        <w:pStyle w:val="Textodecomentrio"/>
      </w:pPr>
      <w:r>
        <w:rPr>
          <w:rStyle w:val="Refdecomentrio"/>
        </w:rPr>
        <w:annotationRef/>
      </w:r>
      <w:r>
        <w:rPr>
          <w:noProof/>
        </w:rPr>
        <w:t>Será um app?</w:t>
      </w:r>
    </w:p>
  </w:comment>
  <w:comment w:id="62" w:author="Érico Souza Loewe" w:date="2020-07-02T00:12:00Z" w:initials="ÉSL">
    <w:p w14:paraId="44B9C80F" w14:textId="7EE8DC98" w:rsidR="001C6C9A" w:rsidRDefault="001C6C9A">
      <w:pPr>
        <w:pStyle w:val="Textodecomentrio"/>
      </w:pPr>
      <w:r>
        <w:rPr>
          <w:rStyle w:val="Refdecomentrio"/>
        </w:rPr>
        <w:annotationRef/>
      </w:r>
      <w:r>
        <w:t xml:space="preserve">Será um </w:t>
      </w:r>
      <w:proofErr w:type="spellStart"/>
      <w:r>
        <w:t>webapp</w:t>
      </w:r>
      <w:proofErr w:type="spellEnd"/>
    </w:p>
  </w:comment>
  <w:comment w:id="63" w:author="Tatiane Schwanck Schardosim" w:date="2020-07-01T20:56:00Z" w:initials="TSS">
    <w:p w14:paraId="0C776C40" w14:textId="5C809AE1" w:rsidR="003D5E2C" w:rsidRDefault="003D5E2C" w:rsidP="00CA31F6">
      <w:pPr>
        <w:pStyle w:val="Textodecomentrio"/>
      </w:pPr>
      <w:r>
        <w:rPr>
          <w:rStyle w:val="Refdecomentrio"/>
        </w:rPr>
        <w:annotationRef/>
      </w:r>
      <w:r>
        <w:rPr>
          <w:noProof/>
        </w:rPr>
        <w:t>Acho que a fonte ficou pequena</w:t>
      </w:r>
    </w:p>
  </w:comment>
  <w:comment w:id="64" w:author="Érico Souza Loewe" w:date="2020-07-02T00:14:00Z" w:initials="ÉSL">
    <w:p w14:paraId="6D6E7F99" w14:textId="0C8C193E" w:rsidR="005B39DC" w:rsidRDefault="005B39DC">
      <w:pPr>
        <w:pStyle w:val="Textodecomentrio"/>
      </w:pPr>
      <w:r>
        <w:rPr>
          <w:rStyle w:val="Refdecomentrio"/>
        </w:rPr>
        <w:annotationRef/>
      </w:r>
      <w:r>
        <w:t>Ficou mesmo, mas não tem como aumentar</w:t>
      </w:r>
    </w:p>
  </w:comment>
  <w:comment w:id="68" w:author="Tatiane Schwanck Schardosim" w:date="2020-07-01T20:59:00Z" w:initials="TSS">
    <w:p w14:paraId="24E0EE0E" w14:textId="6419427C" w:rsidR="003D5E2C" w:rsidRDefault="003D5E2C" w:rsidP="00CA31F6">
      <w:pPr>
        <w:pStyle w:val="Textodecomentrio"/>
      </w:pPr>
      <w:r>
        <w:rPr>
          <w:rStyle w:val="Refdecomentrio"/>
        </w:rPr>
        <w:annotationRef/>
      </w:r>
      <w:r>
        <w:rPr>
          <w:noProof/>
        </w:rPr>
        <w:t>Porque pergunta novamnete só do Spotfy?</w:t>
      </w:r>
    </w:p>
  </w:comment>
  <w:comment w:id="69" w:author="Tatiane Schwanck Schardosim" w:date="2020-07-01T21:03:00Z" w:initials="TSS">
    <w:p w14:paraId="22FF3F7F" w14:textId="696DE96B" w:rsidR="003D5E2C" w:rsidRDefault="003D5E2C" w:rsidP="00CA31F6">
      <w:pPr>
        <w:pStyle w:val="Textodecomentrio"/>
      </w:pPr>
      <w:r>
        <w:rPr>
          <w:rStyle w:val="Refdecomentrio"/>
        </w:rPr>
        <w:annotationRef/>
      </w:r>
      <w:r>
        <w:rPr>
          <w:noProof/>
        </w:rPr>
        <w:t xml:space="preserve">Periodicidade não seria legal? </w:t>
      </w:r>
    </w:p>
  </w:comment>
  <w:comment w:id="72" w:author="Tatiane Schwanck Schardosim" w:date="2020-07-01T21:04:00Z" w:initials="TSS">
    <w:p w14:paraId="5F46AD33" w14:textId="356F60CF" w:rsidR="003D5E2C" w:rsidRDefault="003D5E2C" w:rsidP="00CA31F6">
      <w:pPr>
        <w:pStyle w:val="Textodecomentrio"/>
      </w:pPr>
      <w:r>
        <w:rPr>
          <w:rStyle w:val="Refdecomentrio"/>
        </w:rPr>
        <w:annotationRef/>
      </w:r>
      <w:r>
        <w:rPr>
          <w:noProof/>
        </w:rPr>
        <w:t>Tá correto?</w:t>
      </w:r>
    </w:p>
  </w:comment>
  <w:comment w:id="73" w:author="Érico Souza Loewe" w:date="2020-07-02T00:17:00Z" w:initials="ÉSL">
    <w:p w14:paraId="59BC0E96" w14:textId="6DB30074" w:rsidR="004237FA" w:rsidRDefault="004237FA">
      <w:pPr>
        <w:pStyle w:val="Textodecomentrio"/>
      </w:pPr>
      <w:r>
        <w:rPr>
          <w:rStyle w:val="Refdecomentrio"/>
        </w:rPr>
        <w:annotationRef/>
      </w:r>
      <w:r>
        <w:t xml:space="preserve">Sim pois já listei elas lá, não vou </w:t>
      </w:r>
      <w:proofErr w:type="gramStart"/>
      <w:r>
        <w:t>lista</w:t>
      </w:r>
      <w:proofErr w:type="gramEnd"/>
      <w:r>
        <w:t xml:space="preserve"> de novo</w:t>
      </w:r>
    </w:p>
  </w:comment>
  <w:comment w:id="75" w:author="Tatiane Schwanck Schardosim" w:date="2020-07-01T21:07:00Z" w:initials="TSS">
    <w:p w14:paraId="7DD37F81" w14:textId="35CF80FC" w:rsidR="003D5E2C" w:rsidRDefault="003D5E2C" w:rsidP="00CA31F6">
      <w:pPr>
        <w:pStyle w:val="Textodecomentrio"/>
      </w:pPr>
      <w:r>
        <w:rPr>
          <w:rStyle w:val="Refdecomentrio"/>
        </w:rPr>
        <w:annotationRef/>
      </w:r>
      <w:r>
        <w:rPr>
          <w:noProof/>
        </w:rPr>
        <w:t>Aqui também achei a fonte pequebna</w:t>
      </w:r>
    </w:p>
  </w:comment>
  <w:comment w:id="76" w:author="Érico Souza Loewe" w:date="2020-07-02T00:18:00Z" w:initials="ÉSL">
    <w:p w14:paraId="73221BA9" w14:textId="0439C616" w:rsidR="00FC096C" w:rsidRDefault="00FC096C">
      <w:pPr>
        <w:pStyle w:val="Textodecomentrio"/>
      </w:pPr>
      <w:r>
        <w:rPr>
          <w:rStyle w:val="Refdecomentrio"/>
        </w:rPr>
        <w:annotationRef/>
      </w:r>
      <w:r>
        <w:t>Mesma coisa, se eu aumentar, vai perder a escala</w:t>
      </w:r>
    </w:p>
  </w:comment>
  <w:comment w:id="82" w:author="Tatiane Schwanck Schardosim" w:date="2020-07-01T21:14:00Z" w:initials="TSS">
    <w:p w14:paraId="1CC46C68" w14:textId="367FA327" w:rsidR="003D5E2C" w:rsidRDefault="003D5E2C" w:rsidP="00CA31F6">
      <w:pPr>
        <w:pStyle w:val="Textodecomentrio"/>
      </w:pPr>
      <w:r>
        <w:rPr>
          <w:rStyle w:val="Refdecomentrio"/>
        </w:rPr>
        <w:annotationRef/>
      </w:r>
      <w:r>
        <w:rPr>
          <w:noProof/>
        </w:rPr>
        <w:t>Aqui a fonte ficou grande</w:t>
      </w:r>
    </w:p>
  </w:comment>
  <w:comment w:id="88" w:author="Tatiane Schwanck Schardosim" w:date="2020-07-01T21:19:00Z" w:initials="TSS">
    <w:p w14:paraId="74B36498" w14:textId="21270F0F" w:rsidR="003D5E2C" w:rsidRDefault="003D5E2C" w:rsidP="00CA31F6">
      <w:pPr>
        <w:pStyle w:val="Textodecomentrio"/>
      </w:pPr>
      <w:r>
        <w:rPr>
          <w:rStyle w:val="Refdecomentrio"/>
        </w:rPr>
        <w:annotationRef/>
      </w:r>
      <w:r>
        <w:rPr>
          <w:noProof/>
        </w:rPr>
        <w:t>Colocar onde está.</w:t>
      </w:r>
    </w:p>
  </w:comment>
  <w:comment w:id="90" w:author="Tatiane Schwanck Schardosim" w:date="2020-07-01T21:29:00Z" w:initials="TSS">
    <w:p w14:paraId="2639240E" w14:textId="7928EC66" w:rsidR="003D5E2C" w:rsidRDefault="003D5E2C" w:rsidP="00CA31F6">
      <w:pPr>
        <w:pStyle w:val="Textodecomentrio"/>
      </w:pPr>
      <w:r>
        <w:rPr>
          <w:rStyle w:val="Refdecomentrio"/>
        </w:rPr>
        <w:annotationRef/>
      </w:r>
      <w:r>
        <w:rPr>
          <w:noProof/>
        </w:rPr>
        <w:t xml:space="preserve">tá fraca a conclusão, além de curta. </w:t>
      </w:r>
    </w:p>
  </w:comment>
  <w:comment w:id="91" w:author="Érico Souza Loewe" w:date="2020-07-02T00:24:00Z" w:initials="ÉSL">
    <w:p w14:paraId="7F199877" w14:textId="313C3EC7" w:rsidR="00462A36" w:rsidRDefault="00462A36">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9" w:author="Tatiane Schwanck Schardosim" w:date="2020-07-01T21:30:00Z" w:initials="TSS">
    <w:p w14:paraId="34834409" w14:textId="17229921" w:rsidR="003D5E2C" w:rsidRDefault="003D5E2C" w:rsidP="00CA31F6">
      <w:pPr>
        <w:pStyle w:val="Textodecomentrio"/>
      </w:pPr>
      <w:r>
        <w:rPr>
          <w:rStyle w:val="Refdecomentrio"/>
        </w:rPr>
        <w:annotationRef/>
      </w:r>
      <w:r>
        <w:rPr>
          <w:noProof/>
        </w:rPr>
        <w:t>Não precisa referenciar a bibliografiac no texto?</w:t>
      </w:r>
    </w:p>
  </w:comment>
  <w:comment w:id="100" w:author="Érico Souza Loewe" w:date="2020-07-02T00:25:00Z" w:initials="ÉSL">
    <w:p w14:paraId="23D9DB80" w14:textId="3D88D14E" w:rsidR="005A74E7" w:rsidRDefault="005A74E7">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0"/>
  <w15:commentEx w15:paraId="5356B3F7" w15:paraIdParent="5C445C4F" w15:done="0"/>
  <w15:commentEx w15:paraId="5B1E7062" w15:done="1"/>
  <w15:commentEx w15:paraId="6454CB88" w15:done="1"/>
  <w15:commentEx w15:paraId="7AF31837" w15:paraIdParent="6454CB88" w15:done="1"/>
  <w15:commentEx w15:paraId="369A950C" w15:done="1"/>
  <w15:commentEx w15:paraId="75E4D8B4" w15:done="1"/>
  <w15:commentEx w15:paraId="3E5D15AC" w15:done="1"/>
  <w15:commentEx w15:paraId="61C57A19" w15:paraIdParent="3E5D15AC" w15:done="1"/>
  <w15:commentEx w15:paraId="5DB90FFD" w15:done="1"/>
  <w15:commentEx w15:paraId="4F2B8452" w15:paraIdParent="5DB90FFD" w15:done="1"/>
  <w15:commentEx w15:paraId="6345B211" w15:done="0"/>
  <w15:commentEx w15:paraId="00038D8A" w15:done="0"/>
  <w15:commentEx w15:paraId="44B9C80F" w15:paraIdParent="00038D8A" w15:done="0"/>
  <w15:commentEx w15:paraId="0C776C40" w15:done="0"/>
  <w15:commentEx w15:paraId="6D6E7F99" w15:paraIdParent="0C776C40" w15:done="0"/>
  <w15:commentEx w15:paraId="24E0EE0E" w15:done="0"/>
  <w15:commentEx w15:paraId="22FF3F7F" w15:done="0"/>
  <w15:commentEx w15:paraId="5F46AD33" w15:done="0"/>
  <w15:commentEx w15:paraId="59BC0E96" w15:paraIdParent="5F46AD33" w15:done="0"/>
  <w15:commentEx w15:paraId="7DD37F81" w15:done="0"/>
  <w15:commentEx w15:paraId="73221BA9" w15:paraIdParent="7DD37F81" w15:done="0"/>
  <w15:commentEx w15:paraId="1CC46C68" w15:done="1"/>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A7A11E" w16cex:dateUtc="2020-07-02T02:56:00Z"/>
  <w16cex:commentExtensible w16cex:durableId="22A7A301" w16cex:dateUtc="2020-07-02T03:04:00Z"/>
  <w16cex:commentExtensible w16cex:durableId="22A7A4D7" w16cex:dateUtc="2020-07-02T03:12:00Z"/>
  <w16cex:commentExtensible w16cex:durableId="22A7A566" w16cex:dateUtc="2020-07-02T03:14:00Z"/>
  <w16cex:commentExtensible w16cex:durableId="22A7A5FF" w16cex:dateUtc="2020-07-02T03:17:00Z"/>
  <w16cex:commentExtensible w16cex:durableId="22A7A650" w16cex:dateUtc="2020-07-02T03:18: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3E5D15AC" w16cid:durableId="22A79855"/>
  <w16cid:commentId w16cid:paraId="61C57A19" w16cid:durableId="22A7A11E"/>
  <w16cid:commentId w16cid:paraId="5DB90FFD" w16cid:durableId="22A79856"/>
  <w16cid:commentId w16cid:paraId="4F2B8452" w16cid:durableId="22A7A301"/>
  <w16cid:commentId w16cid:paraId="6345B211" w16cid:durableId="22A79857"/>
  <w16cid:commentId w16cid:paraId="00038D8A" w16cid:durableId="22A79858"/>
  <w16cid:commentId w16cid:paraId="44B9C80F" w16cid:durableId="22A7A4D7"/>
  <w16cid:commentId w16cid:paraId="0C776C40" w16cid:durableId="22A79859"/>
  <w16cid:commentId w16cid:paraId="6D6E7F99" w16cid:durableId="22A7A566"/>
  <w16cid:commentId w16cid:paraId="24E0EE0E" w16cid:durableId="22A7985A"/>
  <w16cid:commentId w16cid:paraId="22FF3F7F" w16cid:durableId="22A7985B"/>
  <w16cid:commentId w16cid:paraId="5F46AD33" w16cid:durableId="22A7985C"/>
  <w16cid:commentId w16cid:paraId="59BC0E96" w16cid:durableId="22A7A5FF"/>
  <w16cid:commentId w16cid:paraId="7DD37F81" w16cid:durableId="22A7985D"/>
  <w16cid:commentId w16cid:paraId="73221BA9" w16cid:durableId="22A7A650"/>
  <w16cid:commentId w16cid:paraId="1CC46C68" w16cid:durableId="22A7985E"/>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43811" w14:textId="77777777" w:rsidR="00EF33BA" w:rsidRDefault="00EF33BA" w:rsidP="00CA31F6">
      <w:r>
        <w:separator/>
      </w:r>
    </w:p>
    <w:p w14:paraId="1DF7BCD1" w14:textId="77777777" w:rsidR="00EF33BA" w:rsidRDefault="00EF33BA" w:rsidP="00CA31F6"/>
    <w:p w14:paraId="44137332" w14:textId="77777777" w:rsidR="00EF33BA" w:rsidRDefault="00EF33BA" w:rsidP="00CA31F6"/>
    <w:p w14:paraId="393713C4" w14:textId="77777777" w:rsidR="00EF33BA" w:rsidRDefault="00EF33BA" w:rsidP="00CA31F6"/>
    <w:p w14:paraId="10FE0E70" w14:textId="77777777" w:rsidR="00EF33BA" w:rsidRDefault="00EF33BA" w:rsidP="00CA31F6"/>
    <w:p w14:paraId="7D7C960E" w14:textId="77777777" w:rsidR="00EF33BA" w:rsidRDefault="00EF33BA" w:rsidP="00CA31F6"/>
    <w:p w14:paraId="2F95A035" w14:textId="77777777" w:rsidR="00EF33BA" w:rsidRDefault="00EF33BA" w:rsidP="00CA31F6"/>
    <w:p w14:paraId="1A2FD451" w14:textId="77777777" w:rsidR="00EF33BA" w:rsidRDefault="00EF33BA" w:rsidP="00CA31F6"/>
    <w:p w14:paraId="37F0F0B5" w14:textId="77777777" w:rsidR="00EF33BA" w:rsidRDefault="00EF33BA" w:rsidP="00CA31F6"/>
    <w:p w14:paraId="314F1BF5" w14:textId="77777777" w:rsidR="00EF33BA" w:rsidRDefault="00EF33BA" w:rsidP="00CA31F6"/>
    <w:p w14:paraId="42F0556E" w14:textId="77777777" w:rsidR="00EF33BA" w:rsidRDefault="00EF33BA" w:rsidP="00CA31F6"/>
    <w:p w14:paraId="190A251F" w14:textId="77777777" w:rsidR="00EF33BA" w:rsidRDefault="00EF33BA" w:rsidP="00CA31F6"/>
    <w:p w14:paraId="353EC6AB" w14:textId="77777777" w:rsidR="00EF33BA" w:rsidRDefault="00EF33BA" w:rsidP="00CA31F6"/>
    <w:p w14:paraId="44584EA2" w14:textId="77777777" w:rsidR="00EF33BA" w:rsidRDefault="00EF33BA" w:rsidP="00CA31F6"/>
    <w:p w14:paraId="0ACD85C1" w14:textId="77777777" w:rsidR="00EF33BA" w:rsidRDefault="00EF33BA" w:rsidP="00CA31F6"/>
    <w:p w14:paraId="0990FBFB" w14:textId="77777777" w:rsidR="00EF33BA" w:rsidRDefault="00EF33BA" w:rsidP="00CA31F6"/>
    <w:p w14:paraId="1A1F8EDF" w14:textId="77777777" w:rsidR="00EF33BA" w:rsidRDefault="00EF33BA" w:rsidP="00CA31F6"/>
    <w:p w14:paraId="47B8CDD0" w14:textId="77777777" w:rsidR="00EF33BA" w:rsidRDefault="00EF33BA" w:rsidP="00CA31F6"/>
    <w:p w14:paraId="17BC855F" w14:textId="77777777" w:rsidR="00EF33BA" w:rsidRDefault="00EF33BA" w:rsidP="00CA31F6"/>
    <w:p w14:paraId="36555B10" w14:textId="77777777" w:rsidR="00EF33BA" w:rsidRDefault="00EF33BA" w:rsidP="00CA31F6"/>
    <w:p w14:paraId="03934E95" w14:textId="77777777" w:rsidR="00EF33BA" w:rsidRDefault="00EF33BA" w:rsidP="00CA31F6"/>
    <w:p w14:paraId="453A4E78" w14:textId="77777777" w:rsidR="00EF33BA" w:rsidRDefault="00EF33BA" w:rsidP="00CA31F6"/>
    <w:p w14:paraId="68E12F1A" w14:textId="77777777" w:rsidR="00EF33BA" w:rsidRDefault="00EF33BA" w:rsidP="00CA31F6"/>
    <w:p w14:paraId="21D8ECA9" w14:textId="77777777" w:rsidR="00EF33BA" w:rsidRDefault="00EF33BA" w:rsidP="00CA31F6"/>
    <w:p w14:paraId="19FBDEAC" w14:textId="77777777" w:rsidR="00EF33BA" w:rsidRDefault="00EF33BA" w:rsidP="00CA31F6"/>
    <w:p w14:paraId="6E9A26B3" w14:textId="77777777" w:rsidR="00EF33BA" w:rsidRDefault="00EF33BA" w:rsidP="00CA31F6"/>
  </w:endnote>
  <w:endnote w:type="continuationSeparator" w:id="0">
    <w:p w14:paraId="61BB7D2E" w14:textId="77777777" w:rsidR="00EF33BA" w:rsidRDefault="00EF33BA" w:rsidP="00CA31F6">
      <w:r>
        <w:continuationSeparator/>
      </w:r>
    </w:p>
    <w:p w14:paraId="70BE3DA7" w14:textId="77777777" w:rsidR="00EF33BA" w:rsidRDefault="00EF33BA" w:rsidP="00CA31F6"/>
    <w:p w14:paraId="4D5017BE" w14:textId="77777777" w:rsidR="00EF33BA" w:rsidRDefault="00EF33BA" w:rsidP="00CA31F6"/>
    <w:p w14:paraId="14ABB968" w14:textId="77777777" w:rsidR="00EF33BA" w:rsidRDefault="00EF33BA" w:rsidP="00CA31F6"/>
    <w:p w14:paraId="1AF4750B" w14:textId="77777777" w:rsidR="00EF33BA" w:rsidRDefault="00EF33BA" w:rsidP="00CA31F6"/>
    <w:p w14:paraId="2F3AEB8F" w14:textId="77777777" w:rsidR="00EF33BA" w:rsidRDefault="00EF33BA" w:rsidP="00CA31F6"/>
    <w:p w14:paraId="026B8826" w14:textId="77777777" w:rsidR="00EF33BA" w:rsidRDefault="00EF33BA" w:rsidP="00CA31F6"/>
    <w:p w14:paraId="7252B9F2" w14:textId="77777777" w:rsidR="00EF33BA" w:rsidRDefault="00EF33BA" w:rsidP="00CA31F6"/>
    <w:p w14:paraId="6AB47632" w14:textId="77777777" w:rsidR="00EF33BA" w:rsidRDefault="00EF33BA" w:rsidP="00CA31F6"/>
    <w:p w14:paraId="282741B2" w14:textId="77777777" w:rsidR="00EF33BA" w:rsidRDefault="00EF33BA" w:rsidP="00CA31F6"/>
    <w:p w14:paraId="051001DD" w14:textId="77777777" w:rsidR="00EF33BA" w:rsidRDefault="00EF33BA" w:rsidP="00CA31F6"/>
    <w:p w14:paraId="5224379A" w14:textId="77777777" w:rsidR="00EF33BA" w:rsidRDefault="00EF33BA" w:rsidP="00CA31F6"/>
    <w:p w14:paraId="5275F140" w14:textId="77777777" w:rsidR="00EF33BA" w:rsidRDefault="00EF33BA" w:rsidP="00CA31F6"/>
    <w:p w14:paraId="11B50A15" w14:textId="77777777" w:rsidR="00EF33BA" w:rsidRDefault="00EF33BA" w:rsidP="00CA31F6"/>
    <w:p w14:paraId="69507555" w14:textId="77777777" w:rsidR="00EF33BA" w:rsidRDefault="00EF33BA" w:rsidP="00CA31F6"/>
    <w:p w14:paraId="4EB23670" w14:textId="77777777" w:rsidR="00EF33BA" w:rsidRDefault="00EF33BA" w:rsidP="00CA31F6"/>
    <w:p w14:paraId="25DF4A7E" w14:textId="77777777" w:rsidR="00EF33BA" w:rsidRDefault="00EF33BA" w:rsidP="00CA31F6"/>
    <w:p w14:paraId="02399B85" w14:textId="77777777" w:rsidR="00EF33BA" w:rsidRDefault="00EF33BA" w:rsidP="00CA31F6"/>
    <w:p w14:paraId="770FE553" w14:textId="77777777" w:rsidR="00EF33BA" w:rsidRDefault="00EF33BA" w:rsidP="00CA31F6"/>
    <w:p w14:paraId="37DDA135" w14:textId="77777777" w:rsidR="00EF33BA" w:rsidRDefault="00EF33BA" w:rsidP="00CA31F6"/>
    <w:p w14:paraId="4C7E48FE" w14:textId="77777777" w:rsidR="00EF33BA" w:rsidRDefault="00EF33BA" w:rsidP="00CA31F6"/>
    <w:p w14:paraId="23C310D7" w14:textId="77777777" w:rsidR="00EF33BA" w:rsidRDefault="00EF33BA" w:rsidP="00CA31F6"/>
    <w:p w14:paraId="0D69D669" w14:textId="77777777" w:rsidR="00EF33BA" w:rsidRDefault="00EF33BA" w:rsidP="00CA31F6"/>
    <w:p w14:paraId="30532681" w14:textId="77777777" w:rsidR="00EF33BA" w:rsidRDefault="00EF33BA" w:rsidP="00CA31F6"/>
    <w:p w14:paraId="00F8EAB9" w14:textId="77777777" w:rsidR="00EF33BA" w:rsidRDefault="00EF33BA" w:rsidP="00CA31F6"/>
    <w:p w14:paraId="68517619" w14:textId="77777777" w:rsidR="00EF33BA" w:rsidRDefault="00EF33BA"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DFB54" w14:textId="77777777" w:rsidR="00EF33BA" w:rsidRDefault="00EF33BA" w:rsidP="00CA31F6">
      <w:r>
        <w:separator/>
      </w:r>
    </w:p>
    <w:p w14:paraId="3DDF946A" w14:textId="77777777" w:rsidR="00EF33BA" w:rsidRDefault="00EF33BA" w:rsidP="00CA31F6"/>
    <w:p w14:paraId="454D8A9D" w14:textId="77777777" w:rsidR="00EF33BA" w:rsidRDefault="00EF33BA" w:rsidP="00CA31F6"/>
    <w:p w14:paraId="4ACB7649" w14:textId="77777777" w:rsidR="00EF33BA" w:rsidRDefault="00EF33BA" w:rsidP="00CA31F6"/>
    <w:p w14:paraId="7A85B2C5" w14:textId="77777777" w:rsidR="00EF33BA" w:rsidRDefault="00EF33BA" w:rsidP="00CA31F6"/>
    <w:p w14:paraId="7628311D" w14:textId="77777777" w:rsidR="00EF33BA" w:rsidRDefault="00EF33BA" w:rsidP="00CA31F6"/>
    <w:p w14:paraId="7EF127FB" w14:textId="77777777" w:rsidR="00EF33BA" w:rsidRDefault="00EF33BA" w:rsidP="00CA31F6"/>
    <w:p w14:paraId="0497D188" w14:textId="77777777" w:rsidR="00EF33BA" w:rsidRDefault="00EF33BA" w:rsidP="00CA31F6"/>
    <w:p w14:paraId="4F4DFFEF" w14:textId="77777777" w:rsidR="00EF33BA" w:rsidRDefault="00EF33BA" w:rsidP="00CA31F6"/>
    <w:p w14:paraId="7E605022" w14:textId="77777777" w:rsidR="00EF33BA" w:rsidRDefault="00EF33BA" w:rsidP="00CA31F6"/>
    <w:p w14:paraId="4FEF2029" w14:textId="77777777" w:rsidR="00EF33BA" w:rsidRDefault="00EF33BA" w:rsidP="00CA31F6"/>
    <w:p w14:paraId="23B1AFD2" w14:textId="77777777" w:rsidR="00EF33BA" w:rsidRDefault="00EF33BA" w:rsidP="00CA31F6"/>
    <w:p w14:paraId="72B2C67B" w14:textId="77777777" w:rsidR="00EF33BA" w:rsidRDefault="00EF33BA" w:rsidP="00CA31F6"/>
    <w:p w14:paraId="4F75498E" w14:textId="77777777" w:rsidR="00EF33BA" w:rsidRDefault="00EF33BA" w:rsidP="00CA31F6"/>
    <w:p w14:paraId="6193A393" w14:textId="77777777" w:rsidR="00EF33BA" w:rsidRDefault="00EF33BA" w:rsidP="00CA31F6"/>
    <w:p w14:paraId="77F73A2E" w14:textId="77777777" w:rsidR="00EF33BA" w:rsidRDefault="00EF33BA" w:rsidP="00CA31F6"/>
    <w:p w14:paraId="627FF99C" w14:textId="77777777" w:rsidR="00EF33BA" w:rsidRDefault="00EF33BA" w:rsidP="00CA31F6"/>
  </w:footnote>
  <w:footnote w:type="continuationSeparator" w:id="0">
    <w:p w14:paraId="7217F088" w14:textId="77777777" w:rsidR="00EF33BA" w:rsidRDefault="00EF33BA" w:rsidP="00CA31F6">
      <w:r>
        <w:continuationSeparator/>
      </w:r>
    </w:p>
    <w:p w14:paraId="1B738F5D" w14:textId="77777777" w:rsidR="00EF33BA" w:rsidRDefault="00EF33BA" w:rsidP="00CA31F6"/>
    <w:p w14:paraId="3B4FA34D" w14:textId="77777777" w:rsidR="00EF33BA" w:rsidRDefault="00EF33BA" w:rsidP="00CA31F6"/>
    <w:p w14:paraId="79388381" w14:textId="77777777" w:rsidR="00EF33BA" w:rsidRDefault="00EF33BA" w:rsidP="00CA31F6"/>
    <w:p w14:paraId="0819F775" w14:textId="77777777" w:rsidR="00EF33BA" w:rsidRDefault="00EF33BA" w:rsidP="00CA31F6"/>
    <w:p w14:paraId="67370643" w14:textId="77777777" w:rsidR="00EF33BA" w:rsidRDefault="00EF33BA" w:rsidP="00CA31F6"/>
    <w:p w14:paraId="44F83279" w14:textId="77777777" w:rsidR="00EF33BA" w:rsidRDefault="00EF33BA" w:rsidP="00CA31F6"/>
    <w:p w14:paraId="00B528A6" w14:textId="77777777" w:rsidR="00EF33BA" w:rsidRDefault="00EF33BA" w:rsidP="00CA31F6"/>
    <w:p w14:paraId="40E50FDE" w14:textId="77777777" w:rsidR="00EF33BA" w:rsidRDefault="00EF33BA" w:rsidP="00CA31F6"/>
    <w:p w14:paraId="2E9E8DE5" w14:textId="77777777" w:rsidR="00EF33BA" w:rsidRDefault="00EF33BA" w:rsidP="00CA31F6"/>
    <w:p w14:paraId="13B64BC2" w14:textId="77777777" w:rsidR="00EF33BA" w:rsidRDefault="00EF33BA" w:rsidP="00CA31F6"/>
    <w:p w14:paraId="5385027B" w14:textId="77777777" w:rsidR="00EF33BA" w:rsidRDefault="00EF33BA" w:rsidP="00CA31F6"/>
    <w:p w14:paraId="30BCFA95" w14:textId="77777777" w:rsidR="00EF33BA" w:rsidRDefault="00EF33BA" w:rsidP="00CA31F6"/>
    <w:p w14:paraId="5CE5EE0F" w14:textId="77777777" w:rsidR="00EF33BA" w:rsidRDefault="00EF33BA" w:rsidP="00CA31F6"/>
    <w:p w14:paraId="7BEA9DAC" w14:textId="77777777" w:rsidR="00EF33BA" w:rsidRDefault="00EF33BA" w:rsidP="00CA31F6"/>
    <w:p w14:paraId="72AFC2B9" w14:textId="77777777" w:rsidR="00EF33BA" w:rsidRDefault="00EF33BA" w:rsidP="00CA31F6"/>
    <w:p w14:paraId="5BCE1B22" w14:textId="77777777" w:rsidR="00EF33BA" w:rsidRDefault="00EF33BA" w:rsidP="00CA31F6"/>
    <w:p w14:paraId="0CF3BECC" w14:textId="77777777" w:rsidR="00EF33BA" w:rsidRDefault="00EF33BA" w:rsidP="00CA31F6"/>
    <w:p w14:paraId="7DEB4A9C" w14:textId="77777777" w:rsidR="00EF33BA" w:rsidRDefault="00EF33BA" w:rsidP="00CA31F6"/>
    <w:p w14:paraId="469A2CD8" w14:textId="77777777" w:rsidR="00EF33BA" w:rsidRDefault="00EF33BA" w:rsidP="00CA31F6"/>
    <w:p w14:paraId="23B74325" w14:textId="77777777" w:rsidR="00EF33BA" w:rsidRDefault="00EF33BA" w:rsidP="00CA31F6"/>
    <w:p w14:paraId="4897B2C4" w14:textId="77777777" w:rsidR="00EF33BA" w:rsidRDefault="00EF33BA" w:rsidP="00CA31F6"/>
    <w:p w14:paraId="7EB1D840" w14:textId="77777777" w:rsidR="00EF33BA" w:rsidRDefault="00EF33BA" w:rsidP="00CA31F6"/>
    <w:p w14:paraId="07C2014B" w14:textId="77777777" w:rsidR="00EF33BA" w:rsidRDefault="00EF33BA" w:rsidP="00CA31F6"/>
    <w:p w14:paraId="38B85F68" w14:textId="77777777" w:rsidR="00EF33BA" w:rsidRDefault="00EF33BA" w:rsidP="00CA31F6"/>
    <w:p w14:paraId="1430E55C" w14:textId="77777777" w:rsidR="00EF33BA" w:rsidRDefault="00EF33BA"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D5E2C" w:rsidRDefault="003D5E2C" w:rsidP="00CA31F6">
    <w:r>
      <w:fldChar w:fldCharType="begin"/>
    </w:r>
    <w:r>
      <w:instrText xml:space="preserve">PAGE  </w:instrText>
    </w:r>
    <w:r>
      <w:fldChar w:fldCharType="separate"/>
    </w:r>
    <w:r>
      <w:rPr>
        <w:noProof/>
      </w:rPr>
      <w:t>24</w:t>
    </w:r>
    <w:r>
      <w:fldChar w:fldCharType="end"/>
    </w:r>
  </w:p>
  <w:p w14:paraId="3D42A6EB" w14:textId="77777777" w:rsidR="003D5E2C" w:rsidRDefault="003D5E2C"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D5E2C" w:rsidRDefault="003D5E2C"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3D5E2C" w:rsidRDefault="003D5E2C"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3D5E2C" w:rsidRDefault="003D5E2C"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D5E2C" w:rsidRDefault="003D5E2C"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3"/>
  </w:num>
  <w:num w:numId="7">
    <w:abstractNumId w:val="10"/>
  </w:num>
  <w:num w:numId="8">
    <w:abstractNumId w:val="4"/>
  </w:num>
  <w:num w:numId="9">
    <w:abstractNumId w:val="11"/>
  </w:num>
  <w:num w:numId="10">
    <w:abstractNumId w:val="3"/>
  </w:num>
  <w:num w:numId="11">
    <w:abstractNumId w:val="1"/>
  </w:num>
  <w:num w:numId="12">
    <w:abstractNumId w:val="6"/>
  </w:num>
  <w:num w:numId="13">
    <w:abstractNumId w:val="0"/>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0D1"/>
    <w:rsid w:val="000A31CF"/>
    <w:rsid w:val="000A3561"/>
    <w:rsid w:val="000A3B00"/>
    <w:rsid w:val="000A3E16"/>
    <w:rsid w:val="000A5B1B"/>
    <w:rsid w:val="000A6503"/>
    <w:rsid w:val="000B0FEF"/>
    <w:rsid w:val="000B1589"/>
    <w:rsid w:val="000B43F3"/>
    <w:rsid w:val="000B7BD9"/>
    <w:rsid w:val="000B7EF7"/>
    <w:rsid w:val="000C049F"/>
    <w:rsid w:val="000C2C66"/>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416A"/>
    <w:rsid w:val="00175C82"/>
    <w:rsid w:val="00176C47"/>
    <w:rsid w:val="00176F31"/>
    <w:rsid w:val="0017712E"/>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60F6"/>
    <w:rsid w:val="001A6A2E"/>
    <w:rsid w:val="001A729E"/>
    <w:rsid w:val="001B28A3"/>
    <w:rsid w:val="001B337E"/>
    <w:rsid w:val="001B3EC7"/>
    <w:rsid w:val="001B448D"/>
    <w:rsid w:val="001B6003"/>
    <w:rsid w:val="001B7173"/>
    <w:rsid w:val="001C1637"/>
    <w:rsid w:val="001C3942"/>
    <w:rsid w:val="001C3AF8"/>
    <w:rsid w:val="001C3DD0"/>
    <w:rsid w:val="001C4201"/>
    <w:rsid w:val="001C42A9"/>
    <w:rsid w:val="001C4ED6"/>
    <w:rsid w:val="001C6C9A"/>
    <w:rsid w:val="001D1B89"/>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3F3B"/>
    <w:rsid w:val="001F45AA"/>
    <w:rsid w:val="001F461A"/>
    <w:rsid w:val="001F4C77"/>
    <w:rsid w:val="001F5A21"/>
    <w:rsid w:val="001F7041"/>
    <w:rsid w:val="0020033C"/>
    <w:rsid w:val="00200B8F"/>
    <w:rsid w:val="00201E61"/>
    <w:rsid w:val="0020708D"/>
    <w:rsid w:val="002074FA"/>
    <w:rsid w:val="00211AFB"/>
    <w:rsid w:val="00211D6D"/>
    <w:rsid w:val="00214395"/>
    <w:rsid w:val="002155B6"/>
    <w:rsid w:val="00215D62"/>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A72DA"/>
    <w:rsid w:val="002B021F"/>
    <w:rsid w:val="002B2A8B"/>
    <w:rsid w:val="002B3257"/>
    <w:rsid w:val="002B3315"/>
    <w:rsid w:val="002B6979"/>
    <w:rsid w:val="002B6B6F"/>
    <w:rsid w:val="002C0684"/>
    <w:rsid w:val="002C28DF"/>
    <w:rsid w:val="002C2ED8"/>
    <w:rsid w:val="002C3AC3"/>
    <w:rsid w:val="002C5ED2"/>
    <w:rsid w:val="002C69FA"/>
    <w:rsid w:val="002D0D3C"/>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BDD"/>
    <w:rsid w:val="003A6D15"/>
    <w:rsid w:val="003A719E"/>
    <w:rsid w:val="003B0444"/>
    <w:rsid w:val="003B05BD"/>
    <w:rsid w:val="003B1F3F"/>
    <w:rsid w:val="003B2512"/>
    <w:rsid w:val="003B370A"/>
    <w:rsid w:val="003B46F3"/>
    <w:rsid w:val="003B56C3"/>
    <w:rsid w:val="003B6A4F"/>
    <w:rsid w:val="003B7595"/>
    <w:rsid w:val="003B78E9"/>
    <w:rsid w:val="003B79F8"/>
    <w:rsid w:val="003C1215"/>
    <w:rsid w:val="003C1616"/>
    <w:rsid w:val="003C1772"/>
    <w:rsid w:val="003C23FD"/>
    <w:rsid w:val="003C3087"/>
    <w:rsid w:val="003C36AB"/>
    <w:rsid w:val="003C410D"/>
    <w:rsid w:val="003C49D3"/>
    <w:rsid w:val="003C5738"/>
    <w:rsid w:val="003C5B9A"/>
    <w:rsid w:val="003C6629"/>
    <w:rsid w:val="003D0225"/>
    <w:rsid w:val="003D07A4"/>
    <w:rsid w:val="003D1716"/>
    <w:rsid w:val="003D3EE2"/>
    <w:rsid w:val="003D45F6"/>
    <w:rsid w:val="003D4992"/>
    <w:rsid w:val="003D50AF"/>
    <w:rsid w:val="003D53D0"/>
    <w:rsid w:val="003D5985"/>
    <w:rsid w:val="003D5E2C"/>
    <w:rsid w:val="003D661C"/>
    <w:rsid w:val="003E01C9"/>
    <w:rsid w:val="003E276D"/>
    <w:rsid w:val="003E2D3F"/>
    <w:rsid w:val="003E3DF9"/>
    <w:rsid w:val="003E6969"/>
    <w:rsid w:val="003E6BD2"/>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5500"/>
    <w:rsid w:val="00416593"/>
    <w:rsid w:val="00416766"/>
    <w:rsid w:val="00417CDC"/>
    <w:rsid w:val="00420799"/>
    <w:rsid w:val="00420B24"/>
    <w:rsid w:val="00422668"/>
    <w:rsid w:val="004237FA"/>
    <w:rsid w:val="00423AB6"/>
    <w:rsid w:val="004263E0"/>
    <w:rsid w:val="00426FA3"/>
    <w:rsid w:val="00427ACF"/>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54BF"/>
    <w:rsid w:val="004A66A0"/>
    <w:rsid w:val="004A7D8A"/>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196A"/>
    <w:rsid w:val="00502915"/>
    <w:rsid w:val="0050725B"/>
    <w:rsid w:val="00510741"/>
    <w:rsid w:val="00511080"/>
    <w:rsid w:val="0051111E"/>
    <w:rsid w:val="005116EE"/>
    <w:rsid w:val="005128F2"/>
    <w:rsid w:val="00512D8C"/>
    <w:rsid w:val="00512F4C"/>
    <w:rsid w:val="00514193"/>
    <w:rsid w:val="005142DB"/>
    <w:rsid w:val="00514A8A"/>
    <w:rsid w:val="0051636D"/>
    <w:rsid w:val="00516791"/>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CC6"/>
    <w:rsid w:val="00562FA8"/>
    <w:rsid w:val="00563286"/>
    <w:rsid w:val="005661E6"/>
    <w:rsid w:val="00567A14"/>
    <w:rsid w:val="00567F63"/>
    <w:rsid w:val="00571016"/>
    <w:rsid w:val="00571F6E"/>
    <w:rsid w:val="00572A54"/>
    <w:rsid w:val="00575552"/>
    <w:rsid w:val="00575907"/>
    <w:rsid w:val="00575B6F"/>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4E7"/>
    <w:rsid w:val="005A7BCA"/>
    <w:rsid w:val="005B073C"/>
    <w:rsid w:val="005B39DC"/>
    <w:rsid w:val="005B3A99"/>
    <w:rsid w:val="005B4D96"/>
    <w:rsid w:val="005B53F2"/>
    <w:rsid w:val="005B61E3"/>
    <w:rsid w:val="005B79CC"/>
    <w:rsid w:val="005C1336"/>
    <w:rsid w:val="005C143B"/>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5E16"/>
    <w:rsid w:val="00697052"/>
    <w:rsid w:val="006972EE"/>
    <w:rsid w:val="00697FEE"/>
    <w:rsid w:val="006A046D"/>
    <w:rsid w:val="006A09D0"/>
    <w:rsid w:val="006A14FF"/>
    <w:rsid w:val="006A1A40"/>
    <w:rsid w:val="006A1C24"/>
    <w:rsid w:val="006A207D"/>
    <w:rsid w:val="006A2B7F"/>
    <w:rsid w:val="006A34B2"/>
    <w:rsid w:val="006A5C6E"/>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0ED6"/>
    <w:rsid w:val="0070148D"/>
    <w:rsid w:val="00701830"/>
    <w:rsid w:val="007020CB"/>
    <w:rsid w:val="0070709D"/>
    <w:rsid w:val="00707350"/>
    <w:rsid w:val="00707ADA"/>
    <w:rsid w:val="00710DB0"/>
    <w:rsid w:val="0071123B"/>
    <w:rsid w:val="00712162"/>
    <w:rsid w:val="0071739E"/>
    <w:rsid w:val="007176B1"/>
    <w:rsid w:val="0072031F"/>
    <w:rsid w:val="00720ABD"/>
    <w:rsid w:val="00721EAC"/>
    <w:rsid w:val="007220F8"/>
    <w:rsid w:val="00722AD1"/>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3EA7"/>
    <w:rsid w:val="007C4305"/>
    <w:rsid w:val="007C4395"/>
    <w:rsid w:val="007C48E1"/>
    <w:rsid w:val="007C54E1"/>
    <w:rsid w:val="007C599F"/>
    <w:rsid w:val="007C62DC"/>
    <w:rsid w:val="007C6A4B"/>
    <w:rsid w:val="007C70D2"/>
    <w:rsid w:val="007C71CF"/>
    <w:rsid w:val="007C720D"/>
    <w:rsid w:val="007D1C54"/>
    <w:rsid w:val="007D34A5"/>
    <w:rsid w:val="007D49DC"/>
    <w:rsid w:val="007D5138"/>
    <w:rsid w:val="007E0510"/>
    <w:rsid w:val="007E0D5C"/>
    <w:rsid w:val="007E2E60"/>
    <w:rsid w:val="007E340A"/>
    <w:rsid w:val="007E41DF"/>
    <w:rsid w:val="007E487B"/>
    <w:rsid w:val="007E529E"/>
    <w:rsid w:val="007E551A"/>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586"/>
    <w:rsid w:val="008607F8"/>
    <w:rsid w:val="008615C7"/>
    <w:rsid w:val="00862324"/>
    <w:rsid w:val="008628F6"/>
    <w:rsid w:val="00863250"/>
    <w:rsid w:val="00863A33"/>
    <w:rsid w:val="00864373"/>
    <w:rsid w:val="008647B7"/>
    <w:rsid w:val="00865A71"/>
    <w:rsid w:val="008674DC"/>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2679"/>
    <w:rsid w:val="0089397A"/>
    <w:rsid w:val="00893D00"/>
    <w:rsid w:val="00894937"/>
    <w:rsid w:val="00896A60"/>
    <w:rsid w:val="008977E3"/>
    <w:rsid w:val="008A15CF"/>
    <w:rsid w:val="008A1E8A"/>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4677"/>
    <w:rsid w:val="00946FD3"/>
    <w:rsid w:val="00947D5D"/>
    <w:rsid w:val="009516DA"/>
    <w:rsid w:val="009518DB"/>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B09"/>
    <w:rsid w:val="00AB2F1B"/>
    <w:rsid w:val="00AB46A8"/>
    <w:rsid w:val="00AB5053"/>
    <w:rsid w:val="00AC13AD"/>
    <w:rsid w:val="00AC269A"/>
    <w:rsid w:val="00AC2B6F"/>
    <w:rsid w:val="00AC374F"/>
    <w:rsid w:val="00AC3883"/>
    <w:rsid w:val="00AC4F44"/>
    <w:rsid w:val="00AC5353"/>
    <w:rsid w:val="00AC5E67"/>
    <w:rsid w:val="00AD0675"/>
    <w:rsid w:val="00AD0D94"/>
    <w:rsid w:val="00AD4C42"/>
    <w:rsid w:val="00AD5487"/>
    <w:rsid w:val="00AD5FA7"/>
    <w:rsid w:val="00AE083B"/>
    <w:rsid w:val="00AE2131"/>
    <w:rsid w:val="00AE34C4"/>
    <w:rsid w:val="00AE6B7A"/>
    <w:rsid w:val="00AE75FE"/>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2FC"/>
    <w:rsid w:val="00B07C83"/>
    <w:rsid w:val="00B12459"/>
    <w:rsid w:val="00B14EDD"/>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60B"/>
    <w:rsid w:val="00BA678E"/>
    <w:rsid w:val="00BB2035"/>
    <w:rsid w:val="00BB293B"/>
    <w:rsid w:val="00BB2B89"/>
    <w:rsid w:val="00BB44E4"/>
    <w:rsid w:val="00BB49FD"/>
    <w:rsid w:val="00BB5FC0"/>
    <w:rsid w:val="00BB6297"/>
    <w:rsid w:val="00BC02F3"/>
    <w:rsid w:val="00BC0A63"/>
    <w:rsid w:val="00BC4E31"/>
    <w:rsid w:val="00BC6207"/>
    <w:rsid w:val="00BC6601"/>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02A1"/>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170D"/>
    <w:rsid w:val="00C62180"/>
    <w:rsid w:val="00C629BC"/>
    <w:rsid w:val="00C648F5"/>
    <w:rsid w:val="00C65639"/>
    <w:rsid w:val="00C700C3"/>
    <w:rsid w:val="00C700E5"/>
    <w:rsid w:val="00C70F44"/>
    <w:rsid w:val="00C715BA"/>
    <w:rsid w:val="00C71C42"/>
    <w:rsid w:val="00C71DE8"/>
    <w:rsid w:val="00C7293D"/>
    <w:rsid w:val="00C72D48"/>
    <w:rsid w:val="00C7334A"/>
    <w:rsid w:val="00C73BA0"/>
    <w:rsid w:val="00C73ED4"/>
    <w:rsid w:val="00C740A9"/>
    <w:rsid w:val="00C74645"/>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A06A8"/>
    <w:rsid w:val="00CA076D"/>
    <w:rsid w:val="00CA0DDE"/>
    <w:rsid w:val="00CA1192"/>
    <w:rsid w:val="00CA16F3"/>
    <w:rsid w:val="00CA1B51"/>
    <w:rsid w:val="00CA31F6"/>
    <w:rsid w:val="00CA34E8"/>
    <w:rsid w:val="00CA36B6"/>
    <w:rsid w:val="00CA77E5"/>
    <w:rsid w:val="00CB1044"/>
    <w:rsid w:val="00CB253C"/>
    <w:rsid w:val="00CB31CD"/>
    <w:rsid w:val="00CB3CF6"/>
    <w:rsid w:val="00CB3F00"/>
    <w:rsid w:val="00CB5375"/>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CF7826"/>
    <w:rsid w:val="00D00E0E"/>
    <w:rsid w:val="00D011A4"/>
    <w:rsid w:val="00D021DA"/>
    <w:rsid w:val="00D02BCC"/>
    <w:rsid w:val="00D03722"/>
    <w:rsid w:val="00D03FC7"/>
    <w:rsid w:val="00D0425B"/>
    <w:rsid w:val="00D04942"/>
    <w:rsid w:val="00D062FB"/>
    <w:rsid w:val="00D064C6"/>
    <w:rsid w:val="00D06F43"/>
    <w:rsid w:val="00D0720A"/>
    <w:rsid w:val="00D07396"/>
    <w:rsid w:val="00D077BC"/>
    <w:rsid w:val="00D07ACB"/>
    <w:rsid w:val="00D12BFA"/>
    <w:rsid w:val="00D1336C"/>
    <w:rsid w:val="00D1788F"/>
    <w:rsid w:val="00D17DE2"/>
    <w:rsid w:val="00D20855"/>
    <w:rsid w:val="00D212D3"/>
    <w:rsid w:val="00D219A5"/>
    <w:rsid w:val="00D21E6B"/>
    <w:rsid w:val="00D224A1"/>
    <w:rsid w:val="00D22608"/>
    <w:rsid w:val="00D23FF7"/>
    <w:rsid w:val="00D245EB"/>
    <w:rsid w:val="00D25F14"/>
    <w:rsid w:val="00D26DE0"/>
    <w:rsid w:val="00D27E4D"/>
    <w:rsid w:val="00D3191B"/>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7D84"/>
    <w:rsid w:val="00D627FD"/>
    <w:rsid w:val="00D655C6"/>
    <w:rsid w:val="00D65876"/>
    <w:rsid w:val="00D67B76"/>
    <w:rsid w:val="00D71585"/>
    <w:rsid w:val="00D7282B"/>
    <w:rsid w:val="00D735AB"/>
    <w:rsid w:val="00D75D0F"/>
    <w:rsid w:val="00D76643"/>
    <w:rsid w:val="00D7671F"/>
    <w:rsid w:val="00D76AAD"/>
    <w:rsid w:val="00D779C5"/>
    <w:rsid w:val="00D802E3"/>
    <w:rsid w:val="00D80300"/>
    <w:rsid w:val="00D80A53"/>
    <w:rsid w:val="00D816C8"/>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0B4C"/>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49D"/>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05A7"/>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30A"/>
    <w:rsid w:val="00EE37DA"/>
    <w:rsid w:val="00EE5AC3"/>
    <w:rsid w:val="00EF02AB"/>
    <w:rsid w:val="00EF0791"/>
    <w:rsid w:val="00EF1BFD"/>
    <w:rsid w:val="00EF1EAD"/>
    <w:rsid w:val="00EF23A5"/>
    <w:rsid w:val="00EF2967"/>
    <w:rsid w:val="00EF33BA"/>
    <w:rsid w:val="00EF52EA"/>
    <w:rsid w:val="00EF5E36"/>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5E5"/>
    <w:rsid w:val="00F536C5"/>
    <w:rsid w:val="00F54B79"/>
    <w:rsid w:val="00F54D7A"/>
    <w:rsid w:val="00F54DBD"/>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096C"/>
    <w:rsid w:val="00FC16F8"/>
    <w:rsid w:val="00FC21C4"/>
    <w:rsid w:val="00FC3090"/>
    <w:rsid w:val="00FC4060"/>
    <w:rsid w:val="00FC4D43"/>
    <w:rsid w:val="00FC4FB0"/>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A31F6"/>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Layout" Target="diagrams/layout5.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image" Target="media/image7.png"/><Relationship Id="rId45" Type="http://schemas.microsoft.com/office/2007/relationships/diagramDrawing" Target="diagrams/drawing5.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QuickStyle" Target="diagrams/quickStyle5.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8.png"/><Relationship Id="rId20" Type="http://schemas.openxmlformats.org/officeDocument/2006/relationships/diagramQuickStyle" Target="diagrams/quickStyle1.xml"/><Relationship Id="rId41" Type="http://schemas.openxmlformats.org/officeDocument/2006/relationships/diagramData" Target="diagrams/data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diagramLayout" Target="diagrams/layout6.xml"/><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diagramColors" Target="diagrams/colors5.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custT="1"/>
      <dgm:spPr/>
      <dgm:t>
        <a:bodyPr/>
        <a:lstStyle/>
        <a:p>
          <a:r>
            <a:rPr lang="pt-BR" sz="1400"/>
            <a:t>Identificação do contexto</a:t>
          </a:r>
        </a:p>
      </dgm:t>
    </dgm:pt>
    <dgm:pt modelId="{EB81E66C-16E2-4F4C-9614-2DEFAE0704B3}" type="parTrans" cxnId="{DD8CE2DB-E691-4B14-A4C9-F2907BDD22E0}">
      <dgm:prSet/>
      <dgm:spPr/>
      <dgm:t>
        <a:bodyPr/>
        <a:lstStyle/>
        <a:p>
          <a:endParaRPr lang="pt-BR" sz="1600"/>
        </a:p>
      </dgm:t>
    </dgm:pt>
    <dgm:pt modelId="{426DDEAF-DC5E-4EE1-83BD-EC37E6088684}" type="sibTrans" cxnId="{DD8CE2DB-E691-4B14-A4C9-F2907BDD22E0}">
      <dgm:prSet custT="1"/>
      <dgm:spPr/>
      <dgm:t>
        <a:bodyPr/>
        <a:lstStyle/>
        <a:p>
          <a:endParaRPr lang="pt-BR" sz="1200"/>
        </a:p>
      </dgm:t>
    </dgm:pt>
    <dgm:pt modelId="{08F2E1C4-1199-435F-87BF-CEB6114A1203}">
      <dgm:prSet phldrT="[Texto]" custT="1"/>
      <dgm:spPr/>
      <dgm:t>
        <a:bodyPr/>
        <a:lstStyle/>
        <a:p>
          <a:r>
            <a:rPr lang="pt-BR" sz="1400"/>
            <a:t>Classificação dos dados</a:t>
          </a:r>
        </a:p>
      </dgm:t>
    </dgm:pt>
    <dgm:pt modelId="{CBC0660A-FE21-4BB7-8F28-BB00AD3169BD}" type="parTrans" cxnId="{6145209C-5F7B-4E15-B820-93B10D35F0DD}">
      <dgm:prSet/>
      <dgm:spPr/>
      <dgm:t>
        <a:bodyPr/>
        <a:lstStyle/>
        <a:p>
          <a:endParaRPr lang="pt-BR" sz="1600"/>
        </a:p>
      </dgm:t>
    </dgm:pt>
    <dgm:pt modelId="{3FC3C5EC-84A3-4C7E-8533-2441579AD7EC}" type="sibTrans" cxnId="{6145209C-5F7B-4E15-B820-93B10D35F0DD}">
      <dgm:prSet custT="1"/>
      <dgm:spPr/>
      <dgm:t>
        <a:bodyPr/>
        <a:lstStyle/>
        <a:p>
          <a:endParaRPr lang="pt-BR" sz="1200"/>
        </a:p>
      </dgm:t>
    </dgm:pt>
    <dgm:pt modelId="{288D12DA-4F5D-496B-A71E-EDA30ED02422}">
      <dgm:prSet phldrT="[Texto]" custT="1"/>
      <dgm:spPr/>
      <dgm:t>
        <a:bodyPr/>
        <a:lstStyle/>
        <a:p>
          <a:r>
            <a:rPr lang="pt-BR" sz="1400"/>
            <a:t>Recomendação musical</a:t>
          </a:r>
        </a:p>
      </dgm:t>
    </dgm:pt>
    <dgm:pt modelId="{DB8CF7A1-C501-4667-8416-4E7F8CE029D0}" type="parTrans" cxnId="{4D4FC861-4A37-4F31-BBF3-95B4A927FC09}">
      <dgm:prSet/>
      <dgm:spPr/>
      <dgm:t>
        <a:bodyPr/>
        <a:lstStyle/>
        <a:p>
          <a:endParaRPr lang="pt-BR" sz="1600"/>
        </a:p>
      </dgm:t>
    </dgm:pt>
    <dgm:pt modelId="{FC1AEE8D-3087-45EE-B0A0-E485A0B4E26D}" type="sibTrans" cxnId="{4D4FC861-4A37-4F31-BBF3-95B4A927FC09}">
      <dgm:prSet/>
      <dgm:spPr/>
      <dgm:t>
        <a:bodyPr/>
        <a:lstStyle/>
        <a:p>
          <a:endParaRPr lang="pt-BR" sz="1600"/>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48</Pages>
  <Words>13584</Words>
  <Characters>73355</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86766</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89</cp:revision>
  <cp:lastPrinted>2003-10-22T01:33:00Z</cp:lastPrinted>
  <dcterms:created xsi:type="dcterms:W3CDTF">2020-07-01T22:52:00Z</dcterms:created>
  <dcterms:modified xsi:type="dcterms:W3CDTF">2020-07-02T03:25:00Z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