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F22A20">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972812">
      <w:pPr>
        <w:pStyle w:val="NomeTrabalho"/>
      </w:pPr>
      <w:r>
        <w:t xml:space="preserve">recomendação de </w:t>
      </w:r>
      <w:r>
        <w:t>g</w:t>
      </w:r>
      <w:r w:rsidR="00147B63">
        <w:t>Ê</w:t>
      </w:r>
      <w:r>
        <w:t>neros</w:t>
      </w:r>
      <w:r>
        <w:t xml:space="preserve"> musicais</w:t>
      </w:r>
      <w:r w:rsidR="00DF266F">
        <w:t xml:space="preserve"> </w:t>
      </w:r>
      <w:r w:rsidR="00DF266F">
        <w:t>atrav</w:t>
      </w:r>
      <w:r w:rsidR="00147B63">
        <w:t>É</w:t>
      </w:r>
      <w:r w:rsidR="00DF266F">
        <w:t xml:space="preserve">s </w:t>
      </w:r>
      <w:r w:rsidR="00147B63">
        <w:t>dE</w:t>
      </w:r>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rsidP="00F22A20">
      <w:pPr>
        <w:pStyle w:val="Capa"/>
      </w:pPr>
      <w:r>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972812">
      <w:pPr>
        <w:pStyle w:val="NomeTrabalho"/>
      </w:pPr>
      <w:r w:rsidRPr="00EB4ADC">
        <w:t xml:space="preserve">RECOMENDAÇÃO DE </w:t>
      </w:r>
      <w:r w:rsidRPr="00EB4ADC">
        <w:t>G</w:t>
      </w:r>
      <w:r w:rsidR="00147B63">
        <w:t>Ê</w:t>
      </w:r>
      <w:r w:rsidRPr="00EB4ADC">
        <w:t>NEROS</w:t>
      </w:r>
      <w:r w:rsidRPr="00EB4ADC">
        <w:t xml:space="preserve"> MUSICAIS </w:t>
      </w:r>
      <w:r w:rsidRPr="00EB4ADC">
        <w:t>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t>Resumo</w:t>
      </w:r>
    </w:p>
    <w:p w14:paraId="0DE9B870" w14:textId="2B822A84"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r w:rsidR="001837E5">
        <w:t xml:space="preserve">Loewe’s </w:t>
      </w:r>
      <w:r w:rsidR="001837E5" w:rsidRPr="001837E5">
        <w:rPr>
          <w:i/>
          <w:iCs w:val="0"/>
        </w:rPr>
        <w:t>Recommender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E7079D">
        <w:t>)</w:t>
      </w:r>
      <w:r w:rsidR="00147B63">
        <w:t>,</w:t>
      </w:r>
      <w:r w:rsidR="00E7079D">
        <w:t xml:space="preserve"> encontrar o gênero musical mais adequado para o momento</w:t>
      </w:r>
      <w:r w:rsidRPr="003409B7">
        <w:t>.</w:t>
      </w:r>
      <w:r w:rsidR="002225D0">
        <w:t xml:space="preserve"> É </w:t>
      </w:r>
      <w:r w:rsidR="002225D0">
        <w:t>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58986F23"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Sistemas de recomendação musical.</w:t>
      </w:r>
      <w:r w:rsidR="007242D1" w:rsidRPr="001D3D9F">
        <w:rPr>
          <w:lang w:val="en-US"/>
        </w:rPr>
        <w:t xml:space="preserve"> </w:t>
      </w:r>
      <w:r w:rsidR="00147B63" w:rsidRPr="004E28B3">
        <w:rPr>
          <w:i/>
          <w:iCs w:val="0"/>
          <w:lang w:val="en-US"/>
        </w:rPr>
        <w:t>K-Nearest Neighbors</w:t>
      </w:r>
      <w:r w:rsidR="00147B63">
        <w:rPr>
          <w:lang w:val="en-US"/>
        </w:rPr>
        <w:t>.</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t>Abstract</w:t>
      </w:r>
    </w:p>
    <w:p w14:paraId="1D988098" w14:textId="5FAA1D18" w:rsidR="008F2AE9" w:rsidRPr="00D802E3" w:rsidRDefault="00D802E3" w:rsidP="00972812">
      <w:pPr>
        <w:pStyle w:val="TextodoResumo"/>
        <w:rPr>
          <w:lang w:val="en-US"/>
        </w:rPr>
      </w:pPr>
      <w:commentRangeStart w:id="16"/>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6"/>
      <w:r w:rsidR="00147B63">
        <w:rPr>
          <w:rStyle w:val="Refdecomentrio"/>
        </w:rPr>
        <w:commentReference w:id="16"/>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488E7D14" w:rsidR="008F2AE9" w:rsidRPr="0017416A" w:rsidRDefault="008F2AE9" w:rsidP="00972812">
      <w:pPr>
        <w:pStyle w:val="Palavras-chave"/>
        <w:rPr>
          <w:lang w:val="en-US"/>
        </w:rPr>
      </w:pPr>
      <w:r w:rsidRPr="003665B2">
        <w:rPr>
          <w:lang w:val="en-US"/>
        </w:rPr>
        <w:t xml:space="preserve">Keywords: </w:t>
      </w:r>
      <w:r w:rsidR="00E1249D" w:rsidRPr="00E1249D">
        <w:rPr>
          <w:lang w:val="en-US"/>
        </w:rPr>
        <w:t>RecSys. Machine Learning. Music Recommender System.</w:t>
      </w:r>
      <w:r w:rsidR="00E1249D" w:rsidRPr="00E1249D">
        <w:rPr>
          <w:lang w:val="en-US"/>
        </w:rPr>
        <w:t xml:space="preserve">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t xml:space="preserve">Lista de </w:t>
      </w:r>
      <w:r w:rsidR="00E65374">
        <w:t>Quadros</w:t>
      </w:r>
    </w:p>
    <w:p w14:paraId="396DA58C" w14:textId="459394CC"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6A1ECA">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t>Sumário</w:t>
      </w:r>
    </w:p>
    <w:p w14:paraId="6753B71E" w14:textId="3299B2E7"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6A1EC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6A1EC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6A1EC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6A1ECA">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6A1EC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6A1ECA">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6A1ECA">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17" w:name="_Toc53928594"/>
      <w:bookmarkStart w:id="18" w:name="_Toc55523354"/>
      <w:bookmarkStart w:id="19" w:name="_Toc55260940"/>
      <w:r w:rsidRPr="000964B3">
        <w:t>Introdução</w:t>
      </w:r>
      <w:bookmarkEnd w:id="17"/>
      <w:bookmarkEnd w:id="18"/>
      <w:bookmarkEnd w:id="19"/>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 xml:space="preserve">na relação das características dos itens a serem comparados. Por exemplo, no caso de usuário avaliar positivamente um filme do gênero </w:t>
      </w:r>
      <w:r w:rsidRPr="00641606">
        <w:t>com</w:t>
      </w:r>
      <w:r w:rsidR="00463D35">
        <w:t>é</w:t>
      </w:r>
      <w:r w:rsidRPr="00641606">
        <w:t>dia</w:t>
      </w:r>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332ABD68"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rsidRPr="00473AC1">
        <w:t>)</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32ADAFAF"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s</w:t>
      </w:r>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5862DE">
        <w:rPr>
          <w:i/>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38DA1F60" w14:textId="5664569F" w:rsidR="00DA05B5" w:rsidRDefault="00DA05B5" w:rsidP="0097281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w:t>
      </w:r>
      <w:r w:rsidR="000D1CE9">
        <w:t xml:space="preserve"> </w:t>
      </w:r>
      <w:commentRangeStart w:id="2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20"/>
      <w:r w:rsidR="00463D35">
        <w:rPr>
          <w:rStyle w:val="Refdecomentrio"/>
        </w:rPr>
        <w:commentReference w:id="20"/>
      </w:r>
      <w:r>
        <w:t>.</w:t>
      </w:r>
    </w:p>
    <w:p w14:paraId="5220D833" w14:textId="77777777" w:rsidR="00353CE6" w:rsidRDefault="00463D35" w:rsidP="00C714CD">
      <w:pPr>
        <w:pStyle w:val="Ttulo2"/>
      </w:pPr>
      <w:bookmarkStart w:id="21" w:name="_Toc55523355"/>
      <w:commentRangeStart w:id="22"/>
      <w:r>
        <w:t>Objetivo Geral</w:t>
      </w:r>
      <w:bookmarkEnd w:id="21"/>
      <w:r>
        <w:t xml:space="preserve"> </w:t>
      </w:r>
      <w:commentRangeEnd w:id="22"/>
    </w:p>
    <w:p w14:paraId="70106CBE" w14:textId="287D76BC" w:rsidR="00463D35" w:rsidRDefault="00353CE6" w:rsidP="009E4EBC">
      <w:r>
        <w:tab/>
      </w:r>
      <w:r w:rsidR="00463D35">
        <w:rPr>
          <w:rStyle w:val="Refdecomentrio"/>
        </w:rPr>
        <w:commentReference w:id="22"/>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23" w:name="_Toc55523356"/>
      <w:commentRangeStart w:id="24"/>
      <w:r>
        <w:t>Objetivos Específicos</w:t>
      </w:r>
      <w:commentRangeEnd w:id="24"/>
      <w:r>
        <w:rPr>
          <w:rStyle w:val="Refdecomentrio"/>
        </w:rPr>
        <w:commentReference w:id="24"/>
      </w:r>
      <w:bookmarkEnd w:id="23"/>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25" w:name="_Toc55523357"/>
      <w:commentRangeStart w:id="26"/>
      <w:r>
        <w:t>Metodologia</w:t>
      </w:r>
      <w:commentRangeEnd w:id="26"/>
      <w:r>
        <w:rPr>
          <w:rStyle w:val="Refdecomentrio"/>
        </w:rPr>
        <w:commentReference w:id="26"/>
      </w:r>
      <w:bookmarkEnd w:id="25"/>
    </w:p>
    <w:p w14:paraId="008263D5" w14:textId="2050F87C" w:rsidR="004B66F0" w:rsidRDefault="004B66F0" w:rsidP="004B66F0">
      <w:pPr>
        <w:ind w:firstLine="851"/>
      </w:pPr>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27"/>
      <w:commentRangeStart w:id="28"/>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27"/>
      <w:r>
        <w:rPr>
          <w:rStyle w:val="Refdecomentrio"/>
        </w:rPr>
        <w:commentReference w:id="27"/>
      </w:r>
      <w:commentRangeEnd w:id="28"/>
      <w:r>
        <w:rPr>
          <w:rStyle w:val="Refdecomentrio"/>
        </w:rPr>
        <w:commentReference w:id="28"/>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79067593" w:rsidR="008F2AE9" w:rsidRDefault="00604869" w:rsidP="005862DE">
      <w:r>
        <w:tab/>
      </w:r>
      <w:r w:rsidR="00DA05B5">
        <w:t xml:space="preserve">Portanto, de acordo com esse contexto, este trabalho </w:t>
      </w:r>
      <w:commentRangeStart w:id="29"/>
      <w:r w:rsidR="00DA05B5">
        <w:t>construi</w:t>
      </w:r>
      <w:r w:rsidR="00850785">
        <w:t>u</w:t>
      </w:r>
      <w:r w:rsidR="00DA05B5">
        <w:t xml:space="preserve"> </w:t>
      </w:r>
      <w:commentRangeEnd w:id="29"/>
      <w:r w:rsidR="00850785">
        <w:rPr>
          <w:rStyle w:val="Refdecomentrio"/>
        </w:rPr>
        <w:commentReference w:id="29"/>
      </w:r>
      <w:r w:rsidR="00DA05B5">
        <w:t xml:space="preserve">um sistema de recomendação musical, utilizando o contexto comportamental do usuário e o contexto do ambiente onde ele está inserido. Esse contexto </w:t>
      </w:r>
      <w:r w:rsidR="00850785">
        <w:t>foi</w:t>
      </w:r>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30" w:name="_Toc55523358"/>
      <w:bookmarkStart w:id="31" w:name="_Toc55260941"/>
      <w:r>
        <w:t>Trabalhos relacionados</w:t>
      </w:r>
      <w:bookmarkEnd w:id="30"/>
      <w:bookmarkEnd w:id="31"/>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5721C0D4" w:rsidR="00A17B09" w:rsidRDefault="00A17B09" w:rsidP="00972812">
      <w:r>
        <w:tab/>
        <w:t xml:space="preserve">Após ser </w:t>
      </w:r>
      <w:del w:id="32" w:author="Erico de Souza Loewe" w:date="2020-11-08T21:40:00Z">
        <w:r>
          <w:delText>realizado</w:delText>
        </w:r>
      </w:del>
      <w:ins w:id="33" w:author="Erico de Souza Loewe" w:date="2020-11-08T21:40:00Z">
        <w:r>
          <w:t>realizad</w:t>
        </w:r>
        <w:r w:rsidR="00A16272">
          <w:t>a</w:t>
        </w:r>
      </w:ins>
      <w:r>
        <w:t xml:space="preserve"> a revisão bibliográfica, </w:t>
      </w:r>
      <w:del w:id="34" w:author="Erico de Souza Loewe" w:date="2020-11-08T21:40:00Z">
        <w:r>
          <w:delText>será analisado</w:delText>
        </w:r>
      </w:del>
      <w:ins w:id="35" w:author="Erico de Souza Loewe" w:date="2020-11-08T21:40:00Z">
        <w:r w:rsidR="00A16272">
          <w:t>foram</w:t>
        </w:r>
        <w:r>
          <w:t xml:space="preserve"> analisado</w:t>
        </w:r>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36" w:author="Erico de Souza Loewe" w:date="2020-11-08T21:40:00Z">
        <w:r>
          <w:delText xml:space="preserve">apenas </w:delText>
        </w:r>
      </w:del>
      <w:r>
        <w:t>um dos algoritmos levantados.</w:t>
      </w:r>
    </w:p>
    <w:p w14:paraId="2924F246" w14:textId="0EEBC3F4" w:rsidR="000033F1" w:rsidRDefault="000033F1" w:rsidP="00972812">
      <w:pPr>
        <w:pStyle w:val="Ttulo2"/>
      </w:pPr>
      <w:bookmarkStart w:id="37" w:name="_Toc55523359"/>
      <w:bookmarkStart w:id="38" w:name="_Toc55260942"/>
      <w:r>
        <w:t>Levantamento bibliográfico inicial</w:t>
      </w:r>
      <w:bookmarkEnd w:id="37"/>
      <w:bookmarkEnd w:id="38"/>
    </w:p>
    <w:p w14:paraId="40F08AC9" w14:textId="31FF1C3A" w:rsidR="00F15F2F" w:rsidRDefault="0062433B" w:rsidP="00972812">
      <w:r>
        <w:tab/>
        <w:t xml:space="preserve">Antes do </w:t>
      </w:r>
      <w:r w:rsidR="002E7AB5">
        <w:t>início</w:t>
      </w:r>
      <w:r>
        <w:t xml:space="preserve"> da revisão, </w:t>
      </w:r>
      <w:del w:id="39" w:author="Erico de Souza Loewe" w:date="2020-11-08T21:40:00Z">
        <w:r>
          <w:delText xml:space="preserve">foi </w:delText>
        </w:r>
        <w:r w:rsidR="003E30FB">
          <w:delText>encontrado</w:delText>
        </w:r>
      </w:del>
      <w:ins w:id="40" w:author="Erico de Souza Loewe" w:date="2020-11-08T21:40:00Z">
        <w:r w:rsidR="00A16272">
          <w:t xml:space="preserve">foram </w:t>
        </w:r>
        <w:r w:rsidR="003E30FB">
          <w:t>encontrado</w:t>
        </w:r>
        <w:r w:rsidR="00A16272">
          <w:t>s</w:t>
        </w:r>
      </w:ins>
      <w:r w:rsidR="003E30FB">
        <w:t xml:space="preserve"> </w:t>
      </w:r>
      <w:r w:rsidR="00145F98">
        <w:t>diversos</w:t>
      </w:r>
      <w:r w:rsidR="003E30FB">
        <w:t xml:space="preserve"> trabalhos relacionados através de: (i) busca genérica no Google Scholar; (ii) indicação dos avaliadores desse trabalho. </w:t>
      </w:r>
      <w:del w:id="41" w:author="Erico de Souza Loewe" w:date="2020-11-08T21:40:00Z">
        <w:r w:rsidR="00145F98">
          <w:delText>De</w:delText>
        </w:r>
        <w:r w:rsidR="004323D6">
          <w:delText>les</w:delText>
        </w:r>
      </w:del>
      <w:ins w:id="42" w:author="Erico de Souza Loewe" w:date="2020-11-08T21:40:00Z">
        <w:r w:rsidR="00A16272">
          <w:t>Destes</w:t>
        </w:r>
      </w:ins>
      <w:r w:rsidR="00145F98">
        <w:t>, foram selecionados 2 para serem revisados nesse trabalho.</w:t>
      </w:r>
    </w:p>
    <w:p w14:paraId="777C8D30" w14:textId="77777777" w:rsidR="000033F1" w:rsidRDefault="00F15F2F" w:rsidP="00972812">
      <w:pPr>
        <w:rPr>
          <w:del w:id="43" w:author="Erico de Souza Loewe" w:date="2020-11-08T21:40:00Z"/>
        </w:rPr>
      </w:pPr>
      <w:r>
        <w:tab/>
      </w:r>
      <w:del w:id="44" w:author="Erico de Souza Loewe" w:date="2020-11-08T21:40:00Z">
        <w:r>
          <w:delText>R</w:delText>
        </w:r>
        <w:r w:rsidR="0062433B">
          <w:delText>ealizado</w:delText>
        </w:r>
      </w:del>
      <w:ins w:id="45" w:author="Erico de Souza Loewe" w:date="2020-11-08T21:40:00Z">
        <w:r w:rsidR="00A16272">
          <w:t>Realizada</w:t>
        </w:r>
      </w:ins>
      <w:r w:rsidR="00A16272">
        <w:t xml:space="preserve"> </w:t>
      </w:r>
      <w:r>
        <w:t>a</w:t>
      </w:r>
      <w:r w:rsidR="0062433B">
        <w:t xml:space="preserve"> busca genérica no Google Scholar em busca de trabalhos relacionados ao tema desse trabalho, </w:t>
      </w:r>
      <w:del w:id="46" w:author="Erico de Souza Loewe" w:date="2020-11-08T21:40:00Z">
        <w:r w:rsidR="0062433B">
          <w:delText>na busca, foi priorizado</w:delText>
        </w:r>
      </w:del>
      <w:ins w:id="47" w:author="Erico de Souza Loewe" w:date="2020-11-08T21:40:00Z">
        <w:r w:rsidR="00A16272">
          <w:t>foram</w:t>
        </w:r>
        <w:r w:rsidR="0062433B">
          <w:t xml:space="preserve"> priorizado</w:t>
        </w:r>
        <w:r w:rsidR="00A16272">
          <w:t>s</w:t>
        </w:r>
      </w:ins>
      <w:r w:rsidR="0062433B">
        <w:t xml:space="preserve"> os trabalhos em </w:t>
      </w:r>
      <w:del w:id="48" w:author="Erico de Souza Loewe" w:date="2020-11-08T21:40:00Z">
        <w:r w:rsidR="0062433B">
          <w:delText>portugues</w:delText>
        </w:r>
      </w:del>
      <w:ins w:id="49" w:author="Erico de Souza Loewe" w:date="2020-11-08T21:40:00Z">
        <w:r w:rsidR="0062433B">
          <w:t>portugu</w:t>
        </w:r>
        <w:r w:rsidR="00A16272">
          <w:t>ê</w:t>
        </w:r>
        <w:r w:rsidR="0062433B">
          <w:t>s</w:t>
        </w:r>
      </w:ins>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50"/>
      <w:r w:rsidR="005345CB">
        <w:t>Contexto</w:t>
      </w:r>
      <w:commentRangeEnd w:id="50"/>
      <w:del w:id="51" w:author="Erico de Souza Loewe" w:date="2020-11-08T21:40:00Z">
        <w:r w:rsidR="00162F77">
          <w:delText>”</w:delText>
        </w:r>
        <w:r w:rsidR="002E64DE">
          <w:delText>.</w:delText>
        </w:r>
      </w:del>
    </w:p>
    <w:p w14:paraId="576C0CCA" w14:textId="69A79BAF" w:rsidR="000033F1" w:rsidRDefault="00514BC2" w:rsidP="00972812">
      <w:del w:id="52" w:author="Erico de Souza Loewe" w:date="2020-11-08T21:40:00Z">
        <w:r>
          <w:tab/>
        </w:r>
        <w:r w:rsidR="009F657E">
          <w:delText>O trabalho teve como objetivo desenvolver o modelo de um sistema sensível ao contexto</w:delText>
        </w:r>
        <w:r w:rsidR="00A96B8A">
          <w:delText>, utilizando das técnicas clássicas de recomendação, aplicando uma camada de extra de filtragem colaborativa</w:delText>
        </w:r>
        <w:r w:rsidR="009F657E">
          <w:delText xml:space="preserve">. </w:delText>
        </w:r>
        <w:r w:rsidR="003C2739">
          <w:delText xml:space="preserve">Nessa camada, </w:delText>
        </w:r>
        <w:r w:rsidR="00C52560">
          <w:delText>e</w:delText>
        </w:r>
        <w:r w:rsidR="009F657E">
          <w:delText>le</w:delText>
        </w:r>
        <w:r w:rsidR="005F30BB">
          <w:delText xml:space="preserve"> utiliza do </w:delText>
        </w:r>
        <w:r w:rsidR="009C3587">
          <w:delText xml:space="preserve">algoritmo </w:delText>
        </w:r>
        <w:r w:rsidR="009C3587" w:rsidRPr="009C3587">
          <w:delText>K-Vizinhos Mais Pr</w:delText>
        </w:r>
        <w:r w:rsidR="009C3587">
          <w:delText>ó</w:delText>
        </w:r>
        <w:r w:rsidR="009C3587" w:rsidRPr="009C3587">
          <w:delText>ximos</w:delText>
        </w:r>
        <w:r w:rsidR="009C3587">
          <w:delText xml:space="preserve"> (</w:delText>
        </w:r>
        <w:r w:rsidR="005F30BB">
          <w:delText>KNN</w:delText>
        </w:r>
        <w:r w:rsidR="009C3587">
          <w:delText>)</w:delText>
        </w:r>
        <w:r w:rsidR="005F30BB">
          <w:delText xml:space="preserve"> para realiza</w:delText>
        </w:r>
        <w:r w:rsidR="009524B1">
          <w:delText>-la</w:delText>
        </w:r>
        <w:r w:rsidR="005F30BB">
          <w:delText>, o qual é o mais amplamente utilizado</w:delText>
        </w:r>
        <w:r w:rsidR="00B0596C">
          <w:delText xml:space="preserve"> </w:delText>
        </w:r>
        <w:r w:rsidR="00B0596C" w:rsidRPr="00B0596C">
          <w:delText>para esse tipo de recomendação</w:delText>
        </w:r>
        <w:r w:rsidR="005F30BB">
          <w:delText xml:space="preserve"> conforme </w:delText>
        </w:r>
      </w:del>
      <w:ins w:id="53" w:author="Erico de Souza Loewe" w:date="2020-11-08T21:40:00Z">
        <w:r w:rsidR="00A16272">
          <w:rPr>
            <w:rStyle w:val="Refdecomentrio"/>
          </w:rPr>
          <w:commentReference w:id="50"/>
        </w:r>
        <w:r w:rsidR="00162F77">
          <w:t>”</w:t>
        </w:r>
        <w:r w:rsidR="002E64DE">
          <w:t>.</w:t>
        </w:r>
        <w:r w:rsidR="00DB7781">
          <w:t xml:space="preserve"> </w:t>
        </w:r>
      </w:ins>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del w:id="54" w:author="Erico de Souza Loewe" w:date="2020-11-08T21:40:00Z">
        <w:r w:rsidR="007A1A11">
          <w:delText xml:space="preserve"> </w:delText>
        </w:r>
        <w:r w:rsidR="005F30BB">
          <w:delText>(</w:delText>
        </w:r>
        <w:r w:rsidR="0066337F">
          <w:delText xml:space="preserve">fazer </w:delText>
        </w:r>
        <w:r w:rsidR="005F30BB">
          <w:delText xml:space="preserve">apud </w:delText>
        </w:r>
        <w:r w:rsidR="005F30BB" w:rsidRPr="005F30BB">
          <w:delText>Bobadilla et al. (2013)</w:delText>
        </w:r>
        <w:r w:rsidR="0017724A">
          <w:delText>)</w:delText>
        </w:r>
        <w:r w:rsidR="00286FFE">
          <w:delText xml:space="preserve">, e é um algoritmo </w:delText>
        </w:r>
        <w:r w:rsidR="00286FFE" w:rsidRPr="00D91A83">
          <w:rPr>
            <w:i/>
          </w:rPr>
          <w:delText>lazy</w:delText>
        </w:r>
        <w:r w:rsidR="00286FFE">
          <w:delText>, isso é, não gera um modelo que precisa de treinamento.</w:delText>
        </w:r>
        <w:r w:rsidR="00492B46">
          <w:delText xml:space="preserve"> </w:delText>
        </w:r>
      </w:del>
    </w:p>
    <w:p w14:paraId="5F5D1DCB" w14:textId="7975DE6B" w:rsidR="00492B46" w:rsidRDefault="00514BC2" w:rsidP="00972812">
      <w:pPr>
        <w:rPr>
          <w:ins w:id="55" w:author="Erico de Souza Loewe" w:date="2020-11-08T21:40:00Z"/>
        </w:rPr>
      </w:pPr>
      <w:ins w:id="56" w:author="Erico de Souza Loewe" w:date="2020-11-08T21:40:00Z">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ins>
    </w:p>
    <w:p w14:paraId="264C1F33" w14:textId="1F0B1B55" w:rsidR="005A47D6" w:rsidRDefault="00492B46" w:rsidP="00972812">
      <w:r>
        <w:tab/>
        <w:t>No trabalho</w:t>
      </w:r>
      <w:del w:id="57" w:author="Erico de Souza Loewe" w:date="2020-11-08T21:40:00Z">
        <w:r>
          <w:delText>,</w:delText>
        </w:r>
      </w:del>
      <w:ins w:id="58" w:author="Erico de Souza Loewe" w:date="2020-11-08T21:40:00Z">
        <w:r w:rsidR="004C3A1B">
          <w:t xml:space="preserve"> de ALIAGA (2018)</w:t>
        </w:r>
      </w:ins>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59" w:author="Erico de Souza Loewe" w:date="2020-11-08T21:40:00Z">
        <w:r w:rsidR="00D456E1">
          <w:delText>, foi apresentado</w:delText>
        </w:r>
      </w:del>
      <w:ins w:id="60" w:author="Erico de Souza Loewe" w:date="2020-11-08T21:40:00Z">
        <w:r w:rsidR="00D456E1">
          <w:t xml:space="preserve"> </w:t>
        </w:r>
        <w:r w:rsidR="004C3A1B">
          <w:t xml:space="preserve">foram </w:t>
        </w:r>
        <w:r w:rsidR="00D456E1">
          <w:t>apresentado</w:t>
        </w:r>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0824492D" w14:textId="77777777" w:rsidR="005F525C" w:rsidRDefault="006A66C6" w:rsidP="00972812">
      <w:pPr>
        <w:rPr>
          <w:del w:id="61" w:author="Erico de Souza Loewe" w:date="2020-11-08T21:40:00Z"/>
        </w:rPr>
      </w:pPr>
      <w:del w:id="62" w:author="Erico de Souza Loewe" w:date="2020-11-08T21:40:00Z">
        <w:r>
          <w:tab/>
          <w:delText xml:space="preserve">As indicações dos avaliadores foram analisadas </w:delText>
        </w:r>
        <w:r w:rsidR="00540B36">
          <w:delText xml:space="preserve">e </w:delText>
        </w:r>
        <w:r w:rsidR="00C14A49">
          <w:delText>foi verificado que apenas uma apresentava o algoritmo utilizado</w:delText>
        </w:r>
        <w:r w:rsidR="00540B36">
          <w:delText>, que é:</w:delText>
        </w:r>
        <w:r>
          <w:delText xml:space="preserve"> “</w:delText>
        </w:r>
        <w:r w:rsidRPr="006A66C6">
          <w:delText>Effective Nearest-Neighbor Music Recommendations</w:delText>
        </w:r>
        <w:r>
          <w:delText>”.</w:delText>
        </w:r>
        <w:r w:rsidR="00540B36">
          <w:delText xml:space="preserve"> </w:delText>
        </w:r>
        <w:r w:rsidR="00425EA6">
          <w:delText>A</w:delText>
        </w:r>
        <w:r w:rsidR="00540B36">
          <w:delText xml:space="preserve"> qual </w:delText>
        </w:r>
        <w:r w:rsidR="00570C20">
          <w:delText xml:space="preserve">apresenta uma técnica hibrida de recomendação, que utiliza de uma combinação do KNN, </w:delText>
        </w:r>
        <w:r w:rsidR="002538BA">
          <w:delText>f</w:delText>
        </w:r>
        <w:r w:rsidR="00570C20">
          <w:delText xml:space="preserve">atoração de matriz e um pequeno conjunto </w:delText>
        </w:r>
        <w:r w:rsidR="002538BA">
          <w:delText>heurístico</w:delText>
        </w:r>
        <w:r w:rsidR="00540B36">
          <w:delText>.</w:delText>
        </w:r>
      </w:del>
    </w:p>
    <w:p w14:paraId="4BF09C63" w14:textId="36F798C1" w:rsidR="005F525C" w:rsidRDefault="006A66C6" w:rsidP="00972812">
      <w:pPr>
        <w:rPr>
          <w:ins w:id="63" w:author="Erico de Souza Loewe" w:date="2020-11-08T21:40:00Z"/>
        </w:rPr>
      </w:pPr>
      <w:ins w:id="64" w:author="Erico de Souza Loewe" w:date="2020-11-08T21:40:00Z">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65"/>
        <w:r>
          <w:t>“</w:t>
        </w:r>
        <w:r w:rsidRPr="006A66C6">
          <w:t>Effective Nearest-Neighbor Music Recommendations</w:t>
        </w:r>
        <w:r>
          <w:t>”</w:t>
        </w:r>
        <w:commentRangeEnd w:id="65"/>
        <w:r w:rsidR="00FC561D">
          <w:rPr>
            <w:rStyle w:val="Refdecomentrio"/>
          </w:rPr>
          <w:commentReference w:id="65"/>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ins>
    </w:p>
    <w:p w14:paraId="57C5E034" w14:textId="45A5845F" w:rsidR="004A66A0" w:rsidRDefault="004A66A0" w:rsidP="00972812">
      <w:pPr>
        <w:pStyle w:val="Ttulo2"/>
      </w:pPr>
      <w:bookmarkStart w:id="66" w:name="_Toc55523360"/>
      <w:bookmarkStart w:id="67" w:name="_Toc55260943"/>
      <w:r>
        <w:t>O protocolo d</w:t>
      </w:r>
      <w:r w:rsidR="00765824">
        <w:t>e</w:t>
      </w:r>
      <w:r>
        <w:t xml:space="preserve"> revisão</w:t>
      </w:r>
      <w:bookmarkEnd w:id="66"/>
      <w:bookmarkEnd w:id="67"/>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rPrChange w:id="68" w:author="Erico de Souza Loewe" w:date="2020-11-08T21:40:00Z">
            <w:rPr/>
          </w:rPrChange>
        </w:rPr>
      </w:pPr>
      <w:r w:rsidRPr="004D6111">
        <w:rPr>
          <w:i/>
          <w:rPrChange w:id="69" w:author="Erico de Souza Loewe" w:date="2020-11-08T21:40:00Z">
            <w:rPr/>
          </w:rPrChange>
        </w:rPr>
        <w:t>RecSys</w:t>
      </w:r>
    </w:p>
    <w:p w14:paraId="26AA3250" w14:textId="2287B641" w:rsidR="008D579B" w:rsidRPr="004D6111" w:rsidRDefault="008D579B" w:rsidP="00972812">
      <w:pPr>
        <w:pStyle w:val="PargrafodaLista"/>
        <w:numPr>
          <w:ilvl w:val="0"/>
          <w:numId w:val="4"/>
        </w:numPr>
        <w:rPr>
          <w:i/>
          <w:lang w:val="en-US"/>
          <w:rPrChange w:id="70" w:author="Erico de Souza Loewe" w:date="2020-11-08T21:40:00Z">
            <w:rPr>
              <w:lang w:val="en-US"/>
            </w:rPr>
          </w:rPrChange>
        </w:rPr>
      </w:pPr>
      <w:r w:rsidRPr="004D6111">
        <w:rPr>
          <w:i/>
          <w:lang w:val="en-US"/>
          <w:rPrChange w:id="71" w:author="Erico de Souza Loewe" w:date="2020-11-08T21:40:00Z">
            <w:rPr>
              <w:lang w:val="en-US"/>
            </w:rPr>
          </w:rPrChange>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317E6C9" w:rsidR="004C6DA1" w:rsidRDefault="00CC24CC" w:rsidP="00972812">
      <w:r>
        <w:tab/>
      </w:r>
      <w:r w:rsidRPr="00CC24CC">
        <w:t xml:space="preserve">Para realizar a busca dos trabalhos relacionados </w:t>
      </w:r>
      <w:del w:id="72" w:author="Erico de Souza Loewe" w:date="2020-11-08T21:40:00Z">
        <w:r w:rsidR="00936FA8">
          <w:delText>será</w:delText>
        </w:r>
      </w:del>
      <w:ins w:id="73" w:author="Erico de Souza Loewe" w:date="2020-11-08T21:40:00Z">
        <w:r w:rsidR="00B472EE">
          <w:t>foi</w:t>
        </w:r>
      </w:ins>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ins w:id="74" w:author="Erico de Souza Loewe" w:date="2020-11-08T21:4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6FDA9FF"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75" w:author="Erico de Souza Loewe" w:date="2020-11-08T21:40:00Z">
        <w:r w:rsidR="004F5590">
          <w:delText xml:space="preserve"> e então definir o que esse trabalho poderá agregar cientificamente </w:delText>
        </w:r>
        <w:r w:rsidR="004367EC">
          <w:delText>à</w:delText>
        </w:r>
        <w:r w:rsidR="004F5590">
          <w:delText xml:space="preserve"> </w:delText>
        </w:r>
        <w:r w:rsidR="006830A6">
          <w:delText>área</w:delText>
        </w:r>
        <w:r w:rsidR="004F5590">
          <w:delText xml:space="preserve"> de sistemas de recomendação.</w:delText>
        </w:r>
      </w:del>
      <w:ins w:id="76" w:author="Erico de Souza Loewe" w:date="2020-11-08T21:40:00Z">
        <w:r w:rsidR="004F5590">
          <w:t>.</w:t>
        </w:r>
      </w:ins>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77" w:name="_Toc55523361"/>
      <w:bookmarkStart w:id="78" w:name="_Toc55260944"/>
      <w:r w:rsidRPr="004A3A38">
        <w:t>PROCURA NOS MOTORES DE BUSCA</w:t>
      </w:r>
      <w:bookmarkEnd w:id="77"/>
      <w:bookmarkEnd w:id="78"/>
    </w:p>
    <w:p w14:paraId="565BD62B" w14:textId="4F8EABE4"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79"/>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9"/>
      <w:r w:rsidR="004A7D8A">
        <w:rPr>
          <w:rStyle w:val="Refdecomentrio"/>
        </w:rPr>
        <w:commentReference w:id="79"/>
      </w:r>
      <w:r w:rsidR="00531803">
        <w:t>ilustram esse processo</w:t>
      </w:r>
      <w:r w:rsidR="00BE1376">
        <w:t xml:space="preserve">. A </w:t>
      </w:r>
      <w:del w:id="80" w:author="Erico de Souza Loewe" w:date="2020-11-08T21:40:00Z">
        <w:r w:rsidR="00BE1376">
          <w:delText>figura</w:delText>
        </w:r>
      </w:del>
      <w:ins w:id="81" w:author="Erico de Souza Loewe" w:date="2020-11-08T21:40:00Z">
        <w:r w:rsidR="00B472EE">
          <w:t>F</w:t>
        </w:r>
        <w:r w:rsidR="00BE1376">
          <w:t>igura</w:t>
        </w:r>
      </w:ins>
      <w:r w:rsidR="00BE1376">
        <w:t xml:space="preserve"> 1 apresenta a string de busca desenvolvida no motor </w:t>
      </w:r>
      <w:del w:id="82" w:author="Erico de Souza Loewe" w:date="2020-11-08T21:40:00Z">
        <w:r w:rsidR="00BE1376">
          <w:delText xml:space="preserve">de busca </w:delText>
        </w:r>
      </w:del>
      <w:r w:rsidR="00BE1376">
        <w:t xml:space="preserve">da ACM, e </w:t>
      </w:r>
      <w:del w:id="83" w:author="Erico de Souza Loewe" w:date="2020-11-08T21:40:00Z">
        <w:r w:rsidR="00BE1376">
          <w:delText>a figura</w:delText>
        </w:r>
      </w:del>
      <w:ins w:id="84" w:author="Erico de Souza Loewe" w:date="2020-11-08T21:40:00Z">
        <w:r w:rsidR="00BE1376">
          <w:t>a</w:t>
        </w:r>
        <w:r w:rsidR="00B472EE">
          <w:t>s</w:t>
        </w:r>
        <w:r w:rsidR="00BE1376">
          <w:t xml:space="preserve"> </w:t>
        </w:r>
        <w:r w:rsidR="00B472EE">
          <w:t>Figuras</w:t>
        </w:r>
      </w:ins>
      <w:r w:rsidR="00B472EE">
        <w:t xml:space="preserve">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del w:id="85" w:author="Erico de Souza Loewe" w:date="2020-11-08T21:40:00Z">
        <w:r w:rsidR="00D80A53">
          <w:delText>foram</w:delText>
        </w:r>
      </w:del>
      <w:ins w:id="86" w:author="Erico de Souza Loewe" w:date="2020-11-08T21:40:00Z">
        <w:r w:rsidR="00B472EE">
          <w:t>foi de</w:t>
        </w:r>
      </w:ins>
      <w:r w:rsidR="00B472EE">
        <w:t xml:space="preserve"> </w:t>
      </w:r>
      <w:r w:rsidR="00785205">
        <w:t>15</w:t>
      </w:r>
      <w:r w:rsidR="001E1F73">
        <w:t>0</w:t>
      </w:r>
      <w:r w:rsidR="000500A2">
        <w:t xml:space="preserve"> trabalho</w:t>
      </w:r>
      <w:r w:rsidR="00D80A53">
        <w:t>s</w:t>
      </w:r>
      <w:del w:id="87" w:author="Erico de Souza Loewe" w:date="2020-11-08T21:40:00Z">
        <w:r w:rsidR="003C5B9A">
          <w:delText xml:space="preserve"> relacionados a </w:delText>
        </w:r>
        <w:r w:rsidR="003C5B9A" w:rsidRPr="00D91121">
          <w:rPr>
            <w:i/>
          </w:rPr>
          <w:delText>string</w:delText>
        </w:r>
        <w:r w:rsidR="003C5B9A">
          <w:delText xml:space="preserve"> de busca</w:delText>
        </w:r>
      </w:del>
      <w:r w:rsidR="000500A2">
        <w:t>.</w:t>
      </w:r>
    </w:p>
    <w:p w14:paraId="62345A4C" w14:textId="2F6523BE" w:rsidR="00B472EE" w:rsidRDefault="00B00090" w:rsidP="00972812">
      <w:pPr>
        <w:pPrChange w:id="88" w:author="Erico de Souza Loewe" w:date="2020-11-08T21:40:00Z">
          <w:pPr>
            <w:pStyle w:val="Figuras"/>
          </w:pPr>
        </w:pPrChange>
      </w:pPr>
      <w:del w:id="89" w:author="Erico de Souza Loewe" w:date="2020-11-08T21:40:00Z">
        <w:r>
          <w:drawing>
            <wp:inline distT="0" distB="0" distL="0" distR="0" wp14:anchorId="561908AA" wp14:editId="196E3707">
              <wp:extent cx="4150023" cy="2468880"/>
              <wp:effectExtent l="0" t="0" r="3175" b="7620"/>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del>
    </w:p>
    <w:p w14:paraId="66299368" w14:textId="3441D625" w:rsidR="00B472EE" w:rsidRDefault="00B472EE" w:rsidP="004D6111">
      <w:pPr>
        <w:jc w:val="center"/>
        <w:rPr>
          <w:ins w:id="90" w:author="Erico de Souza Loewe" w:date="2020-11-08T21:40:00Z"/>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del w:id="91" w:author="Erico de Souza Loewe" w:date="2020-11-08T21:40:00Z">
        <w:r w:rsidR="00B00090" w:rsidRPr="00A841A0">
          <w:delText xml:space="preserve"> (próprio, </w:delText>
        </w:r>
      </w:del>
    </w:p>
    <w:p w14:paraId="5E038323" w14:textId="77777777" w:rsidR="00B00090" w:rsidRDefault="00B00090">
      <w:pPr>
        <w:pStyle w:val="Figuras"/>
        <w:rPr>
          <w:ins w:id="92" w:author="Erico de Souza Loewe" w:date="2020-11-08T21:40:00Z"/>
        </w:rPr>
      </w:pPr>
      <w:commentRangeStart w:id="93"/>
      <w:ins w:id="94" w:author="Erico de Souza Loewe" w:date="2020-11-08T21:40:00Z">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93"/>
        <w:r w:rsidR="00B472EE">
          <w:rPr>
            <w:rStyle w:val="Refdecomentrio"/>
            <w:noProof w:val="0"/>
            <w:lang w:eastAsia="en-US"/>
          </w:rPr>
          <w:commentReference w:id="93"/>
        </w:r>
      </w:ins>
    </w:p>
    <w:p w14:paraId="47CACF19" w14:textId="3F7BB396" w:rsidR="00B00090" w:rsidRPr="004D6111" w:rsidRDefault="00B472EE" w:rsidP="00972812">
      <w:pPr>
        <w:pStyle w:val="Legenda"/>
        <w:rPr>
          <w:b w:val="0"/>
          <w:rPrChange w:id="95" w:author="Erico de Souza Loewe" w:date="2020-11-08T21:40:00Z">
            <w:rPr/>
          </w:rPrChange>
        </w:rPr>
      </w:pPr>
      <w:bookmarkStart w:id="96" w:name="_Ref40822595"/>
      <w:bookmarkStart w:id="97" w:name="_Ref40822554"/>
      <w:bookmarkStart w:id="98" w:name="_Toc55260879"/>
      <w:ins w:id="99" w:author="Erico de Souza Loewe" w:date="2020-11-08T21:40:00Z">
        <w:r w:rsidRPr="004D6111">
          <w:rPr>
            <w:b w:val="0"/>
            <w:bCs/>
          </w:rPr>
          <w:t xml:space="preserve">Fonte: </w:t>
        </w:r>
        <w:bookmarkEnd w:id="96"/>
        <w:r w:rsidRPr="004D6111">
          <w:rPr>
            <w:b w:val="0"/>
            <w:bCs/>
          </w:rPr>
          <w:t>Elaborado pelo autor (</w:t>
        </w:r>
      </w:ins>
      <w:r w:rsidRPr="004D6111">
        <w:rPr>
          <w:b w:val="0"/>
          <w:rPrChange w:id="100" w:author="Erico de Souza Loewe" w:date="2020-11-08T21:40:00Z">
            <w:rPr/>
          </w:rPrChange>
        </w:rPr>
        <w:t>2020)</w:t>
      </w:r>
      <w:bookmarkEnd w:id="97"/>
      <w:bookmarkEnd w:id="98"/>
    </w:p>
    <w:p w14:paraId="42D7707F" w14:textId="77777777" w:rsidR="00B00090" w:rsidRDefault="00B00090" w:rsidP="00972812"/>
    <w:p w14:paraId="53F7643E" w14:textId="5CC111AC"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del w:id="101" w:author="Erico de Souza Loewe" w:date="2020-11-08T21:40:00Z">
        <w:r w:rsidR="00E360C9">
          <w:delText>.</w:delText>
        </w:r>
      </w:del>
      <w:ins w:id="102" w:author="Erico de Souza Loewe" w:date="2020-11-08T21:40:00Z">
        <w:r w:rsidR="001D3D9F">
          <w:t xml:space="preserve"> (2015-2020)</w:t>
        </w:r>
        <w:r w:rsidR="00E360C9">
          <w:t>.</w:t>
        </w:r>
      </w:ins>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103" w:name="_Ref40822631"/>
      <w:bookmarkStart w:id="104" w:name="_Toc55260880"/>
      <w:r w:rsidRPr="004D6111">
        <w:rPr>
          <w:highlight w:val="yellow"/>
          <w:rPrChange w:id="105" w:author="Erico de Souza Loewe" w:date="2020-11-08T21:40:00Z">
            <w:rPr/>
          </w:rPrChange>
        </w:rPr>
        <w:t xml:space="preserve">Figura </w:t>
      </w:r>
      <w:r w:rsidR="00C7334A" w:rsidRPr="004D6111">
        <w:rPr>
          <w:highlight w:val="yellow"/>
          <w:rPrChange w:id="106" w:author="Erico de Souza Loewe" w:date="2020-11-08T21:40:00Z">
            <w:rPr/>
          </w:rPrChange>
        </w:rPr>
        <w:fldChar w:fldCharType="begin"/>
      </w:r>
      <w:r w:rsidR="00C7334A" w:rsidRPr="004D6111">
        <w:rPr>
          <w:highlight w:val="yellow"/>
          <w:rPrChange w:id="107" w:author="Erico de Souza Loewe" w:date="2020-11-08T21:40:00Z">
            <w:rPr/>
          </w:rPrChange>
        </w:rPr>
        <w:instrText xml:space="preserve"> SEQ Figura \* ARABIC </w:instrText>
      </w:r>
      <w:r w:rsidR="00C7334A" w:rsidRPr="004D6111">
        <w:rPr>
          <w:highlight w:val="yellow"/>
          <w:rPrChange w:id="108" w:author="Erico de Souza Loewe" w:date="2020-11-08T21:40:00Z">
            <w:rPr/>
          </w:rPrChange>
        </w:rPr>
        <w:fldChar w:fldCharType="separate"/>
      </w:r>
      <w:r w:rsidR="00772326" w:rsidRPr="004D6111">
        <w:rPr>
          <w:highlight w:val="yellow"/>
          <w:rPrChange w:id="109" w:author="Erico de Souza Loewe" w:date="2020-11-08T21:40:00Z">
            <w:rPr/>
          </w:rPrChange>
        </w:rPr>
        <w:t>2</w:t>
      </w:r>
      <w:r w:rsidR="00C7334A" w:rsidRPr="004D6111">
        <w:rPr>
          <w:highlight w:val="yellow"/>
          <w:rPrChange w:id="110" w:author="Erico de Souza Loewe" w:date="2020-11-08T21:40:00Z">
            <w:rPr/>
          </w:rPrChange>
        </w:rPr>
        <w:fldChar w:fldCharType="end"/>
      </w:r>
      <w:bookmarkEnd w:id="103"/>
      <w:r w:rsidRPr="004D6111">
        <w:rPr>
          <w:highlight w:val="yellow"/>
          <w:rPrChange w:id="111" w:author="Erico de Souza Loewe" w:date="2020-11-08T21:40:00Z">
            <w:rPr/>
          </w:rPrChange>
        </w:rPr>
        <w:t xml:space="preserve"> - Resultado de busca dos proceedings no motor de busca da ACM (próprio, 2020)</w:t>
      </w:r>
      <w:bookmarkEnd w:id="104"/>
    </w:p>
    <w:p w14:paraId="610807AF" w14:textId="46942082"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112" w:author="Erico de Souza Loewe" w:date="2020-11-08T21:40:00Z">
        <w:r w:rsidR="009666A5">
          <w:t>,</w:t>
        </w:r>
      </w:ins>
      <w:r w:rsidR="00694946">
        <w:t xml:space="preserve"> ao invés de outras plataformas de busca como IEEE,</w:t>
      </w:r>
      <w:r w:rsidR="009666A5">
        <w:t xml:space="preserve"> é </w:t>
      </w:r>
      <w:del w:id="113" w:author="Erico de Souza Loewe" w:date="2020-11-08T21:40:00Z">
        <w:r w:rsidR="00694946">
          <w:delText>devido</w:delText>
        </w:r>
      </w:del>
      <w:ins w:id="114" w:author="Erico de Souza Loewe" w:date="2020-11-08T21:40:00Z">
        <w:r w:rsidR="009666A5">
          <w:t>que</w:t>
        </w:r>
      </w:ins>
      <w:r w:rsidR="009666A5">
        <w:t xml:space="preserve"> ela </w:t>
      </w:r>
      <w:del w:id="115" w:author="Erico de Souza Loewe" w:date="2020-11-08T21:40:00Z">
        <w:r>
          <w:delText>possui uma grande comunidade relacionado a área de RecSys, com</w:delText>
        </w:r>
      </w:del>
      <w:ins w:id="116" w:author="Erico de Souza Loewe" w:date="2020-11-08T21:40:00Z">
        <w:r w:rsidR="009666A5">
          <w:t>concentra</w:t>
        </w:r>
      </w:ins>
      <w:r w:rsidR="009666A5">
        <w:t xml:space="preserve"> </w:t>
      </w:r>
      <w:r>
        <w:t xml:space="preserve">diversas </w:t>
      </w:r>
      <w:r w:rsidR="00992898">
        <w:t>conferências</w:t>
      </w:r>
      <w:r>
        <w:t xml:space="preserve"> e eventos relacionados a </w:t>
      </w:r>
      <w:r w:rsidR="009666A5">
        <w:t>área</w:t>
      </w:r>
      <w:del w:id="117" w:author="Erico de Souza Loewe" w:date="2020-11-08T21:40:00Z">
        <w:r>
          <w:delText>.</w:delText>
        </w:r>
      </w:del>
      <w:ins w:id="118" w:author="Erico de Souza Loewe" w:date="2020-11-08T21:40:00Z">
        <w:r w:rsidR="009666A5">
          <w:t xml:space="preserve"> de RecSys</w:t>
        </w:r>
      </w:ins>
      <w:r w:rsidR="0048499C">
        <w:t xml:space="preserve"> </w:t>
      </w:r>
      <w:del w:id="119" w:author="Erico de Souza Loewe" w:date="2020-11-08T21:40:00Z">
        <w:r w:rsidR="00992898">
          <w:fldChar w:fldCharType="begin" w:fldLock="1"/>
        </w:r>
        <w:r w:rsidR="004E28B1">
          <w:del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delInstrText>
        </w:r>
        <w:r w:rsidR="00992898">
          <w:fldChar w:fldCharType="separate"/>
        </w:r>
        <w:r w:rsidR="00992898" w:rsidRPr="00992898">
          <w:rPr>
            <w:noProof/>
          </w:rPr>
          <w:delText>(ACM RECSYS COMMUNITY., 2020)</w:delText>
        </w:r>
        <w:r w:rsidR="00992898">
          <w:fldChar w:fldCharType="end"/>
        </w:r>
      </w:del>
      <w:ins w:id="120" w:author="Erico de Souza Loewe" w:date="2020-11-08T21:40:00Z">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ins>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121" w:name="_Ref40822641"/>
      <w:bookmarkStart w:id="122" w:name="_Toc55260881"/>
      <w:r w:rsidRPr="004D6111">
        <w:rPr>
          <w:highlight w:val="yellow"/>
          <w:rPrChange w:id="123" w:author="Erico de Souza Loewe" w:date="2020-11-08T21:40:00Z">
            <w:rPr/>
          </w:rPrChange>
        </w:rPr>
        <w:t xml:space="preserve">Figura </w:t>
      </w:r>
      <w:r w:rsidR="00C7334A" w:rsidRPr="004D6111">
        <w:rPr>
          <w:highlight w:val="yellow"/>
          <w:rPrChange w:id="124" w:author="Erico de Souza Loewe" w:date="2020-11-08T21:40:00Z">
            <w:rPr/>
          </w:rPrChange>
        </w:rPr>
        <w:fldChar w:fldCharType="begin"/>
      </w:r>
      <w:r w:rsidR="00C7334A" w:rsidRPr="004D6111">
        <w:rPr>
          <w:highlight w:val="yellow"/>
          <w:rPrChange w:id="125" w:author="Erico de Souza Loewe" w:date="2020-11-08T21:40:00Z">
            <w:rPr/>
          </w:rPrChange>
        </w:rPr>
        <w:instrText xml:space="preserve"> SEQ Figura \* ARABIC </w:instrText>
      </w:r>
      <w:r w:rsidR="00C7334A" w:rsidRPr="004D6111">
        <w:rPr>
          <w:highlight w:val="yellow"/>
          <w:rPrChange w:id="126" w:author="Erico de Souza Loewe" w:date="2020-11-08T21:40:00Z">
            <w:rPr/>
          </w:rPrChange>
        </w:rPr>
        <w:fldChar w:fldCharType="separate"/>
      </w:r>
      <w:r w:rsidR="00772326" w:rsidRPr="004D6111">
        <w:rPr>
          <w:highlight w:val="yellow"/>
          <w:rPrChange w:id="127" w:author="Erico de Souza Loewe" w:date="2020-11-08T21:40:00Z">
            <w:rPr/>
          </w:rPrChange>
        </w:rPr>
        <w:t>3</w:t>
      </w:r>
      <w:r w:rsidR="00C7334A" w:rsidRPr="004D6111">
        <w:rPr>
          <w:highlight w:val="yellow"/>
          <w:rPrChange w:id="128" w:author="Erico de Souza Loewe" w:date="2020-11-08T21:40:00Z">
            <w:rPr/>
          </w:rPrChange>
        </w:rPr>
        <w:fldChar w:fldCharType="end"/>
      </w:r>
      <w:bookmarkEnd w:id="121"/>
      <w:r w:rsidRPr="004D6111">
        <w:rPr>
          <w:highlight w:val="yellow"/>
          <w:rPrChange w:id="129" w:author="Erico de Souza Loewe" w:date="2020-11-08T21:40:00Z">
            <w:rPr/>
          </w:rPrChange>
        </w:rPr>
        <w:t xml:space="preserve"> - Resultado de busca dos journals no motor de busca da ACM (próprio, 2020)</w:t>
      </w:r>
      <w:bookmarkEnd w:id="122"/>
    </w:p>
    <w:p w14:paraId="01684C1C" w14:textId="4223AC72" w:rsidR="004A3A38" w:rsidRDefault="008568F7" w:rsidP="00972812">
      <w:pPr>
        <w:pStyle w:val="Ttulo2"/>
      </w:pPr>
      <w:bookmarkStart w:id="130" w:name="_Toc55523362"/>
      <w:bookmarkStart w:id="131" w:name="_Toc55260945"/>
      <w:r w:rsidRPr="008568F7">
        <w:t>ETAPAS DA REVISÃO DOS TRABALHOS</w:t>
      </w:r>
      <w:bookmarkEnd w:id="130"/>
      <w:bookmarkEnd w:id="131"/>
    </w:p>
    <w:p w14:paraId="6653F620" w14:textId="77777777" w:rsidR="004367EC" w:rsidRDefault="005D0600" w:rsidP="00972812">
      <w:pPr>
        <w:rPr>
          <w:del w:id="132" w:author="Erico de Souza Loewe" w:date="2020-11-08T21:40:00Z"/>
        </w:rPr>
      </w:pPr>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w:t>
      </w:r>
      <w:del w:id="133" w:author="Erico de Souza Loewe" w:date="2020-11-08T21:40:00Z">
        <w:r>
          <w:delText xml:space="preserve">eles: </w:delText>
        </w:r>
      </w:del>
      <w:r>
        <w:t xml:space="preserve">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6F6CE86F" w14:textId="77777777" w:rsidR="00377BBD" w:rsidRDefault="00377BBD">
      <w:pPr>
        <w:pStyle w:val="Figuras"/>
        <w:rPr>
          <w:moveFrom w:id="134" w:author="Erico de Souza Loewe" w:date="2020-11-08T21:40:00Z"/>
        </w:rPr>
      </w:pPr>
      <w:moveFromRangeStart w:id="135" w:author="Erico de Souza Loewe" w:date="2020-11-08T21:40:00Z" w:name="move55764049"/>
      <w:moveFrom w:id="136" w:author="Erico de Souza Loewe" w:date="2020-11-08T21:40:00Z">
        <w:r>
          <w:drawing>
            <wp:inline distT="0" distB="0" distL="0" distR="0" wp14:anchorId="51E146A8" wp14:editId="4A608AF9">
              <wp:extent cx="5368290" cy="1539240"/>
              <wp:effectExtent l="0" t="0" r="2286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moveFrom>
    </w:p>
    <w:p w14:paraId="401DCA28" w14:textId="77777777" w:rsidR="007815D6" w:rsidRDefault="00377BBD" w:rsidP="00972812">
      <w:pPr>
        <w:pStyle w:val="Legenda"/>
        <w:rPr>
          <w:moveFrom w:id="137" w:author="Erico de Souza Loewe" w:date="2020-11-08T21:40:00Z"/>
        </w:rPr>
      </w:pPr>
      <w:moveFrom w:id="138" w:author="Erico de Souza Loewe" w:date="2020-11-08T21:40:00Z">
        <w:r w:rsidRPr="005816C2">
          <w:rPr>
            <w:highlight w:val="yellow"/>
            <w:rPrChange w:id="139" w:author="Erico de Souza Loewe" w:date="2020-11-08T21:40:00Z">
              <w:rPr/>
            </w:rPrChange>
          </w:rPr>
          <w:t xml:space="preserve">Figura </w:t>
        </w:r>
        <w:r w:rsidR="00C7334A" w:rsidRPr="005816C2">
          <w:rPr>
            <w:highlight w:val="yellow"/>
            <w:rPrChange w:id="140" w:author="Erico de Souza Loewe" w:date="2020-11-08T21:40:00Z">
              <w:rPr/>
            </w:rPrChange>
          </w:rPr>
          <w:fldChar w:fldCharType="begin"/>
        </w:r>
        <w:r w:rsidR="00C7334A" w:rsidRPr="005816C2">
          <w:rPr>
            <w:highlight w:val="yellow"/>
            <w:rPrChange w:id="141" w:author="Erico de Souza Loewe" w:date="2020-11-08T21:40:00Z">
              <w:rPr/>
            </w:rPrChange>
          </w:rPr>
          <w:instrText xml:space="preserve"> SEQ Figura \* ARABIC </w:instrText>
        </w:r>
        <w:r w:rsidR="00C7334A" w:rsidRPr="005816C2">
          <w:rPr>
            <w:highlight w:val="yellow"/>
            <w:rPrChange w:id="142" w:author="Erico de Souza Loewe" w:date="2020-11-08T21:40:00Z">
              <w:rPr/>
            </w:rPrChange>
          </w:rPr>
          <w:fldChar w:fldCharType="separate"/>
        </w:r>
        <w:r w:rsidR="00772326" w:rsidRPr="005816C2">
          <w:rPr>
            <w:highlight w:val="yellow"/>
            <w:rPrChange w:id="143" w:author="Erico de Souza Loewe" w:date="2020-11-08T21:40:00Z">
              <w:rPr/>
            </w:rPrChange>
          </w:rPr>
          <w:t>4</w:t>
        </w:r>
        <w:r w:rsidR="00C7334A" w:rsidRPr="005816C2">
          <w:rPr>
            <w:highlight w:val="yellow"/>
            <w:rPrChange w:id="144" w:author="Erico de Souza Loewe" w:date="2020-11-08T21:40:00Z">
              <w:rPr/>
            </w:rPrChange>
          </w:rPr>
          <w:fldChar w:fldCharType="end"/>
        </w:r>
        <w:r w:rsidR="00412F59" w:rsidRPr="005816C2">
          <w:rPr>
            <w:highlight w:val="yellow"/>
            <w:rPrChange w:id="145" w:author="Erico de Souza Loewe" w:date="2020-11-08T21:40:00Z">
              <w:rPr/>
            </w:rPrChange>
          </w:rPr>
          <w:t xml:space="preserve"> - </w:t>
        </w:r>
        <w:r w:rsidRPr="005816C2">
          <w:rPr>
            <w:highlight w:val="yellow"/>
            <w:rPrChange w:id="146" w:author="Erico de Souza Loewe" w:date="2020-11-08T21:40:00Z">
              <w:rPr/>
            </w:rPrChange>
          </w:rPr>
          <w:t>Etapas realizadas para filtrar os trabalhos encontrados no motor de busca da ACM</w:t>
        </w:r>
        <w:r w:rsidR="004A14AF" w:rsidRPr="005816C2">
          <w:rPr>
            <w:highlight w:val="yellow"/>
            <w:rPrChange w:id="147" w:author="Erico de Souza Loewe" w:date="2020-11-08T21:40:00Z">
              <w:rPr/>
            </w:rPrChange>
          </w:rPr>
          <w:t xml:space="preserve"> (próprio, 2020)</w:t>
        </w:r>
      </w:moveFrom>
    </w:p>
    <w:moveFromRangeEnd w:id="135"/>
    <w:p w14:paraId="07248AA1" w14:textId="125DF8B6" w:rsidR="004367EC" w:rsidRDefault="00C3617C" w:rsidP="00972812">
      <w:del w:id="148" w:author="Erico de Souza Loewe" w:date="2020-11-08T21:40:00Z">
        <w:r>
          <w:tab/>
        </w:r>
      </w:del>
      <w:ins w:id="149" w:author="Erico de Souza Loewe" w:date="2020-11-08T21:40:00Z">
        <w:r w:rsidR="001338A9">
          <w:t xml:space="preserve"> </w:t>
        </w:r>
      </w:ins>
      <w:r w:rsidR="001338A9">
        <w:t xml:space="preserve">Em cima </w:t>
      </w:r>
      <w:del w:id="150" w:author="Erico de Souza Loewe" w:date="2020-11-08T21:40:00Z">
        <w:r w:rsidR="00D021DA">
          <w:delText>dos 83 trabalhos encontrados</w:delText>
        </w:r>
      </w:del>
      <w:ins w:id="151" w:author="Erico de Souza Loewe" w:date="2020-11-08T21:40:00Z">
        <w:r w:rsidR="001338A9">
          <w:t>d</w:t>
        </w:r>
        <w:r w:rsidR="004D6111">
          <w:t>eles</w:t>
        </w:r>
      </w:ins>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p>
    <w:p w14:paraId="4AC5F8C0" w14:textId="77777777" w:rsidR="00377BBD" w:rsidRDefault="00377BBD">
      <w:pPr>
        <w:pStyle w:val="Figuras"/>
        <w:rPr>
          <w:moveTo w:id="152" w:author="Erico de Souza Loewe" w:date="2020-11-08T21:40:00Z"/>
        </w:rPr>
      </w:pPr>
      <w:moveToRangeStart w:id="153" w:author="Erico de Souza Loewe" w:date="2020-11-08T21:40:00Z" w:name="move55764049"/>
      <w:moveTo w:id="154" w:author="Erico de Souza Loewe" w:date="2020-11-08T21:40:00Z">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moveTo>
    </w:p>
    <w:p w14:paraId="6F685B16" w14:textId="0CBF8D30" w:rsidR="007815D6" w:rsidRDefault="00377BBD" w:rsidP="00972812">
      <w:pPr>
        <w:pStyle w:val="Legenda"/>
        <w:rPr>
          <w:moveTo w:id="155" w:author="Erico de Souza Loewe" w:date="2020-11-08T21:40:00Z"/>
        </w:rPr>
      </w:pPr>
      <w:bookmarkStart w:id="156" w:name="_Ref40822414"/>
      <w:bookmarkStart w:id="157" w:name="_Ref40817235"/>
      <w:bookmarkStart w:id="158" w:name="_Toc55260882"/>
      <w:moveTo w:id="159" w:author="Erico de Souza Loewe" w:date="2020-11-08T21:40:00Z">
        <w:r w:rsidRPr="005816C2">
          <w:rPr>
            <w:highlight w:val="yellow"/>
            <w:rPrChange w:id="160" w:author="Erico de Souza Loewe" w:date="2020-11-08T21:40:00Z">
              <w:rPr/>
            </w:rPrChange>
          </w:rPr>
          <w:t xml:space="preserve">Figura </w:t>
        </w:r>
        <w:r w:rsidR="00C7334A" w:rsidRPr="005816C2">
          <w:rPr>
            <w:highlight w:val="yellow"/>
            <w:rPrChange w:id="161" w:author="Erico de Souza Loewe" w:date="2020-11-08T21:40:00Z">
              <w:rPr/>
            </w:rPrChange>
          </w:rPr>
          <w:fldChar w:fldCharType="begin"/>
        </w:r>
        <w:r w:rsidR="00C7334A" w:rsidRPr="005816C2">
          <w:rPr>
            <w:highlight w:val="yellow"/>
            <w:rPrChange w:id="162" w:author="Erico de Souza Loewe" w:date="2020-11-08T21:40:00Z">
              <w:rPr/>
            </w:rPrChange>
          </w:rPr>
          <w:instrText xml:space="preserve"> SEQ Figura \* ARABIC </w:instrText>
        </w:r>
        <w:r w:rsidR="00C7334A" w:rsidRPr="005816C2">
          <w:rPr>
            <w:highlight w:val="yellow"/>
            <w:rPrChange w:id="163" w:author="Erico de Souza Loewe" w:date="2020-11-08T21:40:00Z">
              <w:rPr/>
            </w:rPrChange>
          </w:rPr>
          <w:fldChar w:fldCharType="separate"/>
        </w:r>
        <w:r w:rsidR="00772326" w:rsidRPr="005816C2">
          <w:rPr>
            <w:highlight w:val="yellow"/>
            <w:rPrChange w:id="164" w:author="Erico de Souza Loewe" w:date="2020-11-08T21:40:00Z">
              <w:rPr/>
            </w:rPrChange>
          </w:rPr>
          <w:t>4</w:t>
        </w:r>
        <w:r w:rsidR="00C7334A" w:rsidRPr="005816C2">
          <w:rPr>
            <w:highlight w:val="yellow"/>
            <w:rPrChange w:id="165" w:author="Erico de Souza Loewe" w:date="2020-11-08T21:40:00Z">
              <w:rPr/>
            </w:rPrChange>
          </w:rPr>
          <w:fldChar w:fldCharType="end"/>
        </w:r>
        <w:bookmarkEnd w:id="156"/>
        <w:r w:rsidR="00412F59" w:rsidRPr="005816C2">
          <w:rPr>
            <w:highlight w:val="yellow"/>
            <w:rPrChange w:id="166" w:author="Erico de Souza Loewe" w:date="2020-11-08T21:40:00Z">
              <w:rPr/>
            </w:rPrChange>
          </w:rPr>
          <w:t xml:space="preserve"> - </w:t>
        </w:r>
        <w:r w:rsidRPr="005816C2">
          <w:rPr>
            <w:highlight w:val="yellow"/>
            <w:rPrChange w:id="167" w:author="Erico de Souza Loewe" w:date="2020-11-08T21:40:00Z">
              <w:rPr/>
            </w:rPrChange>
          </w:rPr>
          <w:t>Etapas realizadas para filtrar os trabalhos encontrados no motor de busca da ACM</w:t>
        </w:r>
        <w:bookmarkEnd w:id="157"/>
        <w:r w:rsidR="004A14AF" w:rsidRPr="005816C2">
          <w:rPr>
            <w:highlight w:val="yellow"/>
            <w:rPrChange w:id="168" w:author="Erico de Souza Loewe" w:date="2020-11-08T21:40:00Z">
              <w:rPr/>
            </w:rPrChange>
          </w:rPr>
          <w:t xml:space="preserve"> (próprio, 2020)</w:t>
        </w:r>
        <w:bookmarkEnd w:id="158"/>
      </w:moveTo>
    </w:p>
    <w:moveToRangeEnd w:id="153"/>
    <w:p w14:paraId="6A762032" w14:textId="4CE43B08" w:rsidR="009F1D25" w:rsidRDefault="009F1D25" w:rsidP="00972812">
      <w:r>
        <w:tab/>
      </w:r>
      <w:r w:rsidRPr="009F1D25">
        <w:t xml:space="preserve">Baseado no conhecimento obtido dos trabalhos na segunda etapa, foi realizada uma classificação deles em 4 tipos, que são: </w:t>
      </w:r>
      <w:del w:id="169" w:author="Erico de Souza Loewe" w:date="2020-11-08T21:40:00Z">
        <w:r w:rsidRPr="009F1D25">
          <w:delText>Trabalhos</w:delText>
        </w:r>
      </w:del>
      <w:ins w:id="170" w:author="Erico de Souza Loewe" w:date="2020-11-08T21:40:00Z">
        <w:r w:rsidR="001338A9">
          <w:t>(i) t</w:t>
        </w:r>
        <w:r w:rsidR="001338A9" w:rsidRPr="009F1D25">
          <w:t>rabalhos</w:t>
        </w:r>
      </w:ins>
      <w:r w:rsidR="001338A9" w:rsidRPr="009F1D25">
        <w:t xml:space="preserve"> </w:t>
      </w:r>
      <w:r w:rsidRPr="009F1D25">
        <w:t xml:space="preserve">que possuem relação com o foco de pesquisa da revisão; </w:t>
      </w:r>
      <w:del w:id="171" w:author="Erico de Souza Loewe" w:date="2020-11-08T21:40:00Z">
        <w:r w:rsidRPr="009F1D25">
          <w:delText>Trabalhos</w:delText>
        </w:r>
      </w:del>
      <w:ins w:id="172" w:author="Erico de Souza Loewe" w:date="2020-11-08T21:40:00Z">
        <w:r w:rsidR="001338A9">
          <w:t>(ii) t</w:t>
        </w:r>
        <w:r w:rsidRPr="009F1D25">
          <w:t>rabalhos</w:t>
        </w:r>
      </w:ins>
      <w:r w:rsidRPr="009F1D25">
        <w:t xml:space="preserve"> que utilizam dos RecSys e contexto, mas que visam recomendar outros temas além da música como notícias, filmes e, produtos; </w:t>
      </w:r>
      <w:del w:id="173" w:author="Erico de Souza Loewe" w:date="2020-11-08T21:40:00Z">
        <w:r w:rsidRPr="009F1D25">
          <w:delText>Trabalhos</w:delText>
        </w:r>
      </w:del>
      <w:ins w:id="174" w:author="Erico de Souza Loewe" w:date="2020-11-08T21:40:00Z">
        <w:r w:rsidR="001338A9">
          <w:t>(iii) t</w:t>
        </w:r>
        <w:r w:rsidR="001338A9" w:rsidRPr="009F1D25">
          <w:t>rabalhos</w:t>
        </w:r>
      </w:ins>
      <w:r w:rsidR="001338A9" w:rsidRPr="009F1D25">
        <w:t xml:space="preserve"> </w:t>
      </w:r>
      <w:r w:rsidRPr="009F1D25">
        <w:t xml:space="preserve">que utilizam dos RecSys e contexto, mas que não abordam a recomendação musical; </w:t>
      </w:r>
      <w:del w:id="175" w:author="Erico de Souza Loewe" w:date="2020-11-08T21:40:00Z">
        <w:r w:rsidRPr="009F1D25">
          <w:delText>Trabalhos</w:delText>
        </w:r>
      </w:del>
      <w:ins w:id="176" w:author="Erico de Souza Loewe" w:date="2020-11-08T21:40:00Z">
        <w:r w:rsidR="001338A9">
          <w:t>(iv) t</w:t>
        </w:r>
        <w:r w:rsidR="001338A9" w:rsidRPr="009F1D25">
          <w:t>rabalhos</w:t>
        </w:r>
      </w:ins>
      <w:r w:rsidR="001338A9" w:rsidRPr="009F1D25">
        <w:t xml:space="preserve"> </w:t>
      </w:r>
      <w:r w:rsidRPr="009F1D25">
        <w:t xml:space="preserve">que utilizam dos RecSys musicais, mas que não utilizam o contexto nas </w:t>
      </w:r>
      <w:commentRangeStart w:id="177"/>
      <w:r w:rsidRPr="009F1D25">
        <w:t>recomendações</w:t>
      </w:r>
      <w:commentRangeEnd w:id="177"/>
      <w:del w:id="178" w:author="Erico de Souza Loewe" w:date="2020-11-08T21:40:00Z">
        <w:r w:rsidRPr="009F1D25">
          <w:delText>. Foi apresentado na forma de gráfico de pizza na</w:delText>
        </w:r>
      </w:del>
      <w:ins w:id="179" w:author="Erico de Souza Loewe" w:date="2020-11-08T21:40:00Z">
        <w:r w:rsidR="000B5A54">
          <w:rPr>
            <w:rStyle w:val="Refdecomentrio"/>
          </w:rPr>
          <w:commentReference w:id="177"/>
        </w:r>
        <w:r w:rsidRPr="009F1D25">
          <w:t>.</w:t>
        </w:r>
      </w:ins>
      <w:r w:rsidRPr="009F1D25">
        <w:t xml:space="preserve"> A Figura 5</w:t>
      </w:r>
      <w:del w:id="180" w:author="Erico de Souza Loewe" w:date="2020-11-08T21:40:00Z">
        <w:r w:rsidRPr="009F1D25">
          <w:delText xml:space="preserve"> </w:delText>
        </w:r>
        <w:r w:rsidR="004A7D8A">
          <w:delText>abaixo</w:delText>
        </w:r>
      </w:del>
      <w:r w:rsidRPr="009F1D25">
        <w:t xml:space="preserve">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7AA087" w14:textId="29F5D184" w:rsidR="00016710" w:rsidRDefault="003B56C3" w:rsidP="00972812">
      <w:pPr>
        <w:pStyle w:val="Legenda"/>
      </w:pPr>
      <w:bookmarkStart w:id="181" w:name="_Ref40822493"/>
      <w:bookmarkStart w:id="182" w:name="_Ref40822087"/>
      <w:bookmarkStart w:id="183" w:name="_Toc55260883"/>
      <w:r w:rsidRPr="00C22E21">
        <w:rPr>
          <w:highlight w:val="yellow"/>
          <w:rPrChange w:id="184" w:author="Erico de Souza Loewe" w:date="2020-11-08T21:40:00Z">
            <w:rPr/>
          </w:rPrChange>
        </w:rPr>
        <w:t xml:space="preserve">Figura </w:t>
      </w:r>
      <w:r w:rsidR="00C7334A" w:rsidRPr="00C22E21">
        <w:rPr>
          <w:highlight w:val="yellow"/>
          <w:rPrChange w:id="185" w:author="Erico de Souza Loewe" w:date="2020-11-08T21:40:00Z">
            <w:rPr/>
          </w:rPrChange>
        </w:rPr>
        <w:fldChar w:fldCharType="begin"/>
      </w:r>
      <w:r w:rsidR="00C7334A" w:rsidRPr="00C22E21">
        <w:rPr>
          <w:highlight w:val="yellow"/>
          <w:rPrChange w:id="186" w:author="Erico de Souza Loewe" w:date="2020-11-08T21:40:00Z">
            <w:rPr/>
          </w:rPrChange>
        </w:rPr>
        <w:instrText xml:space="preserve"> SEQ Figura \* ARABIC </w:instrText>
      </w:r>
      <w:r w:rsidR="00C7334A" w:rsidRPr="00C22E21">
        <w:rPr>
          <w:highlight w:val="yellow"/>
          <w:rPrChange w:id="187" w:author="Erico de Souza Loewe" w:date="2020-11-08T21:40:00Z">
            <w:rPr/>
          </w:rPrChange>
        </w:rPr>
        <w:fldChar w:fldCharType="separate"/>
      </w:r>
      <w:r w:rsidR="00772326" w:rsidRPr="00C22E21">
        <w:rPr>
          <w:highlight w:val="yellow"/>
          <w:rPrChange w:id="188" w:author="Erico de Souza Loewe" w:date="2020-11-08T21:40:00Z">
            <w:rPr/>
          </w:rPrChange>
        </w:rPr>
        <w:t>5</w:t>
      </w:r>
      <w:r w:rsidR="00C7334A" w:rsidRPr="00C22E21">
        <w:rPr>
          <w:highlight w:val="yellow"/>
          <w:rPrChange w:id="189" w:author="Erico de Souza Loewe" w:date="2020-11-08T21:40:00Z">
            <w:rPr/>
          </w:rPrChange>
        </w:rPr>
        <w:fldChar w:fldCharType="end"/>
      </w:r>
      <w:bookmarkEnd w:id="181"/>
      <w:r w:rsidRPr="00C22E21">
        <w:rPr>
          <w:highlight w:val="yellow"/>
          <w:rPrChange w:id="190" w:author="Erico de Souza Loewe" w:date="2020-11-08T21:40:00Z">
            <w:rPr/>
          </w:rPrChange>
        </w:rPr>
        <w:t xml:space="preserve"> - Filtro em cima dos trabalhos selecionados </w:t>
      </w:r>
      <w:r w:rsidR="00E465CE" w:rsidRPr="00C22E21">
        <w:rPr>
          <w:highlight w:val="yellow"/>
          <w:rPrChange w:id="191" w:author="Erico de Souza Loewe" w:date="2020-11-08T21:40:00Z">
            <w:rPr/>
          </w:rPrChange>
        </w:rPr>
        <w:t>através</w:t>
      </w:r>
      <w:r w:rsidRPr="00C22E21">
        <w:rPr>
          <w:highlight w:val="yellow"/>
          <w:rPrChange w:id="192" w:author="Erico de Souza Loewe" w:date="2020-11-08T21:40:00Z">
            <w:rPr/>
          </w:rPrChange>
        </w:rPr>
        <w:t xml:space="preserve"> do resumo (próprio, 2020)</w:t>
      </w:r>
      <w:bookmarkEnd w:id="182"/>
      <w:bookmarkEnd w:id="183"/>
    </w:p>
    <w:p w14:paraId="1201F167" w14:textId="0ED72CA8" w:rsidR="00CA77E5" w:rsidRPr="00CA77E5" w:rsidRDefault="00CA77E5" w:rsidP="00972812"/>
    <w:p w14:paraId="79ACB8DA" w14:textId="1C16783D" w:rsidR="009F7EBE" w:rsidRDefault="002F7588" w:rsidP="00972812">
      <w:pPr>
        <w:pStyle w:val="Ttulo3"/>
      </w:pPr>
      <w:r>
        <w:tab/>
      </w:r>
      <w:bookmarkStart w:id="193" w:name="_Toc55523363"/>
      <w:bookmarkStart w:id="194" w:name="_Toc55260946"/>
      <w:r w:rsidR="00B662FD">
        <w:t>Trabalhos selecionados</w:t>
      </w:r>
      <w:bookmarkEnd w:id="193"/>
      <w:bookmarkEnd w:id="194"/>
    </w:p>
    <w:p w14:paraId="250F842B" w14:textId="6AB96DCE"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195" w:author="Erico de Souza Loewe" w:date="2020-11-08T21:40:00Z">
        <w:r w:rsidR="004A7D8A">
          <w:delText xml:space="preserve"> abaixo,</w:delText>
        </w:r>
      </w:del>
      <w:ins w:id="196" w:author="Erico de Souza Loewe" w:date="2020-11-08T21:40:00Z">
        <w:r w:rsidR="004A7D8A">
          <w:t>,</w:t>
        </w:r>
      </w:ins>
      <w:r w:rsidR="004A7D8A">
        <w:t xml:space="preserve"> resultou em </w:t>
      </w:r>
      <w:commentRangeStart w:id="197"/>
      <w:commentRangeStart w:id="198"/>
      <w:r w:rsidRPr="0012444C">
        <w:t xml:space="preserve">4 trabalhos relacionados </w:t>
      </w:r>
      <w:commentRangeEnd w:id="197"/>
      <w:r w:rsidR="004A7D8A">
        <w:rPr>
          <w:rStyle w:val="Refdecomentrio"/>
        </w:rPr>
        <w:commentReference w:id="197"/>
      </w:r>
      <w:commentRangeEnd w:id="198"/>
      <w:r w:rsidR="0050196A">
        <w:rPr>
          <w:rStyle w:val="Refdecomentrio"/>
        </w:rPr>
        <w:commentReference w:id="198"/>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B6B47AD" w14:textId="772F3698" w:rsidR="00377BBD" w:rsidRDefault="00377BBD" w:rsidP="00972812">
      <w:pPr>
        <w:pStyle w:val="Legenda"/>
      </w:pPr>
      <w:bookmarkStart w:id="199" w:name="_Ref40822509"/>
      <w:bookmarkStart w:id="200" w:name="_Ref40821926"/>
      <w:bookmarkStart w:id="201" w:name="_Toc55260884"/>
      <w:r w:rsidRPr="00C22E21">
        <w:rPr>
          <w:highlight w:val="yellow"/>
          <w:rPrChange w:id="202" w:author="Erico de Souza Loewe" w:date="2020-11-08T21:40:00Z">
            <w:rPr/>
          </w:rPrChange>
        </w:rPr>
        <w:t xml:space="preserve">Figura </w:t>
      </w:r>
      <w:r w:rsidR="00C7334A" w:rsidRPr="00C22E21">
        <w:rPr>
          <w:highlight w:val="yellow"/>
          <w:rPrChange w:id="203" w:author="Erico de Souza Loewe" w:date="2020-11-08T21:40:00Z">
            <w:rPr/>
          </w:rPrChange>
        </w:rPr>
        <w:fldChar w:fldCharType="begin"/>
      </w:r>
      <w:r w:rsidR="00C7334A" w:rsidRPr="00C22E21">
        <w:rPr>
          <w:highlight w:val="yellow"/>
          <w:rPrChange w:id="204" w:author="Erico de Souza Loewe" w:date="2020-11-08T21:40:00Z">
            <w:rPr/>
          </w:rPrChange>
        </w:rPr>
        <w:instrText xml:space="preserve"> SEQ Figura \* ARABIC </w:instrText>
      </w:r>
      <w:r w:rsidR="00C7334A" w:rsidRPr="00C22E21">
        <w:rPr>
          <w:highlight w:val="yellow"/>
          <w:rPrChange w:id="205" w:author="Erico de Souza Loewe" w:date="2020-11-08T21:40:00Z">
            <w:rPr/>
          </w:rPrChange>
        </w:rPr>
        <w:fldChar w:fldCharType="separate"/>
      </w:r>
      <w:r w:rsidR="00772326" w:rsidRPr="00C22E21">
        <w:rPr>
          <w:highlight w:val="yellow"/>
          <w:rPrChange w:id="206" w:author="Erico de Souza Loewe" w:date="2020-11-08T21:40:00Z">
            <w:rPr/>
          </w:rPrChange>
        </w:rPr>
        <w:t>6</w:t>
      </w:r>
      <w:r w:rsidR="00C7334A" w:rsidRPr="00C22E21">
        <w:rPr>
          <w:highlight w:val="yellow"/>
          <w:rPrChange w:id="207" w:author="Erico de Souza Loewe" w:date="2020-11-08T21:40:00Z">
            <w:rPr/>
          </w:rPrChange>
        </w:rPr>
        <w:fldChar w:fldCharType="end"/>
      </w:r>
      <w:bookmarkEnd w:id="199"/>
      <w:r w:rsidR="00052712" w:rsidRPr="00C22E21">
        <w:rPr>
          <w:highlight w:val="yellow"/>
          <w:rPrChange w:id="208" w:author="Erico de Souza Loewe" w:date="2020-11-08T21:40:00Z">
            <w:rPr/>
          </w:rPrChange>
        </w:rPr>
        <w:t xml:space="preserve"> - </w:t>
      </w:r>
      <w:r w:rsidRPr="00C22E21">
        <w:rPr>
          <w:highlight w:val="yellow"/>
          <w:rPrChange w:id="209" w:author="Erico de Souza Loewe" w:date="2020-11-08T21:40:00Z">
            <w:rPr/>
          </w:rPrChange>
        </w:rPr>
        <w:t>Procedimento de filtro realizado baseado nos trabalhos encontrados no motor de busca da ACM (próprio, 2020)</w:t>
      </w:r>
      <w:bookmarkEnd w:id="200"/>
      <w:bookmarkEnd w:id="201"/>
    </w:p>
    <w:p w14:paraId="3366D774" w14:textId="23416EAB" w:rsidR="005424C2" w:rsidRDefault="005424C2" w:rsidP="00972812"/>
    <w:p w14:paraId="7A5B0100" w14:textId="6174989D" w:rsidR="00215DF2" w:rsidRDefault="005424C2" w:rsidP="00972812">
      <w:r>
        <w:tab/>
      </w:r>
      <w:r w:rsidR="00966D0F">
        <w:t>Foi</w:t>
      </w:r>
      <w:r w:rsidR="003C36AB" w:rsidRPr="003C36AB">
        <w:t xml:space="preserve"> </w:t>
      </w:r>
      <w:del w:id="210" w:author="Erico de Souza Loewe" w:date="2020-11-08T21:40:00Z">
        <w:r w:rsidR="003C36AB" w:rsidRPr="003C36AB">
          <w:delText>realizado</w:delText>
        </w:r>
      </w:del>
      <w:ins w:id="211" w:author="Erico de Souza Loewe" w:date="2020-11-08T21:40:00Z">
        <w:r w:rsidR="003C36AB" w:rsidRPr="003C36AB">
          <w:t>realizad</w:t>
        </w:r>
        <w:r w:rsidR="000B5A54">
          <w:t>a</w:t>
        </w:r>
      </w:ins>
      <w:r w:rsidR="003C36AB" w:rsidRPr="003C36AB">
        <w:t xml:space="preserve"> uma </w:t>
      </w:r>
      <w:r w:rsidR="00596DCA">
        <w:t>revisão</w:t>
      </w:r>
      <w:r w:rsidR="003C36AB" w:rsidRPr="003C36AB">
        <w:t xml:space="preserve"> nesses trabalhos</w:t>
      </w:r>
      <w:ins w:id="212" w:author="Erico de Souza Loewe" w:date="2020-11-08T21:40: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del w:id="213" w:author="Erico de Souza Loewe" w:date="2020-11-08T21:40:00Z">
        <w:r w:rsidR="003C36AB" w:rsidRPr="003C36AB">
          <w:delText>Onde, em</w:delText>
        </w:r>
      </w:del>
      <w:ins w:id="214" w:author="Erico de Souza Loewe" w:date="2020-11-08T21:40:00Z">
        <w:r w:rsidR="000B5A54">
          <w:t>E</w:t>
        </w:r>
        <w:r w:rsidR="003C36AB" w:rsidRPr="003C36AB">
          <w:t>m</w:t>
        </w:r>
      </w:ins>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15"/>
      <w:r w:rsidR="0060257A">
        <w:t>breve</w:t>
      </w:r>
      <w:r w:rsidR="0050196A">
        <w:t xml:space="preserve"> resumo</w:t>
      </w:r>
      <w:r w:rsidR="003C36AB" w:rsidRPr="003C36AB">
        <w:t xml:space="preserve"> </w:t>
      </w:r>
      <w:commentRangeEnd w:id="215"/>
      <w:r w:rsidR="004A7D8A">
        <w:rPr>
          <w:rStyle w:val="Refdecomentrio"/>
        </w:rPr>
        <w:commentReference w:id="215"/>
      </w:r>
      <w:r w:rsidR="003C36AB" w:rsidRPr="003C36AB">
        <w:t xml:space="preserve">do que foi desenvolvido e no fim, </w:t>
      </w:r>
      <w:del w:id="216" w:author="Erico de Souza Loewe" w:date="2020-11-08T21:40:00Z">
        <w:r w:rsidR="00DA0CBF">
          <w:delText>foi</w:delText>
        </w:r>
        <w:r w:rsidR="003C36AB" w:rsidRPr="003C36AB">
          <w:delText xml:space="preserve"> respondido</w:delText>
        </w:r>
      </w:del>
      <w:ins w:id="217" w:author="Erico de Souza Loewe" w:date="2020-11-08T21:40:00Z">
        <w:r w:rsidR="000B5A54">
          <w:t>foram respondidas</w:t>
        </w:r>
      </w:ins>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0FB400" w14:textId="77777777" w:rsidR="00A71AED" w:rsidRPr="00BE64A0" w:rsidRDefault="00A71AED" w:rsidP="00972812">
      <w:pPr>
        <w:pStyle w:val="Listas1"/>
        <w:rPr>
          <w:del w:id="218" w:author="Erico de Souza Loewe" w:date="2020-11-08T21:40:00Z"/>
        </w:rPr>
      </w:pPr>
      <w:del w:id="219" w:author="Erico de Souza Loewe" w:date="2020-11-08T21:40:00Z">
        <w:r w:rsidRPr="00BE64A0">
          <w:delText>Tiveram outros resultados apresentados? Quais?</w:delText>
        </w:r>
      </w:del>
    </w:p>
    <w:p w14:paraId="627937B1" w14:textId="77777777" w:rsidR="00A6577E" w:rsidRPr="00390005" w:rsidRDefault="00851B82" w:rsidP="00972812">
      <w:pPr>
        <w:pStyle w:val="Ttulo4"/>
        <w:rPr>
          <w:del w:id="220" w:author="Erico de Souza Loewe" w:date="2020-11-08T21:40:00Z"/>
          <w:lang w:val="en-US"/>
        </w:rPr>
      </w:pPr>
      <w:del w:id="221" w:author="Erico de Souza Loewe" w:date="2020-11-08T21:40:00Z">
        <w:r w:rsidRPr="00851B82">
          <w:rPr>
            <w:lang w:val="en-US"/>
          </w:rPr>
          <w:delText>The New Challenges when Modeling Context through Diversity over</w:delText>
        </w:r>
        <w:r>
          <w:rPr>
            <w:lang w:val="en-US"/>
          </w:rPr>
          <w:delText xml:space="preserve"> </w:delText>
        </w:r>
        <w:r w:rsidRPr="00851B82">
          <w:rPr>
            <w:lang w:val="en-US"/>
          </w:rPr>
          <w:delText>Time in Recommender Systems</w:delText>
        </w:r>
      </w:del>
    </w:p>
    <w:p w14:paraId="2DC9835C" w14:textId="22CFA18F" w:rsidR="00A6577E" w:rsidRPr="00390005" w:rsidRDefault="00851B82" w:rsidP="00972812">
      <w:pPr>
        <w:pStyle w:val="Ttulo4"/>
        <w:rPr>
          <w:ins w:id="222" w:author="Erico de Souza Loewe" w:date="2020-11-08T21:40:00Z"/>
          <w:lang w:val="en-US"/>
        </w:rPr>
      </w:pPr>
      <w:bookmarkStart w:id="223" w:name="_Ref40822269"/>
      <w:ins w:id="224" w:author="Erico de Souza Loewe" w:date="2020-11-08T21:40:00Z">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225"/>
        <w:r w:rsidRPr="00851B82">
          <w:rPr>
            <w:lang w:val="en-US"/>
          </w:rPr>
          <w:t>Systems</w:t>
        </w:r>
        <w:bookmarkEnd w:id="223"/>
        <w:commentRangeEnd w:id="225"/>
        <w:r w:rsidR="000B5A54">
          <w:rPr>
            <w:rStyle w:val="Refdecomentrio"/>
            <w:i w:val="0"/>
            <w:snapToGrid/>
          </w:rPr>
          <w:commentReference w:id="22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ins>
    </w:p>
    <w:p w14:paraId="563D51F4" w14:textId="5F5A7D61"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w:t>
      </w:r>
      <w:del w:id="226" w:author="Erico de Souza Loewe" w:date="2020-11-08T21:40:00Z">
        <w:r w:rsidR="00FA1343">
          <w:delText xml:space="preserve"> então</w:delText>
        </w:r>
      </w:del>
      <w:r w:rsidR="00FA1343">
        <w:t xml:space="preserv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2D88EAA6" w14:textId="77777777" w:rsidR="00263DDD" w:rsidRDefault="00E9095F" w:rsidP="00972812">
      <w:pPr>
        <w:pStyle w:val="Ttulo4"/>
        <w:rPr>
          <w:del w:id="227" w:author="Erico de Souza Loewe" w:date="2020-11-08T21:40:00Z"/>
          <w:lang w:val="en-US"/>
        </w:rPr>
      </w:pPr>
      <w:bookmarkStart w:id="228" w:name="_Ref40822303"/>
      <w:del w:id="229" w:author="Erico de Souza Loewe" w:date="2020-11-08T21:40:00Z">
        <w:r w:rsidRPr="00E9095F">
          <w:rPr>
            <w:lang w:val="en-US"/>
          </w:rPr>
          <w:delText>Prediction of music pairwise preferences from facial expressions</w:delText>
        </w:r>
      </w:del>
    </w:p>
    <w:p w14:paraId="60AAEB7F" w14:textId="0003E388" w:rsidR="00263DDD" w:rsidRDefault="00E9095F" w:rsidP="00972812">
      <w:pPr>
        <w:pStyle w:val="Ttulo4"/>
        <w:rPr>
          <w:ins w:id="230" w:author="Erico de Souza Loewe" w:date="2020-11-08T21:40:00Z"/>
          <w:lang w:val="en-US"/>
        </w:rPr>
      </w:pPr>
      <w:commentRangeStart w:id="231"/>
      <w:ins w:id="232" w:author="Erico de Souza Loewe" w:date="2020-11-08T21:40:00Z">
        <w:r w:rsidRPr="00E9095F">
          <w:rPr>
            <w:lang w:val="en-US"/>
          </w:rPr>
          <w:t>Prediction of music pairwise preferences from facial expressions</w:t>
        </w:r>
        <w:bookmarkEnd w:id="228"/>
        <w:commentRangeEnd w:id="231"/>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231"/>
        </w:r>
      </w:ins>
    </w:p>
    <w:p w14:paraId="15BC4C6C" w14:textId="7C0C4FF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del w:id="233" w:author="Erico de Souza Loewe" w:date="2020-11-08T21:40:00Z">
        <w:r w:rsidR="00F43E36">
          <w:delText xml:space="preserve">música em par apresentada </w:delText>
        </w:r>
      </w:del>
      <w:ins w:id="234" w:author="Erico de Souza Loewe" w:date="2020-11-08T21:40:00Z">
        <w:r w:rsidR="009602FE">
          <w:t xml:space="preserve">uma das duas </w:t>
        </w:r>
        <w:r w:rsidR="001111F0">
          <w:t>músicas</w:t>
        </w:r>
        <w:r w:rsidR="009602FE">
          <w:t xml:space="preserve"> apresentadas na tela</w:t>
        </w:r>
        <w:r w:rsidR="00F43E36">
          <w:t xml:space="preserve"> </w:t>
        </w:r>
        <w:commentRangeStart w:id="235"/>
        <w:commentRangeEnd w:id="235"/>
        <w:r w:rsidR="000B5A54">
          <w:rPr>
            <w:rStyle w:val="Refdecomentrio"/>
          </w:rPr>
          <w:commentReference w:id="235"/>
        </w:r>
      </w:ins>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del w:id="236" w:author="Erico de Souza Loewe" w:date="2020-11-08T21:40:00Z">
        <w:r w:rsidR="00C1455B">
          <w:delText>é obtido</w:delText>
        </w:r>
      </w:del>
      <w:ins w:id="237" w:author="Erico de Souza Loewe" w:date="2020-11-08T21:40:00Z">
        <w:r w:rsidR="000B5A54">
          <w:t>são</w:t>
        </w:r>
        <w:r w:rsidR="00C1455B">
          <w:t xml:space="preserve"> obtido</w:t>
        </w:r>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Change w:id="238" w:author="Erico de Souza Loewe" w:date="2020-11-08T21:40:00Z">
          <w:pPr>
            <w:pStyle w:val="Ttulo4"/>
          </w:pPr>
        </w:pPrChange>
      </w:pPr>
      <w:bookmarkStart w:id="239" w:name="_Ref40822310"/>
      <w:commentRangeStart w:id="240"/>
      <w:r>
        <w:t>Qual o problema que ele resolveu?</w:t>
      </w:r>
      <w:commentRangeEnd w:id="240"/>
      <w:r w:rsidR="00194AA6">
        <w:rPr>
          <w:rStyle w:val="Refdecomentrio"/>
          <w:snapToGrid/>
        </w:rPr>
        <w:commentReference w:id="240"/>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241" w:author="Erico de Souza Loewe" w:date="2020-11-08T21:40:00Z">
        <w:r w:rsidR="008765B4">
          <w:t>,</w:t>
        </w:r>
      </w:ins>
      <w:r w:rsidR="008A51F8">
        <w:t xml:space="preserve"> a partir de suas expressões faciais demonstradas</w:t>
      </w:r>
      <w:ins w:id="242" w:author="Erico de Souza Loewe" w:date="2020-11-08T21:40:00Z">
        <w:r w:rsidR="008765B4">
          <w:t>,</w:t>
        </w:r>
      </w:ins>
      <w:r w:rsidR="008A51F8">
        <w:t xml:space="preserve"> enquanto escuta suas </w:t>
      </w:r>
      <w:r w:rsidR="00A10EB3">
        <w:t>músicas</w:t>
      </w:r>
      <w:r w:rsidR="008A51F8">
        <w:t>?</w:t>
      </w:r>
    </w:p>
    <w:p w14:paraId="7FD7C017" w14:textId="56D943D9" w:rsidR="0092303F" w:rsidRPr="0092303F" w:rsidRDefault="00413F67" w:rsidP="008E74AF">
      <w:pPr>
        <w:pStyle w:val="Listas1"/>
        <w:pPrChange w:id="243" w:author="Erico de Souza Loewe" w:date="2020-11-08T21:40:00Z">
          <w:pPr>
            <w:pStyle w:val="Ttulo4"/>
          </w:pPr>
        </w:pPrChange>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7F64AAC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244" w:author="Erico de Souza Loewe" w:date="2020-11-08T21:40:00Z">
        <w:r w:rsidR="00352AFF">
          <w:delText>foi utilizado</w:delText>
        </w:r>
      </w:del>
      <w:ins w:id="245" w:author="Erico de Souza Loewe" w:date="2020-11-08T21:40:00Z">
        <w:r w:rsidR="008765B4">
          <w:t xml:space="preserve">foram </w:t>
        </w:r>
        <w:r w:rsidR="00352AFF">
          <w:t>utilizado</w:t>
        </w:r>
        <w:r w:rsidR="008765B4">
          <w:t>s</w:t>
        </w:r>
      </w:ins>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53F91585" w14:textId="77777777" w:rsidR="00A170A0" w:rsidRDefault="00B44EF3" w:rsidP="00972812">
      <w:pPr>
        <w:rPr>
          <w:del w:id="246" w:author="Erico de Souza Loewe" w:date="2020-11-08T21:40:00Z"/>
        </w:rPr>
      </w:pPr>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15BB7F30" w:rsidR="009972B4" w:rsidRPr="00084447" w:rsidRDefault="009972B4" w:rsidP="00972812">
      <w:del w:id="247" w:author="Erico de Souza Loewe" w:date="2020-11-08T21:40:00Z">
        <w:r>
          <w:tab/>
        </w:r>
      </w:del>
      <w:ins w:id="248" w:author="Erico de Souza Loewe" w:date="2020-11-08T21:40:00Z">
        <w:r w:rsidR="008765B4">
          <w:t xml:space="preserve"> </w:t>
        </w:r>
      </w:ins>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ins w:id="249" w:author="Erico de Souza Loewe" w:date="2020-11-08T21:40:00Z">
        <w:r w:rsidR="008765B4">
          <w:t>,</w:t>
        </w:r>
      </w:ins>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8E74AF">
      <w:pPr>
        <w:pStyle w:val="Listas1"/>
        <w:pPrChange w:id="250" w:author="Erico de Souza Loewe" w:date="2020-11-08T21:40:00Z">
          <w:pPr>
            <w:pStyle w:val="Ttulo4"/>
          </w:pPr>
        </w:pPrChange>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Change w:id="251" w:author="Erico de Souza Loewe" w:date="2020-11-08T21:40:00Z">
          <w:pPr>
            <w:pStyle w:val="Ttulo4"/>
          </w:pPr>
        </w:pPrChange>
      </w:pPr>
      <w:r>
        <w:t>Quais os contextos utilizados?</w:t>
      </w:r>
    </w:p>
    <w:p w14:paraId="7265A4A5" w14:textId="550B0F2E" w:rsidR="00A36DB8" w:rsidRDefault="00A36DB8" w:rsidP="00972812">
      <w:r>
        <w:tab/>
      </w:r>
      <w:r w:rsidR="00AD5487">
        <w:t>O principal contexto</w:t>
      </w:r>
      <w:r w:rsidR="005C1336">
        <w:t xml:space="preserve"> utilizado</w:t>
      </w:r>
      <w:r w:rsidR="00AD5487">
        <w:t xml:space="preserve"> nesse trabalho foi</w:t>
      </w:r>
      <w:r w:rsidR="008765B4">
        <w:t xml:space="preserve"> </w:t>
      </w:r>
      <w:del w:id="252" w:author="Erico de Souza Loewe" w:date="2020-11-08T21:40:00Z">
        <w:r w:rsidR="00AD5487">
          <w:delText>as</w:delText>
        </w:r>
      </w:del>
      <w:ins w:id="253" w:author="Erico de Souza Loewe" w:date="2020-11-08T21:40:00Z">
        <w:r w:rsidR="008765B4">
          <w:t>relacionado</w:t>
        </w:r>
        <w:r w:rsidR="00AD5487">
          <w:t xml:space="preserve"> </w:t>
        </w:r>
        <w:r w:rsidR="008765B4">
          <w:t>à</w:t>
        </w:r>
        <w:r w:rsidR="00AD5487">
          <w:t>s</w:t>
        </w:r>
      </w:ins>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Change w:id="254" w:author="Erico de Souza Loewe" w:date="2020-11-08T21:40:00Z">
          <w:pPr>
            <w:pStyle w:val="Ttulo4"/>
          </w:pPr>
        </w:pPrChange>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24524123" w:rsidR="00851319" w:rsidRPr="00FD637E" w:rsidRDefault="004E75AE" w:rsidP="00972812">
      <w:r>
        <w:tab/>
        <w:t xml:space="preserve">A preferência do usuário foi obtida através da observação do seu comportamento em cima da aplicação. Cada usuário devia ouvir ao menos 10 segundos de cada </w:t>
      </w:r>
      <w:del w:id="255" w:author="Erico de Souza Loewe" w:date="2020-11-08T21:40:00Z">
        <w:r>
          <w:delText>música em par apresentada</w:delText>
        </w:r>
      </w:del>
      <w:ins w:id="256" w:author="Erico de Souza Loewe" w:date="2020-11-08T21:40:00Z">
        <w:r w:rsidR="00A138E0">
          <w:t>uma</w:t>
        </w:r>
        <w:r w:rsidR="00175FF3">
          <w:t xml:space="preserve"> das</w:t>
        </w:r>
        <w:r w:rsidR="00A138E0">
          <w:t xml:space="preserve"> duas </w:t>
        </w:r>
        <w:r w:rsidR="002F469C">
          <w:t>músicas</w:t>
        </w:r>
        <w:r w:rsidR="00A138E0">
          <w:t xml:space="preserve"> apresentadas</w:t>
        </w:r>
      </w:ins>
      <w:r w:rsidR="00A138E0">
        <w:t xml:space="preserve"> </w:t>
      </w:r>
      <w:r>
        <w:t>e ao finalizar, poderia escolher qual música era mais adequada para se ouvir no ambiente pré-estabelecido que era</w:t>
      </w:r>
      <w:ins w:id="257" w:author="Erico de Souza Loewe" w:date="2020-11-08T21:40:00Z">
        <w:r>
          <w:t xml:space="preserve"> </w:t>
        </w:r>
        <w:r w:rsidR="008765B4">
          <w:t>o</w:t>
        </w:r>
      </w:ins>
      <w:r w:rsidR="008765B4">
        <w:t xml:space="preserve"> </w:t>
      </w:r>
      <w:r>
        <w:t>seu trabalho.</w:t>
      </w:r>
    </w:p>
    <w:p w14:paraId="27F62DFC" w14:textId="37F7FB62" w:rsidR="00413F67" w:rsidRDefault="00413F67" w:rsidP="008E74AF">
      <w:pPr>
        <w:pStyle w:val="Listas1"/>
        <w:pPrChange w:id="258" w:author="Erico de Souza Loewe" w:date="2020-11-08T21:40:00Z">
          <w:pPr>
            <w:pStyle w:val="Ttulo4"/>
          </w:pPr>
        </w:pPrChange>
      </w:pPr>
      <w:r>
        <w:t>A recomendação atingiu as expectativas do usuário?</w:t>
      </w:r>
    </w:p>
    <w:p w14:paraId="2BD8EBD4" w14:textId="0299A500" w:rsidR="007C48E1" w:rsidRDefault="00413F67" w:rsidP="00972812">
      <w:r>
        <w:tab/>
      </w:r>
      <w:r w:rsidR="009765AA">
        <w:t>Para obter os resultados, f</w:t>
      </w:r>
      <w:r w:rsidR="009765AA" w:rsidRPr="0092303F">
        <w:t xml:space="preserve">oi </w:t>
      </w:r>
      <w:del w:id="259" w:author="Erico de Souza Loewe" w:date="2020-11-08T21:40:00Z">
        <w:r w:rsidR="009765AA" w:rsidRPr="0092303F">
          <w:delText>realizado</w:delText>
        </w:r>
      </w:del>
      <w:ins w:id="260" w:author="Erico de Souza Loewe" w:date="2020-11-08T21:40:00Z">
        <w:r w:rsidR="009765AA" w:rsidRPr="0092303F">
          <w:t>realizad</w:t>
        </w:r>
        <w:r w:rsidR="008765B4">
          <w:t>a</w:t>
        </w:r>
      </w:ins>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B5B96D6" w14:textId="77777777" w:rsidR="00413F67" w:rsidRDefault="00413F67" w:rsidP="00972812">
      <w:pPr>
        <w:pStyle w:val="Ttulo4"/>
        <w:rPr>
          <w:del w:id="261" w:author="Erico de Souza Loewe" w:date="2020-11-08T21:40:00Z"/>
        </w:rPr>
      </w:pPr>
      <w:del w:id="262" w:author="Erico de Souza Loewe" w:date="2020-11-08T21:40:00Z">
        <w:r>
          <w:delText>Tiveram outros resultados apresentados? Quais?</w:delText>
        </w:r>
      </w:del>
    </w:p>
    <w:p w14:paraId="63B68588" w14:textId="77777777" w:rsidR="00354103" w:rsidRPr="00354103" w:rsidRDefault="00354103" w:rsidP="00972812">
      <w:pPr>
        <w:rPr>
          <w:del w:id="263" w:author="Erico de Souza Loewe" w:date="2020-11-08T21:40:00Z"/>
        </w:rPr>
      </w:pPr>
      <w:del w:id="264" w:author="Erico de Souza Loewe" w:date="2020-11-08T21:40:00Z">
        <w:r>
          <w:tab/>
        </w:r>
        <w:r w:rsidR="00D40C23">
          <w:delText>Não tiveram outros resultados apresentados.</w:delText>
        </w:r>
      </w:del>
    </w:p>
    <w:p w14:paraId="6C2D9190" w14:textId="77777777" w:rsidR="00D064C6" w:rsidRDefault="00D064C6" w:rsidP="00972812">
      <w:pPr>
        <w:pStyle w:val="Ttulo4"/>
        <w:rPr>
          <w:del w:id="265" w:author="Erico de Souza Loewe" w:date="2020-11-08T21:40:00Z"/>
          <w:lang w:val="en-US"/>
        </w:rPr>
      </w:pPr>
      <w:del w:id="266" w:author="Erico de Souza Loewe" w:date="2020-11-08T21:40:00Z">
        <w:r w:rsidRPr="00D064C6">
          <w:rPr>
            <w:lang w:val="en-US"/>
          </w:rPr>
          <w:delText>Towards Intent-Aware Contextual Music Recommendation: Initial Experiments</w:delText>
        </w:r>
      </w:del>
    </w:p>
    <w:p w14:paraId="6478257F" w14:textId="7AA4C6D3" w:rsidR="00D064C6" w:rsidRDefault="00D064C6" w:rsidP="00972812">
      <w:pPr>
        <w:pStyle w:val="Ttulo4"/>
        <w:rPr>
          <w:ins w:id="267" w:author="Erico de Souza Loewe" w:date="2020-11-08T21:40:00Z"/>
          <w:lang w:val="en-US"/>
        </w:rPr>
      </w:pPr>
      <w:ins w:id="268" w:author="Erico de Souza Loewe" w:date="2020-11-08T21:40:00Z">
        <w:r w:rsidRPr="00D064C6">
          <w:rPr>
            <w:lang w:val="en-US"/>
          </w:rPr>
          <w:t>Towards Intent-Aware Contextual Music Recommendation: Initial Experiments</w:t>
        </w:r>
        <w:bookmarkEnd w:id="239"/>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ins>
    </w:p>
    <w:p w14:paraId="05B04869" w14:textId="2B363561"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del w:id="269" w:author="Erico de Souza Loewe" w:date="2020-11-08T21:40:00Z">
        <w:r w:rsidR="00BF3315">
          <w:delText>realizado</w:delText>
        </w:r>
      </w:del>
      <w:ins w:id="270" w:author="Erico de Souza Loewe" w:date="2020-11-08T21:40:00Z">
        <w:r w:rsidR="00BF3315">
          <w:t>realizad</w:t>
        </w:r>
        <w:r w:rsidR="005E7288">
          <w:t>a</w:t>
        </w:r>
      </w:ins>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19334C3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del w:id="271" w:author="Erico de Souza Loewe" w:date="2020-11-08T21:40:00Z">
        <w:r w:rsidR="00EC11B1">
          <w:delText>para realizar a</w:delText>
        </w:r>
      </w:del>
      <w:ins w:id="272" w:author="Erico de Souza Loewe" w:date="2020-11-08T21:40:00Z">
        <w:r w:rsidR="005E7288">
          <w:t>de</w:t>
        </w:r>
      </w:ins>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del w:id="273" w:author="Erico de Souza Loewe" w:date="2020-11-08T21:40:00Z">
        <w:r w:rsidR="00616B3F">
          <w:delText>relacionados a</w:delText>
        </w:r>
      </w:del>
      <w:ins w:id="274" w:author="Erico de Souza Loewe" w:date="2020-11-08T21:40:00Z">
        <w:r w:rsidR="00616B3F">
          <w:t>relacionad</w:t>
        </w:r>
        <w:r w:rsidR="005E7288">
          <w:t>a</w:t>
        </w:r>
        <w:r w:rsidR="00616B3F">
          <w:t xml:space="preserve">s </w:t>
        </w:r>
        <w:r w:rsidR="005E7288">
          <w:t>à</w:t>
        </w:r>
      </w:ins>
      <w:r w:rsidR="00616B3F">
        <w:t xml:space="preserve"> busca, </w:t>
      </w:r>
      <w:r w:rsidR="00485F0D">
        <w:t>delas</w:t>
      </w:r>
      <w:r w:rsidR="00616B3F">
        <w:t xml:space="preserve"> </w:t>
      </w:r>
      <w:del w:id="275" w:author="Erico de Souza Loewe" w:date="2020-11-08T21:40:00Z">
        <w:r w:rsidR="00616B3F">
          <w:delText>é obtido</w:delText>
        </w:r>
      </w:del>
      <w:ins w:id="276" w:author="Erico de Souza Loewe" w:date="2020-11-08T21:40:00Z">
        <w:r w:rsidR="005E7288">
          <w:t xml:space="preserve">são </w:t>
        </w:r>
        <w:r w:rsidR="00616B3F">
          <w:t>obtid</w:t>
        </w:r>
        <w:r w:rsidR="005E7288">
          <w:t>as</w:t>
        </w:r>
      </w:ins>
      <w:r w:rsidR="00616B3F">
        <w:t xml:space="preserve"> as </w:t>
      </w:r>
      <w:r w:rsidR="00616B3F" w:rsidRPr="00390E18">
        <w:rPr>
          <w:i/>
          <w:rPrChange w:id="277" w:author="Erico de Souza Loewe" w:date="2020-11-08T21:40: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Change w:id="278" w:author="Erico de Souza Loewe" w:date="2020-11-08T21:40:00Z">
          <w:pPr>
            <w:pStyle w:val="Ttulo4"/>
          </w:pPr>
        </w:pPrChange>
      </w:pPr>
      <w:r w:rsidRPr="000A3B00">
        <w:tab/>
      </w:r>
      <w:r w:rsidR="00B87B98">
        <w:t>Qual o problema que ele resolveu?</w:t>
      </w:r>
    </w:p>
    <w:p w14:paraId="608D79C0" w14:textId="5FFFEDF6"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w:t>
      </w:r>
      <w:del w:id="279" w:author="Erico de Souza Loewe" w:date="2020-11-08T21:40:00Z">
        <w:r w:rsidR="000B7EF7">
          <w:delText>estimado</w:delText>
        </w:r>
      </w:del>
      <w:ins w:id="280" w:author="Erico de Souza Loewe" w:date="2020-11-08T21:40:00Z">
        <w:r w:rsidR="000B7EF7">
          <w:t>estimad</w:t>
        </w:r>
        <w:r w:rsidR="005E7288">
          <w:t>a</w:t>
        </w:r>
      </w:ins>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281" w:author="Erico de Souza Loewe" w:date="2020-11-08T21:40:00Z">
        <w:r w:rsidR="005E7288">
          <w:t xml:space="preserve"> contribuição</w:t>
        </w:r>
      </w:ins>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Change w:id="282" w:author="Erico de Souza Loewe" w:date="2020-11-08T21:40:00Z">
          <w:pPr>
            <w:pStyle w:val="Ttulo4"/>
          </w:pPr>
        </w:pPrChange>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ins w:id="283" w:author="Erico de Souza Loewe" w:date="2020-11-08T21:40: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7858EC9A"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rPrChange w:id="284" w:author="Erico de Souza Loewe" w:date="2020-11-08T21:40:00Z">
            <w:rPr/>
          </w:rPrChange>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del w:id="285" w:author="Erico de Souza Loewe" w:date="2020-11-08T21:40:00Z">
        <w:r w:rsidR="007B1974">
          <w:delText>foi apresentado</w:delText>
        </w:r>
      </w:del>
      <w:ins w:id="286" w:author="Erico de Souza Loewe" w:date="2020-11-08T21:40:00Z">
        <w:r w:rsidR="005E7288">
          <w:t xml:space="preserve">foram </w:t>
        </w:r>
        <w:r w:rsidR="007B1974">
          <w:t>apresentado</w:t>
        </w:r>
        <w:r w:rsidR="005E7288">
          <w:t>s</w:t>
        </w:r>
      </w:ins>
      <w:r w:rsidR="007B1974">
        <w:t xml:space="preserve"> os algoritmos utilizados para realizar a recomendação musical.</w:t>
      </w:r>
    </w:p>
    <w:p w14:paraId="770CAD9E" w14:textId="77777777" w:rsidR="00B87B98" w:rsidRDefault="00B87B98" w:rsidP="00044B7D">
      <w:pPr>
        <w:pStyle w:val="Listas1"/>
        <w:pPrChange w:id="287" w:author="Erico de Souza Loewe" w:date="2020-11-08T21:40:00Z">
          <w:pPr>
            <w:pStyle w:val="Ttulo4"/>
          </w:pPr>
        </w:pPrChange>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Change w:id="288" w:author="Erico de Souza Loewe" w:date="2020-11-08T21:40:00Z">
          <w:pPr>
            <w:pStyle w:val="Ttulo4"/>
          </w:pPr>
        </w:pPrChange>
      </w:pPr>
      <w:r>
        <w:t>Quais os contextos utilizados?</w:t>
      </w:r>
    </w:p>
    <w:p w14:paraId="28EC470E" w14:textId="0C3F515C"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del w:id="289" w:author="Erico de Souza Loewe" w:date="2020-11-08T21:40:00Z">
        <w:r w:rsidR="007F503A">
          <w:delText>as</w:delText>
        </w:r>
      </w:del>
      <w:ins w:id="290" w:author="Erico de Souza Loewe" w:date="2020-11-08T21:40:00Z">
        <w:r w:rsidR="005E7288">
          <w:t>à</w:t>
        </w:r>
        <w:r w:rsidR="007F503A">
          <w:t>s</w:t>
        </w:r>
      </w:ins>
      <w:r w:rsidR="007F503A">
        <w:t xml:space="preserve"> atividades </w:t>
      </w:r>
      <w:del w:id="291" w:author="Erico de Souza Loewe" w:date="2020-11-08T21:40:00Z">
        <w:r w:rsidR="007F503A">
          <w:delText>as quais</w:delText>
        </w:r>
      </w:del>
      <w:ins w:id="292" w:author="Erico de Souza Loewe" w:date="2020-11-08T21:40:00Z">
        <w:r w:rsidR="005E7288">
          <w:t>que</w:t>
        </w:r>
      </w:ins>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293" w:author="Erico de Souza Loewe" w:date="2020-11-08T21:40:00Z">
        <w:r w:rsidR="00253CC2">
          <w:delText>,</w:delText>
        </w:r>
      </w:del>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Change w:id="294" w:author="Erico de Souza Loewe" w:date="2020-11-08T21:40:00Z">
          <w:pPr>
            <w:pStyle w:val="Ttulo4"/>
          </w:pPr>
        </w:pPrChange>
      </w:pPr>
      <w:r>
        <w:t>Como é obtido o contexto?</w:t>
      </w:r>
    </w:p>
    <w:p w14:paraId="2D365478" w14:textId="2C32FFD1" w:rsidR="00B87B98" w:rsidRPr="00413F67" w:rsidRDefault="00B87B98" w:rsidP="00972812">
      <w:r>
        <w:tab/>
      </w:r>
      <w:r w:rsidR="00634271">
        <w:t xml:space="preserve">Para </w:t>
      </w:r>
      <w:r w:rsidR="004D0700">
        <w:t xml:space="preserve">obter o comportamento do </w:t>
      </w:r>
      <w:r w:rsidR="002246DF">
        <w:t>usuário</w:t>
      </w:r>
      <w:r w:rsidR="00634271">
        <w:t xml:space="preserve"> </w:t>
      </w:r>
      <w:del w:id="295" w:author="Erico de Souza Loewe" w:date="2020-11-08T21:40:00Z">
        <w:r w:rsidR="00634271">
          <w:delText>foi avaliado</w:delText>
        </w:r>
      </w:del>
      <w:ins w:id="296" w:author="Erico de Souza Loewe" w:date="2020-11-08T21:40:00Z">
        <w:r w:rsidR="005E7288">
          <w:t xml:space="preserve">foram </w:t>
        </w:r>
        <w:r w:rsidR="00634271">
          <w:t>avaliad</w:t>
        </w:r>
        <w:r w:rsidR="005E7288">
          <w:t>as,</w:t>
        </w:r>
      </w:ins>
      <w:r w:rsidR="00495C0B" w:rsidRPr="00495C0B">
        <w:t xml:space="preserve"> </w:t>
      </w:r>
      <w:r w:rsidR="00495C0B">
        <w:t>durante um período de teste</w:t>
      </w:r>
      <w:ins w:id="297" w:author="Erico de Souza Loewe" w:date="2020-11-08T21:40:00Z">
        <w:r w:rsidR="005E7288">
          <w:t>,</w:t>
        </w:r>
      </w:ins>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w:t>
      </w:r>
      <w:del w:id="298" w:author="Erico de Souza Loewe" w:date="2020-11-08T21:40:00Z">
        <w:r w:rsidR="00634271">
          <w:delText>gerado</w:delText>
        </w:r>
      </w:del>
      <w:ins w:id="299" w:author="Erico de Souza Loewe" w:date="2020-11-08T21:4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Change w:id="300" w:author="Erico de Souza Loewe" w:date="2020-11-08T21:40:00Z">
          <w:pPr>
            <w:pStyle w:val="Ttulo4"/>
          </w:pPr>
        </w:pPrChange>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B8CBF7B" w14:textId="77777777" w:rsidR="00B87B98" w:rsidRDefault="00B87B98" w:rsidP="00972812">
      <w:pPr>
        <w:pStyle w:val="Ttulo4"/>
        <w:rPr>
          <w:del w:id="301" w:author="Erico de Souza Loewe" w:date="2020-11-08T21:40:00Z"/>
        </w:rPr>
      </w:pPr>
      <w:del w:id="302" w:author="Erico de Souza Loewe" w:date="2020-11-08T21:40:00Z">
        <w:r>
          <w:delText>Tiveram outros resultados apresentados? Quais?</w:delText>
        </w:r>
      </w:del>
    </w:p>
    <w:p w14:paraId="219AA142" w14:textId="77777777" w:rsidR="00B87B98" w:rsidRPr="00354103" w:rsidRDefault="00B87B98" w:rsidP="00972812">
      <w:pPr>
        <w:rPr>
          <w:del w:id="303" w:author="Erico de Souza Loewe" w:date="2020-11-08T21:40:00Z"/>
        </w:rPr>
      </w:pPr>
      <w:del w:id="304" w:author="Erico de Souza Loewe" w:date="2020-11-08T21:40:00Z">
        <w:r>
          <w:tab/>
        </w:r>
        <w:r w:rsidR="009D3C7F">
          <w:delText>Não tiveram outros resultados apresentados.</w:delText>
        </w:r>
      </w:del>
    </w:p>
    <w:p w14:paraId="44293712" w14:textId="77777777" w:rsidR="00D064C6" w:rsidRDefault="00D064C6" w:rsidP="00972812">
      <w:pPr>
        <w:pStyle w:val="Ttulo4"/>
        <w:rPr>
          <w:del w:id="305" w:author="Erico de Souza Loewe" w:date="2020-11-08T21:40:00Z"/>
          <w:lang w:val="en-US"/>
        </w:rPr>
      </w:pPr>
      <w:del w:id="306" w:author="Erico de Souza Loewe" w:date="2020-11-08T21:40:00Z">
        <w:r w:rsidRPr="00D064C6">
          <w:rPr>
            <w:lang w:val="en-US"/>
          </w:rPr>
          <w:delText>Quantitative Study of Music Listening Behavior in a Smartphone Context</w:delText>
        </w:r>
      </w:del>
    </w:p>
    <w:p w14:paraId="3A75EB83" w14:textId="1449276E" w:rsidR="00D064C6" w:rsidRDefault="00D064C6" w:rsidP="00972812">
      <w:pPr>
        <w:pStyle w:val="Ttulo4"/>
        <w:rPr>
          <w:ins w:id="307" w:author="Erico de Souza Loewe" w:date="2020-11-08T21:40:00Z"/>
          <w:lang w:val="en-US"/>
        </w:rPr>
      </w:pPr>
      <w:bookmarkStart w:id="308" w:name="_Ref40822320"/>
      <w:commentRangeStart w:id="309"/>
      <w:ins w:id="310" w:author="Erico de Souza Loewe" w:date="2020-11-08T21:40:00Z">
        <w:r w:rsidRPr="00D064C6">
          <w:rPr>
            <w:lang w:val="en-US"/>
          </w:rPr>
          <w:t>Quantitative Study of Music Listening Behavior in a Smartphone Context</w:t>
        </w:r>
        <w:bookmarkEnd w:id="308"/>
        <w:commentRangeEnd w:id="309"/>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309"/>
        </w:r>
      </w:ins>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Change w:id="311" w:author="Erico de Souza Loewe" w:date="2020-11-08T21:40:00Z">
          <w:pPr>
            <w:pStyle w:val="Ttulo4"/>
          </w:pPr>
        </w:pPrChange>
      </w:pPr>
      <w:r w:rsidRPr="000A3B00">
        <w:tab/>
      </w:r>
      <w:r w:rsidR="00B87B98">
        <w:t>Qual o problema que ele resolveu?</w:t>
      </w:r>
    </w:p>
    <w:p w14:paraId="56F1ADBE" w14:textId="7C327C10"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312" w:author="Erico de Souza Loewe" w:date="2020-11-08T21:4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CF3B58">
      <w:pPr>
        <w:pStyle w:val="Listas1"/>
        <w:pPrChange w:id="313" w:author="Erico de Souza Loewe" w:date="2020-11-08T21:40:00Z">
          <w:pPr>
            <w:pStyle w:val="Ttulo4"/>
          </w:pPr>
        </w:pPrChange>
      </w:pPr>
      <w:r>
        <w:t>Quais técnicas foram usadas?</w:t>
      </w:r>
    </w:p>
    <w:p w14:paraId="648EDE5A" w14:textId="37CE5970"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314" w:author="Erico de Souza Loewe" w:date="2020-11-08T21:40:00Z">
        <w:r w:rsidR="0097721C">
          <w:delText>abordado</w:delText>
        </w:r>
      </w:del>
      <w:ins w:id="315" w:author="Erico de Souza Loewe" w:date="2020-11-08T21:40:00Z">
        <w:r w:rsidR="0097721C">
          <w:t>abordad</w:t>
        </w:r>
        <w:r w:rsidR="005E7288">
          <w:t>a</w:t>
        </w:r>
      </w:ins>
      <w:r w:rsidR="0097721C">
        <w:t xml:space="preserve"> a filtragem colaborativa.</w:t>
      </w:r>
    </w:p>
    <w:p w14:paraId="02043B3F" w14:textId="0249FF9F" w:rsidR="00CB7746" w:rsidRDefault="002951C2" w:rsidP="001210D7">
      <w:pPr>
        <w:pStyle w:val="Listas1"/>
        <w:numPr>
          <w:ilvl w:val="1"/>
          <w:numId w:val="5"/>
        </w:numPr>
        <w:pPrChange w:id="316" w:author="Erico de Souza Loewe" w:date="2020-11-08T21:40:00Z">
          <w:pPr>
            <w:pStyle w:val="Listas1"/>
          </w:pPr>
        </w:pPrChange>
      </w:pPr>
      <w:del w:id="317" w:author="Erico de Souza Loewe" w:date="2020-11-08T21:4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318" w:author="Erico de Souza Loewe" w:date="2020-11-08T21:4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Change w:id="319" w:author="Erico de Souza Loewe" w:date="2020-11-08T21:40:00Z">
          <w:pPr>
            <w:pStyle w:val="Listas1"/>
          </w:pPr>
        </w:pPrChange>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BE039BF"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del w:id="320" w:author="Erico de Souza Loewe" w:date="2020-11-08T21:40:00Z">
        <w:r w:rsidR="003D0225">
          <w:delText>as</w:delText>
        </w:r>
      </w:del>
      <w:ins w:id="321" w:author="Erico de Souza Loewe" w:date="2020-11-08T21:4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Change w:id="322" w:author="Erico de Souza Loewe" w:date="2020-11-08T21:40:00Z">
          <w:pPr>
            <w:pStyle w:val="Listas1"/>
          </w:pPr>
        </w:pPrChange>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Change w:id="323" w:author="Erico de Souza Loewe" w:date="2020-11-08T21:40:00Z">
          <w:pPr>
            <w:pStyle w:val="Ttulo4"/>
          </w:pPr>
        </w:pPrChange>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Change w:id="324" w:author="Erico de Souza Loewe" w:date="2020-11-08T21:40:00Z">
          <w:pPr>
            <w:pStyle w:val="Ttulo4"/>
          </w:pPr>
        </w:pPrChange>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AF1F10E" w14:textId="0B14A9D9" w:rsidR="00686678" w:rsidRDefault="00686678" w:rsidP="00972812">
      <w:pPr>
        <w:pStyle w:val="Legenda"/>
      </w:pPr>
      <w:bookmarkStart w:id="325" w:name="_Toc55260885"/>
      <w:r w:rsidRPr="00390E18">
        <w:rPr>
          <w:highlight w:val="yellow"/>
          <w:rPrChange w:id="326" w:author="Erico de Souza Loewe" w:date="2020-11-08T21:40:00Z">
            <w:rPr/>
          </w:rPrChange>
        </w:rPr>
        <w:t xml:space="preserve">Figura </w:t>
      </w:r>
      <w:r w:rsidR="00C7334A" w:rsidRPr="00390E18">
        <w:rPr>
          <w:highlight w:val="yellow"/>
          <w:rPrChange w:id="327" w:author="Erico de Souza Loewe" w:date="2020-11-08T21:40:00Z">
            <w:rPr/>
          </w:rPrChange>
        </w:rPr>
        <w:fldChar w:fldCharType="begin"/>
      </w:r>
      <w:r w:rsidR="00C7334A" w:rsidRPr="00390E18">
        <w:rPr>
          <w:highlight w:val="yellow"/>
          <w:rPrChange w:id="328" w:author="Erico de Souza Loewe" w:date="2020-11-08T21:40:00Z">
            <w:rPr/>
          </w:rPrChange>
        </w:rPr>
        <w:instrText xml:space="preserve"> SEQ Figura \* ARABIC </w:instrText>
      </w:r>
      <w:r w:rsidR="00C7334A" w:rsidRPr="00390E18">
        <w:rPr>
          <w:highlight w:val="yellow"/>
          <w:rPrChange w:id="329" w:author="Erico de Souza Loewe" w:date="2020-11-08T21:40:00Z">
            <w:rPr/>
          </w:rPrChange>
        </w:rPr>
        <w:fldChar w:fldCharType="separate"/>
      </w:r>
      <w:r w:rsidR="00772326" w:rsidRPr="00390E18">
        <w:rPr>
          <w:highlight w:val="yellow"/>
          <w:rPrChange w:id="330" w:author="Erico de Souza Loewe" w:date="2020-11-08T21:40:00Z">
            <w:rPr/>
          </w:rPrChange>
        </w:rPr>
        <w:t>7</w:t>
      </w:r>
      <w:r w:rsidR="00C7334A" w:rsidRPr="00390E18">
        <w:rPr>
          <w:highlight w:val="yellow"/>
          <w:rPrChange w:id="331" w:author="Erico de Souza Loewe" w:date="2020-11-08T21:40:00Z">
            <w:rPr/>
          </w:rPrChange>
        </w:rPr>
        <w:fldChar w:fldCharType="end"/>
      </w:r>
      <w:r w:rsidRPr="00390E18">
        <w:rPr>
          <w:highlight w:val="yellow"/>
          <w:rPrChange w:id="332" w:author="Erico de Souza Loewe" w:date="2020-11-08T21:40:00Z">
            <w:rPr/>
          </w:rPrChange>
        </w:rPr>
        <w:t xml:space="preserve"> Fatores da preferência musical (próprio, 2020)</w:t>
      </w:r>
      <w:bookmarkEnd w:id="325"/>
    </w:p>
    <w:p w14:paraId="7BFC721F" w14:textId="77777777" w:rsidR="00B87B98" w:rsidRDefault="00B87B98" w:rsidP="00CF3B58">
      <w:pPr>
        <w:pStyle w:val="Listas1"/>
        <w:pPrChange w:id="333" w:author="Erico de Souza Loewe" w:date="2020-11-08T21:40:00Z">
          <w:pPr>
            <w:pStyle w:val="Ttulo4"/>
          </w:pPr>
        </w:pPrChange>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Change w:id="334" w:author="Erico de Souza Loewe" w:date="2020-11-08T21:40:00Z">
          <w:pPr>
            <w:pStyle w:val="Ttulo4"/>
          </w:pPr>
        </w:pPrChange>
      </w:pPr>
      <w:r>
        <w:t>A recomendação atingiu as expectativas do usuário?</w:t>
      </w:r>
    </w:p>
    <w:p w14:paraId="55E00ECF" w14:textId="67777623" w:rsidR="00B87B98" w:rsidRPr="00413F67" w:rsidRDefault="00CF2134" w:rsidP="00972812">
      <w:r>
        <w:tab/>
      </w:r>
      <w:del w:id="335" w:author="Erico de Souza Loewe" w:date="2020-11-08T21:40:00Z">
        <w:r w:rsidR="008A6BD4">
          <w:delText>Como</w:delText>
        </w:r>
        <w:r w:rsidR="00FE16D1">
          <w:delText xml:space="preserve"> </w:delText>
        </w:r>
        <w:r w:rsidR="00CA31F6">
          <w:delText>o</w:delText>
        </w:r>
      </w:del>
      <w:ins w:id="336" w:author="Erico de Souza Loewe" w:date="2020-11-08T21:40:00Z">
        <w:r>
          <w:t>O</w:t>
        </w:r>
      </w:ins>
      <w:r w:rsidR="00CA31F6">
        <w:t xml:space="preserve"> </w:t>
      </w:r>
      <w:r w:rsidR="00FE16D1">
        <w:t>artigo revisado não desenvolveu um sistema de recomendação</w:t>
      </w:r>
      <w:del w:id="337" w:author="Erico de Souza Loewe" w:date="2020-11-08T21:40:00Z">
        <w:r w:rsidR="00FE16D1">
          <w:delText>.</w:delText>
        </w:r>
        <w:r w:rsidR="008A6BD4">
          <w:delText xml:space="preserve"> Apenas</w:delText>
        </w:r>
      </w:del>
      <w:ins w:id="338" w:author="Erico de Souza Loewe" w:date="2020-11-08T21:4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9" w:name="OLE_LINK1"/>
      <w:r w:rsidR="005F2713">
        <w:t xml:space="preserve"> </w:t>
      </w:r>
      <w:r w:rsidR="004A4D7D">
        <w:t>continha</w:t>
      </w:r>
      <w:bookmarkEnd w:id="339"/>
      <w:r w:rsidR="004A4D7D">
        <w:t xml:space="preserve"> 48 usuários, que a partir de uma filtragem dos dados efetuada, passou para 19 nas respostas das questões.</w:t>
      </w:r>
    </w:p>
    <w:p w14:paraId="6CFC090F" w14:textId="77777777" w:rsidR="00B87B98" w:rsidRDefault="00B87B98" w:rsidP="00972812">
      <w:pPr>
        <w:pStyle w:val="Ttulo4"/>
        <w:rPr>
          <w:del w:id="340" w:author="Erico de Souza Loewe" w:date="2020-11-08T21:40:00Z"/>
        </w:rPr>
      </w:pPr>
      <w:del w:id="341" w:author="Erico de Souza Loewe" w:date="2020-11-08T21:40:00Z">
        <w:r>
          <w:delText>Tiveram outros resultados apresentados? Quais?</w:delText>
        </w:r>
      </w:del>
    </w:p>
    <w:p w14:paraId="1BF47751" w14:textId="77777777" w:rsidR="0063452F" w:rsidRPr="00B87B98" w:rsidRDefault="00B87B98" w:rsidP="00972812">
      <w:pPr>
        <w:rPr>
          <w:del w:id="342" w:author="Erico de Souza Loewe" w:date="2020-11-08T21:40:00Z"/>
        </w:rPr>
      </w:pPr>
      <w:del w:id="343" w:author="Erico de Souza Loewe" w:date="2020-11-08T21:40:00Z">
        <w:r>
          <w:tab/>
        </w:r>
        <w:r w:rsidR="00CE3AB5">
          <w:delText>Não tiveram outros resultados apresentados.</w:delText>
        </w:r>
      </w:del>
    </w:p>
    <w:p w14:paraId="7CCC49B8" w14:textId="4D4E022C" w:rsidR="00E6306C" w:rsidRDefault="005F2713" w:rsidP="00972812">
      <w:pPr>
        <w:pStyle w:val="Ttulo2"/>
      </w:pPr>
      <w:bookmarkStart w:id="344" w:name="_Toc55523364"/>
      <w:bookmarkStart w:id="345" w:name="_Toc55260947"/>
      <w:r w:rsidRPr="005F2713">
        <w:t>FUNCIONALIDADES DOS TRABALHOS INVESTIGADOS</w:t>
      </w:r>
      <w:bookmarkEnd w:id="344"/>
      <w:bookmarkEnd w:id="345"/>
    </w:p>
    <w:p w14:paraId="0C922370" w14:textId="77777777" w:rsidR="002522D8" w:rsidRDefault="00762CF2" w:rsidP="00972812">
      <w:pPr>
        <w:rPr>
          <w:del w:id="346" w:author="Erico de Souza Loewe" w:date="2020-11-08T21:40:00Z"/>
        </w:rPr>
      </w:pPr>
      <w:del w:id="347" w:author="Erico de Souza Loewe" w:date="2020-11-08T21:40:00Z">
        <w:r>
          <w:tab/>
        </w:r>
        <w:commentRangeStart w:id="348"/>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348"/>
        <w:r w:rsidR="006A14FF">
          <w:rPr>
            <w:rStyle w:val="Refdecomentrio"/>
          </w:rPr>
          <w:commentReference w:id="348"/>
        </w:r>
      </w:del>
    </w:p>
    <w:p w14:paraId="6C75A231" w14:textId="453753F8"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349" w:author="Erico de Souza Loewe" w:date="2020-11-08T21:40:00Z">
        <w:r w:rsidR="006A14FF">
          <w:delText xml:space="preserve">abaixo </w:delText>
        </w:r>
      </w:del>
      <w:r w:rsidR="006A14FF">
        <w:t>apresenta a</w:t>
      </w:r>
      <w:r>
        <w:t xml:space="preserve"> relaç</w:t>
      </w:r>
      <w:r w:rsidR="006A14FF">
        <w:t>ão</w:t>
      </w:r>
      <w:r>
        <w:t xml:space="preserve"> das funcionalidades dos </w:t>
      </w:r>
      <w:del w:id="350" w:author="Erico de Souza Loewe" w:date="2020-11-08T21:40:00Z">
        <w:r>
          <w:delText>3</w:delText>
        </w:r>
      </w:del>
      <w:ins w:id="351" w:author="Erico de Souza Loewe" w:date="2020-11-08T21:40:00Z">
        <w:r w:rsidR="00CF2134">
          <w:t>5</w:t>
        </w:r>
      </w:ins>
      <w:r w:rsidR="00CF2134">
        <w:t xml:space="preserve"> </w:t>
      </w:r>
      <w:r>
        <w:t>artigos revisados</w:t>
      </w:r>
      <w:ins w:id="352" w:author="Erico de Souza Loewe" w:date="2020-11-08T21:40:00Z">
        <w:r w:rsidR="00CF2134">
          <w:t xml:space="preserve"> (2 indicados pelos avaliadores e 3 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353" w:author="Erico de Souza Loewe" w:date="2020-11-08T21:4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354" w:author="Erico de Souza Loewe" w:date="2020-11-08T21:40:00Z">
        <w:r w:rsidR="00CF2134">
          <w:t>. O Quadro 1 apresenta</w:t>
        </w:r>
      </w:ins>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355" w:author="Erico de Souza Loewe" w:date="2020-11-08T21:4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356" w:author="Erico de Souza Loewe" w:date="2020-11-08T21:40:00Z">
        <w:r w:rsidR="00DF0B4C">
          <w:t>.</w:t>
        </w:r>
      </w:ins>
    </w:p>
    <w:p w14:paraId="55376680" w14:textId="77777777" w:rsidR="008B1BE6" w:rsidRDefault="008B1BE6" w:rsidP="00972812"/>
    <w:p w14:paraId="356E43BA" w14:textId="2CABD2C8" w:rsidR="00FB0449" w:rsidRDefault="00FB0449" w:rsidP="00972812">
      <w:pPr>
        <w:pStyle w:val="Legenda"/>
      </w:pPr>
      <w:bookmarkStart w:id="357" w:name="_Ref42381546"/>
      <w:bookmarkStart w:id="358" w:name="_Toc55524306"/>
      <w:bookmarkStart w:id="359" w:name="_Toc55260908"/>
      <w:commentRangeStart w:id="36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57"/>
      <w:r>
        <w:t xml:space="preserve"> </w:t>
      </w:r>
      <w:r w:rsidRPr="00B840C8">
        <w:t>Relação das funcionalidades desenvolvidas em cada artigo revisado</w:t>
      </w:r>
      <w:bookmarkEnd w:id="359"/>
      <w:commentRangeEnd w:id="360"/>
      <w:r w:rsidR="00CF2134">
        <w:rPr>
          <w:rStyle w:val="Refdecomentrio"/>
          <w:b w:val="0"/>
          <w:iCs/>
          <w:color w:val="000000"/>
        </w:rPr>
        <w:commentReference w:id="360"/>
      </w:r>
      <w:bookmarkEnd w:id="35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361"/>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361"/>
            <w:r w:rsidR="00CF2134">
              <w:rPr>
                <w:rStyle w:val="Refdecomentrio"/>
              </w:rPr>
              <w:commentReference w:id="361"/>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769D1BF2" w14:textId="77777777" w:rsidR="00105560" w:rsidRDefault="00FB0449" w:rsidP="00972812">
      <w:pPr>
        <w:rPr>
          <w:del w:id="362" w:author="Erico de Souza Loewe" w:date="2020-11-08T21:40:00Z"/>
        </w:rPr>
      </w:pPr>
      <w:del w:id="363" w:author="Erico de Souza Loewe" w:date="2020-11-08T21:40:00Z">
        <w:r w:rsidRPr="00433FDA">
          <w:tab/>
        </w:r>
      </w:del>
    </w:p>
    <w:p w14:paraId="3CAD5848" w14:textId="53EEF162" w:rsidR="00105560" w:rsidRDefault="00FB0449" w:rsidP="00972812">
      <w:pPr>
        <w:rPr>
          <w:ins w:id="364" w:author="Erico de Souza Loewe" w:date="2020-11-08T21:40:00Z"/>
        </w:rPr>
      </w:pPr>
      <w:ins w:id="365" w:author="Erico de Souza Loewe" w:date="2020-11-08T21:4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5E1BE8BA" w:rsidR="008B1BE6" w:rsidRDefault="00A92768" w:rsidP="00972812">
      <w:pPr>
        <w:pStyle w:val="Ttulo2"/>
      </w:pPr>
      <w:bookmarkStart w:id="366" w:name="_Toc55523365"/>
      <w:bookmarkStart w:id="367" w:name="_Ref55524691"/>
      <w:bookmarkStart w:id="368" w:name="_Ref55524703"/>
      <w:bookmarkStart w:id="369" w:name="_Toc55260948"/>
      <w:r>
        <w:t>Conclusões dos trabalhos revisados</w:t>
      </w:r>
      <w:bookmarkEnd w:id="366"/>
      <w:bookmarkEnd w:id="367"/>
      <w:bookmarkEnd w:id="368"/>
      <w:bookmarkEnd w:id="369"/>
    </w:p>
    <w:p w14:paraId="51F57A9F" w14:textId="1F2F16CE" w:rsidR="00A92768" w:rsidRDefault="00A92768" w:rsidP="00972812">
      <w:r>
        <w:tab/>
        <w:t>Após a revisão</w:t>
      </w:r>
      <w:r w:rsidR="00DF0B4C">
        <w:t xml:space="preserve"> dos </w:t>
      </w:r>
      <w:del w:id="370" w:author="Erico de Souza Loewe" w:date="2020-11-08T21:40:00Z">
        <w:r w:rsidR="00AA7768">
          <w:delText>3</w:delText>
        </w:r>
      </w:del>
      <w:ins w:id="371" w:author="Erico de Souza Loewe" w:date="2020-11-08T21:4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ins w:id="372" w:author="Erico de Souza Loewe" w:date="2020-11-08T21:40:00Z">
        <w:r w:rsidR="00CF2134">
          <w:t xml:space="preserve">métricas </w:t>
        </w:r>
      </w:ins>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del w:id="373" w:author="Erico de Souza Loewe" w:date="2020-11-08T21:40:00Z">
        <w:r w:rsidR="001E10C6">
          <w:delText>porem</w:delText>
        </w:r>
      </w:del>
      <w:ins w:id="374" w:author="Erico de Souza Loewe" w:date="2020-11-08T21:40:00Z">
        <w:r w:rsidR="001E10C6">
          <w:t>por</w:t>
        </w:r>
        <w:r w:rsidR="00CF2134">
          <w:t>é</w:t>
        </w:r>
        <w:r w:rsidR="001E10C6">
          <w:t>m</w:t>
        </w:r>
      </w:ins>
      <w:r w:rsidR="001E10C6">
        <w:t xml:space="preserve"> em nenhum momento </w:t>
      </w:r>
      <w:del w:id="375" w:author="Erico de Souza Loewe" w:date="2020-11-08T21:40:00Z">
        <w:r w:rsidR="001E10C6">
          <w:delText>foi apresentado</w:delText>
        </w:r>
      </w:del>
      <w:ins w:id="376" w:author="Erico de Souza Loewe" w:date="2020-11-08T21:40:00Z">
        <w:r w:rsidR="00CF2134">
          <w:t xml:space="preserve">foram </w:t>
        </w:r>
        <w:r w:rsidR="001E10C6">
          <w:t>apresentado</w:t>
        </w:r>
        <w:r w:rsidR="00CF2134">
          <w:t>s</w:t>
        </w:r>
        <w:r w:rsidR="001E10C6">
          <w:t xml:space="preserve"> </w:t>
        </w:r>
        <w:r w:rsidR="00CF2134">
          <w:t>os</w:t>
        </w:r>
      </w:ins>
      <w:r w:rsidR="00CF2134">
        <w:t xml:space="preserve"> </w:t>
      </w:r>
      <w:r w:rsidR="001E10C6">
        <w:t>algoritmos de recomendação como</w:t>
      </w:r>
      <w:del w:id="377" w:author="Erico de Souza Loewe" w:date="2020-11-08T21:40:00Z">
        <w:r w:rsidR="001E10C6">
          <w:delText xml:space="preserve"> </w:delText>
        </w:r>
        <w:r w:rsidR="00E250F5">
          <w:delText>algoritmos de</w:delText>
        </w:r>
      </w:del>
      <w:r w:rsidR="001E10C6">
        <w:t xml:space="preserv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4596866A"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378" w:author="Erico de Souza Loewe" w:date="2020-11-08T21:40:00Z">
        <w:r w:rsidR="001A7A73">
          <w:delText>Porem</w:delText>
        </w:r>
      </w:del>
      <w:ins w:id="379" w:author="Erico de Souza Loewe" w:date="2020-11-08T21:40:00Z">
        <w:r w:rsidR="001A7A73">
          <w:t>Por</w:t>
        </w:r>
        <w:r w:rsidR="00CE158D">
          <w:t>é</w:t>
        </w:r>
        <w:r w:rsidR="001A7A73">
          <w:t>m</w:t>
        </w:r>
      </w:ins>
      <w:r w:rsidR="001A7A73">
        <w:t xml:space="preserve"> o</w:t>
      </w:r>
      <w:r>
        <w:t xml:space="preserve"> uso do SVM </w:t>
      </w:r>
      <w:r w:rsidR="00D17CF4">
        <w:t>foi descartado</w:t>
      </w:r>
      <w:r w:rsidR="00E167C1">
        <w:t xml:space="preserve">, devido </w:t>
      </w:r>
      <w:del w:id="380" w:author="Erico de Souza Loewe" w:date="2020-11-08T21:40:00Z">
        <w:r w:rsidR="00E167C1">
          <w:delText>a</w:delText>
        </w:r>
      </w:del>
      <w:ins w:id="381" w:author="Erico de Souza Loewe" w:date="2020-11-08T21:40:00Z">
        <w:r w:rsidR="00E167C1">
          <w:t>a</w:t>
        </w:r>
        <w:r w:rsidR="00CE158D">
          <w:t>o</w:t>
        </w:r>
      </w:ins>
      <w:r w:rsidR="00E167C1">
        <w:t xml:space="preserve"> seu algoritmo tradicional</w:t>
      </w:r>
      <w:del w:id="382" w:author="Erico de Souza Loewe" w:date="2020-11-08T21:40:00Z">
        <w:r w:rsidR="00A926A8">
          <w:delText>,</w:delText>
        </w:r>
      </w:del>
      <w:r w:rsidR="00CE158D">
        <w:t xml:space="preserve"> </w:t>
      </w:r>
      <w:r w:rsidR="00A926A8">
        <w:t xml:space="preserve">estar mais voltado </w:t>
      </w:r>
      <w:del w:id="383" w:author="Erico de Souza Loewe" w:date="2020-11-08T21:4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384" w:author="Erico de Souza Loewe" w:date="2020-11-08T21:40:00Z">
        <w:r>
          <w:delText>binarias</w:delText>
        </w:r>
        <w:r w:rsidR="00A926A8">
          <w:delText>)</w:delText>
        </w:r>
        <w:r w:rsidR="00E167C1">
          <w:delText>.</w:delText>
        </w:r>
      </w:del>
      <w:ins w:id="385" w:author="Erico de Souza Loewe" w:date="2020-11-08T21:4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386" w:author="Erico de Souza Loewe" w:date="2020-11-08T21:40:00Z">
        <w:r w:rsidR="007E0003">
          <w:delText xml:space="preserve"> Sobrando somente</w:delText>
        </w:r>
      </w:del>
      <w:ins w:id="387" w:author="Erico de Souza Loewe" w:date="2020-11-08T21:40:00Z">
        <w:r w:rsidR="00CE158D">
          <w:t>.</w:t>
        </w:r>
        <w:r w:rsidR="007E0003">
          <w:t xml:space="preserve"> </w:t>
        </w:r>
        <w:r w:rsidR="00CE158D">
          <w:t>Portanto, nesse trabalho escolheu-se usar</w:t>
        </w:r>
      </w:ins>
      <w:r w:rsidR="00CE158D">
        <w:t xml:space="preserve"> </w:t>
      </w:r>
      <w:r w:rsidR="007E0003">
        <w:t>o algoritmo KNN</w:t>
      </w:r>
      <w:del w:id="388" w:author="Erico de Souza Loewe" w:date="2020-11-08T21:40:00Z">
        <w:r w:rsidR="007E0003">
          <w:delText xml:space="preserve"> para ser testado no sistema desenvolvido nesse trabalho</w:delText>
        </w:r>
      </w:del>
      <w:r w:rsidR="007E0003">
        <w:t>.</w:t>
      </w:r>
    </w:p>
    <w:p w14:paraId="6C6B54A3" w14:textId="3AAF7CA1" w:rsidR="007B0815" w:rsidRPr="008739F4" w:rsidRDefault="008739F4" w:rsidP="00972812">
      <w:pPr>
        <w:pStyle w:val="Ttulo1"/>
      </w:pPr>
      <w:bookmarkStart w:id="389" w:name="_Toc55523366"/>
      <w:bookmarkStart w:id="390" w:name="_Toc55260949"/>
      <w:r w:rsidRPr="008739F4">
        <w:t xml:space="preserve">COLETA DO CONTEXTO DOS </w:t>
      </w:r>
      <w:del w:id="391" w:author="Erico de Souza Loewe" w:date="2020-11-08T21:40:00Z">
        <w:r w:rsidRPr="008739F4">
          <w:delText>USU</w:delText>
        </w:r>
        <w:r w:rsidR="00B21656">
          <w:delText>á</w:delText>
        </w:r>
        <w:r w:rsidRPr="008739F4">
          <w:delText>RIOS</w:delText>
        </w:r>
      </w:del>
      <w:bookmarkEnd w:id="390"/>
      <w:ins w:id="392" w:author="Erico de Souza Loewe" w:date="2020-11-08T21:40:00Z">
        <w:r w:rsidRPr="008739F4">
          <w:t>USUARIOS</w:t>
        </w:r>
      </w:ins>
      <w:bookmarkEnd w:id="389"/>
    </w:p>
    <w:p w14:paraId="63C6F035" w14:textId="794D0A72"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del w:id="393" w:author="Erico de Souza Loewe" w:date="2020-11-08T21:40:00Z">
        <w:r w:rsidR="00C15DF2">
          <w:delText xml:space="preserve">, tornando </w:delText>
        </w:r>
        <w:r w:rsidR="00B21656">
          <w:delText>realizável</w:delText>
        </w:r>
        <w:r w:rsidR="00C15DF2">
          <w:delText xml:space="preserve"> entender certas lacunas que não foram analisadas n</w:delText>
        </w:r>
        <w:r w:rsidR="003656CA">
          <w:delText>essa</w:delText>
        </w:r>
        <w:r w:rsidR="00C15DF2">
          <w:delText xml:space="preserve"> área</w:delText>
        </w:r>
        <w:r w:rsidR="003656CA">
          <w:delText xml:space="preserve"> de pesquisa</w:delText>
        </w:r>
        <w:r w:rsidR="00C15DF2">
          <w:delText xml:space="preserve">. </w:delText>
        </w:r>
      </w:del>
      <w:ins w:id="394" w:author="Erico de Souza Loewe" w:date="2020-11-08T21:40:00Z">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F267E3">
          <w:t>.</w:t>
        </w:r>
      </w:ins>
    </w:p>
    <w:p w14:paraId="61FA16BD" w14:textId="1B96AF14" w:rsidR="00A820D4" w:rsidRDefault="001531B8" w:rsidP="00A820D4">
      <w:pPr>
        <w:pStyle w:val="Figuras"/>
        <w:rPr>
          <w:moveTo w:id="395" w:author="Erico de Souza Loewe" w:date="2020-11-08T21:40:00Z"/>
        </w:rPr>
      </w:pPr>
      <w:del w:id="396" w:author="Erico de Souza Loewe" w:date="2020-11-08T21:40:00Z">
        <w:r>
          <w:tab/>
          <w:delText xml:space="preserve">Com isso, entender e desenvolver um modelo </w:delText>
        </w:r>
        <w:r w:rsidR="000210A2">
          <w:delText>de sistemas de recomendação</w:delText>
        </w:r>
        <w:r w:rsidR="00C60EE5">
          <w:delText xml:space="preserve"> chamado </w:delText>
        </w:r>
        <w:r w:rsidR="009348E2">
          <w:rPr>
            <w:i/>
          </w:rPr>
          <w:delText>LORS</w:delText>
        </w:r>
        <w:r w:rsidR="00E57227">
          <w:delText xml:space="preserve"> (</w:delText>
        </w:r>
        <w:r w:rsidR="008C675B" w:rsidRPr="008C675B">
          <w:rPr>
            <w:i/>
          </w:rPr>
          <w:delText>Loewe’s Recommender System</w:delText>
        </w:r>
        <w:r w:rsidR="00E57227">
          <w:delText>)</w:delText>
        </w:r>
        <w:r w:rsidR="00C60EE5">
          <w:delText>,</w:delText>
        </w:r>
        <w:r w:rsidR="000210A2">
          <w:delText xml:space="preserve"> que</w:delText>
        </w:r>
      </w:del>
      <w:commentRangeStart w:id="397"/>
      <w:commentRangeStart w:id="398"/>
      <w:commentRangeStart w:id="399"/>
      <w:ins w:id="400" w:author="Erico de Souza Loewe" w:date="2020-11-08T21:40:00Z">
        <w:r w:rsidR="00A820D4">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ins>
      <w:moveToRangeStart w:id="401" w:author="Erico de Souza Loewe" w:date="2020-11-08T21:40:00Z" w:name="move55764050"/>
      <w:commentRangeEnd w:id="397"/>
      <w:commentRangeEnd w:id="398"/>
      <w:moveTo w:id="402" w:author="Erico de Souza Loewe" w:date="2020-11-08T21:40:00Z">
        <w:r w:rsidR="00A820D4">
          <w:rPr>
            <w:rStyle w:val="Refdecomentrio"/>
          </w:rPr>
          <w:commentReference w:id="397"/>
        </w:r>
        <w:r w:rsidR="00A820D4">
          <w:rPr>
            <w:rStyle w:val="Refdecomentrio"/>
          </w:rPr>
          <w:commentReference w:id="398"/>
        </w:r>
        <w:commentRangeEnd w:id="399"/>
        <w:r w:rsidR="00A820D4">
          <w:rPr>
            <w:rStyle w:val="Refdecomentrio"/>
          </w:rPr>
          <w:commentReference w:id="399"/>
        </w:r>
      </w:moveTo>
    </w:p>
    <w:p w14:paraId="524749AB" w14:textId="77777777" w:rsidR="00A820D4" w:rsidRDefault="00A820D4" w:rsidP="00A820D4">
      <w:pPr>
        <w:pStyle w:val="Legenda"/>
        <w:rPr>
          <w:moveTo w:id="403" w:author="Erico de Souza Loewe" w:date="2020-11-08T21:40:00Z"/>
        </w:rPr>
      </w:pPr>
      <w:bookmarkStart w:id="404" w:name="_Ref42452795"/>
      <w:bookmarkStart w:id="405" w:name="_Toc55260887"/>
      <w:moveTo w:id="406" w:author="Erico de Souza Loewe" w:date="2020-11-08T21:40:00Z">
        <w:r w:rsidRPr="00390E18">
          <w:rPr>
            <w:highlight w:val="yellow"/>
            <w:rPrChange w:id="407" w:author="Erico de Souza Loewe" w:date="2020-11-08T21:40:00Z">
              <w:rPr/>
            </w:rPrChange>
          </w:rPr>
          <w:t xml:space="preserve">Figura </w:t>
        </w:r>
        <w:r w:rsidRPr="00390E18">
          <w:rPr>
            <w:highlight w:val="yellow"/>
            <w:rPrChange w:id="408" w:author="Erico de Souza Loewe" w:date="2020-11-08T21:40:00Z">
              <w:rPr/>
            </w:rPrChange>
          </w:rPr>
          <w:fldChar w:fldCharType="begin"/>
        </w:r>
        <w:r w:rsidRPr="00390E18">
          <w:rPr>
            <w:highlight w:val="yellow"/>
            <w:rPrChange w:id="409" w:author="Erico de Souza Loewe" w:date="2020-11-08T21:40:00Z">
              <w:rPr/>
            </w:rPrChange>
          </w:rPr>
          <w:instrText xml:space="preserve"> SEQ Figura \* ARABIC </w:instrText>
        </w:r>
        <w:r w:rsidRPr="00390E18">
          <w:rPr>
            <w:highlight w:val="yellow"/>
            <w:rPrChange w:id="410" w:author="Erico de Souza Loewe" w:date="2020-11-08T21:40:00Z">
              <w:rPr/>
            </w:rPrChange>
          </w:rPr>
          <w:fldChar w:fldCharType="separate"/>
        </w:r>
        <w:r w:rsidRPr="00390E18">
          <w:rPr>
            <w:highlight w:val="yellow"/>
            <w:rPrChange w:id="411" w:author="Erico de Souza Loewe" w:date="2020-11-08T21:40:00Z">
              <w:rPr/>
            </w:rPrChange>
          </w:rPr>
          <w:t>9</w:t>
        </w:r>
        <w:r w:rsidRPr="00390E18">
          <w:rPr>
            <w:highlight w:val="yellow"/>
            <w:rPrChange w:id="412" w:author="Erico de Souza Loewe" w:date="2020-11-08T21:40:00Z">
              <w:rPr/>
            </w:rPrChange>
          </w:rPr>
          <w:fldChar w:fldCharType="end"/>
        </w:r>
        <w:bookmarkEnd w:id="404"/>
        <w:r w:rsidRPr="00390E18">
          <w:rPr>
            <w:highlight w:val="yellow"/>
            <w:rPrChange w:id="413" w:author="Erico de Souza Loewe" w:date="2020-11-08T21:40:00Z">
              <w:rPr/>
            </w:rPrChange>
          </w:rPr>
          <w:t xml:space="preserve"> Etapas do desenvolvimento do sistema de recomendação musical </w:t>
        </w:r>
        <w:bookmarkStart w:id="414" w:name="_Hlk42442745"/>
        <w:r w:rsidRPr="00390E18">
          <w:rPr>
            <w:highlight w:val="yellow"/>
            <w:rPrChange w:id="415" w:author="Erico de Souza Loewe" w:date="2020-11-08T21:40:00Z">
              <w:rPr/>
            </w:rPrChange>
          </w:rPr>
          <w:t>(próprio, 2020)</w:t>
        </w:r>
        <w:bookmarkEnd w:id="405"/>
        <w:bookmarkEnd w:id="414"/>
      </w:moveTo>
    </w:p>
    <w:moveToRangeEnd w:id="401"/>
    <w:p w14:paraId="0A546C2F" w14:textId="5516F476" w:rsidR="00A820D4" w:rsidRDefault="00F267E3" w:rsidP="00972812">
      <w:ins w:id="416" w:author="Erico de Souza Loewe" w:date="2020-11-08T21:40:00Z">
        <w:r>
          <w:tab/>
          <w:t>LORS</w:t>
        </w:r>
      </w:ins>
      <w:r>
        <w:t xml:space="preserve"> utiliza de uma análise recorrente do contexto, para realizar as recomendações dinâmicas às mudanças </w:t>
      </w:r>
      <w:del w:id="417" w:author="Erico de Souza Loewe" w:date="2020-11-08T21:40:00Z">
        <w:r w:rsidR="009B5205">
          <w:delText>do</w:delText>
        </w:r>
      </w:del>
      <w:ins w:id="418" w:author="Erico de Souza Loewe" w:date="2020-11-08T21:40:00Z">
        <w:r>
          <w:t>desse</w:t>
        </w:r>
      </w:ins>
      <w:r>
        <w:t xml:space="preserve"> contexto</w:t>
      </w:r>
      <w:del w:id="419" w:author="Erico de Souza Loewe" w:date="2020-11-08T21:40:00Z">
        <w:r w:rsidR="00B21656">
          <w:delText>, passou a ser primaz e plausível</w:delText>
        </w:r>
        <w:r w:rsidR="00272F79">
          <w:delText>.</w:delText>
        </w:r>
      </w:del>
      <w:ins w:id="420" w:author="Erico de Souza Loewe" w:date="2020-11-08T21:40:00Z">
        <w:r>
          <w:t>.</w:t>
        </w:r>
      </w:ins>
      <w:r>
        <w:t xml:space="preserve"> Esse modelo será apresentado </w:t>
      </w:r>
      <w:del w:id="421" w:author="Erico de Souza Loewe" w:date="2020-11-08T21:40:00Z">
        <w:r w:rsidR="00272F79">
          <w:delText xml:space="preserve">com mais detalhes </w:delText>
        </w:r>
        <w:r w:rsidR="00AA7768">
          <w:delText>n</w:delText>
        </w:r>
        <w:r w:rsidR="009F1058">
          <w:delText xml:space="preserve">o </w:delText>
        </w:r>
        <w:r w:rsidR="00F21B2C">
          <w:delText>capítulo</w:delText>
        </w:r>
      </w:del>
      <w:ins w:id="422" w:author="Erico de Souza Loewe" w:date="2020-11-08T21:40:00Z">
        <w:r>
          <w:t>e detalhado nas seções</w:t>
        </w:r>
      </w:ins>
      <w:r>
        <w:t xml:space="preserve"> a seguir.</w:t>
      </w:r>
      <w:ins w:id="423" w:author="Erico de Souza Loewe" w:date="2020-11-08T21:4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ins>
    </w:p>
    <w:p w14:paraId="755D63D7" w14:textId="2C35526C" w:rsidR="002B6979" w:rsidRDefault="00DE09F4" w:rsidP="00972812">
      <w:pPr>
        <w:pStyle w:val="Ttulo2"/>
      </w:pPr>
      <w:bookmarkStart w:id="424" w:name="_Toc55523367"/>
      <w:bookmarkStart w:id="425" w:name="_Toc55260950"/>
      <w:r>
        <w:t>Contexto</w:t>
      </w:r>
      <w:bookmarkEnd w:id="424"/>
      <w:bookmarkEnd w:id="425"/>
    </w:p>
    <w:p w14:paraId="7D3E268F" w14:textId="6CAD30D3"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del w:id="426" w:author="Erico de Souza Loewe" w:date="2020-11-08T21:40:00Z">
        <w:r w:rsidR="00B21656">
          <w:delText>,</w:delText>
        </w:r>
      </w:del>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27"/>
      <w:r>
        <w:t>O</w:t>
      </w:r>
      <w:r w:rsidR="00B54E54">
        <w:t xml:space="preserve"> c</w:t>
      </w:r>
      <w:r w:rsidR="00B54E54" w:rsidRPr="00B54E54">
        <w:t>onjunto de circunstâncias inter-relacionadas de cuja tessitura se depreende determinado fato ou situação; circunstância(s), conjuntura, situação.</w:t>
      </w:r>
      <w:commentRangeEnd w:id="427"/>
      <w:r w:rsidR="00272F79">
        <w:rPr>
          <w:rStyle w:val="Refdecomentrio"/>
          <w:iCs/>
          <w:color w:val="000000"/>
        </w:rPr>
        <w:commentReference w:id="427"/>
      </w:r>
    </w:p>
    <w:p w14:paraId="5331FD33" w14:textId="6B2E95C8" w:rsidR="00642AD9" w:rsidRDefault="00642AD9" w:rsidP="00972812">
      <w:r>
        <w:tab/>
      </w:r>
      <w:commentRangeStart w:id="428"/>
      <w:r w:rsidR="00571016">
        <w:t xml:space="preserve">Um sistema de recomendação busca encontrar os melhores itens para um devido fim, </w:t>
      </w:r>
      <w:ins w:id="429" w:author="Erico de Souza Loewe" w:date="2020-11-08T21:40:00Z">
        <w:r w:rsidR="00571016">
          <w:t xml:space="preserve">onde </w:t>
        </w:r>
      </w:ins>
      <w:r w:rsidR="00571016">
        <w:t>geralmente</w:t>
      </w:r>
      <w:del w:id="430" w:author="Erico de Souza Loewe" w:date="2020-11-08T21:40:00Z">
        <w:r w:rsidR="00B21656">
          <w:delText>,</w:delText>
        </w:r>
        <w:r w:rsidR="00571016">
          <w:delText xml:space="preserve"> </w:delText>
        </w:r>
        <w:r w:rsidR="00B21656">
          <w:delText>baseado</w:delText>
        </w:r>
      </w:del>
      <w:ins w:id="431" w:author="Erico de Souza Loewe" w:date="2020-11-08T21:40:00Z">
        <w:r w:rsidR="00571016">
          <w:t xml:space="preserve"> se baseia</w:t>
        </w:r>
      </w:ins>
      <w:r w:rsidR="00571016">
        <w:t xml:space="preserve"> em dados históricos </w:t>
      </w:r>
      <w:r w:rsidR="00535551">
        <w:t>para</w:t>
      </w:r>
      <w:r w:rsidR="00571016">
        <w:t xml:space="preserve"> </w:t>
      </w:r>
      <w:r w:rsidR="00535551">
        <w:t>produzi-</w:t>
      </w:r>
      <w:del w:id="432" w:author="Erico de Souza Loewe" w:date="2020-11-08T21:40:00Z">
        <w:r w:rsidR="00535551">
          <w:delText>las</w:delText>
        </w:r>
        <w:r w:rsidR="00272F79">
          <w:rPr>
            <w:rStyle w:val="Refdecomentrio"/>
          </w:rPr>
          <w:commentReference w:id="433"/>
        </w:r>
        <w:r w:rsidR="00571016">
          <w:delText>.</w:delText>
        </w:r>
      </w:del>
      <w:commentRangeStart w:id="434"/>
      <w:ins w:id="435" w:author="Erico de Souza Loewe" w:date="2020-11-08T21:40:00Z">
        <w:r w:rsidR="00535551">
          <w:t>la</w:t>
        </w:r>
        <w:commentRangeEnd w:id="428"/>
        <w:r w:rsidR="00272F79">
          <w:rPr>
            <w:rStyle w:val="Refdecomentrio"/>
          </w:rPr>
          <w:commentReference w:id="428"/>
        </w:r>
        <w:commentRangeEnd w:id="434"/>
        <w:r w:rsidR="00B25318">
          <w:rPr>
            <w:rStyle w:val="Refdecomentrio"/>
          </w:rPr>
          <w:commentReference w:id="434"/>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ins w:id="436" w:author="Erico de Souza Loewe" w:date="2020-11-08T21:40:00Z">
        <w:r w:rsidR="004710EA">
          <w:t xml:space="preserve">é </w:t>
        </w:r>
        <w:r w:rsidR="002155B6">
          <w:t>possível</w:t>
        </w:r>
        <w:r w:rsidR="004710EA">
          <w:t xml:space="preserve"> </w:t>
        </w:r>
      </w:ins>
      <w:r w:rsidR="004710EA">
        <w:t xml:space="preserve">auxiliar as recomendações, aumentando o </w:t>
      </w:r>
      <w:r w:rsidR="002155B6">
        <w:t>número</w:t>
      </w:r>
      <w:r w:rsidR="004710EA">
        <w:t xml:space="preserve"> de </w:t>
      </w:r>
      <w:commentRangeStart w:id="437"/>
      <w:r w:rsidR="004710EA">
        <w:t xml:space="preserve">dados </w:t>
      </w:r>
      <w:commentRangeEnd w:id="437"/>
      <w:r w:rsidR="001D3FAF">
        <w:rPr>
          <w:rStyle w:val="Refdecomentrio"/>
        </w:rPr>
        <w:commentReference w:id="437"/>
      </w:r>
      <w:r w:rsidR="004710EA">
        <w:t xml:space="preserve">disponíveis para realizar </w:t>
      </w:r>
      <w:r w:rsidR="00272F79">
        <w:t>um</w:t>
      </w:r>
      <w:r w:rsidR="004710EA">
        <w:t>a classificação</w:t>
      </w:r>
      <w:r w:rsidR="00D65876">
        <w:t xml:space="preserve"> e</w:t>
      </w:r>
      <w:r w:rsidR="00272F79">
        <w:t>/ou</w:t>
      </w:r>
      <w:r w:rsidR="00D65876">
        <w:t xml:space="preserve"> filtro</w:t>
      </w:r>
      <w:del w:id="438" w:author="Erico de Souza Loewe" w:date="2020-11-08T21:40:00Z">
        <w:r w:rsidR="009C1F97">
          <w:delText>,</w:delText>
        </w:r>
        <w:r w:rsidR="004D5489">
          <w:delText xml:space="preserve"> já não é mais um problema</w:delText>
        </w:r>
        <w:r w:rsidR="004710EA">
          <w:delText>.</w:delText>
        </w:r>
      </w:del>
      <w:ins w:id="439" w:author="Erico de Souza Loewe" w:date="2020-11-08T21:40:00Z">
        <w:r w:rsidR="004710EA">
          <w:t>.</w:t>
        </w:r>
      </w:ins>
      <w:r w:rsidR="00AA7768">
        <w:t xml:space="preserve"> </w:t>
      </w:r>
      <w:commentRangeStart w:id="440"/>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del w:id="441" w:author="Erico de Souza Loewe" w:date="2020-11-08T21:40:00Z">
        <w:r w:rsidR="004D5489">
          <w:delText>8</w:delText>
        </w:r>
      </w:del>
      <w:ins w:id="442" w:author="Erico de Souza Loewe" w:date="2020-11-08T21:40:00Z">
        <w:r w:rsidR="00AA7768">
          <w:rPr>
            <w:noProof/>
          </w:rPr>
          <w:t>9</w:t>
        </w:r>
      </w:ins>
      <w:r w:rsidR="00AA7768">
        <w:fldChar w:fldCharType="end"/>
      </w:r>
      <w:commentRangeEnd w:id="440"/>
      <w:r w:rsidR="001D3FAF">
        <w:rPr>
          <w:rStyle w:val="Refdecomentrio"/>
        </w:rPr>
        <w:commentReference w:id="440"/>
      </w:r>
      <w:r w:rsidR="00272F79">
        <w:t xml:space="preserve"> apresenta</w:t>
      </w:r>
      <w:r w:rsidR="00AA7768">
        <w:t xml:space="preserve"> uma visão macro dos contextos que serão considerados </w:t>
      </w:r>
      <w:del w:id="443" w:author="Erico de Souza Loewe" w:date="2020-11-08T21:40:00Z">
        <w:r w:rsidR="00AA7768">
          <w:delText>n</w:delText>
        </w:r>
        <w:r w:rsidR="00A43A7F">
          <w:delText>o</w:delText>
        </w:r>
        <w:r w:rsidR="00AA7768">
          <w:delText xml:space="preserve"> </w:delText>
        </w:r>
        <w:r w:rsidR="00A43A7F">
          <w:delText>projeto</w:delText>
        </w:r>
      </w:del>
      <w:ins w:id="444" w:author="Erico de Souza Loewe" w:date="2020-11-08T21:40:00Z">
        <w:r w:rsidR="00AA7768">
          <w:t>neste trabalho</w:t>
        </w:r>
      </w:ins>
      <w:r w:rsidR="00AA7768">
        <w:t>.</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4C01A50F" w14:textId="4F6938CD" w:rsidR="000E3BBD" w:rsidRPr="00642AD9" w:rsidRDefault="000E3BBD" w:rsidP="00972812">
      <w:pPr>
        <w:pStyle w:val="Legenda"/>
      </w:pPr>
      <w:bookmarkStart w:id="445" w:name="_Ref42447869"/>
      <w:bookmarkStart w:id="446" w:name="_Toc55260886"/>
      <w:r w:rsidRPr="00390E18">
        <w:rPr>
          <w:highlight w:val="yellow"/>
          <w:rPrChange w:id="447" w:author="Erico de Souza Loewe" w:date="2020-11-08T21:40:00Z">
            <w:rPr/>
          </w:rPrChange>
        </w:rPr>
        <w:t xml:space="preserve">Figura </w:t>
      </w:r>
      <w:r w:rsidR="00C7334A" w:rsidRPr="00390E18">
        <w:rPr>
          <w:highlight w:val="yellow"/>
          <w:rPrChange w:id="448" w:author="Erico de Souza Loewe" w:date="2020-11-08T21:40:00Z">
            <w:rPr/>
          </w:rPrChange>
        </w:rPr>
        <w:fldChar w:fldCharType="begin"/>
      </w:r>
      <w:r w:rsidR="00C7334A" w:rsidRPr="00390E18">
        <w:rPr>
          <w:highlight w:val="yellow"/>
          <w:rPrChange w:id="449" w:author="Erico de Souza Loewe" w:date="2020-11-08T21:40:00Z">
            <w:rPr/>
          </w:rPrChange>
        </w:rPr>
        <w:instrText xml:space="preserve"> SEQ Figura \* ARABIC </w:instrText>
      </w:r>
      <w:r w:rsidR="00C7334A" w:rsidRPr="00390E18">
        <w:rPr>
          <w:highlight w:val="yellow"/>
          <w:rPrChange w:id="450" w:author="Erico de Souza Loewe" w:date="2020-11-08T21:40:00Z">
            <w:rPr/>
          </w:rPrChange>
        </w:rPr>
        <w:fldChar w:fldCharType="separate"/>
      </w:r>
      <w:r w:rsidR="00772326" w:rsidRPr="00390E18">
        <w:rPr>
          <w:highlight w:val="yellow"/>
          <w:rPrChange w:id="451" w:author="Erico de Souza Loewe" w:date="2020-11-08T21:40:00Z">
            <w:rPr/>
          </w:rPrChange>
        </w:rPr>
        <w:t>8</w:t>
      </w:r>
      <w:r w:rsidR="00C7334A" w:rsidRPr="00390E18">
        <w:rPr>
          <w:highlight w:val="yellow"/>
          <w:rPrChange w:id="452" w:author="Erico de Souza Loewe" w:date="2020-11-08T21:40:00Z">
            <w:rPr/>
          </w:rPrChange>
        </w:rPr>
        <w:fldChar w:fldCharType="end"/>
      </w:r>
      <w:bookmarkEnd w:id="445"/>
      <w:r w:rsidRPr="00390E18">
        <w:rPr>
          <w:highlight w:val="yellow"/>
          <w:rPrChange w:id="453" w:author="Erico de Souza Loewe" w:date="2020-11-08T21:40:00Z">
            <w:rPr/>
          </w:rPrChange>
        </w:rPr>
        <w:t xml:space="preserve"> Apresentação dos contextos utilizados no trabalho (próprio, 2020)</w:t>
      </w:r>
      <w:bookmarkEnd w:id="446"/>
    </w:p>
    <w:p w14:paraId="2B059024" w14:textId="2BE998B5" w:rsidR="008849DE" w:rsidRDefault="008849DE" w:rsidP="00972812">
      <w:pPr>
        <w:pStyle w:val="Ttulo3"/>
      </w:pPr>
      <w:bookmarkStart w:id="454" w:name="_Ref48855940"/>
      <w:bookmarkStart w:id="455" w:name="_Toc55523368"/>
      <w:bookmarkStart w:id="456" w:name="_Toc55260951"/>
      <w:r w:rsidRPr="008849DE">
        <w:t>O que é o contexto comportamental?</w:t>
      </w:r>
      <w:bookmarkEnd w:id="454"/>
      <w:bookmarkEnd w:id="455"/>
      <w:bookmarkEnd w:id="456"/>
    </w:p>
    <w:p w14:paraId="0406F967" w14:textId="75351CED"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del w:id="457" w:author="Erico de Souza Loewe" w:date="2020-11-08T21:40:00Z">
        <w:r w:rsidR="00A43A7F">
          <w:delText>,</w:delText>
        </w:r>
      </w:del>
      <w:r>
        <w:t xml:space="preserve"> </w:t>
      </w:r>
      <w:r w:rsidR="00400306">
        <w:t>comportamento</w:t>
      </w:r>
      <w:r>
        <w:t xml:space="preserve"> pode ser tido por:</w:t>
      </w:r>
    </w:p>
    <w:p w14:paraId="42015F7F" w14:textId="696E4551" w:rsidR="00A5596A" w:rsidRDefault="00A5596A" w:rsidP="00972812">
      <w:pPr>
        <w:pStyle w:val="Citao"/>
      </w:pPr>
      <w:commentRangeStart w:id="458"/>
      <w:r w:rsidRPr="00A5596A">
        <w:t>Qualquer ação ou reação do organismo ou parte dele</w:t>
      </w:r>
      <w:r w:rsidR="008264A2">
        <w:t>.</w:t>
      </w:r>
      <w:commentRangeEnd w:id="458"/>
      <w:r w:rsidR="00272F79">
        <w:rPr>
          <w:rStyle w:val="Refdecomentrio"/>
          <w:iCs/>
          <w:color w:val="000000"/>
        </w:rPr>
        <w:commentReference w:id="458"/>
      </w:r>
    </w:p>
    <w:p w14:paraId="60D04307" w14:textId="759ED753" w:rsidR="00A5596A" w:rsidRPr="00A5596A" w:rsidRDefault="00514193" w:rsidP="00972812">
      <w:r>
        <w:tab/>
      </w:r>
      <w:r w:rsidR="00272F79">
        <w:t xml:space="preserve">A partir da definição de contexto, </w:t>
      </w:r>
      <w:del w:id="459" w:author="Erico de Souza Loewe" w:date="2020-11-08T21:40:00Z">
        <w:r w:rsidR="00D86874">
          <w:delText>surgiu</w:delText>
        </w:r>
      </w:del>
      <w:ins w:id="460" w:author="Erico de Souza Loewe" w:date="2020-11-08T21:40:00Z">
        <w:r w:rsidR="00272F79">
          <w:t>f</w:t>
        </w:r>
        <w:r>
          <w:t>oi realizado</w:t>
        </w:r>
      </w:ins>
      <w:r>
        <w:t xml:space="preserve"> </w:t>
      </w:r>
      <w:commentRangeStart w:id="461"/>
      <w:r>
        <w:t xml:space="preserve">um </w:t>
      </w:r>
      <w:r w:rsidR="005B7378">
        <w:t xml:space="preserve">levantamento </w:t>
      </w:r>
      <w:commentRangeEnd w:id="461"/>
      <w:r w:rsidR="00CF5FC9">
        <w:rPr>
          <w:rStyle w:val="Refdecomentrio"/>
        </w:rPr>
        <w:commentReference w:id="461"/>
      </w:r>
      <w:r>
        <w:t xml:space="preserve">das </w:t>
      </w:r>
      <w:r w:rsidR="001F075D">
        <w:t xml:space="preserve">possíveis </w:t>
      </w:r>
      <w:r>
        <w:t xml:space="preserve">ações </w:t>
      </w:r>
      <w:commentRangeStart w:id="462"/>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del w:id="463" w:author="Erico de Souza Loewe" w:date="2020-11-08T21:40:00Z">
        <w:r w:rsidR="005B7378">
          <w:delText xml:space="preserve">, </w:delText>
        </w:r>
        <w:r w:rsidR="00E2722E">
          <w:delText>a</w:delText>
        </w:r>
        <w:r w:rsidR="00C17ADF">
          <w:delText xml:space="preserve"> fim de as </w:delText>
        </w:r>
        <w:r w:rsidR="00E47C29">
          <w:delText>coloca</w:delText>
        </w:r>
        <w:r w:rsidR="00C17ADF">
          <w:delText>r</w:delText>
        </w:r>
      </w:del>
      <w:ins w:id="464" w:author="Erico de Souza Loewe" w:date="2020-11-08T21:40:00Z">
        <w:r w:rsidR="00F34CF1">
          <w:t>.</w:t>
        </w:r>
        <w:r w:rsidR="005B7378">
          <w:t xml:space="preserve"> </w:t>
        </w:r>
        <w:r w:rsidR="00F34CF1">
          <w:t>Essa lista foi</w:t>
        </w:r>
        <w:commentRangeStart w:id="465"/>
        <w:r w:rsidR="00E47C29">
          <w:t xml:space="preserve"> colocada</w:t>
        </w:r>
      </w:ins>
      <w:r w:rsidR="00E47C29">
        <w:t xml:space="preserve"> no questionário</w:t>
      </w:r>
      <w:commentRangeEnd w:id="465"/>
      <w:del w:id="466" w:author="Erico de Souza Loewe" w:date="2020-11-08T21:4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465"/>
      </w:r>
      <w:commentRangeEnd w:id="462"/>
      <w:r w:rsidR="00CF5FC9">
        <w:rPr>
          <w:rStyle w:val="Refdecomentrio"/>
        </w:rPr>
        <w:commentReference w:id="467"/>
      </w:r>
      <w:r w:rsidR="00912665">
        <w:rPr>
          <w:rStyle w:val="Refdecomentrio"/>
        </w:rPr>
        <w:commentReference w:id="462"/>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468" w:name="_Toc55523369"/>
      <w:bookmarkStart w:id="469" w:name="_Toc55260952"/>
      <w:r w:rsidRPr="008849DE">
        <w:t>O que é o contexto</w:t>
      </w:r>
      <w:r w:rsidR="00CF5FC9">
        <w:t xml:space="preserve"> de</w:t>
      </w:r>
      <w:r w:rsidRPr="008849DE">
        <w:t xml:space="preserve"> ambiente?</w:t>
      </w:r>
      <w:bookmarkEnd w:id="468"/>
      <w:bookmarkEnd w:id="469"/>
    </w:p>
    <w:p w14:paraId="721FB838" w14:textId="3F44EC6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del w:id="470" w:author="Erico de Souza Loewe" w:date="2020-11-08T21:40:00Z">
        <w:r w:rsidR="001010B0">
          <w:delText>,</w:delText>
        </w:r>
      </w:del>
      <w:r>
        <w:t xml:space="preserve"> </w:t>
      </w:r>
      <w:r w:rsidR="00C6087F">
        <w:t>ambiente</w:t>
      </w:r>
      <w:r>
        <w:t xml:space="preserve"> pode ser tido por:</w:t>
      </w:r>
    </w:p>
    <w:p w14:paraId="45EB3042" w14:textId="47E2A51A" w:rsidR="002D7CBA" w:rsidRDefault="00CF31B0" w:rsidP="00972812">
      <w:pPr>
        <w:pStyle w:val="Citao"/>
      </w:pPr>
      <w:commentRangeStart w:id="471"/>
      <w:r w:rsidRPr="00CF31B0">
        <w:t>Conjunto de condições físicas, biológicas e químicas que rodeiam os seres vivos e as coisas</w:t>
      </w:r>
      <w:r w:rsidR="008264A2">
        <w:t>.</w:t>
      </w:r>
      <w:commentRangeEnd w:id="471"/>
      <w:r w:rsidR="00CF5FC9">
        <w:rPr>
          <w:rStyle w:val="Refdecomentrio"/>
          <w:iCs/>
          <w:color w:val="000000"/>
        </w:rPr>
        <w:commentReference w:id="471"/>
      </w:r>
    </w:p>
    <w:p w14:paraId="6AA72DD0" w14:textId="048C435D" w:rsidR="002D7CBA" w:rsidRPr="00A5596A" w:rsidRDefault="002D7CBA" w:rsidP="00972812">
      <w:del w:id="472" w:author="Erico de Souza Loewe" w:date="2020-11-08T21:40:00Z">
        <w:r>
          <w:tab/>
        </w:r>
        <w:r w:rsidR="00EE0447">
          <w:delText>Pela citação acima,</w:delText>
        </w:r>
        <w:r w:rsidR="002D5D1C">
          <w:delText xml:space="preserve"> </w:delText>
        </w:r>
        <w:r w:rsidR="005E318F">
          <w:delText>sucedeu-se</w:delText>
        </w:r>
        <w:r w:rsidR="00CF5FC9">
          <w:delText xml:space="preserve"> pesquisa</w:delText>
        </w:r>
        <w:r w:rsidR="005E318F">
          <w:delText>s de</w:delText>
        </w:r>
      </w:del>
      <w:ins w:id="473" w:author="Erico de Souza Loewe" w:date="2020-11-08T21:40:00Z">
        <w:r>
          <w:tab/>
        </w:r>
        <w:r w:rsidR="002D5D1C">
          <w:t xml:space="preserve">Com essa definição, </w:t>
        </w:r>
        <w:r w:rsidR="00CF5FC9">
          <w:t>foram pesquisados</w:t>
        </w:r>
      </w:ins>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474" w:author="Erico de Souza Loewe" w:date="2020-11-08T21:40:00Z">
        <w:r w:rsidR="00CA7115">
          <w:delText>a análise</w:delText>
        </w:r>
        <w:r w:rsidR="00907761">
          <w:delText xml:space="preserve"> </w:delText>
        </w:r>
        <w:r w:rsidR="009E7EF6">
          <w:delText>exp</w:delText>
        </w:r>
        <w:r w:rsidR="00571F73">
          <w:delText>ô</w:delText>
        </w:r>
        <w:r w:rsidR="009E7EF6">
          <w:delText>s</w:delText>
        </w:r>
        <w:r w:rsidR="00246A57">
          <w:delText xml:space="preserve"> </w:delText>
        </w:r>
        <w:r w:rsidR="000B3ABD">
          <w:delText>três</w:delText>
        </w:r>
      </w:del>
      <w:ins w:id="475" w:author="Erico de Souza Loewe" w:date="2020-11-08T21:40:00Z">
        <w:r w:rsidR="00912665">
          <w:t xml:space="preserve">foram </w:t>
        </w:r>
        <w:r w:rsidR="00907761">
          <w:t>identificado</w:t>
        </w:r>
        <w:r w:rsidR="00912665">
          <w:t>s</w:t>
        </w:r>
        <w:commentRangeStart w:id="476"/>
        <w:r w:rsidR="00246A57">
          <w:t xml:space="preserve"> 3</w:t>
        </w:r>
      </w:ins>
      <w:r w:rsidR="00246A57">
        <w:t xml:space="preserve"> possíveis contextos</w:t>
      </w:r>
      <w:r w:rsidR="00907761">
        <w:t xml:space="preserve"> de ambiente</w:t>
      </w:r>
      <w:r w:rsidR="00246A57">
        <w:t xml:space="preserve"> </w:t>
      </w:r>
      <w:commentRangeEnd w:id="476"/>
      <w:del w:id="477" w:author="Erico de Souza Loewe" w:date="2020-11-08T21:40:00Z">
        <w:r w:rsidR="00013EA8">
          <w:delText>a</w:delText>
        </w:r>
      </w:del>
      <w:ins w:id="478" w:author="Erico de Souza Loewe" w:date="2020-11-08T21:40:00Z">
        <w:r w:rsidR="00CF5FC9">
          <w:rPr>
            <w:rStyle w:val="Refdecomentrio"/>
          </w:rPr>
          <w:commentReference w:id="476"/>
        </w:r>
        <w:r w:rsidR="00246A57">
          <w:t>que podem</w:t>
        </w:r>
      </w:ins>
      <w:r w:rsidR="00246A57">
        <w:t xml:space="preserve"> </w:t>
      </w:r>
      <w:commentRangeStart w:id="479"/>
      <w:r w:rsidR="00246A57">
        <w:t>ser</w:t>
      </w:r>
      <w:r w:rsidR="00CF5FC9">
        <w:rPr>
          <w:rStyle w:val="Refdecomentrio"/>
        </w:rPr>
        <w:commentReference w:id="480"/>
      </w:r>
      <w:r w:rsidR="00246A57">
        <w:t xml:space="preserve"> </w:t>
      </w:r>
      <w:commentRangeEnd w:id="479"/>
      <w:r w:rsidR="00CF5FC9">
        <w:rPr>
          <w:rStyle w:val="Refdecomentrio"/>
        </w:rPr>
        <w:commentReference w:id="479"/>
      </w:r>
      <w:r w:rsidR="00246A57">
        <w:t xml:space="preserve">representados na aplicação, </w:t>
      </w:r>
      <w:del w:id="481" w:author="Erico de Souza Loewe" w:date="2020-11-08T21:40:00Z">
        <w:r w:rsidR="007F7D5F">
          <w:delText>determinados por</w:delText>
        </w:r>
      </w:del>
      <w:ins w:id="482" w:author="Erico de Souza Loewe" w:date="2020-11-08T21:40:00Z">
        <w:r w:rsidR="00246A57">
          <w:t>que são</w:t>
        </w:r>
      </w:ins>
      <w:r w:rsidR="00246A57">
        <w:t>:</w:t>
      </w:r>
      <w:commentRangeStart w:id="483"/>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483"/>
      <w:r w:rsidR="00CF5FC9">
        <w:rPr>
          <w:rStyle w:val="Refdecomentrio"/>
        </w:rPr>
        <w:commentReference w:id="483"/>
      </w:r>
      <w:r w:rsidR="007641AA">
        <w:t xml:space="preserve"> </w:t>
      </w:r>
      <w:del w:id="484" w:author="Erico de Souza Loewe" w:date="2020-11-08T21:40:00Z">
        <w:r w:rsidR="00031E0B">
          <w:delText>Com</w:delText>
        </w:r>
        <w:r w:rsidR="00786C5A">
          <w:delText xml:space="preserve"> finalidade</w:delText>
        </w:r>
      </w:del>
      <w:ins w:id="485" w:author="Erico de Souza Loewe" w:date="2020-11-08T21:40:00Z">
        <w:r w:rsidR="007641AA">
          <w:t xml:space="preserve">Devido </w:t>
        </w:r>
        <w:r w:rsidR="00B11C5A">
          <w:t>a um tempo limitado</w:t>
        </w:r>
      </w:ins>
      <w:r w:rsidR="00B11C5A">
        <w:t xml:space="preserve"> de </w:t>
      </w:r>
      <w:del w:id="486" w:author="Erico de Souza Loewe" w:date="2020-11-08T21:40:00Z">
        <w:r w:rsidR="004D51C7">
          <w:delText>explicitar</w:delText>
        </w:r>
      </w:del>
      <w:ins w:id="487" w:author="Erico de Souza Loewe" w:date="2020-11-08T21:40:00Z">
        <w:r w:rsidR="00B11C5A">
          <w:t>desenvolvimento</w:t>
        </w:r>
        <w:r w:rsidR="007641AA">
          <w:t xml:space="preserve"> da aplicação só </w:t>
        </w:r>
        <w:r w:rsidR="00706CA6">
          <w:t>será</w:t>
        </w:r>
        <w:r w:rsidR="007641AA">
          <w:t xml:space="preserve"> utilizado</w:t>
        </w:r>
      </w:ins>
      <w:r w:rsidR="007641AA">
        <w:t xml:space="preserve"> o </w:t>
      </w:r>
      <w:del w:id="488" w:author="Erico de Souza Loewe" w:date="2020-11-08T21:40:00Z">
        <w:r w:rsidR="00A913A2">
          <w:delText xml:space="preserve">produto final, </w:delText>
        </w:r>
        <w:r w:rsidR="003C6421">
          <w:delText xml:space="preserve">o protótipo </w:delText>
        </w:r>
        <w:r w:rsidR="00B46633">
          <w:delText xml:space="preserve">explorará apenas </w:delText>
        </w:r>
        <w:r w:rsidR="00A56E84">
          <w:delText>o serviço de</w:delText>
        </w:r>
      </w:del>
      <w:ins w:id="489" w:author="Erico de Souza Loewe" w:date="2020-11-08T21:40:00Z">
        <w:r w:rsidR="007641AA">
          <w:t>contexto</w:t>
        </w:r>
      </w:ins>
      <w:r w:rsidR="007641AA">
        <w:t xml:space="preserve"> localização.</w:t>
      </w:r>
    </w:p>
    <w:p w14:paraId="550D217F" w14:textId="00067B7F" w:rsidR="008849DE" w:rsidRDefault="008849DE" w:rsidP="00972812">
      <w:pPr>
        <w:pStyle w:val="Ttulo3"/>
      </w:pPr>
      <w:bookmarkStart w:id="490" w:name="_Toc55523370"/>
      <w:bookmarkStart w:id="491"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490"/>
      <w:bookmarkEnd w:id="491"/>
    </w:p>
    <w:p w14:paraId="72669C84" w14:textId="78047787" w:rsidR="00CF04BE" w:rsidRDefault="00BD6225" w:rsidP="00972812">
      <w:r>
        <w:tab/>
      </w:r>
      <w:del w:id="492" w:author="Erico de Souza Loewe" w:date="2020-11-08T21:40:00Z">
        <w:r w:rsidR="000B2725">
          <w:delText>O</w:delText>
        </w:r>
        <w:r w:rsidR="001A572F">
          <w:delText>b</w:delText>
        </w:r>
        <w:r w:rsidR="000B2725">
          <w:delText>ter-se-á</w:delText>
        </w:r>
        <w:r w:rsidR="001A572F">
          <w:delText xml:space="preserve"> </w:delText>
        </w:r>
        <w:r w:rsidR="000B2725">
          <w:delText>o</w:delText>
        </w:r>
        <w:r w:rsidR="00EF23A5">
          <w:delText>s</w:delText>
        </w:r>
      </w:del>
      <w:ins w:id="493" w:author="Erico de Souza Loewe" w:date="2020-11-08T21:40:00Z">
        <w:r w:rsidR="00EF23A5">
          <w:t>Os</w:t>
        </w:r>
      </w:ins>
      <w:r w:rsidR="00EF23A5">
        <w:t xml:space="preserve"> contextos</w:t>
      </w:r>
      <w:r>
        <w:t xml:space="preserve"> </w:t>
      </w:r>
      <w:r w:rsidR="00CF5FC9">
        <w:t xml:space="preserve">no </w:t>
      </w:r>
      <w:r w:rsidR="004234B0">
        <w:rPr>
          <w:i/>
        </w:rPr>
        <w:t>LORS</w:t>
      </w:r>
      <w:r w:rsidR="00CF5FC9">
        <w:t xml:space="preserve"> </w:t>
      </w:r>
      <w:ins w:id="494" w:author="Erico de Souza Loewe" w:date="2020-11-08T21:40:00Z">
        <w:r>
          <w:t>serão obtidos</w:t>
        </w:r>
        <w:r w:rsidR="00CF5FC9">
          <w:t xml:space="preserve"> </w:t>
        </w:r>
      </w:ins>
      <w:r>
        <w:t>a</w:t>
      </w:r>
      <w:r w:rsidR="00C23039">
        <w:t xml:space="preserve"> partir da captura de </w:t>
      </w:r>
      <w:r w:rsidR="00233953">
        <w:t>formulários</w:t>
      </w:r>
      <w:r w:rsidR="007276D7">
        <w:t xml:space="preserve"> e</w:t>
      </w:r>
      <w:r>
        <w:t xml:space="preserve"> eventos</w:t>
      </w:r>
      <w:r w:rsidR="00C23039">
        <w:t xml:space="preserve"> de um </w:t>
      </w:r>
      <w:del w:id="495" w:author="Erico de Souza Loewe" w:date="2020-11-08T21:40:00Z">
        <w:r w:rsidR="00C23039">
          <w:delText>app</w:delText>
        </w:r>
        <w:r w:rsidR="00FA28F8">
          <w:delText>,</w:delText>
        </w:r>
        <w:r w:rsidR="00E50F49">
          <w:delText xml:space="preserve"> aplica</w:delText>
        </w:r>
        <w:r w:rsidR="00B75D5D">
          <w:delText>dos, por conjuntur</w:delText>
        </w:r>
        <w:r w:rsidR="009642A2">
          <w:delText>a,</w:delText>
        </w:r>
      </w:del>
      <w:ins w:id="496" w:author="Erico de Souza Loewe" w:date="2020-11-08T21:40:00Z">
        <w:r w:rsidR="00F56039" w:rsidRPr="00F56039">
          <w:rPr>
            <w:i/>
            <w:iCs w:val="0"/>
          </w:rPr>
          <w:t>web</w:t>
        </w:r>
        <w:commentRangeStart w:id="497"/>
        <w:r w:rsidR="00C23039" w:rsidRPr="00F56039">
          <w:rPr>
            <w:i/>
            <w:iCs w:val="0"/>
          </w:rPr>
          <w:t>app</w:t>
        </w:r>
        <w:commentRangeEnd w:id="497"/>
        <w:r w:rsidR="00912665" w:rsidRPr="00F56039">
          <w:rPr>
            <w:rStyle w:val="Refdecomentrio"/>
            <w:i/>
            <w:iCs w:val="0"/>
          </w:rPr>
          <w:commentReference w:id="497"/>
        </w:r>
        <w:r w:rsidR="002367B6">
          <w:t>.</w:t>
        </w:r>
        <w:r w:rsidR="00FE3FBF">
          <w:t xml:space="preserve"> </w:t>
        </w:r>
        <w:r w:rsidR="00E50F49">
          <w:t>Na aplicação</w:t>
        </w:r>
        <w:r w:rsidR="00912665">
          <w:t xml:space="preserve"> </w:t>
        </w:r>
        <w:r w:rsidR="00E50F49">
          <w:t xml:space="preserve">será obtido </w:t>
        </w:r>
        <w:r w:rsidR="00912665">
          <w:t xml:space="preserve">o </w:t>
        </w:r>
        <w:r w:rsidR="0039573D">
          <w:t>contexto</w:t>
        </w:r>
      </w:ins>
      <w:r w:rsidR="0039573D">
        <w:t xml:space="preserve"> </w:t>
      </w:r>
      <w:r w:rsidR="00E50F49">
        <w:t xml:space="preserve">de duas maneiras: (i) explicitamente, </w:t>
      </w:r>
      <w:del w:id="498" w:author="Erico de Souza Loewe" w:date="2020-11-08T21:40:00Z">
        <w:r w:rsidR="00224777">
          <w:delText>para</w:delText>
        </w:r>
      </w:del>
      <w:ins w:id="499" w:author="Erico de Souza Loewe" w:date="2020-11-08T21:40:00Z">
        <w:r w:rsidR="00E50F49">
          <w:t>onde</w:t>
        </w:r>
      </w:ins>
      <w:r w:rsidR="00E50F49">
        <w:t xml:space="preserve"> o usuário </w:t>
      </w:r>
      <w:ins w:id="500" w:author="Erico de Souza Loewe" w:date="2020-11-08T21:40:00Z">
        <w:r w:rsidR="00E50F49">
          <w:t xml:space="preserve">irá </w:t>
        </w:r>
      </w:ins>
      <w:r w:rsidR="00E50F49">
        <w:t>cadastrar o que está fazendo</w:t>
      </w:r>
      <w:del w:id="501" w:author="Erico de Souza Loewe" w:date="2020-11-08T21:40:00Z">
        <w:r w:rsidR="00E50F49">
          <w:delText>. Ex</w:delText>
        </w:r>
      </w:del>
      <w:ins w:id="502" w:author="Erico de Souza Loewe" w:date="2020-11-08T21:40:00Z">
        <w:r w:rsidR="00912665">
          <w:t>, e</w:t>
        </w:r>
        <w:r w:rsidR="00E50F49">
          <w:t>x</w:t>
        </w:r>
      </w:ins>
      <w:r w:rsidR="00E50F49">
        <w:t>.: emoções, atividades</w:t>
      </w:r>
      <w:r w:rsidR="00E44E8B">
        <w:t xml:space="preserve"> e localização</w:t>
      </w:r>
      <w:del w:id="503" w:author="Erico de Souza Loewe" w:date="2020-11-08T21:40:00Z">
        <w:r w:rsidR="00E50F49">
          <w:delText>.</w:delText>
        </w:r>
      </w:del>
      <w:ins w:id="504" w:author="Erico de Souza Loewe" w:date="2020-11-08T21:40:00Z">
        <w:r w:rsidR="00912665">
          <w:t>;</w:t>
        </w:r>
      </w:ins>
      <w:r w:rsidR="00E50F49">
        <w:t xml:space="preserve"> (ii) implicitamente, </w:t>
      </w:r>
      <w:del w:id="505" w:author="Erico de Souza Loewe" w:date="2020-11-08T21:40:00Z">
        <w:r w:rsidR="00F74FAE">
          <w:delText>adquirido</w:delText>
        </w:r>
      </w:del>
      <w:ins w:id="506" w:author="Erico de Souza Loewe" w:date="2020-11-08T21:40:00Z">
        <w:r w:rsidR="00912665">
          <w:t>o</w:t>
        </w:r>
        <w:r w:rsidR="0039573D">
          <w:t xml:space="preserve"> qual </w:t>
        </w:r>
        <w:r w:rsidR="00FB4D12">
          <w:t>será</w:t>
        </w:r>
        <w:r w:rsidR="0039573D">
          <w:t xml:space="preserve"> obtid</w:t>
        </w:r>
        <w:r w:rsidR="00FB4D12">
          <w:t>o</w:t>
        </w:r>
      </w:ins>
      <w:r w:rsidR="0039573D">
        <w:t xml:space="preserve"> através d</w:t>
      </w:r>
      <w:r w:rsidR="00CF04BE">
        <w:t>as ações do usuário realizadas no aplicativo</w:t>
      </w:r>
      <w:del w:id="507" w:author="Erico de Souza Loewe" w:date="2020-11-08T21:40:00Z">
        <w:r w:rsidR="001F2541">
          <w:delText xml:space="preserve"> como</w:delText>
        </w:r>
      </w:del>
      <w:ins w:id="508" w:author="Erico de Souza Loewe" w:date="2020-11-08T21:40:00Z">
        <w:r w:rsidR="00912665">
          <w:t>,</w:t>
        </w:r>
        <w:r w:rsidR="00CE64CC">
          <w:t xml:space="preserve"> </w:t>
        </w:r>
        <w:r w:rsidR="00912665">
          <w:t>ex</w:t>
        </w:r>
        <w:r w:rsidR="00CE64CC">
          <w:t xml:space="preserve">.: </w:t>
        </w:r>
        <w:r w:rsidR="001A18FD" w:rsidRPr="001A18FD">
          <w:t>ações sobre</w:t>
        </w:r>
      </w:ins>
      <w:r w:rsidR="001A18FD" w:rsidRPr="001A18FD">
        <w:t xml:space="preserve"> os componentes do </w:t>
      </w:r>
      <w:del w:id="509" w:author="Erico de Souza Loewe" w:date="2020-11-08T21:40:00Z">
        <w:r w:rsidR="001A18FD" w:rsidRPr="001A18FD">
          <w:delText>app</w:delText>
        </w:r>
        <w:r w:rsidR="00A20546">
          <w:delText>. Ex.</w:delText>
        </w:r>
        <w:r w:rsidR="00E80069">
          <w:delText>: sua</w:delText>
        </w:r>
      </w:del>
      <w:ins w:id="510" w:author="Erico de Souza Loewe" w:date="2020-11-08T21:40:00Z">
        <w:r w:rsidR="00D710C7" w:rsidRPr="00F56039">
          <w:rPr>
            <w:i/>
            <w:iCs w:val="0"/>
          </w:rPr>
          <w:t>web</w:t>
        </w:r>
        <w:commentRangeStart w:id="511"/>
        <w:r w:rsidR="00D710C7" w:rsidRPr="00F56039">
          <w:rPr>
            <w:i/>
            <w:iCs w:val="0"/>
          </w:rPr>
          <w:t>app</w:t>
        </w:r>
        <w:commentRangeEnd w:id="511"/>
        <w:r w:rsidR="00D710C7" w:rsidRPr="00F56039">
          <w:rPr>
            <w:rStyle w:val="Refdecomentrio"/>
            <w:i/>
            <w:iCs w:val="0"/>
          </w:rPr>
          <w:commentReference w:id="511"/>
        </w:r>
        <w:r w:rsidR="00CE64CC">
          <w:t>,</w:t>
        </w:r>
      </w:ins>
      <w:r w:rsidR="00CE64CC">
        <w:t xml:space="preserve"> </w:t>
      </w:r>
      <w:r w:rsidR="007D153C">
        <w:t>localização</w:t>
      </w:r>
      <w:r w:rsidR="00CE64CC">
        <w:t>.</w:t>
      </w:r>
    </w:p>
    <w:p w14:paraId="1ABFA8C1" w14:textId="6E6373C1"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12"/>
      <w:r w:rsidR="00EF1EAD">
        <w:t>implicitamente</w:t>
      </w:r>
      <w:commentRangeEnd w:id="512"/>
      <w:r w:rsidR="00CF5FC9">
        <w:rPr>
          <w:rStyle w:val="Refdecomentrio"/>
        </w:rPr>
        <w:commentReference w:id="512"/>
      </w:r>
      <w:r w:rsidR="008E1661">
        <w:t xml:space="preserve">, </w:t>
      </w:r>
      <w:r w:rsidR="00EF1EAD">
        <w:t xml:space="preserve">isso devido </w:t>
      </w:r>
      <w:del w:id="513" w:author="Erico de Souza Loewe" w:date="2020-11-08T21:40:00Z">
        <w:r w:rsidR="00EF1EAD">
          <w:delText>as</w:delText>
        </w:r>
      </w:del>
      <w:ins w:id="514" w:author="Erico de Souza Loewe" w:date="2020-11-08T21:40:00Z">
        <w:r w:rsidR="00912665">
          <w:t>à</w:t>
        </w:r>
        <w:r w:rsidR="00EF1EAD">
          <w:t>s</w:t>
        </w:r>
      </w:ins>
      <w:r w:rsidR="00EF1EAD">
        <w:t xml:space="preserve"> limitações dos sensores e dados disponíveis na </w:t>
      </w:r>
      <w:commentRangeStart w:id="515"/>
      <w:r w:rsidR="00EF1EAD">
        <w:t xml:space="preserve">aplicação </w:t>
      </w:r>
      <w:commentRangeEnd w:id="515"/>
      <w:r w:rsidR="00CF5FC9">
        <w:rPr>
          <w:rStyle w:val="Refdecomentrio"/>
        </w:rPr>
        <w:commentReference w:id="515"/>
      </w:r>
      <w:r w:rsidR="00EF1EAD">
        <w:t>desenvolvida</w:t>
      </w:r>
      <w:del w:id="516" w:author="Erico de Souza Loewe" w:date="2020-11-08T21:40:00Z">
        <w:r w:rsidR="00924C6E">
          <w:delText>.</w:delText>
        </w:r>
        <w:r w:rsidR="00EF1EAD">
          <w:delText xml:space="preserve"> </w:delText>
        </w:r>
        <w:r w:rsidR="00924C6E">
          <w:delText>P</w:delText>
        </w:r>
        <w:r w:rsidR="00EF1EAD">
          <w:delText>or</w:delText>
        </w:r>
      </w:del>
      <w:ins w:id="517" w:author="Erico de Souza Loewe" w:date="2020-11-08T21:40:00Z">
        <w:r w:rsidR="00EF1EAD">
          <w:t>, por</w:t>
        </w:r>
      </w:ins>
      <w:r w:rsidR="00EF1EAD">
        <w:t xml:space="preserve"> isso, o sistema </w:t>
      </w:r>
      <w:del w:id="518" w:author="Erico de Souza Loewe" w:date="2020-11-08T21:40:00Z">
        <w:r w:rsidR="00924C6E">
          <w:delText>d</w:delText>
        </w:r>
        <w:r w:rsidR="00EF1EAD">
          <w:delText>es</w:delText>
        </w:r>
        <w:r w:rsidR="008264A2">
          <w:delText>t</w:delText>
        </w:r>
        <w:r w:rsidR="00EF1EAD">
          <w:delText>e</w:delText>
        </w:r>
      </w:del>
      <w:ins w:id="519" w:author="Erico de Souza Loewe" w:date="2020-11-08T21:40:00Z">
        <w:r w:rsidR="008264A2">
          <w:t xml:space="preserve">que será </w:t>
        </w:r>
        <w:r w:rsidR="00EF1EAD">
          <w:t>desenvolvido nes</w:t>
        </w:r>
        <w:r w:rsidR="008264A2">
          <w:t>t</w:t>
        </w:r>
        <w:r w:rsidR="00EF1EAD">
          <w:t>e</w:t>
        </w:r>
      </w:ins>
      <w:r w:rsidR="00EF1EAD">
        <w:t xml:space="preserve"> trabalho</w:t>
      </w:r>
      <w:ins w:id="520" w:author="Erico de Souza Loewe" w:date="2020-11-08T21:40:00Z">
        <w:r w:rsidR="00EF1EAD">
          <w:t>,</w:t>
        </w:r>
      </w:ins>
      <w:r w:rsidR="00EF1EAD">
        <w:t xml:space="preserve"> contar</w:t>
      </w:r>
      <w:r w:rsidR="008264A2">
        <w:t>á</w:t>
      </w:r>
      <w:r w:rsidR="00EF1EAD">
        <w:t xml:space="preserve"> com informações disposta</w:t>
      </w:r>
      <w:r w:rsidR="008264A2">
        <w:t>s</w:t>
      </w:r>
      <w:r w:rsidR="00EF1EAD">
        <w:t xml:space="preserve"> de maneira </w:t>
      </w:r>
      <w:del w:id="521" w:author="Erico de Souza Loewe" w:date="2020-11-08T21:40:00Z">
        <w:r w:rsidR="00EF1EAD">
          <w:delText>expl</w:delText>
        </w:r>
        <w:r w:rsidR="00151EF5">
          <w:delText>í</w:delText>
        </w:r>
        <w:r w:rsidR="00EF1EAD">
          <w:delText>cita</w:delText>
        </w:r>
      </w:del>
      <w:ins w:id="522" w:author="Erico de Souza Loewe" w:date="2020-11-08T21:40:00Z">
        <w:r w:rsidR="00EF1EAD">
          <w:t>explicita</w:t>
        </w:r>
      </w:ins>
      <w:r w:rsidR="00EF1EAD">
        <w:t xml:space="preserve">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785C944B"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del w:id="523" w:author="Erico de Souza Loewe" w:date="2020-11-08T21:40:00Z">
        <w:r w:rsidR="00A8362C">
          <w:delText>app</w:delText>
        </w:r>
      </w:del>
      <w:ins w:id="524" w:author="Erico de Souza Loewe" w:date="2020-11-08T21:40:00Z">
        <w:r w:rsidR="00D710C7" w:rsidRPr="00F56039">
          <w:rPr>
            <w:i/>
            <w:iCs w:val="0"/>
          </w:rPr>
          <w:t>web</w:t>
        </w:r>
        <w:commentRangeStart w:id="525"/>
        <w:r w:rsidR="00D710C7" w:rsidRPr="00F56039">
          <w:rPr>
            <w:i/>
            <w:iCs w:val="0"/>
          </w:rPr>
          <w:t>app</w:t>
        </w:r>
        <w:commentRangeEnd w:id="525"/>
        <w:r w:rsidR="00D710C7" w:rsidRPr="00F56039">
          <w:rPr>
            <w:rStyle w:val="Refdecomentrio"/>
            <w:i/>
            <w:iCs w:val="0"/>
          </w:rPr>
          <w:commentReference w:id="525"/>
        </w:r>
      </w:ins>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2B1F1B7" w:rsidR="005B61E3" w:rsidRDefault="005B61E3" w:rsidP="00972812">
      <w:pPr>
        <w:pStyle w:val="Listas1"/>
      </w:pPr>
      <w:r>
        <w:t xml:space="preserve">Informações adquiridas de maneira </w:t>
      </w:r>
      <w:del w:id="526" w:author="Erico de Souza Loewe" w:date="2020-11-08T21:40:00Z">
        <w:r>
          <w:delText>expl</w:delText>
        </w:r>
        <w:r w:rsidR="00151EF5">
          <w:delText>í</w:delText>
        </w:r>
        <w:r>
          <w:delText>cita</w:delText>
        </w:r>
      </w:del>
      <w:ins w:id="527" w:author="Erico de Souza Loewe" w:date="2020-11-08T21:40:00Z">
        <w:r>
          <w:t>explicita</w:t>
        </w:r>
      </w:ins>
      <w:r>
        <w:t xml:space="preserve">: </w:t>
      </w:r>
    </w:p>
    <w:p w14:paraId="1DDA9A7C" w14:textId="207F3058" w:rsidR="0051636D" w:rsidRDefault="0051636D" w:rsidP="00972812">
      <w:pPr>
        <w:pStyle w:val="PargrafodaLista"/>
        <w:numPr>
          <w:ilvl w:val="1"/>
          <w:numId w:val="8"/>
        </w:numPr>
      </w:pPr>
      <w:commentRangeStart w:id="528"/>
      <w:commentRangeStart w:id="529"/>
      <w:r>
        <w:t>localização</w:t>
      </w:r>
      <w:commentRangeEnd w:id="528"/>
      <w:r w:rsidR="008264A2">
        <w:rPr>
          <w:rStyle w:val="Refdecomentrio"/>
        </w:rPr>
        <w:commentReference w:id="528"/>
      </w:r>
      <w:commentRangeEnd w:id="529"/>
      <w:r w:rsidR="001C6C9A">
        <w:rPr>
          <w:rStyle w:val="Refdecomentrio"/>
        </w:rPr>
        <w:commentReference w:id="529"/>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4F92C5AF" w14:textId="77777777" w:rsidR="0097248D" w:rsidRDefault="0097248D" w:rsidP="004802E8">
      <w:pPr>
        <w:ind w:left="1080"/>
        <w:rPr>
          <w:del w:id="530" w:author="Erico de Souza Loewe" w:date="2020-11-08T21:40:00Z"/>
        </w:rPr>
      </w:pPr>
    </w:p>
    <w:p w14:paraId="13E4EF17" w14:textId="1E0CE121" w:rsidR="00B146A6" w:rsidRDefault="00B146A6" w:rsidP="00B146A6">
      <w:r>
        <w:tab/>
        <w:t xml:space="preserve">Os dados de localização </w:t>
      </w:r>
      <w:del w:id="531" w:author="Erico de Souza Loewe" w:date="2020-11-08T21:40:00Z">
        <w:r w:rsidR="00BF16EF">
          <w:delText>implícitos</w:delText>
        </w:r>
      </w:del>
      <w:ins w:id="532" w:author="Erico de Souza Loewe" w:date="2020-11-08T21:40:00Z">
        <w:r>
          <w:t>obtidos implicitamente</w:t>
        </w:r>
      </w:ins>
      <w:r>
        <w:t xml:space="preserve"> são </w:t>
      </w:r>
      <w:del w:id="533" w:author="Erico de Souza Loewe" w:date="2020-11-08T21:40:00Z">
        <w:r w:rsidR="008545D5">
          <w:delText>os</w:delText>
        </w:r>
        <w:r>
          <w:delText xml:space="preserve"> </w:delText>
        </w:r>
        <w:r w:rsidR="00BF16EF">
          <w:delText>de</w:delText>
        </w:r>
      </w:del>
      <w:ins w:id="534" w:author="Erico de Souza Loewe" w:date="2020-11-08T21:40:00Z">
        <w:r>
          <w:t>a</w:t>
        </w:r>
      </w:ins>
      <w:r>
        <w:t xml:space="preserve"> latitude e longitude do usuário</w:t>
      </w:r>
      <w:del w:id="535" w:author="Erico de Souza Loewe" w:date="2020-11-08T21:40:00Z">
        <w:r w:rsidR="0097248D">
          <w:delText>;</w:delText>
        </w:r>
      </w:del>
      <w:ins w:id="536" w:author="Erico de Souza Loewe" w:date="2020-11-08T21:40:00Z">
        <w:r>
          <w:t>,</w:t>
        </w:r>
      </w:ins>
      <w:r>
        <w:t xml:space="preserve"> eles foram salvos na aplicação</w:t>
      </w:r>
      <w:del w:id="537" w:author="Erico de Souza Loewe" w:date="2020-11-08T21:40:00Z">
        <w:r w:rsidR="005B4DA8">
          <w:delText xml:space="preserve"> -</w:delText>
        </w:r>
      </w:del>
      <w:ins w:id="538" w:author="Erico de Souza Loewe" w:date="2020-11-08T21:40:00Z">
        <w:r>
          <w:t>, porém,</w:t>
        </w:r>
      </w:ins>
      <w:r>
        <w:t xml:space="preserve"> devido ao tempo limitado para o desenvolvimento, </w:t>
      </w:r>
      <w:r w:rsidR="00A37EE4">
        <w:t>o dado</w:t>
      </w:r>
      <w:r>
        <w:t xml:space="preserve"> não foi utilizado.</w:t>
      </w:r>
      <w:r w:rsidR="007E6CBF">
        <w:t xml:space="preserve"> </w:t>
      </w:r>
      <w:del w:id="539" w:author="Erico de Souza Loewe" w:date="2020-11-08T21:40:00Z">
        <w:r w:rsidR="00E62847">
          <w:delText>Logo, o</w:delText>
        </w:r>
      </w:del>
      <w:ins w:id="540" w:author="Erico de Souza Loewe" w:date="2020-11-08T21:40:00Z">
        <w:r w:rsidR="007E6CBF">
          <w:t>O</w:t>
        </w:r>
      </w:ins>
      <w:r w:rsidR="007E6CBF">
        <w:t xml:space="preserve"> tempo </w:t>
      </w:r>
      <w:del w:id="541" w:author="Erico de Souza Loewe" w:date="2020-11-08T21:40:00Z">
        <w:r w:rsidR="00E62847">
          <w:delText>implícito</w:delText>
        </w:r>
      </w:del>
      <w:ins w:id="542" w:author="Erico de Souza Loewe" w:date="2020-11-08T21:40:00Z">
        <w:r w:rsidR="007E6CBF">
          <w:t>do obtido implicitamente</w:t>
        </w:r>
      </w:ins>
      <w:r w:rsidR="007E6CBF">
        <w:t xml:space="preserve"> é a data e hora do evento</w:t>
      </w:r>
      <w:del w:id="543" w:author="Erico de Souza Loewe" w:date="2020-11-08T21:40:00Z">
        <w:r w:rsidR="007E6CBF">
          <w:delText>, registrado para</w:delText>
        </w:r>
        <w:r w:rsidR="009F6C0F">
          <w:delText>,</w:delText>
        </w:r>
        <w:r w:rsidR="007E6CBF">
          <w:delText xml:space="preserve"> no futuro</w:delText>
        </w:r>
        <w:r w:rsidR="009F6C0F">
          <w:delText>,</w:delText>
        </w:r>
        <w:r w:rsidR="007E6CBF">
          <w:delText xml:space="preserve"> poder ser aplicado um modelo sequencial junto ao KNN</w:delText>
        </w:r>
      </w:del>
      <w:r w:rsidR="007E6CBF">
        <w:t>.</w:t>
      </w:r>
    </w:p>
    <w:p w14:paraId="10D98F62" w14:textId="37484297" w:rsidR="00512D8C" w:rsidRDefault="00A4134C" w:rsidP="00972812">
      <w:pPr>
        <w:pStyle w:val="Ttulo3"/>
      </w:pPr>
      <w:bookmarkStart w:id="544" w:name="_Ref42462937"/>
      <w:bookmarkStart w:id="545" w:name="_Toc55523371"/>
      <w:bookmarkStart w:id="546" w:name="_Toc55260954"/>
      <w:r>
        <w:t>O que são a</w:t>
      </w:r>
      <w:r w:rsidR="00512D8C">
        <w:t xml:space="preserve">s ações do </w:t>
      </w:r>
      <w:r w:rsidR="006B1587">
        <w:t>usuário</w:t>
      </w:r>
      <w:r>
        <w:t>?</w:t>
      </w:r>
      <w:bookmarkEnd w:id="544"/>
      <w:bookmarkEnd w:id="545"/>
      <w:bookmarkEnd w:id="546"/>
    </w:p>
    <w:p w14:paraId="22431373" w14:textId="66964A40" w:rsidR="00614F8F" w:rsidRDefault="00EF2967" w:rsidP="00972812">
      <w:r>
        <w:tab/>
        <w:t xml:space="preserve">As ações do usuário trazem diversas informações referentes ao </w:t>
      </w:r>
      <w:ins w:id="547" w:author="Erico de Souza Loewe" w:date="2020-11-08T21:40:00Z">
        <w:r>
          <w:t xml:space="preserve">contexto </w:t>
        </w:r>
      </w:ins>
      <w:r>
        <w:t>que ele está vivendo</w:t>
      </w:r>
      <w:del w:id="548" w:author="Erico de Souza Loewe" w:date="2020-11-08T21:40:00Z">
        <w:r w:rsidR="008863AC">
          <w:delText xml:space="preserve"> (</w:delText>
        </w:r>
        <w:r>
          <w:delText>auxilia</w:delText>
        </w:r>
        <w:r w:rsidR="00D4335B">
          <w:delText>ndo</w:delText>
        </w:r>
        <w:r>
          <w:delText xml:space="preserve"> o</w:delText>
        </w:r>
      </w:del>
      <w:ins w:id="549" w:author="Erico de Souza Loewe" w:date="2020-11-08T21:40:00Z">
        <w:r>
          <w:t>, elas auxiliam no</w:t>
        </w:r>
      </w:ins>
      <w:r>
        <w:t xml:space="preserve"> entendimento do seu </w:t>
      </w:r>
      <w:del w:id="550" w:author="Erico de Souza Loewe" w:date="2020-11-08T21:40:00Z">
        <w:r w:rsidR="00D4335B">
          <w:delText>ambient</w:delText>
        </w:r>
        <w:r w:rsidR="008F1D7D">
          <w:delText>e</w:delText>
        </w:r>
      </w:del>
      <w:ins w:id="551" w:author="Erico de Souza Loewe" w:date="2020-11-08T21:40:00Z">
        <w:r>
          <w:t>contexto</w:t>
        </w:r>
      </w:ins>
      <w:r>
        <w:t xml:space="preserve"> e </w:t>
      </w:r>
      <w:del w:id="552" w:author="Erico de Souza Loewe" w:date="2020-11-08T21:40:00Z">
        <w:r>
          <w:delText>a</w:delText>
        </w:r>
      </w:del>
      <w:ins w:id="553" w:author="Erico de Souza Loewe" w:date="2020-11-08T21:40:00Z">
        <w:r>
          <w:t>na</w:t>
        </w:r>
      </w:ins>
      <w:r>
        <w:t xml:space="preserve"> validação da acuracidade das recomendações feitas</w:t>
      </w:r>
      <w:del w:id="554" w:author="Erico de Souza Loewe" w:date="2020-11-08T21:40:00Z">
        <w:r w:rsidR="00184F7C">
          <w:delText>, por exemplo).</w:delText>
        </w:r>
      </w:del>
      <w:ins w:id="555" w:author="Erico de Souza Loewe" w:date="2020-11-08T21:40:00Z">
        <w:r>
          <w:t>.</w:t>
        </w:r>
      </w:ins>
      <w:r>
        <w:t xml:space="preserve"> São elas que</w:t>
      </w:r>
      <w:r w:rsidR="005460EE">
        <w:t xml:space="preserve"> demonstrar</w:t>
      </w:r>
      <w:r w:rsidR="006E5255">
        <w:t>ão</w:t>
      </w:r>
      <w:r w:rsidR="0041002E">
        <w:t xml:space="preserve"> ao sistema,</w:t>
      </w:r>
      <w:r w:rsidR="005460EE">
        <w:t xml:space="preserve"> </w:t>
      </w:r>
      <w:del w:id="556" w:author="Erico de Souza Loewe" w:date="2020-11-08T21:40:00Z">
        <w:r w:rsidR="0024566C">
          <w:delText>através</w:delText>
        </w:r>
      </w:del>
      <w:ins w:id="557" w:author="Erico de Souza Loewe" w:date="2020-11-08T21:40:00Z">
        <w:r w:rsidR="005460EE">
          <w:t xml:space="preserve">o gosto ou </w:t>
        </w:r>
        <w:r w:rsidR="006E5255">
          <w:t xml:space="preserve">não </w:t>
        </w:r>
        <w:r w:rsidR="005460EE">
          <w:t>do usuário, em cima</w:t>
        </w:r>
      </w:ins>
      <w:r w:rsidR="005460EE">
        <w:t xml:space="preserve"> das músicas recomendadas</w:t>
      </w:r>
      <w:del w:id="558" w:author="Erico de Souza Loewe" w:date="2020-11-08T21:40:00Z">
        <w:r w:rsidR="00717411">
          <w:delText>,</w:delText>
        </w:r>
        <w:r w:rsidR="0041002E">
          <w:delText xml:space="preserve"> </w:delText>
        </w:r>
        <w:r w:rsidR="005460EE">
          <w:delText>o gosto</w:delText>
        </w:r>
        <w:r w:rsidR="006E5255">
          <w:delText xml:space="preserve"> </w:delText>
        </w:r>
        <w:r w:rsidR="005460EE">
          <w:delText>do usuário,</w:delText>
        </w:r>
        <w:r w:rsidR="00D10D40">
          <w:delText xml:space="preserve"> </w:delText>
        </w:r>
        <w:r w:rsidR="00F83BA9">
          <w:delText>se são de um determinado estilo musical ou de outro</w:delText>
        </w:r>
        <w:r w:rsidR="005460EE">
          <w:delText>.</w:delText>
        </w:r>
      </w:del>
      <w:ins w:id="559" w:author="Erico de Souza Loewe" w:date="2020-11-08T21:40:00Z">
        <w:r w:rsidR="005460EE">
          <w:t>.</w:t>
        </w:r>
      </w:ins>
      <w:r w:rsidR="0068589A">
        <w:t xml:space="preserve"> Cada ação terá um nível de importância, </w:t>
      </w:r>
      <w:r w:rsidR="00530DD8">
        <w:t xml:space="preserve">a qual </w:t>
      </w:r>
      <w:r w:rsidR="00854FBA">
        <w:t>será</w:t>
      </w:r>
      <w:r w:rsidR="00530DD8">
        <w:t xml:space="preserve"> obtida </w:t>
      </w:r>
      <w:del w:id="560" w:author="Erico de Souza Loewe" w:date="2020-11-08T21:40:00Z">
        <w:r w:rsidR="0067427E">
          <w:delText>pelas</w:delText>
        </w:r>
      </w:del>
      <w:ins w:id="561" w:author="Erico de Souza Loewe" w:date="2020-11-08T21:40:00Z">
        <w:r w:rsidR="005B7330">
          <w:t>através das</w:t>
        </w:r>
      </w:ins>
      <w:r w:rsidR="005B7330">
        <w:t xml:space="preserve"> respostas</w:t>
      </w:r>
      <w:r w:rsidR="00530DD8">
        <w:t xml:space="preserve"> do </w:t>
      </w:r>
      <w:r w:rsidR="009326E5">
        <w:t>questionário</w:t>
      </w:r>
      <w:commentRangeStart w:id="562"/>
      <w:commentRangeEnd w:id="562"/>
      <w:r w:rsidR="008264A2">
        <w:rPr>
          <w:rStyle w:val="Refdecomentrio"/>
        </w:rPr>
        <w:commentReference w:id="562"/>
      </w:r>
      <w:r w:rsidR="0068589A">
        <w:t>.</w:t>
      </w:r>
      <w:r w:rsidR="00BA3092">
        <w:t xml:space="preserve"> As possíveis </w:t>
      </w:r>
      <w:del w:id="563" w:author="Erico de Souza Loewe" w:date="2020-11-08T21:40:00Z">
        <w:r w:rsidR="00CF408A">
          <w:delText>atividades</w:delText>
        </w:r>
      </w:del>
      <w:ins w:id="564" w:author="Erico de Souza Loewe" w:date="2020-11-08T21:40:00Z">
        <w:r w:rsidR="00BA3092">
          <w:t>ações a serem</w:t>
        </w:r>
      </w:ins>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565" w:name="_Toc55523372"/>
      <w:bookmarkStart w:id="566" w:name="_Toc55260955"/>
      <w:r>
        <w:t>P</w:t>
      </w:r>
      <w:r w:rsidR="00726572">
        <w:t>esquisa com usuários sobre recomendação musical</w:t>
      </w:r>
      <w:bookmarkEnd w:id="565"/>
      <w:bookmarkEnd w:id="566"/>
      <w:ins w:id="567" w:author="Erico de Souza Loewe" w:date="2020-11-08T21:40:00Z">
        <w:r w:rsidR="00F074F7">
          <w:t xml:space="preserve"> (QUESTION</w:t>
        </w:r>
        <w:r w:rsidR="00DA5E5F">
          <w:t>Á</w:t>
        </w:r>
        <w:r w:rsidR="00F074F7">
          <w:t>RIO)</w:t>
        </w:r>
      </w:ins>
    </w:p>
    <w:p w14:paraId="3C2F76ED" w14:textId="77777777" w:rsidR="006C7738" w:rsidRPr="006C7738" w:rsidRDefault="006C7738" w:rsidP="00972812">
      <w:pPr>
        <w:rPr>
          <w:del w:id="568" w:author="Erico de Souza Loewe" w:date="2020-11-08T21:40:00Z"/>
        </w:rPr>
      </w:pPr>
      <w:r>
        <w:tab/>
      </w:r>
      <w:r w:rsidR="00F7313E">
        <w:t>Para validar o modelo de sistema de recomendação</w:t>
      </w:r>
      <w:del w:id="569" w:author="Erico de Souza Loewe" w:date="2020-11-08T21:40:00Z">
        <w:r w:rsidR="005E6C4A">
          <w:delText>,</w:delText>
        </w:r>
        <w:r w:rsidR="00B2728C">
          <w:delText xml:space="preserve"> </w:delText>
        </w:r>
        <w:r w:rsidR="005E6C4A">
          <w:delText>criou-se</w:delText>
        </w:r>
      </w:del>
      <w:ins w:id="570" w:author="Erico de Souza Loewe" w:date="2020-11-08T21:40:00Z">
        <w:r w:rsidR="00B2728C">
          <w:t xml:space="preserve"> </w:t>
        </w:r>
        <w:commentRangeStart w:id="571"/>
        <w:r w:rsidR="00B2728C">
          <w:t>foi</w:t>
        </w:r>
        <w:r w:rsidR="00F7313E">
          <w:t xml:space="preserve"> </w:t>
        </w:r>
        <w:r w:rsidR="00B2728C">
          <w:t>desenvolvid</w:t>
        </w:r>
        <w:r w:rsidR="00CE0812">
          <w:t>o</w:t>
        </w:r>
      </w:ins>
      <w:r w:rsidR="00B2728C">
        <w:t xml:space="preserve"> </w:t>
      </w:r>
      <w:commentRangeEnd w:id="571"/>
      <w:r w:rsidR="00B2728C">
        <w:rPr>
          <w:rStyle w:val="Refdecomentrio"/>
        </w:rPr>
        <w:commentReference w:id="571"/>
      </w:r>
      <w:r w:rsidR="00F7313E">
        <w:t xml:space="preserve">uma </w:t>
      </w:r>
      <w:commentRangeStart w:id="572"/>
      <w:commentRangeStart w:id="573"/>
      <w:r w:rsidR="00F7313E">
        <w:t>aplicação</w:t>
      </w:r>
      <w:commentRangeEnd w:id="572"/>
      <w:r w:rsidR="008264A2">
        <w:rPr>
          <w:rStyle w:val="Refdecomentrio"/>
        </w:rPr>
        <w:commentReference w:id="572"/>
      </w:r>
      <w:commentRangeEnd w:id="573"/>
      <w:r w:rsidR="001C6C9A">
        <w:rPr>
          <w:rStyle w:val="Refdecomentrio"/>
        </w:rPr>
        <w:commentReference w:id="573"/>
      </w:r>
      <w:r w:rsidR="00F7313E">
        <w:t xml:space="preserve">, </w:t>
      </w:r>
      <w:ins w:id="574" w:author="Erico de Souza Loewe" w:date="2020-11-08T21:40:00Z">
        <w:r w:rsidR="00F7313E">
          <w:t xml:space="preserve">a </w:t>
        </w:r>
        <w:r w:rsidR="00987D76">
          <w:t>qual foi</w:t>
        </w:r>
        <w:r w:rsidR="00F7313E">
          <w:t xml:space="preserve"> </w:t>
        </w:r>
      </w:ins>
      <w:r w:rsidR="00F7313E">
        <w:t>distribuída aos usuários que participar</w:t>
      </w:r>
      <w:r w:rsidR="00B2728C">
        <w:t>a</w:t>
      </w:r>
      <w:r w:rsidR="00F7313E">
        <w:t>m d</w:t>
      </w:r>
      <w:r w:rsidR="006A34B2">
        <w:t>o questionário</w:t>
      </w:r>
      <w:r w:rsidR="00B2728C">
        <w:t xml:space="preserve"> previamente realizado</w:t>
      </w:r>
      <w:del w:id="575" w:author="Erico de Souza Loewe" w:date="2020-11-08T21:40:00Z">
        <w:r w:rsidR="00BB4EBD">
          <w:delText>;</w:delText>
        </w:r>
        <w:r w:rsidR="00B2728C">
          <w:delText xml:space="preserve"> </w:delText>
        </w:r>
        <w:r w:rsidR="002B6338">
          <w:delText>reu</w:delText>
        </w:r>
        <w:r w:rsidR="000361E0">
          <w:delText>nindo, assim,</w:delText>
        </w:r>
        <w:r w:rsidR="004D3460">
          <w:delText xml:space="preserve"> </w:delText>
        </w:r>
      </w:del>
      <w:ins w:id="576" w:author="Erico de Souza Loewe" w:date="2020-11-08T21:40:00Z">
        <w:r w:rsidR="00B2728C">
          <w:t>, onde foram obtidas</w:t>
        </w:r>
        <w:r w:rsidR="004D3460">
          <w:t xml:space="preserve"> </w:t>
        </w:r>
      </w:ins>
      <w:r w:rsidR="004D3460">
        <w:t xml:space="preserve">informações sobre </w:t>
      </w:r>
      <w:r w:rsidR="00B2728C">
        <w:t xml:space="preserve">esses </w:t>
      </w:r>
      <w:r w:rsidR="00256539">
        <w:t>usuários</w:t>
      </w:r>
      <w:r w:rsidR="00F7313E">
        <w:t>.</w:t>
      </w:r>
      <w:r w:rsidR="006A34B2">
        <w:t xml:space="preserve"> </w:t>
      </w:r>
      <w:del w:id="577" w:author="Erico de Souza Loewe" w:date="2020-11-08T21:40:00Z">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68D931D4" w14:textId="77777777" w:rsidR="00A820D4" w:rsidRDefault="0051111E" w:rsidP="00A820D4">
      <w:pPr>
        <w:pStyle w:val="Figuras"/>
        <w:rPr>
          <w:moveFrom w:id="578" w:author="Erico de Souza Loewe" w:date="2020-11-08T21:40:00Z"/>
        </w:rPr>
      </w:pPr>
      <w:commentRangeStart w:id="579"/>
      <w:commentRangeStart w:id="580"/>
      <w:del w:id="581" w:author="Erico de Souza Loewe" w:date="2020-11-08T21:40:00Z">
        <w:r>
          <w:drawing>
            <wp:inline distT="0" distB="0" distL="0" distR="0" wp14:anchorId="7BFB59FF" wp14:editId="74B8992C">
              <wp:extent cx="5486400" cy="2166258"/>
              <wp:effectExtent l="19050" t="0" r="3810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del>
      <w:moveFromRangeStart w:id="582" w:author="Erico de Souza Loewe" w:date="2020-11-08T21:40:00Z" w:name="move55764050"/>
      <w:commentRangeEnd w:id="579"/>
      <w:commentRangeEnd w:id="580"/>
      <w:moveFrom w:id="583" w:author="Erico de Souza Loewe" w:date="2020-11-08T21:40:00Z">
        <w:r w:rsidR="00A820D4">
          <w:rPr>
            <w:rStyle w:val="Refdecomentrio"/>
          </w:rPr>
          <w:commentReference w:id="579"/>
        </w:r>
        <w:r w:rsidR="00A820D4">
          <w:rPr>
            <w:rStyle w:val="Refdecomentrio"/>
          </w:rPr>
          <w:commentReference w:id="580"/>
        </w:r>
        <w:r w:rsidR="00A820D4">
          <w:rPr>
            <w:rStyle w:val="Refdecomentrio"/>
          </w:rPr>
          <w:commentReference w:id="584"/>
        </w:r>
      </w:moveFrom>
    </w:p>
    <w:p w14:paraId="6F59942A" w14:textId="77777777" w:rsidR="00A820D4" w:rsidRDefault="00A820D4" w:rsidP="00A820D4">
      <w:pPr>
        <w:pStyle w:val="Legenda"/>
        <w:rPr>
          <w:moveFrom w:id="585" w:author="Erico de Souza Loewe" w:date="2020-11-08T21:40:00Z"/>
        </w:rPr>
      </w:pPr>
      <w:moveFrom w:id="586" w:author="Erico de Souza Loewe" w:date="2020-11-08T21:40:00Z">
        <w:r w:rsidRPr="00390E18">
          <w:rPr>
            <w:highlight w:val="yellow"/>
            <w:rPrChange w:id="587" w:author="Erico de Souza Loewe" w:date="2020-11-08T21:40:00Z">
              <w:rPr/>
            </w:rPrChange>
          </w:rPr>
          <w:t xml:space="preserve">Figura </w:t>
        </w:r>
        <w:r w:rsidRPr="00390E18">
          <w:rPr>
            <w:highlight w:val="yellow"/>
            <w:rPrChange w:id="588" w:author="Erico de Souza Loewe" w:date="2020-11-08T21:40:00Z">
              <w:rPr/>
            </w:rPrChange>
          </w:rPr>
          <w:fldChar w:fldCharType="begin"/>
        </w:r>
        <w:r w:rsidRPr="00390E18">
          <w:rPr>
            <w:highlight w:val="yellow"/>
            <w:rPrChange w:id="589" w:author="Erico de Souza Loewe" w:date="2020-11-08T21:40:00Z">
              <w:rPr/>
            </w:rPrChange>
          </w:rPr>
          <w:instrText xml:space="preserve"> SEQ Figura \* ARABIC </w:instrText>
        </w:r>
        <w:r w:rsidRPr="00390E18">
          <w:rPr>
            <w:highlight w:val="yellow"/>
            <w:rPrChange w:id="590" w:author="Erico de Souza Loewe" w:date="2020-11-08T21:40:00Z">
              <w:rPr/>
            </w:rPrChange>
          </w:rPr>
          <w:fldChar w:fldCharType="separate"/>
        </w:r>
        <w:r w:rsidRPr="00390E18">
          <w:rPr>
            <w:highlight w:val="yellow"/>
            <w:rPrChange w:id="591" w:author="Erico de Souza Loewe" w:date="2020-11-08T21:40:00Z">
              <w:rPr/>
            </w:rPrChange>
          </w:rPr>
          <w:t>9</w:t>
        </w:r>
        <w:r w:rsidRPr="00390E18">
          <w:rPr>
            <w:highlight w:val="yellow"/>
            <w:rPrChange w:id="592" w:author="Erico de Souza Loewe" w:date="2020-11-08T21:40:00Z">
              <w:rPr/>
            </w:rPrChange>
          </w:rPr>
          <w:fldChar w:fldCharType="end"/>
        </w:r>
        <w:r w:rsidRPr="00390E18">
          <w:rPr>
            <w:highlight w:val="yellow"/>
            <w:rPrChange w:id="593" w:author="Erico de Souza Loewe" w:date="2020-11-08T21:40:00Z">
              <w:rPr/>
            </w:rPrChange>
          </w:rPr>
          <w:t xml:space="preserve"> Etapas do desenvolvimento do sistema de recomendação musical (próprio, 2020)</w:t>
        </w:r>
      </w:moveFrom>
    </w:p>
    <w:moveFromRangeEnd w:id="582"/>
    <w:p w14:paraId="24FD8A78" w14:textId="22F2A097" w:rsidR="00D902DF" w:rsidRDefault="00D902DF" w:rsidP="00972812">
      <w:del w:id="594" w:author="Erico de Souza Loewe" w:date="2020-11-08T21:40:00Z">
        <w:r>
          <w:tab/>
        </w:r>
      </w:del>
      <w:commentRangeStart w:id="595"/>
      <w:r>
        <w:t xml:space="preserve">As perguntas </w:t>
      </w:r>
      <w:del w:id="596" w:author="Erico de Souza Loewe" w:date="2020-11-08T21:40:00Z">
        <w:r w:rsidR="009B3E32">
          <w:delText>expostas</w:delText>
        </w:r>
      </w:del>
      <w:ins w:id="597" w:author="Erico de Souza Loewe" w:date="2020-11-08T21:40:00Z">
        <w:r w:rsidR="00215D62">
          <w:t>aplicadas</w:t>
        </w:r>
      </w:ins>
      <w:r w:rsidR="00215D62">
        <w:t xml:space="preserve"> </w:t>
      </w:r>
      <w:r>
        <w:t xml:space="preserve">no questionário </w:t>
      </w:r>
      <w:r w:rsidR="00C00AE5">
        <w:t>permitiram</w:t>
      </w:r>
      <w:r>
        <w:t xml:space="preserve"> </w:t>
      </w:r>
      <w:r w:rsidR="00C74645">
        <w:t>conhecer</w:t>
      </w:r>
      <w:r>
        <w:t xml:space="preserve"> melhor os usuários que utilizarão </w:t>
      </w:r>
      <w:r w:rsidR="00215D62">
        <w:t>a aplicação</w:t>
      </w:r>
      <w:del w:id="598" w:author="Erico de Souza Loewe" w:date="2020-11-08T21:40:00Z">
        <w:r w:rsidR="004A1725">
          <w:delText>.</w:delText>
        </w:r>
        <w:r>
          <w:delText xml:space="preserve"> </w:delText>
        </w:r>
        <w:r w:rsidR="004A1725">
          <w:delText>S</w:delText>
        </w:r>
        <w:r>
          <w:delText>endo</w:delText>
        </w:r>
      </w:del>
      <w:ins w:id="599" w:author="Erico de Souza Loewe" w:date="2020-11-08T21:40:00Z">
        <w:r>
          <w:t>, sendo</w:t>
        </w:r>
      </w:ins>
      <w:r>
        <w:t xml:space="preserve"> assim, </w:t>
      </w:r>
      <w:del w:id="600" w:author="Erico de Souza Loewe" w:date="2020-11-08T21:40:00Z">
        <w:r w:rsidR="004A1725">
          <w:delText>todas as questões</w:delText>
        </w:r>
        <w:r w:rsidR="005C6E53">
          <w:delText xml:space="preserve"> </w:delText>
        </w:r>
        <w:r w:rsidR="00215D62">
          <w:delText>permit</w:delText>
        </w:r>
        <w:r w:rsidR="004A1725">
          <w:delText>e</w:delText>
        </w:r>
        <w:r w:rsidR="00C00AE5">
          <w:delText>m</w:delText>
        </w:r>
      </w:del>
      <w:ins w:id="601" w:author="Erico de Souza Loewe" w:date="2020-11-08T21:40:00Z">
        <w:r w:rsidR="00C00AE5">
          <w:t xml:space="preserve">foram </w:t>
        </w:r>
        <w:r w:rsidR="00215D62">
          <w:t xml:space="preserve">utilizadas </w:t>
        </w:r>
        <w:r w:rsidR="005C6E53">
          <w:t xml:space="preserve">perguntas que </w:t>
        </w:r>
        <w:r w:rsidR="00215D62">
          <w:t>permi</w:t>
        </w:r>
        <w:commentRangeStart w:id="602"/>
        <w:r w:rsidR="00215D62">
          <w:t>ta</w:t>
        </w:r>
        <w:r w:rsidR="00C00AE5">
          <w:t>m</w:t>
        </w:r>
      </w:ins>
      <w:r w:rsidR="00215D62">
        <w:t xml:space="preserve"> entender </w:t>
      </w:r>
      <w:r w:rsidR="005C6E53">
        <w:t>suas</w:t>
      </w:r>
      <w:r>
        <w:t xml:space="preserve"> </w:t>
      </w:r>
      <w:commentRangeEnd w:id="602"/>
      <w:r w:rsidR="00064C0B">
        <w:rPr>
          <w:rStyle w:val="Refdecomentrio"/>
        </w:rPr>
        <w:commentReference w:id="602"/>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595"/>
      <w:r w:rsidR="00C00AE5">
        <w:rPr>
          <w:rStyle w:val="Refdecomentrio"/>
        </w:rPr>
        <w:commentReference w:id="595"/>
      </w:r>
    </w:p>
    <w:p w14:paraId="510795C0" w14:textId="77777777" w:rsidR="002D4647" w:rsidRDefault="002D4647" w:rsidP="00972812">
      <w:pPr>
        <w:pStyle w:val="Legenda"/>
        <w:rPr>
          <w:del w:id="603" w:author="Erico de Souza Loewe" w:date="2020-11-08T21:40:00Z"/>
        </w:rPr>
      </w:pPr>
    </w:p>
    <w:p w14:paraId="49CCDBDD" w14:textId="7E9121F6" w:rsidR="002D4647" w:rsidRDefault="002D4647" w:rsidP="00972812">
      <w:pPr>
        <w:pStyle w:val="Legenda"/>
        <w:rPr>
          <w:ins w:id="604" w:author="Erico de Souza Loewe" w:date="2020-11-08T21:40:00Z"/>
        </w:rPr>
      </w:pPr>
      <w:bookmarkStart w:id="605" w:name="_Ref48857312"/>
      <w:bookmarkStart w:id="606" w:name="_Toc55524307"/>
      <w:moveToRangeStart w:id="607" w:author="Erico de Souza Loewe" w:date="2020-11-08T21:40:00Z" w:name="move55764051"/>
      <w:commentRangeStart w:id="608"/>
      <w:moveTo w:id="609"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60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607"/>
      <w:ins w:id="610" w:author="Erico de Souza Loewe" w:date="2020-11-08T21:40:00Z">
        <w:r w:rsidR="00883412" w:rsidRPr="00883412">
          <w:t>(próprio, 2020)</w:t>
        </w:r>
        <w:commentRangeEnd w:id="608"/>
        <w:r w:rsidR="00064C0B">
          <w:rPr>
            <w:rStyle w:val="Refdecomentrio"/>
            <w:b w:val="0"/>
            <w:iCs/>
            <w:color w:val="000000"/>
          </w:rPr>
          <w:commentReference w:id="608"/>
        </w:r>
        <w:bookmarkEnd w:id="606"/>
      </w:ins>
    </w:p>
    <w:tbl>
      <w:tblPr>
        <w:tblStyle w:val="Tabelacomgrade"/>
        <w:tblW w:w="0" w:type="auto"/>
        <w:tblLook w:val="04A0" w:firstRow="1" w:lastRow="0" w:firstColumn="1" w:lastColumn="0" w:noHBand="0" w:noVBand="1"/>
        <w:tblPrChange w:id="611" w:author="Erico de Souza Loewe" w:date="2020-11-08T21:40:00Z">
          <w:tblPr>
            <w:tblStyle w:val="Tabelacomgrade"/>
            <w:tblW w:w="0" w:type="auto"/>
            <w:tblLook w:val="04A0" w:firstRow="1" w:lastRow="0" w:firstColumn="1" w:lastColumn="0" w:noHBand="0" w:noVBand="1"/>
          </w:tblPr>
        </w:tblPrChange>
      </w:tblPr>
      <w:tblGrid>
        <w:gridCol w:w="4531"/>
        <w:gridCol w:w="4531"/>
        <w:tblGridChange w:id="612">
          <w:tblGrid>
            <w:gridCol w:w="4531"/>
            <w:gridCol w:w="4531"/>
          </w:tblGrid>
        </w:tblGridChange>
      </w:tblGrid>
      <w:tr w:rsidR="00505BB9" w:rsidRPr="00064C0B" w14:paraId="0E60E6B7" w14:textId="77777777" w:rsidTr="00BA4D0B">
        <w:tc>
          <w:tcPr>
            <w:tcW w:w="4531" w:type="dxa"/>
            <w:shd w:val="clear" w:color="auto" w:fill="D9D9D9" w:themeFill="background1" w:themeFillShade="D9"/>
            <w:tcPrChange w:id="613" w:author="Erico de Souza Loewe" w:date="2020-11-08T21:40:00Z">
              <w:tcPr>
                <w:tcW w:w="4531" w:type="dxa"/>
              </w:tcPr>
            </w:tcPrChange>
          </w:tcPr>
          <w:p w14:paraId="0AC744C5" w14:textId="0BF3E9AE" w:rsidR="00505BB9" w:rsidRPr="00390E18" w:rsidRDefault="00505BB9" w:rsidP="00390E18">
            <w:pPr>
              <w:jc w:val="center"/>
              <w:rPr>
                <w:b/>
                <w:rPrChange w:id="614" w:author="Erico de Souza Loewe" w:date="2020-11-08T21:40:00Z">
                  <w:rPr/>
                </w:rPrChange>
              </w:rPr>
              <w:pPrChange w:id="615" w:author="Erico de Souza Loewe" w:date="2020-11-08T21:40:00Z">
                <w:pPr/>
              </w:pPrChange>
            </w:pPr>
            <w:r w:rsidRPr="00390E18">
              <w:rPr>
                <w:b/>
                <w:rPrChange w:id="616" w:author="Erico de Souza Loewe" w:date="2020-11-08T21:40:00Z">
                  <w:rPr/>
                </w:rPrChange>
              </w:rPr>
              <w:t>Pergunta</w:t>
            </w:r>
          </w:p>
        </w:tc>
        <w:tc>
          <w:tcPr>
            <w:tcW w:w="4531" w:type="dxa"/>
            <w:shd w:val="clear" w:color="auto" w:fill="D9D9D9" w:themeFill="background1" w:themeFillShade="D9"/>
            <w:tcPrChange w:id="617" w:author="Erico de Souza Loewe" w:date="2020-11-08T21:40:00Z">
              <w:tcPr>
                <w:tcW w:w="4531" w:type="dxa"/>
              </w:tcPr>
            </w:tcPrChange>
          </w:tcPr>
          <w:p w14:paraId="19A5F2D0" w14:textId="74102221" w:rsidR="00505BB9" w:rsidRPr="00390E18" w:rsidRDefault="009C0756" w:rsidP="00390E18">
            <w:pPr>
              <w:jc w:val="center"/>
              <w:rPr>
                <w:b/>
                <w:rPrChange w:id="618" w:author="Erico de Souza Loewe" w:date="2020-11-08T21:40:00Z">
                  <w:rPr/>
                </w:rPrChange>
              </w:rPr>
              <w:pPrChange w:id="619" w:author="Erico de Souza Loewe" w:date="2020-11-08T21:40:00Z">
                <w:pPr/>
              </w:pPrChange>
            </w:pPr>
            <w:r w:rsidRPr="00390E18">
              <w:rPr>
                <w:b/>
                <w:rPrChange w:id="620" w:author="Erico de Souza Loewe" w:date="2020-11-08T21:40:00Z">
                  <w:rPr/>
                </w:rPrChange>
              </w:rPr>
              <w:t>Possíveis r</w:t>
            </w:r>
            <w:r w:rsidR="00616558" w:rsidRPr="00390E18">
              <w:rPr>
                <w:b/>
                <w:rPrChange w:id="621" w:author="Erico de Souza Loewe" w:date="2020-11-08T21:40:00Z">
                  <w:rPr/>
                </w:rPrChange>
              </w:rPr>
              <w:t>espostas</w:t>
            </w:r>
          </w:p>
        </w:tc>
      </w:tr>
      <w:tr w:rsidR="00505BB9" w:rsidRPr="00372529"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08A91FDA" w14:textId="77777777" w:rsidR="00492551" w:rsidRDefault="002D4647" w:rsidP="00492551">
      <w:pPr>
        <w:pStyle w:val="Legenda"/>
        <w:rPr>
          <w:del w:id="622" w:author="Erico de Souza Loewe" w:date="2020-11-08T21:40:00Z"/>
        </w:rPr>
      </w:pPr>
      <w:moveFromRangeStart w:id="623" w:author="Erico de Souza Loewe" w:date="2020-11-08T21:40:00Z" w:name="move55764051"/>
      <w:moveFrom w:id="624"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623"/>
      <w:del w:id="625" w:author="Erico de Souza Loewe" w:date="2020-11-08T21:40:00Z">
        <w:r w:rsidR="00492551" w:rsidRPr="00883412">
          <w:delText>(próprio, 2020)</w:delText>
        </w:r>
      </w:del>
    </w:p>
    <w:p w14:paraId="155BEDC9" w14:textId="5B37A3B1"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626" w:name="_Toc55523373"/>
      <w:bookmarkStart w:id="627" w:name="_Toc55260956"/>
      <w:r>
        <w:t>Pré-teste</w:t>
      </w:r>
      <w:r w:rsidR="00DB0C61">
        <w:t xml:space="preserve"> do questionário</w:t>
      </w:r>
      <w:bookmarkEnd w:id="626"/>
      <w:bookmarkEnd w:id="627"/>
    </w:p>
    <w:p w14:paraId="559DBF22" w14:textId="6DDF68B0" w:rsidR="002419AF" w:rsidRDefault="00B021FD" w:rsidP="00972812">
      <w:r>
        <w:tab/>
        <w:t xml:space="preserve">Com as perguntas do questionário definidas, </w:t>
      </w:r>
      <w:del w:id="628" w:author="Erico de Souza Loewe" w:date="2020-11-08T21:40:00Z">
        <w:r w:rsidR="00597409">
          <w:delText>deu-se o</w:delText>
        </w:r>
        <w:r>
          <w:delText xml:space="preserve"> </w:delText>
        </w:r>
        <w:r w:rsidR="009F594F">
          <w:delText>in</w:delText>
        </w:r>
        <w:r w:rsidR="00597409">
          <w:delText>í</w:delText>
        </w:r>
        <w:r w:rsidR="009F594F">
          <w:delText>c</w:delText>
        </w:r>
        <w:r w:rsidR="00597409">
          <w:delText>io</w:delText>
        </w:r>
        <w:r w:rsidR="00CD7F3A">
          <w:delText xml:space="preserve"> de</w:delText>
        </w:r>
        <w:r w:rsidR="00C00AE5">
          <w:delText xml:space="preserve"> </w:delText>
        </w:r>
      </w:del>
      <w:ins w:id="629" w:author="Erico de Souza Loewe" w:date="2020-11-08T21:40:00Z">
        <w:r>
          <w:t xml:space="preserve">foi </w:t>
        </w:r>
        <w:r w:rsidR="00C00AE5">
          <w:t xml:space="preserve">realizada </w:t>
        </w:r>
      </w:ins>
      <w:r>
        <w:t xml:space="preserve">uma validação para garantir que elas </w:t>
      </w:r>
      <w:del w:id="630" w:author="Erico de Souza Loewe" w:date="2020-11-08T21:40:00Z">
        <w:r>
          <w:delText>f</w:delText>
        </w:r>
        <w:r w:rsidR="00CD7F3A">
          <w:delText>i</w:delText>
        </w:r>
        <w:r>
          <w:delText>z</w:delText>
        </w:r>
        <w:r w:rsidR="00CD7F3A">
          <w:delText>esse</w:delText>
        </w:r>
        <w:r>
          <w:delText>m</w:delText>
        </w:r>
      </w:del>
      <w:ins w:id="631" w:author="Erico de Souza Loewe" w:date="2020-11-08T21:40:00Z">
        <w:r>
          <w:t>faziam</w:t>
        </w:r>
      </w:ins>
      <w:r>
        <w:t xml:space="preserve"> sentido</w:t>
      </w:r>
      <w:r w:rsidR="00CC6C91">
        <w:t xml:space="preserve">. </w:t>
      </w:r>
      <w:r w:rsidR="00C00AE5">
        <w:t xml:space="preserve">O pré-teste </w:t>
      </w:r>
      <w:r w:rsidR="002419AF">
        <w:t xml:space="preserve">foi </w:t>
      </w:r>
      <w:r w:rsidR="00C00AE5">
        <w:t xml:space="preserve">feito </w:t>
      </w:r>
      <w:r w:rsidR="002419AF">
        <w:t xml:space="preserve">enviando </w:t>
      </w:r>
      <w:del w:id="632" w:author="Erico de Souza Loewe" w:date="2020-11-08T21:40:00Z">
        <w:r w:rsidR="001B70C4">
          <w:delText xml:space="preserve">as indagações </w:delText>
        </w:r>
      </w:del>
      <w:ins w:id="633" w:author="Erico de Souza Loewe" w:date="2020-11-08T21:40:00Z">
        <w:r w:rsidR="002419AF">
          <w:t xml:space="preserve">o questionário </w:t>
        </w:r>
      </w:ins>
      <w:r w:rsidR="002419AF">
        <w:t xml:space="preserve">para 5 pessoas, </w:t>
      </w:r>
      <w:del w:id="634" w:author="Erico de Souza Loewe" w:date="2020-11-08T21:40:00Z">
        <w:r w:rsidR="002419AF">
          <w:delText xml:space="preserve"> respons</w:delText>
        </w:r>
        <w:r w:rsidR="005C31A9">
          <w:delText>áveis</w:delText>
        </w:r>
        <w:r w:rsidR="002419AF">
          <w:delText xml:space="preserve"> </w:delText>
        </w:r>
        <w:r w:rsidR="00643C88">
          <w:delText>por</w:delText>
        </w:r>
        <w:r w:rsidR="002419AF">
          <w:delText xml:space="preserve"> </w:delText>
        </w:r>
      </w:del>
      <w:ins w:id="635" w:author="Erico de Souza Loewe" w:date="2020-11-08T21:40:00Z">
        <w:r w:rsidR="002419AF">
          <w:t xml:space="preserve">as quais tinham a responsabilidade de </w:t>
        </w:r>
      </w:ins>
      <w:r w:rsidR="002419AF">
        <w:t xml:space="preserve">analisar as </w:t>
      </w:r>
      <w:del w:id="636" w:author="Erico de Souza Loewe" w:date="2020-11-08T21:40:00Z">
        <w:r w:rsidR="0082042A">
          <w:delText>inquirições</w:delText>
        </w:r>
      </w:del>
      <w:ins w:id="637" w:author="Erico de Souza Loewe" w:date="2020-11-08T21:40:00Z">
        <w:r w:rsidR="002419AF">
          <w:t>perguntas</w:t>
        </w:r>
      </w:ins>
      <w:r w:rsidR="002419AF">
        <w:t xml:space="preserve"> e avaliar a dificuldade de entendimento de cada uma </w:t>
      </w:r>
      <w:del w:id="638" w:author="Erico de Souza Loewe" w:date="2020-11-08T21:40:00Z">
        <w:r w:rsidR="002419AF">
          <w:delText>d</w:delText>
        </w:r>
        <w:r w:rsidR="00643C88">
          <w:delText>elas</w:delText>
        </w:r>
        <w:r w:rsidR="002419AF">
          <w:delText xml:space="preserve">. </w:delText>
        </w:r>
        <w:r w:rsidR="00415DEC">
          <w:delText>O intu</w:delText>
        </w:r>
        <w:r w:rsidR="007937CA">
          <w:delText>ito é</w:delText>
        </w:r>
        <w:r w:rsidR="002419AF">
          <w:delText xml:space="preserve"> </w:delText>
        </w:r>
      </w:del>
      <w:ins w:id="639" w:author="Erico de Souza Loewe" w:date="2020-11-08T21:40:00Z">
        <w:r w:rsidR="002419AF">
          <w:t xml:space="preserve">das perguntas. Isso foi feito para </w:t>
        </w:r>
      </w:ins>
      <w:r w:rsidR="002419AF">
        <w:t xml:space="preserve">garantir que o </w:t>
      </w:r>
      <w:r w:rsidR="008210D3">
        <w:t>público</w:t>
      </w:r>
      <w:r w:rsidR="002419AF">
        <w:t xml:space="preserve"> que </w:t>
      </w:r>
      <w:del w:id="640" w:author="Erico de Souza Loewe" w:date="2020-11-08T21:40:00Z">
        <w:r w:rsidR="002419AF">
          <w:delText>recebe</w:delText>
        </w:r>
        <w:r w:rsidR="002253C6">
          <w:delText>sse</w:delText>
        </w:r>
      </w:del>
      <w:ins w:id="641" w:author="Erico de Souza Loewe" w:date="2020-11-08T21:40:00Z">
        <w:r w:rsidR="002419AF">
          <w:t>receberia</w:t>
        </w:r>
      </w:ins>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del w:id="642" w:author="Erico de Souza Loewe" w:date="2020-11-08T21:40:00Z">
        <w:r w:rsidR="0088497D">
          <w:delText xml:space="preserve">também </w:delText>
        </w:r>
        <w:r w:rsidR="002419AF">
          <w:delText>consegui</w:delText>
        </w:r>
        <w:r w:rsidR="0088497D">
          <w:delText>sse</w:delText>
        </w:r>
      </w:del>
      <w:ins w:id="643" w:author="Erico de Souza Loewe" w:date="2020-11-08T21:40:00Z">
        <w:r w:rsidR="002419AF">
          <w:t>conseguiria</w:t>
        </w:r>
      </w:ins>
      <w:r w:rsidR="002419AF">
        <w:t xml:space="preserve"> responder as perguntas</w:t>
      </w:r>
      <w:r w:rsidR="00C00AE5">
        <w:t xml:space="preserve"> com </w:t>
      </w:r>
      <w:del w:id="644" w:author="Erico de Souza Loewe" w:date="2020-11-08T21:40:00Z">
        <w:r w:rsidR="0088497D">
          <w:delText xml:space="preserve">a </w:delText>
        </w:r>
      </w:del>
      <w:r w:rsidR="00C00AE5">
        <w:t xml:space="preserve">completa compreensão </w:t>
      </w:r>
      <w:commentRangeStart w:id="645"/>
      <w:r w:rsidR="00D0162D">
        <w:t>delas</w:t>
      </w:r>
      <w:r w:rsidR="00C00AE5">
        <w:t>.</w:t>
      </w:r>
      <w:commentRangeEnd w:id="645"/>
      <w:ins w:id="646" w:author="Erico de Souza Loewe" w:date="2020-11-08T21:40:00Z">
        <w:r w:rsidR="00064C0B">
          <w:rPr>
            <w:rStyle w:val="Refdecomentrio"/>
          </w:rPr>
          <w:commentReference w:id="645"/>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75BD6881" w:rsidR="00F72CBA" w:rsidRDefault="00F72CBA" w:rsidP="00972812">
      <w:pPr>
        <w:pStyle w:val="Ttulo3"/>
      </w:pPr>
      <w:bookmarkStart w:id="647" w:name="_Toc55523374"/>
      <w:bookmarkStart w:id="648" w:name="_Toc55260957"/>
      <w:r>
        <w:t xml:space="preserve">Resultados do </w:t>
      </w:r>
      <w:r w:rsidR="00123767">
        <w:t>questionário</w:t>
      </w:r>
      <w:bookmarkEnd w:id="647"/>
      <w:bookmarkEnd w:id="648"/>
    </w:p>
    <w:p w14:paraId="3715E4DD" w14:textId="2EC02B96" w:rsidR="005859BD" w:rsidRDefault="005859BD" w:rsidP="00972812">
      <w:r>
        <w:tab/>
      </w:r>
      <w:commentRangeStart w:id="649"/>
      <w:r>
        <w:t>Com um alcance maior do que 1000 pessoas, sendo 800 funcionários da CWI</w:t>
      </w:r>
      <w:del w:id="650" w:author="Erico de Souza Loewe" w:date="2020-11-08T21:40:00Z">
        <w:r w:rsidR="00890782">
          <w:delText>,</w:delText>
        </w:r>
      </w:del>
      <w:r>
        <w:t xml:space="preserve"> que possuem acesso ao Slack, 200 pessoas alcançadas através do Instagram e demais divulgações que tiveram, </w:t>
      </w:r>
      <w:commentRangeEnd w:id="649"/>
      <w:r>
        <w:rPr>
          <w:rStyle w:val="Refdecomentrio"/>
        </w:rPr>
        <w:commentReference w:id="649"/>
      </w:r>
      <w:r>
        <w:t>o questionário teve uma adesão de 222 respostas. O público respondente tinha entre 14 e 71 anos e um gosto musical bem diversificado, foram obtidos em torno de 60 estilos musicais, sendo o mais votado o Rock, com 181 marcações.</w:t>
      </w:r>
    </w:p>
    <w:p w14:paraId="7E777760" w14:textId="73075AAF" w:rsidR="008A0B65" w:rsidRDefault="001F52F1" w:rsidP="00972812">
      <w:r>
        <w:tab/>
        <w:t xml:space="preserve">O questionário foi aberto no dia 6 de julho de 2020, </w:t>
      </w:r>
      <w:del w:id="651" w:author="Erico de Souza Loewe" w:date="2020-11-08T21:40:00Z">
        <w:r w:rsidR="008D2441">
          <w:delText>n</w:delText>
        </w:r>
        <w:r w:rsidR="0006464B">
          <w:delText>o mesmo</w:delText>
        </w:r>
      </w:del>
      <w:ins w:id="652" w:author="Erico de Souza Loewe" w:date="2020-11-08T21:40:00Z">
        <w:r>
          <w:t>nesse</w:t>
        </w:r>
      </w:ins>
      <w:r>
        <w:t xml:space="preserve"> dia </w:t>
      </w:r>
      <w:del w:id="653" w:author="Erico de Souza Loewe" w:date="2020-11-08T21:40:00Z">
        <w:r w:rsidR="0006464B">
          <w:delText>que, publicado</w:delText>
        </w:r>
      </w:del>
      <w:ins w:id="654" w:author="Erico de Souza Loewe" w:date="2020-11-08T21:40:00Z">
        <w:r>
          <w:t>foi realizada uma publicação</w:t>
        </w:r>
      </w:ins>
      <w:r>
        <w:t xml:space="preserve"> no Instagram</w:t>
      </w:r>
      <w:del w:id="655" w:author="Erico de Souza Loewe" w:date="2020-11-08T21:40:00Z">
        <w:r w:rsidR="00855295">
          <w:delText>,</w:delText>
        </w:r>
        <w:r>
          <w:delText xml:space="preserve"> </w:delText>
        </w:r>
        <w:r w:rsidR="0088051E">
          <w:delText>fora demonstrado</w:delText>
        </w:r>
      </w:del>
      <w:ins w:id="656" w:author="Erico de Souza Loewe" w:date="2020-11-08T21:40:00Z">
        <w:r>
          <w:t xml:space="preserve"> para apresentá-lo</w:t>
        </w:r>
      </w:ins>
      <w:r>
        <w:t xml:space="preserve"> ao público</w:t>
      </w:r>
      <w:del w:id="657" w:author="Erico de Souza Loewe" w:date="2020-11-08T21:40:00Z">
        <w:r w:rsidR="0088051E">
          <w:delText>.</w:delText>
        </w:r>
        <w:r>
          <w:delText xml:space="preserve"> </w:delText>
        </w:r>
        <w:r w:rsidR="0088051E">
          <w:delText>N</w:delText>
        </w:r>
        <w:r>
          <w:delText>o</w:delText>
        </w:r>
      </w:del>
      <w:ins w:id="658" w:author="Erico de Souza Loewe" w:date="2020-11-08T21:40:00Z">
        <w:r>
          <w:t>, e no</w:t>
        </w:r>
      </w:ins>
      <w:r>
        <w:t xml:space="preserve"> decorrer</w:t>
      </w:r>
      <w:r w:rsidR="00064C0B">
        <w:t xml:space="preserve"> </w:t>
      </w:r>
      <w:del w:id="659" w:author="Erico de Souza Loewe" w:date="2020-11-08T21:40:00Z">
        <w:r w:rsidR="00A97780">
          <w:delText>d</w:delText>
        </w:r>
        <w:r w:rsidR="00492DDA">
          <w:delText>e duas semanas</w:delText>
        </w:r>
        <w:r>
          <w:delText>,</w:delText>
        </w:r>
      </w:del>
      <w:ins w:id="660" w:author="Erico de Souza Loewe" w:date="2020-11-08T21:40:00Z">
        <w:r w:rsidR="00064C0B">
          <w:t>dos dias posteriores</w:t>
        </w:r>
        <w:r>
          <w:t>, foi enviado a</w:t>
        </w:r>
      </w:ins>
      <w:r>
        <w:t xml:space="preserve"> outras redes sociais</w:t>
      </w:r>
      <w:del w:id="661" w:author="Erico de Souza Loewe" w:date="2020-11-08T21:40:00Z">
        <w:r w:rsidR="00A97780">
          <w:delText xml:space="preserve"> participaram da pesquisa</w:delText>
        </w:r>
      </w:del>
      <w:r>
        <w:t xml:space="preserve">, como WhatsApp, Slack (empresarial), Twitter e Facebook. O seu fechamento </w:t>
      </w:r>
      <w:del w:id="662" w:author="Erico de Souza Loewe" w:date="2020-11-08T21:40:00Z">
        <w:r w:rsidR="005E4CFF">
          <w:delText>aconteceu</w:delText>
        </w:r>
      </w:del>
      <w:ins w:id="663" w:author="Erico de Souza Loewe" w:date="2020-11-08T21:40:00Z">
        <w:r>
          <w:t>foi realizado</w:t>
        </w:r>
      </w:ins>
      <w:r>
        <w:t xml:space="preserve"> no dia 18 de julho de 2020, somando o total de 12 dias em que o ele ficou aberto.</w:t>
      </w:r>
      <w:del w:id="664" w:author="Erico de Souza Loewe" w:date="2020-11-08T21:40:00Z">
        <w:r>
          <w:rPr>
            <w:rStyle w:val="Refdecomentrio"/>
          </w:rPr>
          <w:commentReference w:id="665"/>
        </w:r>
        <w:r w:rsidR="008E468C">
          <w:delText xml:space="preserve"> Link para as respostas do questionário: </w:delText>
        </w:r>
        <w:r w:rsidR="006A1ECA">
          <w:fldChar w:fldCharType="begin"/>
        </w:r>
        <w:r w:rsidR="006A1ECA">
          <w:delInstrText xml:space="preserve"> HYPERLINK "https://forms.gle/FKW5iJBhT7oEa1</w:delInstrText>
        </w:r>
        <w:r w:rsidR="006A1ECA">
          <w:delInstrText xml:space="preserve">8eA" </w:delInstrText>
        </w:r>
        <w:r w:rsidR="006A1ECA">
          <w:fldChar w:fldCharType="separate"/>
        </w:r>
        <w:r w:rsidR="008E468C" w:rsidRPr="00275A69">
          <w:rPr>
            <w:rStyle w:val="Hyperlink"/>
          </w:rPr>
          <w:delText>https://forms.gle/FKW5iJBhT7oEa18eA</w:delText>
        </w:r>
        <w:r w:rsidR="006A1ECA">
          <w:rPr>
            <w:rStyle w:val="Hyperlink"/>
          </w:rPr>
          <w:fldChar w:fldCharType="end"/>
        </w:r>
        <w:r w:rsidR="008E468C">
          <w:delText xml:space="preserve"> </w:delText>
        </w:r>
      </w:del>
      <w:ins w:id="666" w:author="Erico de Souza Loewe" w:date="2020-11-08T21:40:00Z">
        <w:r w:rsidR="009107AE">
          <w:rPr>
            <w:rStyle w:val="Refdenotaderodap"/>
          </w:rPr>
          <w:footnoteReference w:id="2"/>
        </w:r>
        <w:r w:rsidR="009107AE">
          <w:t xml:space="preserve"> </w:t>
        </w:r>
        <w:commentRangeStart w:id="668"/>
        <w:commentRangeEnd w:id="668"/>
        <w:r>
          <w:rPr>
            <w:rStyle w:val="Refdecomentrio"/>
          </w:rPr>
          <w:commentReference w:id="668"/>
        </w:r>
        <w:r w:rsidR="008E468C">
          <w:t xml:space="preserve"> </w:t>
        </w:r>
        <w:commentRangeStart w:id="669"/>
        <w:commentRangeEnd w:id="669"/>
        <w:r w:rsidR="00064C0B">
          <w:rPr>
            <w:rStyle w:val="Refdecomentrio"/>
          </w:rPr>
          <w:commentReference w:id="669"/>
        </w:r>
      </w:ins>
    </w:p>
    <w:p w14:paraId="1B013D79" w14:textId="110B48E1" w:rsidR="00AF1DF6" w:rsidRDefault="00AF1DF6" w:rsidP="00972812">
      <w:r>
        <w:tab/>
        <w:t xml:space="preserve">Dos dispositivos </w:t>
      </w:r>
      <w:del w:id="670" w:author="Erico de Souza Loewe" w:date="2020-11-08T21:40:00Z">
        <w:r w:rsidR="004E2102">
          <w:delText>(</w:delText>
        </w:r>
      </w:del>
      <w:r>
        <w:t>ou aplicativos</w:t>
      </w:r>
      <w:del w:id="671" w:author="Erico de Souza Loewe" w:date="2020-11-08T21:40:00Z">
        <w:r w:rsidR="004E2102">
          <w:delText>)</w:delText>
        </w:r>
      </w:del>
      <w:r>
        <w:t xml:space="preserve"> utilizados para realizar a reprodução das </w:t>
      </w:r>
      <w:r w:rsidR="0077460B">
        <w:t>músicas</w:t>
      </w:r>
      <w:r>
        <w:t>, com 168 respostas, o Spotify foi o mais escolhido das opções</w:t>
      </w:r>
      <w:del w:id="672" w:author="Erico de Souza Loewe" w:date="2020-11-08T21:40:00Z">
        <w:r w:rsidR="00382707">
          <w:delText>.</w:delText>
        </w:r>
        <w:r w:rsidR="0077460B">
          <w:delText xml:space="preserve"> </w:delText>
        </w:r>
        <w:r w:rsidR="00382707">
          <w:delText>E</w:delText>
        </w:r>
        <w:r w:rsidR="0077460B">
          <w:delText>m</w:delText>
        </w:r>
      </w:del>
      <w:ins w:id="673" w:author="Erico de Souza Loewe" w:date="2020-11-08T21:40:00Z">
        <w:r>
          <w:t>,</w:t>
        </w:r>
        <w:r w:rsidR="0077460B">
          <w:t xml:space="preserve"> em</w:t>
        </w:r>
      </w:ins>
      <w:r w:rsidR="0077460B">
        <w:t xml:space="preserve"> segundo lugar ficou o Youtube</w:t>
      </w:r>
      <w:r>
        <w:t xml:space="preserve"> </w:t>
      </w:r>
      <w:r w:rsidR="0077460B">
        <w:t>com 103 respostas (variadas entre 86 no Youtube Music, e 17 tratando sobre o Youtube clássico).</w:t>
      </w:r>
    </w:p>
    <w:p w14:paraId="27E4F469" w14:textId="5438736C" w:rsidR="001B2E39" w:rsidRDefault="001B2E39" w:rsidP="00972812">
      <w:r>
        <w:tab/>
        <w:t>A pergunta “</w:t>
      </w:r>
      <w:r w:rsidRPr="001B2E39">
        <w:t>Você acha que as recomendações musicais realizadas via software poderiam ser melhoradas?</w:t>
      </w:r>
      <w:r>
        <w:t xml:space="preserve">” trouxe uma visão </w:t>
      </w:r>
      <w:del w:id="674" w:author="Erico de Souza Loewe" w:date="2020-11-08T21:40:00Z">
        <w:r w:rsidR="005A3D48">
          <w:delText>clara sobre o</w:delText>
        </w:r>
      </w:del>
      <w:ins w:id="675" w:author="Erico de Souza Loewe" w:date="2020-11-08T21:40:00Z">
        <w:r>
          <w:t>da opinião se existe</w:t>
        </w:r>
      </w:ins>
      <w:r>
        <w:t xml:space="preserve"> espaço para esse trabalho evoluir </w:t>
      </w:r>
      <w:del w:id="676" w:author="Erico de Souza Loewe" w:date="2020-11-08T21:40:00Z">
        <w:r w:rsidR="0039323D">
          <w:delText>n</w:delText>
        </w:r>
        <w:r>
          <w:delText>as</w:delText>
        </w:r>
      </w:del>
      <w:ins w:id="677" w:author="Erico de Souza Loewe" w:date="2020-11-08T21:40:00Z">
        <w:r>
          <w:t>as</w:t>
        </w:r>
      </w:ins>
      <w:r>
        <w:t xml:space="preserve"> técnicas </w:t>
      </w:r>
      <w:commentRangeStart w:id="678"/>
      <w:r>
        <w:t xml:space="preserve">de </w:t>
      </w:r>
      <w:r w:rsidR="00EF0264">
        <w:t>recomendação</w:t>
      </w:r>
      <w:r>
        <w:t xml:space="preserve"> musical</w:t>
      </w:r>
      <w:commentRangeEnd w:id="678"/>
      <w:r w:rsidR="00F372BC">
        <w:rPr>
          <w:rStyle w:val="Refdecomentrio"/>
        </w:rPr>
        <w:commentReference w:id="678"/>
      </w:r>
      <w:r w:rsidR="00064C0B">
        <w:t>.</w:t>
      </w:r>
      <w:r w:rsidR="0033089C">
        <w:t xml:space="preserve"> </w:t>
      </w:r>
      <w:del w:id="679" w:author="Erico de Souza Loewe" w:date="2020-11-08T21:40:00Z">
        <w:r w:rsidR="0039323D">
          <w:delText>Enquanto</w:delText>
        </w:r>
        <w:r w:rsidR="0033089C">
          <w:delText xml:space="preserve"> a</w:delText>
        </w:r>
        <w:r w:rsidR="0039323D">
          <w:delText>quela que dizia</w:delText>
        </w:r>
      </w:del>
      <w:ins w:id="680" w:author="Erico de Souza Loewe" w:date="2020-11-08T21:40:00Z">
        <w:r w:rsidR="00064C0B">
          <w:t>A pergunta</w:t>
        </w:r>
      </w:ins>
      <w:r w:rsidR="0033089C">
        <w:t xml:space="preserve"> “</w:t>
      </w:r>
      <w:r w:rsidR="0033089C" w:rsidRPr="0033089C">
        <w:t>Você acredita que o contexto poderia melhorar essas recomendações?</w:t>
      </w:r>
      <w:r w:rsidR="0033089C">
        <w:t>”</w:t>
      </w:r>
      <w:r w:rsidR="00064C0B">
        <w:t xml:space="preserve"> </w:t>
      </w:r>
      <w:del w:id="681" w:author="Erico de Souza Loewe" w:date="2020-11-08T21:40:00Z">
        <w:r w:rsidR="00C11899">
          <w:delText xml:space="preserve">mostrou </w:delText>
        </w:r>
      </w:del>
      <w:r w:rsidR="0033089C">
        <w:t xml:space="preserve">se </w:t>
      </w:r>
      <w:del w:id="682" w:author="Erico de Souza Loewe" w:date="2020-11-08T21:40:00Z">
        <w:r w:rsidR="00C11899">
          <w:delText>havia</w:delText>
        </w:r>
        <w:r w:rsidR="0033089C">
          <w:delText xml:space="preserve"> </w:delText>
        </w:r>
        <w:r w:rsidR="00C11899">
          <w:delText>lugar</w:delText>
        </w:r>
        <w:r w:rsidR="0033089C">
          <w:delText xml:space="preserve"> </w:delText>
        </w:r>
        <w:r w:rsidR="00BC46BC">
          <w:delText>nesse</w:delText>
        </w:r>
      </w:del>
      <w:ins w:id="683" w:author="Erico de Souza Loewe" w:date="2020-11-08T21:40:00Z">
        <w:r w:rsidR="0033089C">
          <w:t>existe espaço para o</w:t>
        </w:r>
      </w:ins>
      <w:r w:rsidR="0033089C">
        <w:t xml:space="preserve"> contexto</w:t>
      </w:r>
      <w:r w:rsidR="00A510E7">
        <w:t xml:space="preserve"> do usuário</w:t>
      </w:r>
      <w:r w:rsidR="0033089C">
        <w:t xml:space="preserve"> </w:t>
      </w:r>
      <w:del w:id="684" w:author="Erico de Souza Loewe" w:date="2020-11-08T21:40:00Z">
        <w:r w:rsidR="00597744">
          <w:delText>para</w:delText>
        </w:r>
        <w:r w:rsidR="0033089C">
          <w:delText xml:space="preserve"> </w:delText>
        </w:r>
      </w:del>
      <w:r w:rsidR="0033089C">
        <w:t xml:space="preserve">evoluir </w:t>
      </w:r>
      <w:del w:id="685" w:author="Erico de Souza Loewe" w:date="2020-11-08T21:40:00Z">
        <w:r w:rsidR="005D5EA7">
          <w:delText>tais</w:delText>
        </w:r>
      </w:del>
      <w:ins w:id="686" w:author="Erico de Souza Loewe" w:date="2020-11-08T21:40:00Z">
        <w:r w:rsidR="0033089C">
          <w:t>essas</w:t>
        </w:r>
      </w:ins>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687" w:author="Erico de Souza Loewe" w:date="2020-11-08T21:40:00Z">
        <w:r w:rsidR="007E689E">
          <w:delText xml:space="preserve">esse trabalho </w:delText>
        </w:r>
        <w:r w:rsidR="00597744">
          <w:delText>pode</w:delText>
        </w:r>
      </w:del>
      <w:ins w:id="688" w:author="Erico de Souza Loewe" w:date="2020-11-08T21:40:00Z">
        <w:r w:rsidR="00064C0B">
          <w:t xml:space="preserve">há </w:t>
        </w:r>
        <w:r w:rsidR="007E689E">
          <w:t>espaço para</w:t>
        </w:r>
      </w:ins>
      <w:r w:rsidR="007E689E">
        <w:t xml:space="preserve"> agregar qualidade </w:t>
      </w:r>
      <w:r w:rsidR="00A510E7">
        <w:t xml:space="preserve">às </w:t>
      </w:r>
      <w:r w:rsidR="007E689E">
        <w:t>recomendações musicais</w:t>
      </w:r>
      <w:ins w:id="689" w:author="Erico de Souza Loewe" w:date="2020-11-08T21:40:00Z">
        <w:r w:rsidR="00064C0B">
          <w:t>, segundo a opinião dos respondentes</w:t>
        </w:r>
      </w:ins>
      <w:r>
        <w:t>.</w:t>
      </w:r>
    </w:p>
    <w:p w14:paraId="094FABD9" w14:textId="2265DDE0" w:rsidR="003A615F" w:rsidRDefault="003A615F" w:rsidP="00972812">
      <w:r>
        <w:tab/>
      </w:r>
      <w:commentRangeStart w:id="690"/>
      <w:r w:rsidR="00710204">
        <w:t xml:space="preserve">Para aperfeiçoar a visão do trabalho </w:t>
      </w:r>
      <w:del w:id="691" w:author="Erico de Souza Loewe" w:date="2020-11-08T21:40:00Z">
        <w:r w:rsidR="00710204">
          <w:delText>das</w:delText>
        </w:r>
      </w:del>
      <w:ins w:id="692" w:author="Erico de Souza Loewe" w:date="2020-11-08T21:40:00Z">
        <w:r w:rsidR="00064C0B">
          <w:t>sobre as</w:t>
        </w:r>
      </w:ins>
      <w:r w:rsidR="00064C0B">
        <w:t xml:space="preserve"> </w:t>
      </w:r>
      <w:r w:rsidR="00710204">
        <w:t xml:space="preserve">características </w:t>
      </w:r>
      <w:del w:id="693" w:author="Erico de Souza Loewe" w:date="2020-11-08T21:40:00Z">
        <w:r w:rsidR="003B0FC6">
          <w:delText>de</w:delText>
        </w:r>
      </w:del>
      <w:ins w:id="694" w:author="Erico de Souza Loewe" w:date="2020-11-08T21:40:00Z">
        <w:r w:rsidR="00064C0B">
          <w:t xml:space="preserve">que </w:t>
        </w:r>
        <w:r w:rsidR="00710204">
          <w:t>possuem</w:t>
        </w:r>
      </w:ins>
      <w:r w:rsidR="00710204">
        <w:t xml:space="preserve"> maior importância, </w:t>
      </w:r>
      <w:del w:id="695" w:author="Erico de Souza Loewe" w:date="2020-11-08T21:40:00Z">
        <w:r w:rsidR="003E2366">
          <w:delText>usou-se</w:delText>
        </w:r>
        <w:r w:rsidR="006D63A1">
          <w:delText xml:space="preserve"> três indagações</w:delText>
        </w:r>
        <w:r w:rsidR="00B6057B">
          <w:delText>, que s</w:delText>
        </w:r>
        <w:r w:rsidR="006D63A1">
          <w:delText>ão:</w:delText>
        </w:r>
      </w:del>
      <w:ins w:id="696" w:author="Erico de Souza Loewe" w:date="2020-11-08T21:40:00Z">
        <w:r w:rsidR="00064C0B">
          <w:t xml:space="preserve">foram realizadas </w:t>
        </w:r>
        <w:r w:rsidR="00710204">
          <w:t>as perguntas</w:t>
        </w:r>
      </w:ins>
      <w:r w:rsidR="00710204">
        <w:t xml:space="preserve"> </w:t>
      </w:r>
      <w:commentRangeStart w:id="697"/>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del w:id="698" w:author="Erico de Souza Loewe" w:date="2020-11-08T21:40:00Z">
        <w:r w:rsidR="00805059">
          <w:delText>apareceram</w:delText>
        </w:r>
      </w:del>
      <w:ins w:id="699" w:author="Erico de Souza Loewe" w:date="2020-11-08T21:40:00Z">
        <w:r w:rsidR="00440190">
          <w:t xml:space="preserve">foi possível </w:t>
        </w:r>
        <w:r w:rsidR="00D82FC9">
          <w:t>conhecer</w:t>
        </w:r>
      </w:ins>
      <w:r w:rsidR="00440190">
        <w:t xml:space="preserve"> novas características (a partir do campo “outro”)</w:t>
      </w:r>
      <w:r w:rsidR="00315E4F">
        <w:t xml:space="preserve">, </w:t>
      </w:r>
      <w:del w:id="700" w:author="Erico de Souza Loewe" w:date="2020-11-08T21:40:00Z">
        <w:r w:rsidR="003B5453">
          <w:delText xml:space="preserve">assim </w:delText>
        </w:r>
      </w:del>
      <w:r w:rsidR="00315E4F">
        <w:t xml:space="preserve">como </w:t>
      </w:r>
      <w:del w:id="701" w:author="Erico de Souza Loewe" w:date="2020-11-08T21:40:00Z">
        <w:r w:rsidR="003B5453">
          <w:delText>a</w:delText>
        </w:r>
        <w:r w:rsidR="003E735C">
          <w:delText>umentou a percepção do</w:delText>
        </w:r>
      </w:del>
      <w:ins w:id="702" w:author="Erico de Souza Loewe" w:date="2020-11-08T21:40:00Z">
        <w:r w:rsidR="00315E4F">
          <w:t>“Tomando banho”</w:t>
        </w:r>
        <w:r w:rsidR="00440190">
          <w:t>, e foi possível obter características</w:t>
        </w:r>
      </w:ins>
      <w:r w:rsidR="00440190">
        <w:t xml:space="preserve"> </w:t>
      </w:r>
      <w:r w:rsidR="006C6BA1">
        <w:t>que mais influenciam</w:t>
      </w:r>
      <w:r w:rsidR="00440190">
        <w:t xml:space="preserve"> os usuários na escolha de uma </w:t>
      </w:r>
      <w:r w:rsidR="00B46B67">
        <w:t>música</w:t>
      </w:r>
      <w:del w:id="703" w:author="Erico de Souza Loewe" w:date="2020-11-08T21:40:00Z">
        <w:r w:rsidR="00440190">
          <w:delText>.</w:delText>
        </w:r>
      </w:del>
      <w:ins w:id="704" w:author="Erico de Souza Loewe" w:date="2020-11-08T21:4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690"/>
        <w:r w:rsidR="00726572">
          <w:rPr>
            <w:rStyle w:val="Refdecomentrio"/>
          </w:rPr>
          <w:commentReference w:id="690"/>
        </w:r>
      </w:ins>
      <w:commentRangeEnd w:id="697"/>
      <w:r w:rsidR="00064C0B">
        <w:rPr>
          <w:rStyle w:val="Refdecomentrio"/>
        </w:rPr>
        <w:commentReference w:id="697"/>
      </w:r>
    </w:p>
    <w:p w14:paraId="0EE24784" w14:textId="689F2C90" w:rsidR="00D26EEE" w:rsidRDefault="00CF14F8" w:rsidP="00972812">
      <w:r>
        <w:tab/>
        <w:t xml:space="preserve">Visando entender o comportamento do público, </w:t>
      </w:r>
      <w:ins w:id="705" w:author="Erico de Souza Loewe" w:date="2020-11-08T21:40:00Z">
        <w:r w:rsidR="00064C0B">
          <w:t xml:space="preserve">foram feitas </w:t>
        </w:r>
      </w:ins>
      <w:r>
        <w:t>a</w:t>
      </w:r>
      <w:r w:rsidR="00716764">
        <w:t>s</w:t>
      </w:r>
      <w:r>
        <w:t xml:space="preserve"> </w:t>
      </w:r>
      <w:del w:id="706" w:author="Erico de Souza Loewe" w:date="2020-11-08T21:40:00Z">
        <w:r w:rsidR="00EE736D">
          <w:delText>questões</w:delText>
        </w:r>
      </w:del>
      <w:ins w:id="707" w:author="Erico de Souza Loewe" w:date="2020-11-08T21:40:00Z">
        <w:r>
          <w:t>pergunta</w:t>
        </w:r>
        <w:r w:rsidR="00716764">
          <w:t>s</w:t>
        </w:r>
      </w:ins>
      <w:r>
        <w:t xml:space="preserve"> “</w:t>
      </w:r>
      <w:r w:rsidR="00D26EEE" w:rsidRPr="00D26EEE">
        <w:t>O que costuma te influenciar na escolha da música</w:t>
      </w:r>
      <w:del w:id="708" w:author="Erico de Souza Loewe" w:date="2020-11-08T21:40:00Z">
        <w:r w:rsidR="00D26EEE" w:rsidRPr="00D26EEE">
          <w:delText>?</w:delText>
        </w:r>
        <w:r>
          <w:delText>”</w:delText>
        </w:r>
      </w:del>
      <w:ins w:id="709" w:author="Erico de Souza Loewe" w:date="2020-11-08T21:40:00Z">
        <w:r w:rsidR="00D26EEE" w:rsidRPr="00D26EEE">
          <w:t>?</w:t>
        </w:r>
        <w:r>
          <w:t>”</w:t>
        </w:r>
        <w:r w:rsidR="00064C0B">
          <w:t>,</w:t>
        </w:r>
      </w:ins>
      <w:r w:rsidR="00716764">
        <w:t xml:space="preserve"> e “</w:t>
      </w:r>
      <w:r w:rsidR="00716764" w:rsidRPr="00D26EEE">
        <w:t>O que você faz quando gosta ou não de uma música</w:t>
      </w:r>
      <w:del w:id="710" w:author="Erico de Souza Loewe" w:date="2020-11-08T21:40:00Z">
        <w:r w:rsidR="00716764" w:rsidRPr="00D26EEE">
          <w:delText>?</w:delText>
        </w:r>
        <w:r w:rsidR="00716764">
          <w:delText>”</w:delText>
        </w:r>
        <w:r w:rsidR="00EE736D">
          <w:delText xml:space="preserve"> foram importantíssimas</w:delText>
        </w:r>
        <w:r w:rsidR="00716764">
          <w:delText>.</w:delText>
        </w:r>
      </w:del>
      <w:ins w:id="711" w:author="Erico de Souza Loewe" w:date="2020-11-08T21:40:00Z">
        <w:r w:rsidR="00716764" w:rsidRPr="00D26EEE">
          <w:t>?</w:t>
        </w:r>
        <w:r w:rsidR="00716764">
          <w:t>”.</w:t>
        </w:r>
      </w:ins>
      <w:r w:rsidR="00FD7277">
        <w:t xml:space="preserve"> Dessa maneira, </w:t>
      </w:r>
      <w:del w:id="712" w:author="Erico de Souza Loewe" w:date="2020-11-08T21:40:00Z">
        <w:r w:rsidR="003F49DE">
          <w:delText>não há tanta dificuldade em</w:delText>
        </w:r>
      </w:del>
      <w:ins w:id="713" w:author="Erico de Souza Loewe" w:date="2020-11-08T21:40:00Z">
        <w:r w:rsidR="00FD7277">
          <w:t>foi possível</w:t>
        </w:r>
      </w:ins>
      <w:r w:rsidR="00FD7277">
        <w:t xml:space="preserve"> compreender as características mais importantes a serem consideradas no modelo e ordem da aplicação</w:t>
      </w:r>
      <w:ins w:id="714" w:author="Erico de Souza Loewe" w:date="2020-11-08T21:40:00Z">
        <w:r w:rsidR="005544E9">
          <w:t xml:space="preserve">, isso é, Humor e Atividades, as quais </w:t>
        </w:r>
        <w:r w:rsidR="00AB3F6D">
          <w:t xml:space="preserve">estão presentes no questionário do </w:t>
        </w:r>
        <w:r w:rsidR="00AB3F6D" w:rsidRPr="00AB3F6D">
          <w:rPr>
            <w:i/>
            <w:iCs w:val="0"/>
          </w:rPr>
          <w:t>plugin</w:t>
        </w:r>
      </w:ins>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desenvolvida.</w:t>
      </w:r>
      <w:r w:rsidR="003E2D2F">
        <w:t xml:space="preserve"> Devido ao tempo disponível para desenvolvimento, ela acabou não sendo utilizada.</w:t>
      </w:r>
    </w:p>
    <w:p w14:paraId="7489439F" w14:textId="0696D5A4" w:rsidR="00254129" w:rsidRDefault="00410A8F" w:rsidP="00972812">
      <w:r>
        <w:tab/>
        <w:t xml:space="preserve">Para obter um conhecimento </w:t>
      </w:r>
      <w:r w:rsidR="00D07245">
        <w:t>da intensidade musical</w:t>
      </w:r>
      <w:r>
        <w:t xml:space="preserve"> do público que lidamos</w:t>
      </w:r>
      <w:del w:id="715" w:author="Erico de Souza Loewe" w:date="2020-11-08T21:40:00Z">
        <w:r w:rsidR="00137DD3">
          <w:delText xml:space="preserve"> relacionada ao tempo</w:delText>
        </w:r>
        <w:r w:rsidR="003F6AE9">
          <w:delText xml:space="preserve"> </w:delText>
        </w:r>
        <w:r w:rsidR="00603C01">
          <w:delText>(estritamente necessário)</w:delText>
        </w:r>
        <w:r>
          <w:delText xml:space="preserve">, </w:delText>
        </w:r>
        <w:r w:rsidR="003F6AE9">
          <w:delText>compôs-se de</w:delText>
        </w:r>
      </w:del>
      <w:ins w:id="716" w:author="Erico de Souza Loewe" w:date="2020-11-08T21:40:00Z">
        <w:r>
          <w:t>, foi feito a pergunta</w:t>
        </w:r>
      </w:ins>
      <w:r>
        <w:t xml:space="preserve"> “</w:t>
      </w:r>
      <w:r w:rsidR="00E164B4" w:rsidRPr="00E164B4">
        <w:t>Quanto tempo por semana você escuta música?</w:t>
      </w:r>
      <w:r>
        <w:t>”.</w:t>
      </w:r>
      <w:r w:rsidR="00D07245">
        <w:t xml:space="preserve"> </w:t>
      </w:r>
      <w:del w:id="717" w:author="Erico de Souza Loewe" w:date="2020-11-08T21:40:00Z">
        <w:r w:rsidR="00B24A32">
          <w:delText>Deu para</w:delText>
        </w:r>
      </w:del>
      <w:ins w:id="718" w:author="Erico de Souza Loewe" w:date="2020-11-08T21:40:00Z">
        <w:r w:rsidR="00D07245">
          <w:t>Com ela foi possível</w:t>
        </w:r>
      </w:ins>
      <w:r w:rsidR="00D07245">
        <w:t xml:space="preserve"> </w:t>
      </w:r>
      <w:r w:rsidR="00390E18">
        <w:t>entender que</w:t>
      </w:r>
      <w:r w:rsidR="00D07245">
        <w:t xml:space="preserve"> </w:t>
      </w:r>
      <w:del w:id="719" w:author="Erico de Souza Loewe" w:date="2020-11-08T21:40:00Z">
        <w:r w:rsidR="00D07245">
          <w:delText xml:space="preserve">não era um </w:delText>
        </w:r>
        <w:r w:rsidR="004B071B">
          <w:delText>público</w:delText>
        </w:r>
        <w:r w:rsidR="00D07245">
          <w:delText xml:space="preserve"> intenso</w:delText>
        </w:r>
        <w:r w:rsidR="00A34940">
          <w:delText>;</w:delText>
        </w:r>
        <w:r w:rsidR="00D07245">
          <w:delText xml:space="preserve"> nas respostas, </w:delText>
        </w:r>
      </w:del>
      <w:r w:rsidR="00D07245">
        <w:t>mais de 50%</w:t>
      </w:r>
      <w:ins w:id="720" w:author="Erico de Souza Loewe" w:date="2020-11-08T21:40:00Z">
        <w:r w:rsidR="00064C0B">
          <w:t xml:space="preserve"> dos respondentes</w:t>
        </w:r>
      </w:ins>
      <w:r w:rsidR="00D07245">
        <w:t xml:space="preserve"> ouvia de 0 a 10horas por semana.</w:t>
      </w:r>
      <w:r w:rsidR="00C05858">
        <w:t xml:space="preserve"> </w:t>
      </w:r>
    </w:p>
    <w:p w14:paraId="066C13DF" w14:textId="76790C7B" w:rsidR="00E164B4" w:rsidRDefault="00005CD2" w:rsidP="00972812">
      <w:r>
        <w:tab/>
      </w:r>
      <w:del w:id="721" w:author="Erico de Souza Loewe" w:date="2020-11-08T21:40:00Z">
        <w:r w:rsidR="005867D9">
          <w:delText xml:space="preserve"> </w:delText>
        </w:r>
        <w:r w:rsidR="00D5512D">
          <w:delText>U</w:delText>
        </w:r>
        <w:r>
          <w:delText>m</w:delText>
        </w:r>
      </w:del>
      <w:ins w:id="722" w:author="Erico de Souza Loewe" w:date="2020-11-08T21:40:00Z">
        <w:r>
          <w:t>Visando realizar um</w:t>
        </w:r>
      </w:ins>
      <w:r>
        <w:t xml:space="preserve"> </w:t>
      </w:r>
      <w:commentRangeStart w:id="723"/>
      <w:r w:rsidRPr="00390E18">
        <w:rPr>
          <w:i/>
          <w:rPrChange w:id="724" w:author="Erico de Souza Loewe" w:date="2020-11-08T21:40:00Z">
            <w:rPr/>
          </w:rPrChange>
        </w:rPr>
        <w:t>Cold Start</w:t>
      </w:r>
      <w:del w:id="725" w:author="Erico de Souza Loewe" w:date="2020-11-08T21:40:00Z">
        <w:r w:rsidR="00017BB4">
          <w:delText xml:space="preserve"> precisaria ser </w:delText>
        </w:r>
        <w:r w:rsidR="00F728EE">
          <w:delText>construído</w:delText>
        </w:r>
        <w:r>
          <w:delText xml:space="preserve"> </w:delText>
        </w:r>
      </w:del>
      <w:ins w:id="726" w:author="Erico de Souza Loewe" w:date="2020-11-08T21:40:00Z">
        <w:r w:rsidR="001A52FC">
          <w:rPr>
            <w:rStyle w:val="Refdenotaderodap"/>
          </w:rPr>
          <w:footnoteReference w:id="3"/>
        </w:r>
        <w:r>
          <w:t xml:space="preserve"> </w:t>
        </w:r>
        <w:commentRangeEnd w:id="723"/>
        <w:r w:rsidR="00CB5A3E">
          <w:rPr>
            <w:rStyle w:val="Refdecomentrio"/>
          </w:rPr>
          <w:commentReference w:id="723"/>
        </w:r>
      </w:ins>
      <w:r>
        <w:t>na aplicação</w:t>
      </w:r>
      <w:del w:id="728" w:author="Erico de Souza Loewe" w:date="2020-11-08T21:40:00Z">
        <w:r w:rsidR="00FE7B2C">
          <w:delText>. Então</w:delText>
        </w:r>
        <w:r w:rsidR="00044B9F">
          <w:delText>,</w:delText>
        </w:r>
        <w:r>
          <w:delText xml:space="preserve"> “</w:delText>
        </w:r>
      </w:del>
      <w:ins w:id="729" w:author="Erico de Souza Loewe" w:date="2020-11-08T21:40:00Z">
        <w:r>
          <w:t>, foi criad</w:t>
        </w:r>
        <w:r w:rsidR="00CB5A3E">
          <w:t>a</w:t>
        </w:r>
        <w:r>
          <w:t xml:space="preserve"> a pergunta “</w:t>
        </w:r>
      </w:ins>
      <w:r w:rsidR="00E164B4" w:rsidRPr="00E164B4">
        <w:t>Quais são os gêneros musicais que gosta de escutar</w:t>
      </w:r>
      <w:del w:id="730" w:author="Erico de Souza Loewe" w:date="2020-11-08T21:40:00Z">
        <w:r w:rsidR="00E164B4" w:rsidRPr="00E164B4">
          <w:delText>?</w:delText>
        </w:r>
        <w:r>
          <w:delText>”</w:delText>
        </w:r>
        <w:r w:rsidR="00044B9F">
          <w:delText xml:space="preserve"> seria a melhor opção,</w:delText>
        </w:r>
        <w:r>
          <w:delText xml:space="preserve"> </w:delText>
        </w:r>
        <w:r w:rsidR="0042113D">
          <w:delText>caso o objet</w:delText>
        </w:r>
        <w:r w:rsidR="00B10E94">
          <w:delText>ivo seja</w:delText>
        </w:r>
      </w:del>
      <w:ins w:id="731" w:author="Erico de Souza Loewe" w:date="2020-11-08T21:40:00Z">
        <w:r w:rsidR="00E164B4" w:rsidRPr="00E164B4">
          <w:t>?</w:t>
        </w:r>
        <w:r>
          <w:t xml:space="preserve">”, </w:t>
        </w:r>
        <w:r w:rsidR="00CB5A3E">
          <w:t>e</w:t>
        </w:r>
      </w:ins>
      <w:r w:rsidR="00CB5A3E">
        <w:t xml:space="preserve"> </w:t>
      </w:r>
      <w:r>
        <w:t xml:space="preserve">colocar as principais respostas </w:t>
      </w:r>
      <w:del w:id="732" w:author="Erico de Souza Loewe" w:date="2020-11-08T21:40:00Z">
        <w:r>
          <w:delText>ao</w:delText>
        </w:r>
      </w:del>
      <w:ins w:id="733" w:author="Erico de Souza Loewe" w:date="2020-11-08T21:40:00Z">
        <w:r w:rsidR="00CB5A3E">
          <w:t>no</w:t>
        </w:r>
      </w:ins>
      <w:r w:rsidR="00CB5A3E">
        <w:t xml:space="preserve"> </w:t>
      </w:r>
      <w:r w:rsidRPr="00390E18">
        <w:rPr>
          <w:i/>
          <w:rPrChange w:id="734" w:author="Erico de Souza Loewe" w:date="2020-11-08T21:40:00Z">
            <w:rPr/>
          </w:rPrChange>
        </w:rPr>
        <w:t>plugin</w:t>
      </w:r>
      <w:del w:id="735" w:author="Erico de Souza Loewe" w:date="2020-11-08T21:40:00Z">
        <w:r>
          <w:delText xml:space="preserve">. </w:delText>
        </w:r>
        <w:r w:rsidR="00F054C7">
          <w:delText>A</w:delText>
        </w:r>
        <w:r>
          <w:delText xml:space="preserve"> </w:delText>
        </w:r>
        <w:r w:rsidRPr="00E54780">
          <w:rPr>
            <w:i/>
            <w:iCs w:val="0"/>
          </w:rPr>
          <w:delText>feature</w:delText>
        </w:r>
        <w:r>
          <w:delText xml:space="preserve"> </w:delText>
        </w:r>
        <w:r w:rsidR="00F054C7">
          <w:delText>será desenrolada</w:delText>
        </w:r>
        <w:r w:rsidR="002A7B4C">
          <w:delText xml:space="preserve"> </w:delText>
        </w:r>
        <w:r w:rsidR="00976552">
          <w:delText xml:space="preserve">no </w:delText>
        </w:r>
      </w:del>
      <w:ins w:id="736" w:author="Erico de Souza Loewe" w:date="2020-11-08T21:40:00Z">
        <w:r w:rsidR="00CB5A3E">
          <w:t xml:space="preserve"> a ser criado</w:t>
        </w:r>
        <w:r>
          <w:t xml:space="preserve">. Porém, devido ao tempo limitado de </w:t>
        </w:r>
      </w:ins>
      <w:r>
        <w:t>desenvolvimento</w:t>
      </w:r>
      <w:del w:id="737" w:author="Erico de Souza Loewe" w:date="2020-11-08T21:40:00Z">
        <w:r w:rsidR="00976552">
          <w:delText xml:space="preserve"> do projeto</w:delText>
        </w:r>
      </w:del>
      <w:ins w:id="738" w:author="Erico de Souza Loewe" w:date="2020-11-08T21:40:00Z">
        <w:r>
          <w:t xml:space="preserve">, a </w:t>
        </w:r>
        <w:r w:rsidRPr="00E54780">
          <w:rPr>
            <w:i/>
            <w:iCs w:val="0"/>
          </w:rPr>
          <w:t>feature</w:t>
        </w:r>
        <w:r>
          <w:t xml:space="preserve"> não foi </w:t>
        </w:r>
        <w:r w:rsidR="00E54780">
          <w:t>feita</w:t>
        </w:r>
      </w:ins>
      <w:r>
        <w:t>.</w:t>
      </w:r>
    </w:p>
    <w:p w14:paraId="08CDF2F8" w14:textId="4C31FC2B" w:rsidR="00C049E1" w:rsidRDefault="00C05858" w:rsidP="00972812">
      <w:r>
        <w:tab/>
      </w:r>
      <w:r w:rsidR="00173EA6">
        <w:t xml:space="preserve">Respeitando a privacidade do público, foi </w:t>
      </w:r>
      <w:del w:id="739" w:author="Erico de Souza Loewe" w:date="2020-11-08T21:40:00Z">
        <w:r w:rsidR="00173EA6">
          <w:delText>feito</w:delText>
        </w:r>
      </w:del>
      <w:ins w:id="740" w:author="Erico de Souza Loewe" w:date="2020-11-08T21:40:00Z">
        <w:r w:rsidR="00CB5A3E">
          <w:t>feita</w:t>
        </w:r>
      </w:ins>
      <w:r w:rsidR="00CB5A3E">
        <w:t xml:space="preserve"> </w:t>
      </w:r>
      <w:r w:rsidR="00173EA6">
        <w:t>a pergunta “</w:t>
      </w:r>
      <w:r w:rsidR="00C049E1" w:rsidRPr="00C049E1">
        <w:t>Gostaria de participar de uma pesquisa que visa melhorar a recomendação musical?</w:t>
      </w:r>
      <w:r w:rsidR="00173EA6">
        <w:t xml:space="preserve">”, </w:t>
      </w:r>
      <w:del w:id="741" w:author="Erico de Souza Loewe" w:date="2020-11-08T21:40:00Z">
        <w:r w:rsidR="00173EA6">
          <w:delText>filtra</w:delText>
        </w:r>
        <w:r w:rsidR="009139B0">
          <w:delText>ndo a</w:delText>
        </w:r>
        <w:r w:rsidR="0031674E">
          <w:delText>ssim,</w:delText>
        </w:r>
      </w:del>
      <w:ins w:id="742" w:author="Erico de Souza Loewe" w:date="2020-11-08T21:40:00Z">
        <w:r w:rsidR="00173EA6">
          <w:t>a qual foi utilizada para filtrar</w:t>
        </w:r>
      </w:ins>
      <w:r w:rsidR="00173EA6">
        <w:t xml:space="preserve"> somente os usuários que aceitaram </w:t>
      </w:r>
      <w:ins w:id="743" w:author="Erico de Souza Loewe" w:date="2020-11-08T21:40:00Z">
        <w:r w:rsidR="00173EA6">
          <w:t xml:space="preserve">ela para </w:t>
        </w:r>
      </w:ins>
      <w:r w:rsidR="00173EA6">
        <w:t xml:space="preserve">enviar o convite </w:t>
      </w:r>
      <w:del w:id="744" w:author="Erico de Souza Loewe" w:date="2020-11-08T21:40:00Z">
        <w:r w:rsidR="00173EA6">
          <w:delText>para participar</w:delText>
        </w:r>
      </w:del>
      <w:ins w:id="745" w:author="Erico de Souza Loewe" w:date="2020-11-08T21:40:00Z">
        <w:r w:rsidR="00CB5A3E">
          <w:t>de uso futuro</w:t>
        </w:r>
      </w:ins>
      <w:r w:rsidR="00CB5A3E">
        <w:t xml:space="preserve"> do</w:t>
      </w:r>
      <w:r w:rsidR="00173EA6">
        <w:t xml:space="preserve"> </w:t>
      </w:r>
      <w:r w:rsidR="00173EA6" w:rsidRPr="003E5C3C">
        <w:rPr>
          <w:i/>
          <w:iCs w:val="0"/>
        </w:rPr>
        <w:t>plugin</w:t>
      </w:r>
      <w:r w:rsidR="00173EA6">
        <w:t>.</w:t>
      </w:r>
    </w:p>
    <w:p w14:paraId="032559F2" w14:textId="6B920A16" w:rsidR="00C049E1" w:rsidRDefault="00F9027D" w:rsidP="00972812">
      <w:r>
        <w:tab/>
      </w:r>
      <w:r w:rsidR="00C635FB">
        <w:t>A pergunta “</w:t>
      </w:r>
      <w:r w:rsidR="00C049E1" w:rsidRPr="00C049E1">
        <w:t>Sua idade</w:t>
      </w:r>
      <w:r w:rsidR="00C635FB">
        <w:t xml:space="preserve">” foi feita para obter conhecimento </w:t>
      </w:r>
      <w:del w:id="746" w:author="Erico de Souza Loewe" w:date="2020-11-08T21:40:00Z">
        <w:r w:rsidR="00C635FB">
          <w:delText xml:space="preserve">do </w:delText>
        </w:r>
        <w:r w:rsidR="000E7B55">
          <w:delText>range</w:delText>
        </w:r>
      </w:del>
      <w:ins w:id="747" w:author="Erico de Souza Loewe" w:date="2020-11-08T21:40:00Z">
        <w:r w:rsidR="00C635FB">
          <w:t>d</w:t>
        </w:r>
        <w:r w:rsidR="00CB5A3E">
          <w:t>a faixa</w:t>
        </w:r>
      </w:ins>
      <w:r w:rsidR="00CB5A3E">
        <w:t xml:space="preserve"> </w:t>
      </w:r>
      <w:r w:rsidR="00C635FB">
        <w:t>de idade</w:t>
      </w:r>
      <w:del w:id="748" w:author="Erico de Souza Loewe" w:date="2020-11-08T21:40:00Z">
        <w:r w:rsidR="00C635FB">
          <w:delText xml:space="preserve"> </w:delText>
        </w:r>
        <w:r w:rsidR="00105F59">
          <w:delText xml:space="preserve">da </w:delText>
        </w:r>
        <w:r w:rsidR="00C635FB">
          <w:delText>aplicação e</w:delText>
        </w:r>
        <w:r w:rsidR="00105F59">
          <w:delText>,</w:delText>
        </w:r>
        <w:r w:rsidR="00C635FB">
          <w:delText xml:space="preserve"> assim, desenvolver as facilidades</w:delText>
        </w:r>
        <w:r w:rsidR="00D515CF">
          <w:delText xml:space="preserve"> visuais</w:delText>
        </w:r>
        <w:r w:rsidR="00C635FB">
          <w:delText xml:space="preserve"> necessárias conforme a idade.</w:delText>
        </w:r>
      </w:del>
      <w:ins w:id="749" w:author="Erico de Souza Loewe" w:date="2020-11-08T21:40:00Z">
        <w:r w:rsidR="00C635FB">
          <w:t>.</w:t>
        </w:r>
      </w:ins>
      <w:r w:rsidR="00172141">
        <w:t xml:space="preserve"> </w:t>
      </w:r>
      <w:r w:rsidR="00D47A09">
        <w:t>Durante o envio do questionário, o escopo do trabalho estava em aberto</w:t>
      </w:r>
      <w:del w:id="750" w:author="Erico de Souza Loewe" w:date="2020-11-08T21:40:00Z">
        <w:r w:rsidR="00596DB1">
          <w:delText xml:space="preserve"> -</w:delText>
        </w:r>
      </w:del>
      <w:ins w:id="751" w:author="Erico de Souza Loewe" w:date="2020-11-08T21:40:00Z">
        <w:r w:rsidR="00D47A09">
          <w:t>,</w:t>
        </w:r>
      </w:ins>
      <w:r w:rsidR="00D47A09">
        <w:t xml:space="preserve"> por isso, </w:t>
      </w:r>
      <w:ins w:id="752" w:author="Erico de Souza Loewe" w:date="2020-11-08T21:40:00Z">
        <w:r w:rsidR="00D47A09">
          <w:t>foi feit</w:t>
        </w:r>
        <w:r w:rsidR="00CB5A3E">
          <w:t>a</w:t>
        </w:r>
        <w:r w:rsidR="00D47A09">
          <w:t xml:space="preserve"> </w:t>
        </w:r>
      </w:ins>
      <w:r w:rsidR="00D47A09">
        <w:t>a pergunta “</w:t>
      </w:r>
      <w:r w:rsidR="00C049E1" w:rsidRPr="00C049E1">
        <w:t>Dicas e sugestões?</w:t>
      </w:r>
      <w:r w:rsidR="00D47A09">
        <w:t xml:space="preserve">”. </w:t>
      </w:r>
      <w:commentRangeStart w:id="753"/>
      <w:r w:rsidR="00D47A09">
        <w:t xml:space="preserve">Assim, </w:t>
      </w:r>
      <w:del w:id="754" w:author="Erico de Souza Loewe" w:date="2020-11-08T21:40:00Z">
        <w:r w:rsidR="00D47A09">
          <w:delText>foi possível obter</w:delText>
        </w:r>
      </w:del>
      <w:ins w:id="755" w:author="Erico de Souza Loewe" w:date="2020-11-08T21:40:00Z">
        <w:r w:rsidR="002D745F">
          <w:t>obteve-se</w:t>
        </w:r>
      </w:ins>
      <w:r w:rsidR="00D47A09">
        <w:t xml:space="preserve"> ideias do público </w:t>
      </w:r>
      <w:r w:rsidR="002D745F">
        <w:t xml:space="preserve">para </w:t>
      </w:r>
      <w:del w:id="756" w:author="Erico de Souza Loewe" w:date="2020-11-08T21:40:00Z">
        <w:r w:rsidR="00D47A09">
          <w:delText>aplicar</w:delText>
        </w:r>
      </w:del>
      <w:ins w:id="757" w:author="Erico de Souza Loewe" w:date="2020-11-08T21:40:00Z">
        <w:r w:rsidR="002D745F">
          <w:t>auxiliar</w:t>
        </w:r>
      </w:ins>
      <w:r w:rsidR="002D745F">
        <w:t xml:space="preserve"> no </w:t>
      </w:r>
      <w:del w:id="758" w:author="Erico de Souza Loewe" w:date="2020-11-08T21:40:00Z">
        <w:r w:rsidR="00D47A09">
          <w:delText>modelo</w:delText>
        </w:r>
        <w:r w:rsidR="006B706A">
          <w:delText>.</w:delText>
        </w:r>
      </w:del>
      <w:ins w:id="759" w:author="Erico de Souza Loewe" w:date="2020-11-08T21:4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753"/>
        <w:r w:rsidR="00CB5A3E">
          <w:rPr>
            <w:rStyle w:val="Refdecomentrio"/>
          </w:rPr>
          <w:commentReference w:id="753"/>
        </w:r>
      </w:ins>
    </w:p>
    <w:p w14:paraId="4C4127A1" w14:textId="453592F1" w:rsidR="00C076B3" w:rsidRDefault="00C076B3" w:rsidP="00972812">
      <w:pPr>
        <w:pStyle w:val="Ttulo2"/>
      </w:pPr>
      <w:bookmarkStart w:id="760" w:name="_Toc55523375"/>
      <w:bookmarkStart w:id="761" w:name="_Toc55260958"/>
      <w:r>
        <w:t>Desenvolvimento Do plugin</w:t>
      </w:r>
      <w:bookmarkEnd w:id="760"/>
      <w:bookmarkEnd w:id="761"/>
    </w:p>
    <w:p w14:paraId="4EB2049E" w14:textId="5C99D6F7" w:rsidR="00411CBF" w:rsidRDefault="00C076B3" w:rsidP="00972812">
      <w:r>
        <w:tab/>
        <w:t xml:space="preserve">Para obter os dados dos usuários, </w:t>
      </w:r>
      <w:del w:id="762" w:author="Erico de Souza Loewe" w:date="2020-11-08T21:40:00Z">
        <w:r w:rsidR="004F1BBA">
          <w:delText xml:space="preserve">o projeto </w:delText>
        </w:r>
        <w:r w:rsidR="00AC1D8B">
          <w:delText>apresenta</w:delText>
        </w:r>
      </w:del>
      <w:ins w:id="763" w:author="Erico de Souza Loewe" w:date="2020-11-08T21:40:00Z">
        <w:r>
          <w:t>foi desenvolvid</w:t>
        </w:r>
        <w:r w:rsidR="00B002DA">
          <w:t>a</w:t>
        </w:r>
      </w:ins>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5" w:history="1">
        <w:r w:rsidR="00411CBF" w:rsidRPr="007D557C">
          <w:rPr>
            <w:rStyle w:val="Hyperlink"/>
          </w:rPr>
          <w:t>https://ericoloewe.github.io/computer-science-tcc/</w:t>
        </w:r>
      </w:hyperlink>
      <w:r w:rsidR="00EA172B">
        <w:t>.</w:t>
      </w:r>
    </w:p>
    <w:p w14:paraId="14D8AE01" w14:textId="77777777" w:rsidR="00F31D61" w:rsidRDefault="00B61F3A" w:rsidP="00F31D61">
      <w:pPr>
        <w:pStyle w:val="Figuras"/>
        <w:rPr>
          <w:del w:id="764" w:author="Erico de Souza Loewe" w:date="2020-11-08T21:40:00Z"/>
        </w:rPr>
      </w:pPr>
      <w:del w:id="765" w:author="Erico de Souza Loewe" w:date="2020-11-08T21:40:00Z">
        <w:r>
          <w:drawing>
            <wp:inline distT="0" distB="0" distL="0" distR="0" wp14:anchorId="579821E5" wp14:editId="02593D9D">
              <wp:extent cx="2186258" cy="5064981"/>
              <wp:effectExtent l="0" t="0" r="508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349D6755" wp14:editId="159203AC">
              <wp:extent cx="2554735" cy="5035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7F44ED90" w14:textId="125AAC52" w:rsidR="00B002DA" w:rsidRDefault="00B002DA" w:rsidP="00972812">
      <w:pPr>
        <w:rPr>
          <w:ins w:id="766" w:author="Erico de Souza Loewe" w:date="2020-11-08T21:40:00Z"/>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767" w:author="Erico de Souza Loewe" w:date="2020-11-08T21:40:00Z"/>
        </w:trPr>
        <w:tc>
          <w:tcPr>
            <w:tcW w:w="4531" w:type="dxa"/>
          </w:tcPr>
          <w:p w14:paraId="03EAEDC4" w14:textId="434FAE4C" w:rsidR="00B002DA" w:rsidRDefault="00B002DA" w:rsidP="00972812">
            <w:pPr>
              <w:rPr>
                <w:ins w:id="768" w:author="Erico de Souza Loewe" w:date="2020-11-08T21:40:00Z"/>
              </w:rPr>
            </w:pPr>
            <w:ins w:id="769" w:author="Erico de Souza Loewe" w:date="2020-11-08T21:4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390E18">
            <w:pPr>
              <w:jc w:val="right"/>
              <w:rPr>
                <w:ins w:id="770" w:author="Erico de Souza Loewe" w:date="2020-11-08T21:40:00Z"/>
              </w:rPr>
            </w:pPr>
            <w:ins w:id="771" w:author="Erico de Souza Loewe" w:date="2020-11-08T21:4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390E18">
      <w:pPr>
        <w:pStyle w:val="Figuras"/>
        <w:jc w:val="both"/>
        <w:rPr>
          <w:ins w:id="772" w:author="Erico de Souza Loewe" w:date="2020-11-08T21:40:00Z"/>
        </w:rPr>
      </w:pPr>
    </w:p>
    <w:p w14:paraId="58A279DC" w14:textId="330632CE" w:rsidR="00F31D61" w:rsidRPr="00F31D61" w:rsidRDefault="00B61F3A" w:rsidP="00F31D61">
      <w:pPr>
        <w:pStyle w:val="Legenda"/>
      </w:pPr>
      <w:bookmarkStart w:id="773" w:name="_Ref54973492"/>
      <w:bookmarkStart w:id="774" w:name="_Toc55260888"/>
      <w:r w:rsidRPr="00390E18">
        <w:rPr>
          <w:highlight w:val="yellow"/>
          <w:rPrChange w:id="775" w:author="Erico de Souza Loewe" w:date="2020-11-08T21:40:00Z">
            <w:rPr/>
          </w:rPrChange>
        </w:rPr>
        <w:t xml:space="preserve">Figura </w:t>
      </w:r>
      <w:r w:rsidR="00463D35" w:rsidRPr="00390E18">
        <w:rPr>
          <w:highlight w:val="yellow"/>
          <w:rPrChange w:id="776" w:author="Erico de Souza Loewe" w:date="2020-11-08T21:40:00Z">
            <w:rPr/>
          </w:rPrChange>
        </w:rPr>
        <w:fldChar w:fldCharType="begin"/>
      </w:r>
      <w:r w:rsidR="00463D35" w:rsidRPr="00390E18">
        <w:rPr>
          <w:highlight w:val="yellow"/>
          <w:rPrChange w:id="777" w:author="Erico de Souza Loewe" w:date="2020-11-08T21:40:00Z">
            <w:rPr/>
          </w:rPrChange>
        </w:rPr>
        <w:instrText xml:space="preserve"> SEQ Figura \* ARABIC </w:instrText>
      </w:r>
      <w:r w:rsidR="00463D35" w:rsidRPr="00390E18">
        <w:rPr>
          <w:highlight w:val="yellow"/>
          <w:rPrChange w:id="778" w:author="Erico de Souza Loewe" w:date="2020-11-08T21:40:00Z">
            <w:rPr/>
          </w:rPrChange>
        </w:rPr>
        <w:fldChar w:fldCharType="separate"/>
      </w:r>
      <w:r w:rsidR="00772326" w:rsidRPr="00390E18">
        <w:rPr>
          <w:highlight w:val="yellow"/>
          <w:rPrChange w:id="779" w:author="Erico de Souza Loewe" w:date="2020-11-08T21:40:00Z">
            <w:rPr/>
          </w:rPrChange>
        </w:rPr>
        <w:t>10</w:t>
      </w:r>
      <w:r w:rsidR="00463D35" w:rsidRPr="00390E18">
        <w:rPr>
          <w:highlight w:val="yellow"/>
          <w:rPrChange w:id="780" w:author="Erico de Souza Loewe" w:date="2020-11-08T21:40:00Z">
            <w:rPr/>
          </w:rPrChange>
        </w:rPr>
        <w:fldChar w:fldCharType="end"/>
      </w:r>
      <w:bookmarkEnd w:id="773"/>
      <w:r w:rsidRPr="00390E18">
        <w:rPr>
          <w:highlight w:val="yellow"/>
          <w:rPrChange w:id="781" w:author="Erico de Souza Loewe" w:date="2020-11-08T21:40:00Z">
            <w:rPr/>
          </w:rPrChange>
        </w:rPr>
        <w:t xml:space="preserve"> </w:t>
      </w:r>
      <w:r w:rsidR="00F31D61" w:rsidRPr="00390E18">
        <w:rPr>
          <w:highlight w:val="yellow"/>
          <w:rPrChange w:id="782" w:author="Erico de Souza Loewe" w:date="2020-11-08T21:40:00Z">
            <w:rPr/>
          </w:rPrChange>
        </w:rPr>
        <w:t>A esquerda, t</w:t>
      </w:r>
      <w:r w:rsidRPr="00390E18">
        <w:rPr>
          <w:highlight w:val="yellow"/>
          <w:rPrChange w:id="783" w:author="Erico de Souza Loewe" w:date="2020-11-08T21:40:00Z">
            <w:rPr/>
          </w:rPrChange>
        </w:rPr>
        <w:t xml:space="preserve">ela </w:t>
      </w:r>
      <w:r w:rsidR="002C4866" w:rsidRPr="00390E18">
        <w:rPr>
          <w:highlight w:val="yellow"/>
          <w:rPrChange w:id="784" w:author="Erico de Souza Loewe" w:date="2020-11-08T21:40:00Z">
            <w:rPr/>
          </w:rPrChange>
        </w:rPr>
        <w:t>introdutória</w:t>
      </w:r>
      <w:r w:rsidRPr="00390E18">
        <w:rPr>
          <w:highlight w:val="yellow"/>
          <w:rPrChange w:id="785" w:author="Erico de Souza Loewe" w:date="2020-11-08T21:40:00Z">
            <w:rPr/>
          </w:rPrChange>
        </w:rPr>
        <w:t xml:space="preserve"> da aplicação (próprio, 2020)</w:t>
      </w:r>
      <w:bookmarkStart w:id="786" w:name="_Ref54973486"/>
      <w:r w:rsidR="00F31D61" w:rsidRPr="00390E18">
        <w:rPr>
          <w:highlight w:val="yellow"/>
          <w:rPrChange w:id="787" w:author="Erico de Souza Loewe" w:date="2020-11-08T21:40:00Z">
            <w:rPr/>
          </w:rPrChange>
        </w:rPr>
        <w:t xml:space="preserve"> Figura </w:t>
      </w:r>
      <w:r w:rsidR="00463D35" w:rsidRPr="00390E18">
        <w:rPr>
          <w:highlight w:val="yellow"/>
          <w:rPrChange w:id="788" w:author="Erico de Souza Loewe" w:date="2020-11-08T21:40:00Z">
            <w:rPr/>
          </w:rPrChange>
        </w:rPr>
        <w:fldChar w:fldCharType="begin"/>
      </w:r>
      <w:r w:rsidR="00463D35" w:rsidRPr="00390E18">
        <w:rPr>
          <w:highlight w:val="yellow"/>
          <w:rPrChange w:id="789" w:author="Erico de Souza Loewe" w:date="2020-11-08T21:40:00Z">
            <w:rPr/>
          </w:rPrChange>
        </w:rPr>
        <w:instrText xml:space="preserve"> SEQ Figura \* ARABIC </w:instrText>
      </w:r>
      <w:r w:rsidR="00463D35" w:rsidRPr="00390E18">
        <w:rPr>
          <w:highlight w:val="yellow"/>
          <w:rPrChange w:id="790" w:author="Erico de Souza Loewe" w:date="2020-11-08T21:40:00Z">
            <w:rPr/>
          </w:rPrChange>
        </w:rPr>
        <w:fldChar w:fldCharType="separate"/>
      </w:r>
      <w:r w:rsidR="00F31D61" w:rsidRPr="00390E18">
        <w:rPr>
          <w:highlight w:val="yellow"/>
          <w:rPrChange w:id="791" w:author="Erico de Souza Loewe" w:date="2020-11-08T21:40:00Z">
            <w:rPr/>
          </w:rPrChange>
        </w:rPr>
        <w:t>11</w:t>
      </w:r>
      <w:r w:rsidR="00463D35" w:rsidRPr="00390E18">
        <w:rPr>
          <w:highlight w:val="yellow"/>
          <w:rPrChange w:id="792" w:author="Erico de Souza Loewe" w:date="2020-11-08T21:40:00Z">
            <w:rPr/>
          </w:rPrChange>
        </w:rPr>
        <w:fldChar w:fldCharType="end"/>
      </w:r>
      <w:bookmarkEnd w:id="786"/>
      <w:r w:rsidR="00F31D61" w:rsidRPr="00390E18">
        <w:rPr>
          <w:highlight w:val="yellow"/>
          <w:rPrChange w:id="793" w:author="Erico de Souza Loewe" w:date="2020-11-08T21:40:00Z">
            <w:rPr/>
          </w:rPrChange>
        </w:rPr>
        <w:t xml:space="preserve"> A direita, tela de login da aplicação (próprio, </w:t>
      </w:r>
      <w:commentRangeStart w:id="794"/>
      <w:r w:rsidR="00F31D61" w:rsidRPr="00390E18">
        <w:rPr>
          <w:highlight w:val="yellow"/>
          <w:rPrChange w:id="795" w:author="Erico de Souza Loewe" w:date="2020-11-08T21:40:00Z">
            <w:rPr/>
          </w:rPrChange>
        </w:rPr>
        <w:t>2020</w:t>
      </w:r>
      <w:commentRangeEnd w:id="794"/>
      <w:r w:rsidR="00B002DA">
        <w:rPr>
          <w:rStyle w:val="Refdecomentrio"/>
          <w:b w:val="0"/>
          <w:iCs/>
          <w:color w:val="000000"/>
        </w:rPr>
        <w:commentReference w:id="794"/>
      </w:r>
      <w:r w:rsidR="00F31D61" w:rsidRPr="00390E18">
        <w:rPr>
          <w:highlight w:val="yellow"/>
          <w:rPrChange w:id="796" w:author="Erico de Souza Loewe" w:date="2020-11-08T21:40:00Z">
            <w:rPr/>
          </w:rPrChange>
        </w:rPr>
        <w:t>)</w:t>
      </w:r>
      <w:bookmarkEnd w:id="774"/>
    </w:p>
    <w:p w14:paraId="312FD9DB" w14:textId="7A8EA938" w:rsidR="0041211D" w:rsidRPr="0041211D" w:rsidRDefault="0041211D" w:rsidP="00972812">
      <w:pPr>
        <w:pStyle w:val="Ttulo3"/>
      </w:pPr>
      <w:bookmarkStart w:id="797" w:name="_Toc55523376"/>
      <w:bookmarkStart w:id="798" w:name="_Toc55260959"/>
      <w:r>
        <w:t>Telas da aplicação</w:t>
      </w:r>
      <w:bookmarkEnd w:id="798"/>
      <w:ins w:id="799" w:author="Erico de Souza Loewe" w:date="2020-11-08T21:40:00Z">
        <w:r w:rsidR="00B002DA">
          <w:t xml:space="preserve"> (</w:t>
        </w:r>
        <w:r w:rsidR="00B002DA" w:rsidRPr="00390E18">
          <w:rPr>
            <w:i/>
            <w:iCs w:val="0"/>
          </w:rPr>
          <w:t>plugin</w:t>
        </w:r>
        <w:r w:rsidR="00B002DA">
          <w:t>)</w:t>
        </w:r>
      </w:ins>
      <w:bookmarkEnd w:id="797"/>
    </w:p>
    <w:p w14:paraId="42EBB0A8" w14:textId="3FD07395" w:rsidR="002C4866" w:rsidRDefault="00AC1AD2" w:rsidP="00972812">
      <w:r>
        <w:tab/>
        <w:t xml:space="preserve">A aplicação </w:t>
      </w:r>
      <w:del w:id="800" w:author="Erico de Souza Loewe" w:date="2020-11-08T21:40:00Z">
        <w:r w:rsidR="00053BA2">
          <w:delText>é</w:delText>
        </w:r>
      </w:del>
      <w:ins w:id="801" w:author="Erico de Souza Loewe" w:date="2020-11-08T21:40:00Z">
        <w:r>
          <w:t>foi</w:t>
        </w:r>
      </w:ins>
      <w:r>
        <w:t xml:space="preserve"> dividida em 5 telas, </w:t>
      </w:r>
      <w:del w:id="802" w:author="Erico de Souza Loewe" w:date="2020-11-08T21:40:00Z">
        <w:r>
          <w:delText>inicia</w:delText>
        </w:r>
        <w:r w:rsidR="00647F7A">
          <w:delText>da</w:delText>
        </w:r>
      </w:del>
      <w:ins w:id="803" w:author="Erico de Souza Loewe" w:date="2020-11-08T21:40:00Z">
        <w:r>
          <w:t>e ela inicia com a tela apresentada</w:t>
        </w:r>
      </w:ins>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804" w:author="Erico de Souza Loewe" w:date="2020-11-08T21:40:00Z">
        <w:r>
          <w:delText>utilizar a aplicação</w:delText>
        </w:r>
        <w:r w:rsidR="00B54E12">
          <w:delText xml:space="preserve"> e terminada</w:delText>
        </w:r>
        <w:r w:rsidR="00A93862">
          <w:delText xml:space="preserve"> </w:delText>
        </w:r>
        <w:r w:rsidR="00B54E12">
          <w:delText>na</w:delText>
        </w:r>
        <w:r w:rsidR="00A93862">
          <w:delText xml:space="preserve"> </w:delText>
        </w:r>
      </w:del>
      <w:ins w:id="805" w:author="Erico de Souza Loewe" w:date="2020-11-08T21:40:00Z">
        <w:r w:rsidR="00B002DA">
          <w:t>utilizá-la</w:t>
        </w:r>
        <w:r w:rsidR="00872ACD">
          <w:t>.</w:t>
        </w:r>
        <w:r w:rsidR="00A93862">
          <w:t xml:space="preserve"> A </w:t>
        </w:r>
      </w:ins>
      <w:r w:rsidR="00A93862">
        <w:t>segunda tela</w:t>
      </w:r>
      <w:del w:id="806" w:author="Erico de Souza Loewe" w:date="2020-11-08T21:40:00Z">
        <w:r w:rsidR="000E7B55">
          <w:delText>.</w:delText>
        </w:r>
        <w:r w:rsidR="00A93862">
          <w:delText xml:space="preserve"> </w:delText>
        </w:r>
        <w:r w:rsidR="000E7B55">
          <w:delText>É</w:delText>
        </w:r>
      </w:del>
      <w:ins w:id="807" w:author="Erico de Souza Loewe" w:date="2020-11-08T21:40:00Z">
        <w:r w:rsidR="00A93862">
          <w:t>, é</w:t>
        </w:r>
      </w:ins>
      <w:r w:rsidR="00A93862">
        <w:t xml:space="preserve"> representada </w:t>
      </w:r>
      <w:del w:id="808" w:author="Erico de Souza Loewe" w:date="2020-11-08T21:40:00Z">
        <w:r w:rsidR="00B54E12">
          <w:delText>pela</w:delText>
        </w:r>
        <w:r w:rsidR="00A93862">
          <w:delText xml:space="preserve"> </w:delText>
        </w:r>
        <w:r w:rsidR="00C15AF2">
          <w:fldChar w:fldCharType="begin"/>
        </w:r>
        <w:r w:rsidR="00C15AF2">
          <w:delInstrText xml:space="preserve"> REF _Ref54973486 \h </w:delInstrText>
        </w:r>
        <w:r w:rsidR="00C15AF2">
          <w:fldChar w:fldCharType="separate"/>
        </w:r>
        <w:r w:rsidR="00C15AF2">
          <w:delText xml:space="preserve">Figura </w:delText>
        </w:r>
        <w:r w:rsidR="00C15AF2">
          <w:rPr>
            <w:noProof/>
          </w:rPr>
          <w:delText>11</w:delText>
        </w:r>
        <w:r w:rsidR="00C15AF2">
          <w:fldChar w:fldCharType="end"/>
        </w:r>
      </w:del>
      <w:ins w:id="809" w:author="Erico de Souza Loewe" w:date="2020-11-08T21:40:00Z">
        <w:r w:rsidR="00A93862">
          <w:t xml:space="preserve">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ins>
      <w:r w:rsidR="00A93862">
        <w:t xml:space="preserve">, </w:t>
      </w:r>
      <w:del w:id="810" w:author="Erico de Souza Loewe" w:date="2020-11-08T21:40:00Z">
        <w:r w:rsidR="00A93862">
          <w:delText>disponibiliza</w:delText>
        </w:r>
        <w:r w:rsidR="00560073">
          <w:delText>ndo</w:delText>
        </w:r>
      </w:del>
      <w:ins w:id="811" w:author="Erico de Souza Loewe" w:date="2020-11-08T21:40:00Z">
        <w:r w:rsidR="00D36033">
          <w:t xml:space="preserve">a qual </w:t>
        </w:r>
        <w:r w:rsidR="00A93862">
          <w:t>disponibiliza</w:t>
        </w:r>
      </w:ins>
      <w:r w:rsidR="00A93862">
        <w:t xml:space="preserve"> opções de login no Spotify.</w:t>
      </w:r>
    </w:p>
    <w:p w14:paraId="09CC183E" w14:textId="5CD5BEC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del w:id="812" w:author="Erico de Souza Loewe" w:date="2020-11-08T21:40:00Z">
        <w:r w:rsidR="00DE33E2">
          <w:delText>três</w:delText>
        </w:r>
      </w:del>
      <w:ins w:id="813" w:author="Erico de Souza Loewe" w:date="2020-11-08T21:40:00Z">
        <w:r w:rsidR="004E768F">
          <w:t>3</w:t>
        </w:r>
      </w:ins>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del w:id="814" w:author="Erico de Souza Loewe" w:date="2020-11-08T21:40:00Z">
        <w:r w:rsidR="00AB6099">
          <w:delText>E</w:delText>
        </w:r>
        <w:r w:rsidR="00AF56EC">
          <w:delText>ssas</w:delText>
        </w:r>
      </w:del>
      <w:ins w:id="815" w:author="Erico de Souza Loewe" w:date="2020-11-08T21:40:00Z">
        <w:r w:rsidR="00AF56EC">
          <w:t>A partir dessas</w:t>
        </w:r>
      </w:ins>
      <w:r w:rsidR="00AF56EC">
        <w:t xml:space="preserve"> perguntas</w:t>
      </w:r>
      <w:del w:id="816" w:author="Erico de Souza Loewe" w:date="2020-11-08T21:40:00Z">
        <w:r w:rsidR="00874FF1">
          <w:delText xml:space="preserve"> tornaram realizável</w:delText>
        </w:r>
      </w:del>
      <w:ins w:id="817" w:author="Erico de Souza Loewe" w:date="2020-11-08T21:40:00Z">
        <w:r w:rsidR="00AF56EC">
          <w:t>, é possível</w:t>
        </w:r>
      </w:ins>
      <w:r w:rsidR="00AF56EC">
        <w:t xml:space="preserve"> entender o contexto atual do </w:t>
      </w:r>
      <w:r w:rsidR="00A417FB">
        <w:t>usuário</w:t>
      </w:r>
      <w:r w:rsidR="00AF56EC">
        <w:t xml:space="preserve"> naquele período</w:t>
      </w:r>
      <w:del w:id="818" w:author="Erico de Souza Loewe" w:date="2020-11-08T21:40:00Z">
        <w:r w:rsidR="00EA3966">
          <w:delText xml:space="preserve"> </w:delText>
        </w:r>
        <w:r w:rsidR="006B3D1C">
          <w:delText xml:space="preserve">por serem </w:delText>
        </w:r>
        <w:r w:rsidR="009A1BE2">
          <w:delText>solicitadas</w:delText>
        </w:r>
      </w:del>
      <w:ins w:id="819" w:author="Erico de Souza Loewe" w:date="2020-11-08T21:40:00Z">
        <w:r w:rsidR="00AF56EC">
          <w:t>.</w:t>
        </w:r>
        <w:r w:rsidR="00A417FB">
          <w:t xml:space="preserve"> </w:t>
        </w:r>
        <w:r w:rsidR="0096616C">
          <w:t>As perguntas são realizadas</w:t>
        </w:r>
      </w:ins>
      <w:r w:rsidR="0096616C">
        <w:t xml:space="preserve"> a cada</w:t>
      </w:r>
      <w:r w:rsidR="004E768F">
        <w:t xml:space="preserve"> 30min</w:t>
      </w:r>
      <w:ins w:id="820" w:author="Erico de Souza Loewe" w:date="2020-11-08T21:40:00Z">
        <w:r w:rsidR="00B002DA">
          <w:t xml:space="preserve"> de uso do </w:t>
        </w:r>
        <w:r w:rsidR="00B002DA" w:rsidRPr="00390E18">
          <w:rPr>
            <w:i/>
            <w:iCs w:val="0"/>
          </w:rPr>
          <w:t>plugin</w:t>
        </w:r>
      </w:ins>
      <w:r w:rsidR="00B002DA">
        <w:t>.</w:t>
      </w:r>
    </w:p>
    <w:p w14:paraId="0F04FCFD" w14:textId="77777777" w:rsidR="009F5DDE" w:rsidRDefault="004F5E97" w:rsidP="009F5DDE">
      <w:pPr>
        <w:pStyle w:val="Figuras"/>
        <w:rPr>
          <w:del w:id="821" w:author="Erico de Souza Loewe" w:date="2020-11-08T21:40:00Z"/>
        </w:rPr>
      </w:pPr>
      <w:del w:id="822" w:author="Erico de Souza Loewe" w:date="2020-11-08T21:40:00Z">
        <w:r>
          <w:drawing>
            <wp:inline distT="0" distB="0" distL="0" distR="0" wp14:anchorId="4D6A32D4" wp14:editId="7E2CBC57">
              <wp:extent cx="2130950" cy="4203300"/>
              <wp:effectExtent l="0" t="0" r="317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154240D5" wp14:editId="29BDDC29">
              <wp:extent cx="2003304" cy="420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823" w:author="Erico de Souza Loewe" w:date="2020-11-08T21:40:00Z"/>
        </w:trPr>
        <w:tc>
          <w:tcPr>
            <w:tcW w:w="4531" w:type="dxa"/>
          </w:tcPr>
          <w:p w14:paraId="533069A3" w14:textId="597A910A" w:rsidR="00B002DA" w:rsidRDefault="00B002DA" w:rsidP="00972812">
            <w:pPr>
              <w:rPr>
                <w:ins w:id="824" w:author="Erico de Souza Loewe" w:date="2020-11-08T21:40:00Z"/>
              </w:rPr>
            </w:pPr>
            <w:ins w:id="825" w:author="Erico de Souza Loewe" w:date="2020-11-08T21:4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390E18">
            <w:pPr>
              <w:jc w:val="right"/>
              <w:rPr>
                <w:ins w:id="826" w:author="Erico de Souza Loewe" w:date="2020-11-08T21:40:00Z"/>
              </w:rPr>
            </w:pPr>
            <w:ins w:id="827" w:author="Erico de Souza Loewe" w:date="2020-11-08T21:4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66E1AE8C" w:rsidR="009F5DDE" w:rsidRPr="009F5DDE" w:rsidRDefault="004F5E97" w:rsidP="009F5DDE">
      <w:pPr>
        <w:pStyle w:val="Legenda"/>
      </w:pPr>
      <w:bookmarkStart w:id="828" w:name="_Ref54973479"/>
      <w:bookmarkStart w:id="829" w:name="_Toc55260889"/>
      <w:r w:rsidRPr="00390E18">
        <w:rPr>
          <w:highlight w:val="yellow"/>
          <w:rPrChange w:id="830" w:author="Erico de Souza Loewe" w:date="2020-11-08T21:40:00Z">
            <w:rPr/>
          </w:rPrChange>
        </w:rPr>
        <w:t xml:space="preserve">Figura </w:t>
      </w:r>
      <w:r w:rsidR="00463D35" w:rsidRPr="00390E18">
        <w:rPr>
          <w:highlight w:val="yellow"/>
          <w:rPrChange w:id="831" w:author="Erico de Souza Loewe" w:date="2020-11-08T21:40:00Z">
            <w:rPr/>
          </w:rPrChange>
        </w:rPr>
        <w:fldChar w:fldCharType="begin"/>
      </w:r>
      <w:r w:rsidR="00463D35" w:rsidRPr="00390E18">
        <w:rPr>
          <w:highlight w:val="yellow"/>
          <w:rPrChange w:id="832" w:author="Erico de Souza Loewe" w:date="2020-11-08T21:40:00Z">
            <w:rPr/>
          </w:rPrChange>
        </w:rPr>
        <w:instrText xml:space="preserve"> SEQ Figura \* ARABIC </w:instrText>
      </w:r>
      <w:r w:rsidR="00463D35" w:rsidRPr="00390E18">
        <w:rPr>
          <w:highlight w:val="yellow"/>
          <w:rPrChange w:id="833" w:author="Erico de Souza Loewe" w:date="2020-11-08T21:40:00Z">
            <w:rPr/>
          </w:rPrChange>
        </w:rPr>
        <w:fldChar w:fldCharType="separate"/>
      </w:r>
      <w:r w:rsidR="00772326" w:rsidRPr="00390E18">
        <w:rPr>
          <w:highlight w:val="yellow"/>
          <w:rPrChange w:id="834" w:author="Erico de Souza Loewe" w:date="2020-11-08T21:40:00Z">
            <w:rPr/>
          </w:rPrChange>
        </w:rPr>
        <w:t>12</w:t>
      </w:r>
      <w:r w:rsidR="00463D35" w:rsidRPr="00390E18">
        <w:rPr>
          <w:highlight w:val="yellow"/>
          <w:rPrChange w:id="835" w:author="Erico de Souza Loewe" w:date="2020-11-08T21:40:00Z">
            <w:rPr/>
          </w:rPrChange>
        </w:rPr>
        <w:fldChar w:fldCharType="end"/>
      </w:r>
      <w:bookmarkEnd w:id="828"/>
      <w:r w:rsidRPr="00390E18">
        <w:rPr>
          <w:highlight w:val="yellow"/>
          <w:rPrChange w:id="836" w:author="Erico de Souza Loewe" w:date="2020-11-08T21:40:00Z">
            <w:rPr/>
          </w:rPrChange>
        </w:rPr>
        <w:t xml:space="preserve"> </w:t>
      </w:r>
      <w:r w:rsidR="009F5DDE" w:rsidRPr="00390E18">
        <w:rPr>
          <w:highlight w:val="yellow"/>
          <w:rPrChange w:id="837" w:author="Erico de Souza Loewe" w:date="2020-11-08T21:40:00Z">
            <w:rPr/>
          </w:rPrChange>
        </w:rPr>
        <w:t>A esquerda, t</w:t>
      </w:r>
      <w:r w:rsidRPr="00390E18">
        <w:rPr>
          <w:highlight w:val="yellow"/>
          <w:rPrChange w:id="838" w:author="Erico de Souza Loewe" w:date="2020-11-08T21:40:00Z">
            <w:rPr/>
          </w:rPrChange>
        </w:rPr>
        <w:t>ela de preenchimento do contexto (próprio, 2020)</w:t>
      </w:r>
      <w:bookmarkStart w:id="839" w:name="_Ref54973469"/>
      <w:r w:rsidR="009F5DDE" w:rsidRPr="00390E18">
        <w:rPr>
          <w:highlight w:val="yellow"/>
          <w:rPrChange w:id="840" w:author="Erico de Souza Loewe" w:date="2020-11-08T21:40:00Z">
            <w:rPr/>
          </w:rPrChange>
        </w:rPr>
        <w:t xml:space="preserve"> Figura </w:t>
      </w:r>
      <w:r w:rsidR="00463D35" w:rsidRPr="00390E18">
        <w:rPr>
          <w:highlight w:val="yellow"/>
          <w:rPrChange w:id="841" w:author="Erico de Souza Loewe" w:date="2020-11-08T21:40:00Z">
            <w:rPr/>
          </w:rPrChange>
        </w:rPr>
        <w:fldChar w:fldCharType="begin"/>
      </w:r>
      <w:r w:rsidR="00463D35" w:rsidRPr="00390E18">
        <w:rPr>
          <w:highlight w:val="yellow"/>
          <w:rPrChange w:id="842" w:author="Erico de Souza Loewe" w:date="2020-11-08T21:40:00Z">
            <w:rPr/>
          </w:rPrChange>
        </w:rPr>
        <w:instrText xml:space="preserve"> SEQ Figura \* ARABIC </w:instrText>
      </w:r>
      <w:r w:rsidR="00463D35" w:rsidRPr="00390E18">
        <w:rPr>
          <w:highlight w:val="yellow"/>
          <w:rPrChange w:id="843" w:author="Erico de Souza Loewe" w:date="2020-11-08T21:40:00Z">
            <w:rPr/>
          </w:rPrChange>
        </w:rPr>
        <w:fldChar w:fldCharType="separate"/>
      </w:r>
      <w:r w:rsidR="009F5DDE" w:rsidRPr="00390E18">
        <w:rPr>
          <w:highlight w:val="yellow"/>
          <w:rPrChange w:id="844" w:author="Erico de Souza Loewe" w:date="2020-11-08T21:40:00Z">
            <w:rPr/>
          </w:rPrChange>
        </w:rPr>
        <w:t>13</w:t>
      </w:r>
      <w:r w:rsidR="00463D35" w:rsidRPr="00390E18">
        <w:rPr>
          <w:highlight w:val="yellow"/>
          <w:rPrChange w:id="845" w:author="Erico de Souza Loewe" w:date="2020-11-08T21:40:00Z">
            <w:rPr/>
          </w:rPrChange>
        </w:rPr>
        <w:fldChar w:fldCharType="end"/>
      </w:r>
      <w:bookmarkEnd w:id="839"/>
      <w:r w:rsidR="009F5DDE" w:rsidRPr="00390E18">
        <w:rPr>
          <w:highlight w:val="yellow"/>
          <w:rPrChange w:id="846" w:author="Erico de Souza Loewe" w:date="2020-11-08T21:40:00Z">
            <w:rPr/>
          </w:rPrChange>
        </w:rPr>
        <w:t xml:space="preserve"> A direita, tela da lista de dispositivos do Spotify (próprio, </w:t>
      </w:r>
      <w:commentRangeStart w:id="847"/>
      <w:r w:rsidR="009F5DDE" w:rsidRPr="00390E18">
        <w:rPr>
          <w:highlight w:val="yellow"/>
          <w:rPrChange w:id="848" w:author="Erico de Souza Loewe" w:date="2020-11-08T21:40:00Z">
            <w:rPr/>
          </w:rPrChange>
        </w:rPr>
        <w:t>2020</w:t>
      </w:r>
      <w:commentRangeEnd w:id="847"/>
      <w:r w:rsidR="00B002DA">
        <w:rPr>
          <w:rStyle w:val="Refdecomentrio"/>
          <w:b w:val="0"/>
          <w:iCs/>
          <w:color w:val="000000"/>
        </w:rPr>
        <w:commentReference w:id="847"/>
      </w:r>
      <w:r w:rsidR="009F5DDE" w:rsidRPr="00390E18">
        <w:rPr>
          <w:highlight w:val="yellow"/>
          <w:rPrChange w:id="849" w:author="Erico de Souza Loewe" w:date="2020-11-08T21:40:00Z">
            <w:rPr/>
          </w:rPrChange>
        </w:rPr>
        <w:t>)</w:t>
      </w:r>
      <w:bookmarkEnd w:id="829"/>
    </w:p>
    <w:p w14:paraId="08241E74" w14:textId="7B45F313"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rPrChange w:id="850" w:author="Erico de Souza Loewe" w:date="2020-11-08T21:40:00Z">
            <w:rPr/>
          </w:rPrChange>
        </w:rPr>
        <w:t>plugin</w:t>
      </w:r>
      <w:r w:rsidR="00D52683">
        <w:t xml:space="preserve">. </w:t>
      </w:r>
      <w:del w:id="851" w:author="Erico de Souza Loewe" w:date="2020-11-08T21:40:00Z">
        <w:r w:rsidR="00911A13">
          <w:delText>Tendo</w:delText>
        </w:r>
      </w:del>
      <w:ins w:id="852" w:author="Erico de Souza Loewe" w:date="2020-11-08T21:40:00Z">
        <w:r w:rsidR="00D52683">
          <w:t>Para</w:t>
        </w:r>
      </w:ins>
      <w:r w:rsidR="00D52683">
        <w:t xml:space="preserve"> isso</w:t>
      </w:r>
      <w:del w:id="853" w:author="Erico de Souza Loewe" w:date="2020-11-08T21:40:00Z">
        <w:r w:rsidR="00911A13">
          <w:delText xml:space="preserve"> em mente</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854" w:author="Erico de Souza Loewe" w:date="2020-11-08T21:40:00Z">
        <w:r w:rsidR="00231299">
          <w:delText>contando com</w:delText>
        </w:r>
      </w:del>
      <w:ins w:id="855" w:author="Erico de Souza Loewe" w:date="2020-11-08T21:40:00Z">
        <w:r w:rsidR="00D52683">
          <w:t>a qual possui</w:t>
        </w:r>
      </w:ins>
      <w:r w:rsidR="00D52683">
        <w:t xml:space="preserve"> um botão “USAR PLUGIN PARA TOCAR </w:t>
      </w:r>
      <w:r w:rsidR="00A0216E">
        <w:t>MÚSICAS”</w:t>
      </w:r>
      <w:r w:rsidR="00D52683">
        <w:t xml:space="preserve"> que</w:t>
      </w:r>
      <w:del w:id="856" w:author="Erico de Souza Loewe" w:date="2020-11-08T21:40:00Z">
        <w:r w:rsidR="000A42FE">
          <w:delText>,</w:delText>
        </w:r>
      </w:del>
      <w:r w:rsidR="00D52683">
        <w:t xml:space="preserve"> ao ser pressionado, habilita a reprodução no </w:t>
      </w:r>
      <w:r w:rsidR="00D52683" w:rsidRPr="00390E18">
        <w:rPr>
          <w:i/>
          <w:rPrChange w:id="857" w:author="Erico de Souza Loewe" w:date="2020-11-08T21:40:00Z">
            <w:rPr/>
          </w:rPrChange>
        </w:rPr>
        <w:t>plugin</w:t>
      </w:r>
      <w:r w:rsidR="00D52683">
        <w:t>.</w:t>
      </w:r>
    </w:p>
    <w:p w14:paraId="3A93C852" w14:textId="2B3C103B" w:rsidR="00171C68" w:rsidRDefault="00106097" w:rsidP="00972812">
      <w:r>
        <w:tab/>
        <w:t xml:space="preserve">Por fim, </w:t>
      </w:r>
      <w:del w:id="858" w:author="Erico de Souza Loewe" w:date="2020-11-08T21:40:00Z">
        <w:r>
          <w:delText xml:space="preserve">a </w:delText>
        </w:r>
        <w:r w:rsidR="00C15AF2">
          <w:fldChar w:fldCharType="begin"/>
        </w:r>
        <w:r w:rsidR="00C15AF2">
          <w:delInstrText xml:space="preserve"> REF _Ref54973458 \h </w:delInstrText>
        </w:r>
        <w:r w:rsidR="00C15AF2">
          <w:fldChar w:fldCharType="separate"/>
        </w:r>
        <w:r w:rsidR="00C15AF2">
          <w:delText xml:space="preserve">Figura </w:delText>
        </w:r>
        <w:r w:rsidR="00C15AF2">
          <w:rPr>
            <w:noProof/>
          </w:rPr>
          <w:delText>14</w:delText>
        </w:r>
        <w:r w:rsidR="00C15AF2">
          <w:fldChar w:fldCharType="end"/>
        </w:r>
        <w:r w:rsidR="00BF4D96">
          <w:delText xml:space="preserve"> exibi</w:delText>
        </w:r>
      </w:del>
      <w:ins w:id="859" w:author="Erico de Souza Loewe" w:date="2020-11-08T21:40:00Z">
        <w:r>
          <w:t>foi desenvolvid</w:t>
        </w:r>
        <w:r w:rsidR="00B002DA">
          <w:t>a</w:t>
        </w:r>
      </w:ins>
      <w:r>
        <w:t xml:space="preserve"> a tela principal</w:t>
      </w:r>
      <w:del w:id="860" w:author="Erico de Souza Loewe" w:date="2020-11-08T21:40:00Z">
        <w:r w:rsidR="00CD5533">
          <w:delText xml:space="preserve"> suscitada</w:delText>
        </w:r>
        <w:r>
          <w:delText>. Ne</w:delText>
        </w:r>
        <w:r w:rsidR="0016466E">
          <w:delText>la</w:delText>
        </w:r>
        <w:r>
          <w:delText xml:space="preserve">, </w:delText>
        </w:r>
      </w:del>
      <w:ins w:id="861" w:author="Erico de Souza Loewe" w:date="2020-11-08T21:40:00Z">
        <w:r>
          <w:t xml:space="preserve">, que </w:t>
        </w:r>
      </w:ins>
      <w:r>
        <w:t xml:space="preserve">é </w:t>
      </w:r>
      <w:del w:id="862" w:author="Erico de Souza Loewe" w:date="2020-11-08T21:40:00Z">
        <w:r>
          <w:delText>realizado toda</w:delText>
        </w:r>
        <w:r w:rsidR="00BF4D96">
          <w:delText xml:space="preserve"> a</w:delText>
        </w:r>
      </w:del>
      <w:ins w:id="863" w:author="Erico de Souza Loewe" w:date="2020-11-08T21:40:00Z">
        <w:r>
          <w:t>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w:t>
        </w:r>
      </w:ins>
      <w:r>
        <w:t xml:space="preserve"> interação do usuário no período em que ele </w:t>
      </w:r>
      <w:r w:rsidR="002F19D4">
        <w:t>está</w:t>
      </w:r>
      <w:r>
        <w:t xml:space="preserve"> ouvindo as </w:t>
      </w:r>
      <w:r w:rsidR="002F19D4">
        <w:t>músicas</w:t>
      </w:r>
      <w:del w:id="864" w:author="Erico de Souza Loewe" w:date="2020-11-08T21:40:00Z">
        <w:r w:rsidR="002D7AA2">
          <w:delText>;</w:delText>
        </w:r>
      </w:del>
      <w:ins w:id="865" w:author="Erico de Souza Loewe" w:date="2020-11-08T21:40:00Z">
        <w:r w:rsidR="00132291">
          <w:t>,</w:t>
        </w:r>
      </w:ins>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6CA3E3CE" w:rsidR="006955F2" w:rsidRDefault="006955F2" w:rsidP="00972812">
      <w:r>
        <w:tab/>
      </w:r>
      <w:r w:rsidR="00601CDE">
        <w:t xml:space="preserve">Ao clicar no botão </w:t>
      </w:r>
      <w:r w:rsidR="00356538">
        <w:t>“</w:t>
      </w:r>
      <w:r w:rsidR="00601CDE">
        <w:t>gostei</w:t>
      </w:r>
      <w:r w:rsidR="00356538">
        <w:t>”</w:t>
      </w:r>
      <w:r w:rsidR="00601CDE">
        <w:t xml:space="preserve">, é </w:t>
      </w:r>
      <w:del w:id="866" w:author="Erico de Souza Loewe" w:date="2020-11-08T21:40:00Z">
        <w:r w:rsidR="00601CDE">
          <w:delText>salvo</w:delText>
        </w:r>
      </w:del>
      <w:ins w:id="867" w:author="Erico de Souza Loewe" w:date="2020-11-08T21:40:00Z">
        <w:r w:rsidR="00601CDE">
          <w:t>salv</w:t>
        </w:r>
        <w:r w:rsidR="00B002DA">
          <w:t>a</w:t>
        </w:r>
      </w:ins>
      <w:r w:rsidR="00601CDE">
        <w:t xml:space="preserve"> a informação de que o usuário gostou da </w:t>
      </w:r>
      <w:r w:rsidR="00356538">
        <w:t>música</w:t>
      </w:r>
      <w:r w:rsidR="00601CDE">
        <w:t xml:space="preserve"> naquele contexto</w:t>
      </w:r>
      <w:del w:id="868" w:author="Erico de Souza Loewe" w:date="2020-11-08T21:40:00Z">
        <w:r w:rsidR="0028378C">
          <w:delText>,</w:delText>
        </w:r>
        <w:r w:rsidR="008D3B68">
          <w:delText xml:space="preserve"> </w:delText>
        </w:r>
        <w:r w:rsidR="00423248">
          <w:delText>assim como</w:delText>
        </w:r>
      </w:del>
      <w:ins w:id="869" w:author="Erico de Souza Loewe" w:date="2020-11-08T21:40:00Z">
        <w:r w:rsidR="00601CDE">
          <w:t>.</w:t>
        </w:r>
        <w:r w:rsidR="00356538">
          <w:t xml:space="preserve"> Ao clicar</w:t>
        </w:r>
      </w:ins>
      <w:r w:rsidR="00356538">
        <w:t xml:space="preserve"> no </w:t>
      </w:r>
      <w:del w:id="870" w:author="Erico de Souza Loewe" w:date="2020-11-08T21:40:00Z">
        <w:r w:rsidR="00423248">
          <w:delText>oposto</w:delText>
        </w:r>
        <w:r w:rsidR="00601CDE">
          <w:delText>.</w:delText>
        </w:r>
      </w:del>
      <w:ins w:id="871" w:author="Erico de Souza Loewe" w:date="2020-11-08T21:40:00Z">
        <w:r w:rsidR="00356538">
          <w:t>botão</w:t>
        </w:r>
      </w:ins>
      <w:r w:rsidR="00356538">
        <w:t xml:space="preserve"> “não gostei” </w:t>
      </w:r>
      <w:del w:id="872" w:author="Erico de Souza Loewe" w:date="2020-11-08T21:40:00Z">
        <w:r w:rsidR="00654EBC">
          <w:delText>faria o programa entender</w:delText>
        </w:r>
      </w:del>
      <w:ins w:id="873" w:author="Erico de Souza Loewe" w:date="2020-11-08T21:40:00Z">
        <w:r w:rsidR="00356538">
          <w:t>é salv</w:t>
        </w:r>
        <w:r w:rsidR="00B002DA">
          <w:t>a</w:t>
        </w:r>
        <w:r w:rsidR="00356538">
          <w:t xml:space="preserve"> a informação</w:t>
        </w:r>
      </w:ins>
      <w:r w:rsidR="00356538">
        <w:t xml:space="preserve"> que </w:t>
      </w:r>
      <w:del w:id="874" w:author="Erico de Souza Loewe" w:date="2020-11-08T21:40:00Z">
        <w:r w:rsidR="00596EBC">
          <w:delText xml:space="preserve">a pessoa </w:delText>
        </w:r>
        <w:r w:rsidR="006D2177">
          <w:delText>possuidora do produto</w:delText>
        </w:r>
        <w:r w:rsidR="00A07E46">
          <w:delText>, a que tivesse a conta,</w:delText>
        </w:r>
      </w:del>
      <w:ins w:id="875" w:author="Erico de Souza Loewe" w:date="2020-11-08T21:40:00Z">
        <w:r w:rsidR="00356538">
          <w:t xml:space="preserve">o </w:t>
        </w:r>
        <w:r w:rsidR="002D1363">
          <w:t>usuário</w:t>
        </w:r>
      </w:ins>
      <w:r w:rsidR="00356538">
        <w:t xml:space="preserve"> não </w:t>
      </w:r>
      <w:del w:id="876" w:author="Erico de Souza Loewe" w:date="2020-11-08T21:40:00Z">
        <w:r w:rsidR="00C770B7">
          <w:delText xml:space="preserve">apreciou aquele </w:delText>
        </w:r>
        <w:r w:rsidR="00B12601">
          <w:delText>determinado estilo musical n</w:delText>
        </w:r>
        <w:r w:rsidR="003705F0">
          <w:delText>o contexto em si</w:delText>
        </w:r>
        <w:r w:rsidR="00E335C7">
          <w:delText xml:space="preserve">. </w:delText>
        </w:r>
        <w:r w:rsidR="00264B4E">
          <w:delText>Ele seria</w:delText>
        </w:r>
      </w:del>
      <w:ins w:id="877" w:author="Erico de Souza Loewe" w:date="2020-11-08T21:40:00Z">
        <w:r w:rsidR="00356538">
          <w:t>gostou e é</w:t>
        </w:r>
      </w:ins>
      <w:r w:rsidR="00356538">
        <w:t xml:space="preserve"> levado </w:t>
      </w:r>
      <w:del w:id="878" w:author="Erico de Souza Loewe" w:date="2020-11-08T21:40:00Z">
        <w:r w:rsidR="00E335C7">
          <w:delText>à</w:delText>
        </w:r>
      </w:del>
      <w:ins w:id="879" w:author="Erico de Souza Loewe" w:date="2020-11-08T21:40:00Z">
        <w:r w:rsidR="00B002DA">
          <w:t>a</w:t>
        </w:r>
        <w:r w:rsidR="00356538">
          <w:t xml:space="preserve">o </w:t>
        </w:r>
        <w:r w:rsidR="002D1363">
          <w:t>usuário</w:t>
        </w:r>
        <w:r w:rsidR="00356538">
          <w:t xml:space="preserve"> a</w:t>
        </w:r>
      </w:ins>
      <w:r w:rsidR="00356538">
        <w:t xml:space="preserve"> tela de busca de </w:t>
      </w:r>
      <w:r w:rsidR="002D1363">
        <w:t>música</w:t>
      </w:r>
      <w:del w:id="880" w:author="Erico de Souza Loewe" w:date="2020-11-08T21:40:00Z">
        <w:r w:rsidR="00DF5289">
          <w:delText xml:space="preserve"> </w:delText>
        </w:r>
        <w:r w:rsidR="00264B4E">
          <w:delText>(</w:delText>
        </w:r>
      </w:del>
      <w:ins w:id="881" w:author="Erico de Souza Loewe" w:date="2020-11-08T21:40:00Z">
        <w:r w:rsidR="00B002DA">
          <w:t>, representada na</w:t>
        </w:r>
        <w:r w:rsidR="00DF5289">
          <w:t xml:space="preserve"> </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del w:id="882" w:author="Erico de Souza Loewe" w:date="2020-11-08T21:40:00Z">
        <w:r w:rsidR="00264B4E">
          <w:delText>)</w:delText>
        </w:r>
        <w:r w:rsidR="00356538">
          <w:delText>,</w:delText>
        </w:r>
      </w:del>
      <w:ins w:id="883" w:author="Erico de Souza Loewe" w:date="2020-11-08T21:40:00Z">
        <w:r w:rsidR="00356538">
          <w:t>,</w:t>
        </w:r>
      </w:ins>
      <w:r w:rsidR="00356538">
        <w:t xml:space="preserve"> para </w:t>
      </w:r>
      <w:ins w:id="884" w:author="Erico de Souza Loewe" w:date="2020-11-08T21:40:00Z">
        <w:r w:rsidR="00356538">
          <w:t xml:space="preserve">o </w:t>
        </w:r>
        <w:r w:rsidR="002D1363">
          <w:t>usuário</w:t>
        </w:r>
        <w:r w:rsidR="00356538">
          <w:t xml:space="preserve"> </w:t>
        </w:r>
      </w:ins>
      <w:r w:rsidR="00356538">
        <w:t xml:space="preserve">apresentar uma </w:t>
      </w:r>
      <w:r w:rsidR="003C6841">
        <w:t>música</w:t>
      </w:r>
      <w:r w:rsidR="00356538">
        <w:t xml:space="preserve"> </w:t>
      </w:r>
      <w:r w:rsidR="00B002DA">
        <w:t xml:space="preserve">que </w:t>
      </w:r>
      <w:r w:rsidR="00356538">
        <w:t xml:space="preserve">se identifique melhor </w:t>
      </w:r>
      <w:del w:id="885" w:author="Erico de Souza Loewe" w:date="2020-11-08T21:40:00Z">
        <w:r w:rsidR="007610B2">
          <w:delText>com o</w:delText>
        </w:r>
      </w:del>
      <w:ins w:id="886" w:author="Erico de Souza Loewe" w:date="2020-11-08T21:40:00Z">
        <w:r w:rsidR="00356538">
          <w:t>naquele</w:t>
        </w:r>
      </w:ins>
      <w:r w:rsidR="00356538">
        <w:t xml:space="preserve"> momento.</w:t>
      </w:r>
    </w:p>
    <w:p w14:paraId="66673F2F" w14:textId="77777777" w:rsidR="007610B2" w:rsidRDefault="007610B2" w:rsidP="00972812">
      <w:pPr>
        <w:rPr>
          <w:del w:id="887" w:author="Erico de Souza Loewe" w:date="2020-11-08T21:40:00Z"/>
        </w:rPr>
      </w:pP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888" w:name="_Ref54973458"/>
      <w:bookmarkStart w:id="889" w:name="_Toc55260890"/>
      <w:commentRangeStart w:id="890"/>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888"/>
      <w:r>
        <w:t xml:space="preserve"> A esquerda, tela principal, a qual apresenta a música sendo reproduzida ao usuário </w:t>
      </w:r>
      <w:r w:rsidRPr="00A73EA3">
        <w:t>(próprio, 2020)</w:t>
      </w:r>
      <w:bookmarkStart w:id="891"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891"/>
      <w:r w:rsidR="006955F2">
        <w:t xml:space="preserve"> </w:t>
      </w:r>
      <w:r>
        <w:t>A direita, t</w:t>
      </w:r>
      <w:r w:rsidR="006955F2">
        <w:t xml:space="preserve">ela de busca de músicas que encaixem melhor no momento </w:t>
      </w:r>
      <w:r w:rsidR="006955F2" w:rsidRPr="00A73EA3">
        <w:t>(próprio, 2020)</w:t>
      </w:r>
      <w:bookmarkEnd w:id="889"/>
      <w:commentRangeEnd w:id="890"/>
      <w:r w:rsidR="00B002DA">
        <w:rPr>
          <w:rStyle w:val="Refdecomentrio"/>
          <w:b w:val="0"/>
          <w:iCs/>
          <w:color w:val="000000"/>
        </w:rPr>
        <w:commentReference w:id="890"/>
      </w:r>
    </w:p>
    <w:p w14:paraId="27958F37" w14:textId="348BE239" w:rsidR="006A158D" w:rsidRDefault="006A158D" w:rsidP="00972812">
      <w:r>
        <w:tab/>
        <w:t xml:space="preserve">A ação de buscar música, </w:t>
      </w:r>
      <w:del w:id="892" w:author="Erico de Souza Loewe" w:date="2020-11-08T21:40:00Z">
        <w:r w:rsidR="001862B8">
          <w:delText>de</w:delText>
        </w:r>
        <w:r w:rsidR="00E2330F">
          <w:delText xml:space="preserve"> ter a opção em relação a um tempo </w:delText>
        </w:r>
        <w:r w:rsidR="003A222A">
          <w:delText>específico,</w:delText>
        </w:r>
        <w:r>
          <w:delText xml:space="preserve"> </w:delText>
        </w:r>
        <w:r w:rsidR="008D5BB8">
          <w:delText>o levaria</w:delText>
        </w:r>
      </w:del>
      <w:ins w:id="893" w:author="Erico de Souza Loewe" w:date="2020-11-08T21:40:00Z">
        <w:r>
          <w:t>irá levar</w:t>
        </w:r>
      </w:ins>
      <w:r>
        <w:t xml:space="preserve"> para a tela apresentada na</w:t>
      </w:r>
      <w:r w:rsidR="00474DE0">
        <w:t xml:space="preserve"> </w:t>
      </w:r>
      <w:del w:id="894" w:author="Erico de Souza Loewe" w:date="2020-11-08T21:40:00Z">
        <w:r w:rsidR="00474DE0">
          <w:fldChar w:fldCharType="begin"/>
        </w:r>
        <w:r w:rsidR="00474DE0">
          <w:delInstrText xml:space="preserve"> REF _Ref54973404 \h </w:delInstrText>
        </w:r>
        <w:r w:rsidR="00474DE0">
          <w:fldChar w:fldCharType="separate"/>
        </w:r>
        <w:r w:rsidR="00474DE0">
          <w:delText xml:space="preserve">Figura </w:delText>
        </w:r>
        <w:r w:rsidR="00474DE0">
          <w:rPr>
            <w:noProof/>
          </w:rPr>
          <w:delText>15</w:delText>
        </w:r>
        <w:r w:rsidR="00474DE0">
          <w:fldChar w:fldCharType="end"/>
        </w:r>
      </w:del>
      <w:ins w:id="895" w:author="Erico de Souza Loewe" w:date="2020-11-08T21:40:00Z">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ins>
      <w:r>
        <w:t xml:space="preserve">, </w:t>
      </w:r>
      <w:del w:id="896" w:author="Erico de Souza Loewe" w:date="2020-11-08T21:40:00Z">
        <w:r>
          <w:delText>possibilita</w:delText>
        </w:r>
        <w:r w:rsidR="0089340F">
          <w:delText>ndo</w:delText>
        </w:r>
        <w:r>
          <w:delText xml:space="preserve"> o </w:delText>
        </w:r>
        <w:r w:rsidR="006F04FD">
          <w:delText>cliente a</w:delText>
        </w:r>
      </w:del>
      <w:ins w:id="897" w:author="Erico de Souza Loewe" w:date="2020-11-08T21:40:00Z">
        <w:r>
          <w:t xml:space="preserve">a qual possibilita </w:t>
        </w:r>
        <w:r w:rsidR="00B002DA">
          <w:t>a</w:t>
        </w:r>
        <w:r>
          <w:t>o usuário</w:t>
        </w:r>
      </w:ins>
      <w:r>
        <w:t xml:space="preserve"> apresentar uma </w:t>
      </w:r>
      <w:r w:rsidR="003C6841">
        <w:t>música</w:t>
      </w:r>
      <w:r>
        <w:t xml:space="preserve"> que se enquadre </w:t>
      </w:r>
      <w:del w:id="898" w:author="Erico de Souza Loewe" w:date="2020-11-08T21:40:00Z">
        <w:r w:rsidR="004720C5">
          <w:delText>ao</w:delText>
        </w:r>
        <w:r>
          <w:delText xml:space="preserve"> </w:delText>
        </w:r>
      </w:del>
      <w:r>
        <w:t xml:space="preserve">melhor </w:t>
      </w:r>
      <w:del w:id="899" w:author="Erico de Souza Loewe" w:date="2020-11-08T21:40:00Z">
        <w:r w:rsidR="00304EE4">
          <w:delText>conteúdo musical de acordo</w:delText>
        </w:r>
        <w:r w:rsidR="00AB5FD7">
          <w:delText xml:space="preserve"> com</w:delText>
        </w:r>
        <w:r w:rsidR="00C85060">
          <w:delText xml:space="preserve"> seu</w:delText>
        </w:r>
      </w:del>
      <w:ins w:id="900" w:author="Erico de Souza Loewe" w:date="2020-11-08T21:40:00Z">
        <w:r>
          <w:t>no</w:t>
        </w:r>
      </w:ins>
      <w:r>
        <w:t xml:space="preserve"> contexto</w:t>
      </w:r>
      <w:del w:id="901" w:author="Erico de Souza Loewe" w:date="2020-11-08T21:40:00Z">
        <w:r>
          <w:delText>.</w:delText>
        </w:r>
      </w:del>
      <w:ins w:id="902" w:author="Erico de Souza Loewe" w:date="2020-11-08T21:40:00Z">
        <w:r>
          <w:t xml:space="preserve"> que ele </w:t>
        </w:r>
        <w:r w:rsidR="00EF5E3C">
          <w:t>está</w:t>
        </w:r>
        <w:r>
          <w:t xml:space="preserve"> vivendo.</w:t>
        </w:r>
      </w:ins>
      <w:r>
        <w:t xml:space="preserve"> Ao selecionar as </w:t>
      </w:r>
      <w:del w:id="903" w:author="Erico de Souza Loewe" w:date="2020-11-08T21:40:00Z">
        <w:r w:rsidR="00D00DDF">
          <w:delText>composições</w:delText>
        </w:r>
      </w:del>
      <w:ins w:id="904" w:author="Erico de Souza Loewe" w:date="2020-11-08T21:40:00Z">
        <w:r>
          <w:t>músicas</w:t>
        </w:r>
      </w:ins>
      <w:r w:rsidR="00483170">
        <w:t xml:space="preserve"> e clicar em próximo</w:t>
      </w:r>
      <w:r>
        <w:t xml:space="preserve">, </w:t>
      </w:r>
      <w:del w:id="905" w:author="Erico de Souza Loewe" w:date="2020-11-08T21:40:00Z">
        <w:r>
          <w:delText>é salvo</w:delText>
        </w:r>
      </w:del>
      <w:ins w:id="906" w:author="Erico de Souza Loewe" w:date="2020-11-08T21:40:00Z">
        <w:r w:rsidR="00B002DA">
          <w:t>são salvas</w:t>
        </w:r>
      </w:ins>
      <w:r w:rsidR="00B002DA">
        <w:t xml:space="preserve"> </w:t>
      </w:r>
      <w:r>
        <w:t>as informações</w:t>
      </w:r>
      <w:r w:rsidR="00483170">
        <w:t xml:space="preserve"> de sua relação</w:t>
      </w:r>
      <w:ins w:id="907" w:author="Erico de Souza Loewe" w:date="2020-11-08T21:40:00Z">
        <w:r w:rsidR="00483170">
          <w:t xml:space="preserve"> com o contexto vivido</w:t>
        </w:r>
      </w:ins>
      <w:r w:rsidR="00483170">
        <w:t>.</w:t>
      </w:r>
    </w:p>
    <w:p w14:paraId="69F03113" w14:textId="2F94BF61" w:rsidR="00D631AA" w:rsidRDefault="00D631AA" w:rsidP="00972812">
      <w:pPr>
        <w:pStyle w:val="Ttulo3"/>
      </w:pPr>
      <w:bookmarkStart w:id="908" w:name="_Toc55523377"/>
      <w:bookmarkStart w:id="909" w:name="_Toc55260960"/>
      <w:r>
        <w:t>Tecnologias utilizadas no desenvolvimento</w:t>
      </w:r>
      <w:bookmarkEnd w:id="908"/>
      <w:bookmarkEnd w:id="909"/>
    </w:p>
    <w:p w14:paraId="47EF48E6" w14:textId="0A49A387" w:rsidR="00393A4C" w:rsidRDefault="00393A4C" w:rsidP="00972812">
      <w:r>
        <w:tab/>
        <w:t xml:space="preserve">Para desenvolver a aplicação web, </w:t>
      </w:r>
      <w:del w:id="910" w:author="Erico de Souza Loewe" w:date="2020-11-08T21:40:00Z">
        <w:r>
          <w:delText>utiliz</w:delText>
        </w:r>
        <w:r w:rsidR="00072811">
          <w:delText>ou-se</w:delText>
        </w:r>
      </w:del>
      <w:ins w:id="911" w:author="Erico de Souza Loewe" w:date="2020-11-08T21:40:00Z">
        <w:r>
          <w:t>foi utilizad</w:t>
        </w:r>
        <w:r w:rsidR="00B002DA">
          <w:t>a</w:t>
        </w:r>
      </w:ins>
      <w:r>
        <w:t xml:space="preserve"> a </w:t>
      </w:r>
      <w:del w:id="912" w:author="Erico de Souza Loewe" w:date="2020-11-08T21:40:00Z">
        <w:r w:rsidR="008B293F">
          <w:rPr>
            <w:iCs w:val="0"/>
          </w:rPr>
          <w:delText>biblioteca</w:delText>
        </w:r>
      </w:del>
      <w:ins w:id="913" w:author="Erico de Souza Loewe" w:date="2020-11-08T21:40:00Z">
        <w:r w:rsidRPr="00393A4C">
          <w:rPr>
            <w:i/>
          </w:rPr>
          <w:t>library</w:t>
        </w:r>
      </w:ins>
      <w:r w:rsidRPr="00393A4C">
        <w:rPr>
          <w:i/>
        </w:rPr>
        <w:t xml:space="preserve"> </w:t>
      </w:r>
      <w:r w:rsidRPr="00393A4C">
        <w:rPr>
          <w:i/>
          <w:rPrChange w:id="914" w:author="Erico de Souza Loewe" w:date="2020-11-08T21:40:00Z">
            <w:rPr/>
          </w:rPrChange>
        </w:rPr>
        <w:t>React</w:t>
      </w:r>
      <w:r>
        <w:t xml:space="preserve"> </w:t>
      </w:r>
      <w:del w:id="915" w:author="Erico de Souza Loewe" w:date="2020-11-08T21:40:00Z">
        <w:r w:rsidR="00072811">
          <w:delText>como</w:delText>
        </w:r>
        <w:r>
          <w:delText xml:space="preserve"> aux</w:delText>
        </w:r>
        <w:r w:rsidR="00072811">
          <w:delText>í</w:delText>
        </w:r>
        <w:r>
          <w:delText>li</w:delText>
        </w:r>
        <w:r w:rsidR="00072811">
          <w:delText>o</w:delText>
        </w:r>
      </w:del>
      <w:ins w:id="916" w:author="Erico de Souza Loewe" w:date="2020-11-08T21:40:00Z">
        <w:r>
          <w:t>que auxilia</w:t>
        </w:r>
      </w:ins>
      <w:r>
        <w:t xml:space="preserve"> na construção de componentes e interfaces.</w:t>
      </w:r>
      <w:r w:rsidR="00666D5A">
        <w:t xml:space="preserve"> </w:t>
      </w:r>
      <w:del w:id="917" w:author="Erico de Souza Loewe" w:date="2020-11-08T21:40:00Z">
        <w:r w:rsidR="00013D43">
          <w:delText>Com o desígnio</w:delText>
        </w:r>
        <w:r w:rsidR="00BE3C56">
          <w:delText xml:space="preserve"> de</w:delText>
        </w:r>
      </w:del>
      <w:ins w:id="918" w:author="Erico de Souza Loewe" w:date="2020-11-08T21:40:00Z">
        <w:r w:rsidR="00666D5A">
          <w:t>Para</w:t>
        </w:r>
      </w:ins>
      <w:r w:rsidR="00666D5A">
        <w:t xml:space="preserve"> estilizar os componentes e </w:t>
      </w:r>
      <w:r w:rsidR="00E16D40">
        <w:t>páginas</w:t>
      </w:r>
      <w:r w:rsidR="00666D5A">
        <w:t xml:space="preserve"> do </w:t>
      </w:r>
      <w:r w:rsidR="00666D5A" w:rsidRPr="00390E18">
        <w:rPr>
          <w:i/>
          <w:rPrChange w:id="919" w:author="Erico de Souza Loewe" w:date="2020-11-08T21:40:00Z">
            <w:rPr/>
          </w:rPrChange>
        </w:rPr>
        <w:t>React</w:t>
      </w:r>
      <w:r w:rsidR="00666D5A">
        <w:t xml:space="preserve">, </w:t>
      </w:r>
      <w:del w:id="920" w:author="Erico de Souza Loewe" w:date="2020-11-08T21:40:00Z">
        <w:r w:rsidR="00171D5F">
          <w:delText>houve a necessidade</w:delText>
        </w:r>
        <w:r w:rsidR="00666D5A">
          <w:delText xml:space="preserve"> </w:delText>
        </w:r>
        <w:r w:rsidR="00171D5F">
          <w:delText>d</w:delText>
        </w:r>
        <w:r w:rsidR="00666D5A">
          <w:delText xml:space="preserve">o </w:delText>
        </w:r>
      </w:del>
      <w:ins w:id="921" w:author="Erico de Souza Loewe" w:date="2020-11-08T21:40:00Z">
        <w:r w:rsidR="00666D5A">
          <w:t xml:space="preserve">foi utilizado o </w:t>
        </w:r>
      </w:ins>
      <w:r w:rsidR="00666D5A" w:rsidRPr="00390E18">
        <w:rPr>
          <w:i/>
          <w:iCs w:val="0"/>
        </w:rPr>
        <w:t>framework</w:t>
      </w:r>
      <w:r w:rsidR="00666D5A">
        <w:t xml:space="preserve"> Material ui, </w:t>
      </w:r>
      <w:del w:id="922" w:author="Erico de Souza Loewe" w:date="2020-11-08T21:40:00Z">
        <w:r w:rsidR="004A0CBC">
          <w:delText>por</w:delText>
        </w:r>
      </w:del>
      <w:ins w:id="923" w:author="Erico de Souza Loewe" w:date="2020-11-08T21:40:00Z">
        <w:r w:rsidR="00666D5A">
          <w:t>o qual possui</w:t>
        </w:r>
      </w:ins>
      <w:r w:rsidR="00666D5A">
        <w:t xml:space="preserve"> estilos prontos baseados no Material (interface do Android</w:t>
      </w:r>
      <w:del w:id="924" w:author="Erico de Souza Loewe" w:date="2020-11-08T21:40:00Z">
        <w:r w:rsidR="00666D5A">
          <w:delText>)</w:delText>
        </w:r>
        <w:r w:rsidR="004630C1">
          <w:delText xml:space="preserve"> que possuía</w:delText>
        </w:r>
        <w:r w:rsidR="00854E03">
          <w:delText>.</w:delText>
        </w:r>
      </w:del>
      <w:ins w:id="925" w:author="Erico de Souza Loewe" w:date="2020-11-08T21:40:00Z">
        <w:r w:rsidR="00666D5A">
          <w:t>)</w:t>
        </w:r>
        <w:r w:rsidR="00854E03">
          <w:t>.</w:t>
        </w:r>
      </w:ins>
    </w:p>
    <w:p w14:paraId="651F64C8" w14:textId="1D32F314" w:rsidR="00565DA2" w:rsidRDefault="00565DA2" w:rsidP="00972812">
      <w:del w:id="926" w:author="Erico de Souza Loewe" w:date="2020-11-08T21:40:00Z">
        <w:r>
          <w:tab/>
        </w:r>
        <w:r w:rsidR="002D4E52">
          <w:delText>O</w:delText>
        </w:r>
      </w:del>
      <w:ins w:id="927" w:author="Erico de Souza Loewe" w:date="2020-11-08T21:40:00Z">
        <w:r>
          <w:tab/>
          <w:t>Inicialmente, para persistir os eventos do usuário, foi utilizado o</w:t>
        </w:r>
      </w:ins>
      <w:r>
        <w:t xml:space="preserve"> </w:t>
      </w:r>
      <w:r w:rsidRPr="00565DA2">
        <w:rPr>
          <w:i/>
          <w:rPrChange w:id="928" w:author="Erico de Souza Loewe" w:date="2020-11-08T21:40:00Z">
            <w:rPr/>
          </w:rPrChange>
        </w:rPr>
        <w:t xml:space="preserve">Google </w:t>
      </w:r>
      <w:r w:rsidR="00163AF4" w:rsidRPr="00565DA2">
        <w:rPr>
          <w:i/>
          <w:rPrChange w:id="929" w:author="Erico de Souza Loewe" w:date="2020-11-08T21:40:00Z">
            <w:rPr/>
          </w:rPrChange>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del w:id="930" w:author="Erico de Souza Loewe" w:date="2020-11-08T21:40:00Z">
        <w:r w:rsidR="00ED2866" w:rsidRPr="006B1D33">
          <w:delText>)</w:delText>
        </w:r>
        <w:r w:rsidR="002D4E52">
          <w:delText xml:space="preserve"> servi</w:delText>
        </w:r>
        <w:r w:rsidR="003F42AB">
          <w:delText>ria</w:delText>
        </w:r>
        <w:r w:rsidR="002D4E52">
          <w:delText xml:space="preserve"> </w:delText>
        </w:r>
        <w:r w:rsidR="00453483">
          <w:delText>como mecanismo para persistir os eventos do usuário</w:delText>
        </w:r>
        <w:r w:rsidR="00163AF4">
          <w:delText>.</w:delText>
        </w:r>
        <w:r>
          <w:delText xml:space="preserve"> </w:delText>
        </w:r>
        <w:r w:rsidR="00D71E8A">
          <w:delText>D</w:delText>
        </w:r>
        <w:r>
          <w:delText>evido</w:delText>
        </w:r>
      </w:del>
      <w:ins w:id="931" w:author="Erico de Souza Loewe" w:date="2020-11-08T21:40:00Z">
        <w:r w:rsidR="00ED2866" w:rsidRPr="006B1D33">
          <w:t>)</w:t>
        </w:r>
        <w:r w:rsidR="00163AF4">
          <w:t xml:space="preserve">. </w:t>
        </w:r>
        <w:r w:rsidR="00ED2866">
          <w:t>Porém</w:t>
        </w:r>
        <w:r>
          <w:t>, devido</w:t>
        </w:r>
      </w:ins>
      <w:r>
        <w:t xml:space="preserve"> </w:t>
      </w:r>
      <w:r w:rsidR="00163AF4">
        <w:t>à</w:t>
      </w:r>
      <w:r>
        <w:t xml:space="preserve"> falta de customização </w:t>
      </w:r>
      <w:del w:id="932" w:author="Erico de Souza Loewe" w:date="2020-11-08T21:40:00Z">
        <w:r>
          <w:delText>d</w:delText>
        </w:r>
        <w:r w:rsidR="00A95A04">
          <w:delText>ele</w:delText>
        </w:r>
        <w:r>
          <w:delText xml:space="preserve">, </w:delText>
        </w:r>
        <w:r w:rsidR="001B0E50">
          <w:delText>achou-se plausível</w:delText>
        </w:r>
        <w:r>
          <w:delText xml:space="preserve"> </w:delText>
        </w:r>
        <w:r w:rsidR="00CF2BFE">
          <w:delText>o substituir</w:delText>
        </w:r>
        <w:r>
          <w:delText xml:space="preserve"> </w:delText>
        </w:r>
        <w:r w:rsidR="00CF2BFE">
          <w:delText>pelo</w:delText>
        </w:r>
      </w:del>
      <w:ins w:id="933" w:author="Erico de Souza Loewe" w:date="2020-11-08T21:40:00Z">
        <w:r>
          <w:t>da ferramenta, foi trocado para o</w:t>
        </w:r>
      </w:ins>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del w:id="934" w:author="Erico de Souza Loewe" w:date="2020-11-08T21:40:00Z">
        <w:r w:rsidR="00830B2F">
          <w:delText>tendo a vantagem de</w:delText>
        </w:r>
      </w:del>
      <w:ins w:id="935" w:author="Erico de Souza Loewe" w:date="2020-11-08T21:40:00Z">
        <w:r w:rsidR="00163AF4">
          <w:t>o qua</w:t>
        </w:r>
        <w:r w:rsidR="00BC58FE">
          <w:t>l possui</w:t>
        </w:r>
      </w:ins>
      <w:r w:rsidR="00BC58FE">
        <w:t xml:space="preserve"> uma vasta opção de customização</w:t>
      </w:r>
      <w:r w:rsidR="00B17CC3">
        <w:t xml:space="preserve">, </w:t>
      </w:r>
      <w:del w:id="936" w:author="Erico de Souza Loewe" w:date="2020-11-08T21:40:00Z">
        <w:r w:rsidR="005862A2">
          <w:delText>o que</w:delText>
        </w:r>
        <w:r w:rsidR="00B17CC3">
          <w:delText xml:space="preserve"> tornaria </w:delText>
        </w:r>
      </w:del>
      <w:ins w:id="937" w:author="Erico de Souza Loewe" w:date="2020-11-08T21:40:00Z">
        <w:r w:rsidR="00B17CC3">
          <w:t xml:space="preserve">e </w:t>
        </w:r>
        <w:r w:rsidR="00B002DA">
          <w:t xml:space="preserve">tornou </w:t>
        </w:r>
        <w:r w:rsidR="00B17CC3">
          <w:t xml:space="preserve">possível </w:t>
        </w:r>
      </w:ins>
      <w:r w:rsidR="00B17CC3">
        <w:t xml:space="preserve">a adição do </w:t>
      </w:r>
      <w:r w:rsidR="00B17CC3" w:rsidRPr="00AB5A4A">
        <w:rPr>
          <w:i/>
        </w:rPr>
        <w:t>timestamp</w:t>
      </w:r>
      <w:r w:rsidR="00B17CC3">
        <w:t xml:space="preserve"> a cada evento</w:t>
      </w:r>
      <w:del w:id="938" w:author="Erico de Souza Loewe" w:date="2020-11-08T21:40:00Z">
        <w:r w:rsidR="00A37998">
          <w:delText xml:space="preserve"> </w:delText>
        </w:r>
        <w:r w:rsidR="002B61F6">
          <w:delText>uma opção</w:delText>
        </w:r>
      </w:del>
      <w:r w:rsidR="00BC58FE">
        <w:t>.</w:t>
      </w:r>
      <w:r w:rsidR="00AC62AB">
        <w:t xml:space="preserve"> </w:t>
      </w:r>
      <w:r w:rsidR="002B6519">
        <w:t>Com ela foi possível persistir os eventos em um formato NoSQL</w:t>
      </w:r>
      <w:del w:id="939" w:author="Erico de Souza Loewe" w:date="2020-11-08T21:40:00Z">
        <w:r w:rsidR="002B6519">
          <w:delText>.</w:delText>
        </w:r>
      </w:del>
      <w:ins w:id="940" w:author="Erico de Souza Loewe" w:date="2020-11-08T21:40:00Z">
        <w:r w:rsidR="00B002DA">
          <w:t xml:space="preserve"> (</w:t>
        </w:r>
        <w:r w:rsidR="00B002DA" w:rsidRPr="00390E18">
          <w:rPr>
            <w:i/>
            <w:iCs w:val="0"/>
          </w:rPr>
          <w:t>Not Only SQL</w:t>
        </w:r>
        <w:r w:rsidR="00B002DA">
          <w:t>)</w:t>
        </w:r>
        <w:r w:rsidR="002B6519">
          <w:t>.</w:t>
        </w:r>
      </w:ins>
    </w:p>
    <w:p w14:paraId="1A822A87" w14:textId="100CB486" w:rsidR="00A619F7" w:rsidRPr="00393A4C" w:rsidRDefault="006B1D33" w:rsidP="00972812">
      <w:r>
        <w:tab/>
      </w:r>
      <w:r w:rsidR="00DA5C86">
        <w:t>No início</w:t>
      </w:r>
      <w:r>
        <w:t xml:space="preserve">, </w:t>
      </w:r>
      <w:del w:id="941" w:author="Erico de Souza Loewe" w:date="2020-11-08T21:40:00Z">
        <w:r w:rsidR="00411DE2">
          <w:delText>a fim de</w:delText>
        </w:r>
      </w:del>
      <w:ins w:id="942" w:author="Erico de Souza Loewe" w:date="2020-11-08T21:40:00Z">
        <w:r w:rsidR="00DA5C86">
          <w:t>p</w:t>
        </w:r>
        <w:r>
          <w:t>ara</w:t>
        </w:r>
      </w:ins>
      <w:r>
        <w:t xml:space="preserve"> enviar o evento </w:t>
      </w:r>
      <w:r w:rsidR="00B002DA">
        <w:t>à</w:t>
      </w:r>
      <w:r>
        <w:t xml:space="preserve"> plataforma, </w:t>
      </w:r>
      <w:del w:id="943" w:author="Erico de Souza Loewe" w:date="2020-11-08T21:40:00Z">
        <w:r w:rsidR="0093428A">
          <w:delText>o programa contou com</w:delText>
        </w:r>
      </w:del>
      <w:ins w:id="944" w:author="Erico de Souza Loewe" w:date="2020-11-08T21:40:00Z">
        <w:r>
          <w:t xml:space="preserve">foi </w:t>
        </w:r>
        <w:r w:rsidR="00DA5C86">
          <w:t>utilizado</w:t>
        </w:r>
      </w:ins>
      <w:r w:rsidR="00DA5C86">
        <w:t xml:space="preserve"> o </w:t>
      </w:r>
      <w:r w:rsidR="004B4B18">
        <w:t>GTM (</w:t>
      </w:r>
      <w:r w:rsidR="00DA5C86" w:rsidRPr="00390E18">
        <w:rPr>
          <w:i/>
          <w:rPrChange w:id="945" w:author="Erico de Souza Loewe" w:date="2020-11-08T21:40:00Z">
            <w:rPr/>
          </w:rPrChange>
        </w:rPr>
        <w:t>Google Tag Manager</w:t>
      </w:r>
      <w:del w:id="946" w:author="Erico de Souza Loewe" w:date="2020-11-08T21:40:00Z">
        <w:r w:rsidR="004B4B18">
          <w:delText>)</w:delText>
        </w:r>
        <w:r w:rsidR="00DA5C86">
          <w:delText xml:space="preserve"> para fazer esse intermédio</w:delText>
        </w:r>
        <w:r w:rsidR="00EC3CA8">
          <w:delText>.</w:delText>
        </w:r>
      </w:del>
      <w:ins w:id="947" w:author="Erico de Souza Loewe" w:date="2020-11-08T21:40:00Z">
        <w:r w:rsidR="004B4B18">
          <w:t>)</w:t>
        </w:r>
        <w:r w:rsidR="00B002DA">
          <w:t>.</w:t>
        </w:r>
      </w:ins>
      <w:r w:rsidR="00DA5C86">
        <w:t xml:space="preserve"> </w:t>
      </w:r>
      <w:r w:rsidR="00140BA4">
        <w:t>P</w:t>
      </w:r>
      <w:r w:rsidR="00DA5C86">
        <w:t xml:space="preserve">orém, </w:t>
      </w:r>
      <w:del w:id="948" w:author="Erico de Souza Loewe" w:date="2020-11-08T21:40:00Z">
        <w:r w:rsidR="00263138">
          <w:delText>por causa</w:delText>
        </w:r>
        <w:r w:rsidR="00DA5C86">
          <w:delText xml:space="preserve"> </w:delText>
        </w:r>
        <w:r w:rsidR="00263138">
          <w:delText>de</w:delText>
        </w:r>
      </w:del>
      <w:ins w:id="949" w:author="Erico de Souza Loewe" w:date="2020-11-08T21:40:00Z">
        <w:r w:rsidR="00DA5C86">
          <w:t>devido a</w:t>
        </w:r>
      </w:ins>
      <w:r w:rsidR="00DA5C86">
        <w:t xml:space="preserve"> algumas limitações da ferramenta</w:t>
      </w:r>
      <w:del w:id="950" w:author="Erico de Souza Loewe" w:date="2020-11-08T21:40:00Z">
        <w:r w:rsidR="00DA5C86">
          <w:delText xml:space="preserve">, </w:delText>
        </w:r>
        <w:r w:rsidR="001152DA">
          <w:delText>deixou-se de ter</w:delText>
        </w:r>
        <w:r w:rsidR="00DA5C86">
          <w:delText xml:space="preserve"> </w:delText>
        </w:r>
        <w:r w:rsidR="001152DA">
          <w:delText>tal</w:delText>
        </w:r>
      </w:del>
      <w:ins w:id="951" w:author="Erico de Souza Loewe" w:date="2020-11-08T21:40:00Z">
        <w:r w:rsidR="00140BA4">
          <w:t xml:space="preserve"> GTM</w:t>
        </w:r>
        <w:r w:rsidR="00DA5C86">
          <w:t>, foi removid</w:t>
        </w:r>
        <w:r w:rsidR="00140BA4">
          <w:t>a</w:t>
        </w:r>
        <w:r w:rsidR="00DA5C86">
          <w:t xml:space="preserve"> essa</w:t>
        </w:r>
      </w:ins>
      <w:r w:rsidR="00DA5C86">
        <w:t xml:space="preserve"> dependência</w:t>
      </w:r>
      <w:del w:id="952" w:author="Erico de Souza Loewe" w:date="2020-11-08T21:40:00Z">
        <w:r w:rsidR="005E0EA3">
          <w:delText>.</w:delText>
        </w:r>
        <w:r w:rsidR="00DA5C86">
          <w:delText xml:space="preserve"> </w:delText>
        </w:r>
        <w:r w:rsidR="005E0EA3">
          <w:delText>Foram enviados</w:delText>
        </w:r>
        <w:r w:rsidR="00DA5C86">
          <w:delText xml:space="preserve"> </w:delText>
        </w:r>
      </w:del>
      <w:ins w:id="953" w:author="Erico de Souza Loewe" w:date="2020-11-08T21:40:00Z">
        <w:r w:rsidR="00DA5C86">
          <w:t xml:space="preserve"> e </w:t>
        </w:r>
      </w:ins>
      <w:r w:rsidR="00DA5C86">
        <w:t xml:space="preserve">os eventos </w:t>
      </w:r>
      <w:ins w:id="954" w:author="Erico de Souza Loewe" w:date="2020-11-08T21:40:00Z">
        <w:r w:rsidR="00140BA4">
          <w:t xml:space="preserve">foram enviados </w:t>
        </w:r>
      </w:ins>
      <w:r w:rsidR="00DA5C86">
        <w:t>diretamente</w:t>
      </w:r>
      <w:r w:rsidR="00140BA4">
        <w:t xml:space="preserve"> </w:t>
      </w:r>
      <w:ins w:id="955" w:author="Erico de Souza Loewe" w:date="2020-11-08T21:40:00Z">
        <w:r w:rsidR="00140BA4">
          <w:t>a partir</w:t>
        </w:r>
        <w:r w:rsidR="00DA5C86">
          <w:t xml:space="preserve"> </w:t>
        </w:r>
      </w:ins>
      <w:r w:rsidR="00DA5C86">
        <w:t xml:space="preserve">do </w:t>
      </w:r>
      <w:r w:rsidR="00DA5C86" w:rsidRPr="00DA5C86">
        <w:rPr>
          <w:i/>
          <w:rPrChange w:id="956" w:author="Erico de Souza Loewe" w:date="2020-11-08T21:40:00Z">
            <w:rPr/>
          </w:rPrChange>
        </w:rPr>
        <w:t>Javascript</w:t>
      </w:r>
      <w:r w:rsidR="00DA5C86" w:rsidRPr="00AD472A">
        <w:t>.</w:t>
      </w:r>
    </w:p>
    <w:p w14:paraId="5BB408CD" w14:textId="720C02F3" w:rsidR="00A75870" w:rsidRDefault="00A75870" w:rsidP="00972812">
      <w:pPr>
        <w:pStyle w:val="Ttulo2"/>
      </w:pPr>
      <w:bookmarkStart w:id="957" w:name="_Toc55523378"/>
      <w:bookmarkStart w:id="958" w:name="_Toc55260961"/>
      <w:r>
        <w:t>Distribuição d</w:t>
      </w:r>
      <w:r w:rsidR="00A94338">
        <w:t>a aplicação</w:t>
      </w:r>
      <w:r w:rsidR="00251F73">
        <w:t xml:space="preserve"> e coleta de dados</w:t>
      </w:r>
      <w:bookmarkEnd w:id="957"/>
      <w:bookmarkEnd w:id="958"/>
    </w:p>
    <w:p w14:paraId="7E073C0F" w14:textId="471B6C74" w:rsidR="00A75870" w:rsidRDefault="00A94338" w:rsidP="00972812">
      <w:r>
        <w:tab/>
      </w:r>
      <w:r w:rsidR="00A75870">
        <w:t xml:space="preserve">A aplicação </w:t>
      </w:r>
      <w:del w:id="959" w:author="Erico de Souza Loewe" w:date="2020-11-08T21:40:00Z">
        <w:r w:rsidR="002A6DB1">
          <w:delText>esteve</w:delText>
        </w:r>
      </w:del>
      <w:ins w:id="960" w:author="Erico de Souza Loewe" w:date="2020-11-08T21:40:00Z">
        <w:r w:rsidR="00A75870">
          <w:t>foi</w:t>
        </w:r>
      </w:ins>
      <w:r w:rsidR="00A75870">
        <w:t xml:space="preserve"> disponibilizada</w:t>
      </w:r>
      <w:del w:id="961" w:author="Erico de Souza Loewe" w:date="2020-11-08T21:40:00Z">
        <w:r w:rsidR="00EC4C81">
          <w:delText>,</w:delText>
        </w:r>
      </w:del>
      <w:ins w:id="962" w:author="Erico de Souza Loewe" w:date="2020-11-08T21:40:00Z">
        <w:r w:rsidR="00A75870">
          <w:t xml:space="preserve"> no período</w:t>
        </w:r>
      </w:ins>
      <w:r w:rsidR="00A75870">
        <w:t xml:space="preserve"> do dia 28/09 até </w:t>
      </w:r>
      <w:ins w:id="963" w:author="Erico de Souza Loewe" w:date="2020-11-08T21:40:00Z">
        <w:r w:rsidR="00A75870">
          <w:t xml:space="preserve">o dia </w:t>
        </w:r>
      </w:ins>
      <w:r w:rsidR="00A75870">
        <w:t>02/10</w:t>
      </w:r>
      <w:del w:id="964" w:author="Erico de Souza Loewe" w:date="2020-11-08T21:40:00Z">
        <w:r w:rsidR="00EC4C81">
          <w:delText>,</w:delText>
        </w:r>
      </w:del>
      <w:r w:rsidR="00A75870">
        <w:t xml:space="preserve"> através de um e-mail</w:t>
      </w:r>
      <w:r w:rsidR="00F544DF">
        <w:t xml:space="preserve"> com instruções de como </w:t>
      </w:r>
      <w:del w:id="965" w:author="Erico de Souza Loewe" w:date="2020-11-08T21:40:00Z">
        <w:r w:rsidR="00F544DF">
          <w:delText xml:space="preserve">utilizar a aplicação, </w:delText>
        </w:r>
        <w:r w:rsidR="00A75870">
          <w:delText>enviado</w:delText>
        </w:r>
      </w:del>
      <w:ins w:id="966" w:author="Erico de Souza Loewe" w:date="2020-11-08T21:40:00Z">
        <w:r w:rsidR="008F7BE4">
          <w:t xml:space="preserve">utilizá-la. Ela </w:t>
        </w:r>
        <w:r w:rsidR="00F544DF">
          <w:t>foi</w:t>
        </w:r>
        <w:r w:rsidR="00A75870">
          <w:t xml:space="preserve"> enviad</w:t>
        </w:r>
        <w:r w:rsidR="008F7BE4">
          <w:t>a</w:t>
        </w:r>
      </w:ins>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967" w:author="Erico de Souza Loewe" w:date="2020-11-08T21:40:00Z">
        <w:r w:rsidR="00A75870">
          <w:delText xml:space="preserve"> </w:delText>
        </w:r>
        <w:r w:rsidR="00481C56">
          <w:delText xml:space="preserve">Assim, </w:delText>
        </w:r>
        <w:r w:rsidR="00A75870">
          <w:delText xml:space="preserve">ela </w:delText>
        </w:r>
        <w:r w:rsidR="00481C56">
          <w:delText xml:space="preserve">irá </w:delText>
        </w:r>
        <w:r w:rsidR="00A75870">
          <w:delText>salvar os dados que serão utilizados como teste no modelo de classificação desenvolvido nesse trabalho.</w:delText>
        </w:r>
      </w:del>
    </w:p>
    <w:p w14:paraId="1B1A8FF3" w14:textId="0D1CE097" w:rsidR="00ED623E" w:rsidRDefault="00ED623E" w:rsidP="00972812">
      <w:pPr>
        <w:pStyle w:val="Ttulo3"/>
      </w:pPr>
      <w:bookmarkStart w:id="968" w:name="_Toc55523379"/>
      <w:bookmarkStart w:id="969" w:name="_Toc55260962"/>
      <w:r>
        <w:t>Pré-teste</w:t>
      </w:r>
      <w:bookmarkEnd w:id="968"/>
      <w:bookmarkEnd w:id="969"/>
    </w:p>
    <w:p w14:paraId="189A78AB" w14:textId="697E6448" w:rsidR="00ED623E" w:rsidRPr="00ED623E" w:rsidRDefault="00844E77" w:rsidP="00972812">
      <w:r>
        <w:tab/>
        <w:t xml:space="preserve">Com a aplicação finalizada e hospedada, </w:t>
      </w:r>
      <w:del w:id="970" w:author="Erico de Souza Loewe" w:date="2020-11-08T21:40:00Z">
        <w:r w:rsidR="00DA5F52">
          <w:delText>o pr</w:delText>
        </w:r>
        <w:r w:rsidR="00295534">
          <w:delText xml:space="preserve">otótipo chegou </w:delText>
        </w:r>
        <w:r w:rsidR="00454839">
          <w:delText>às</w:delText>
        </w:r>
        <w:r w:rsidR="00295534">
          <w:delText xml:space="preserve"> mão</w:delText>
        </w:r>
        <w:r w:rsidR="005A147E">
          <w:delText>s</w:delText>
        </w:r>
        <w:r>
          <w:delText xml:space="preserve"> </w:delText>
        </w:r>
        <w:r w:rsidR="00295534">
          <w:delText>d</w:delText>
        </w:r>
        <w:r>
          <w:delText>o</w:delText>
        </w:r>
      </w:del>
      <w:ins w:id="971" w:author="Erico de Souza Loewe" w:date="2020-11-08T21:40:00Z">
        <w:r w:rsidR="008F7BE4">
          <w:t xml:space="preserve">ela </w:t>
        </w:r>
        <w:r>
          <w:t xml:space="preserve">foi </w:t>
        </w:r>
        <w:r w:rsidR="008F7BE4">
          <w:t xml:space="preserve">enviada </w:t>
        </w:r>
        <w:r>
          <w:t>inicialmente para o</w:t>
        </w:r>
      </w:ins>
      <w:r>
        <w:t xml:space="preserve"> professor orientador para validar o desenvolvimento feito.</w:t>
      </w:r>
      <w:r w:rsidR="004D3E38">
        <w:t xml:space="preserve"> </w:t>
      </w:r>
      <w:del w:id="972" w:author="Erico de Souza Loewe" w:date="2020-11-08T21:40:00Z">
        <w:r w:rsidR="00FA51A4">
          <w:delText>Nos teste</w:delText>
        </w:r>
        <w:r w:rsidR="00181CBF">
          <w:delText>s</w:delText>
        </w:r>
        <w:r w:rsidR="00FA51A4">
          <w:delText xml:space="preserve"> </w:delText>
        </w:r>
        <w:r w:rsidR="007F2F34">
          <w:delText>produzidos,</w:delText>
        </w:r>
      </w:del>
      <w:ins w:id="973" w:author="Erico de Souza Loewe" w:date="2020-11-08T21:40:00Z">
        <w:r w:rsidR="004D3E38">
          <w:t>Com isso, foi encontrado</w:t>
        </w:r>
      </w:ins>
      <w:r w:rsidR="004D3E38">
        <w:t xml:space="preserve"> certos ajustes </w:t>
      </w:r>
      <w:del w:id="974" w:author="Erico de Souza Loewe" w:date="2020-11-08T21:40:00Z">
        <w:r w:rsidR="00127D14">
          <w:delText>precisaram</w:delText>
        </w:r>
        <w:r w:rsidR="004D3E38">
          <w:delText xml:space="preserve"> ser feitos</w:delText>
        </w:r>
      </w:del>
      <w:ins w:id="975" w:author="Erico de Souza Loewe" w:date="2020-11-08T21:40:00Z">
        <w:r w:rsidR="004D3E38">
          <w:t xml:space="preserve">a serem </w:t>
        </w:r>
        <w:r w:rsidR="008F7BE4">
          <w:t>realizados</w:t>
        </w:r>
      </w:ins>
      <w:r w:rsidR="008F7BE4">
        <w:t xml:space="preserve"> </w:t>
      </w:r>
      <w:r w:rsidR="004D3E38">
        <w:t xml:space="preserve">antes de </w:t>
      </w:r>
      <w:del w:id="976" w:author="Erico de Souza Loewe" w:date="2020-11-08T21:40:00Z">
        <w:r w:rsidR="004D3E38">
          <w:delText>divulga</w:delText>
        </w:r>
        <w:r w:rsidR="00186FE2">
          <w:delText>r</w:delText>
        </w:r>
      </w:del>
      <w:ins w:id="977" w:author="Erico de Souza Loewe" w:date="2020-11-08T21:40:00Z">
        <w:r w:rsidR="004D3E38">
          <w:t>ser divulgad</w:t>
        </w:r>
        <w:r w:rsidR="008F7BE4">
          <w:t>a</w:t>
        </w:r>
      </w:ins>
      <w:r w:rsidR="004D3E38">
        <w:t xml:space="preserve"> a aplicação</w:t>
      </w:r>
      <w:r w:rsidR="00212413">
        <w:t xml:space="preserve">. </w:t>
      </w:r>
      <w:del w:id="978" w:author="Erico de Souza Loewe" w:date="2020-11-08T21:40:00Z">
        <w:r w:rsidR="00186FE2">
          <w:delText>C</w:delText>
        </w:r>
        <w:r w:rsidR="00212413">
          <w:delText>orrigido a aplicação</w:delText>
        </w:r>
        <w:r w:rsidR="00A64E1B">
          <w:delText>,</w:delText>
        </w:r>
        <w:r w:rsidR="00212413">
          <w:delText xml:space="preserve"> </w:delText>
        </w:r>
        <w:r w:rsidR="00BB0CCC">
          <w:delText>cinco</w:delText>
        </w:r>
      </w:del>
      <w:ins w:id="979" w:author="Erico de Souza Loewe" w:date="2020-11-08T21:40:00Z">
        <w:r w:rsidR="008F7BE4">
          <w:t>Depois de corrigida</w:t>
        </w:r>
        <w:r w:rsidR="00A64E1B">
          <w:t>,</w:t>
        </w:r>
        <w:r w:rsidR="00212413">
          <w:t xml:space="preserve"> </w:t>
        </w:r>
        <w:r w:rsidR="008F7BE4">
          <w:t xml:space="preserve">ela foi enviada </w:t>
        </w:r>
        <w:r w:rsidR="00212413">
          <w:t>para mais 5</w:t>
        </w:r>
      </w:ins>
      <w:r w:rsidR="00212413">
        <w:t xml:space="preserve"> pessoas </w:t>
      </w:r>
      <w:del w:id="980" w:author="Erico de Souza Loewe" w:date="2020-11-08T21:40:00Z">
        <w:r w:rsidR="00212413">
          <w:delText>testar</w:delText>
        </w:r>
        <w:r w:rsidR="00BB0CCC">
          <w:delText>a</w:delText>
        </w:r>
        <w:r w:rsidR="00212413">
          <w:delText>m</w:delText>
        </w:r>
      </w:del>
      <w:ins w:id="981" w:author="Erico de Souza Loewe" w:date="2020-11-08T21:40:00Z">
        <w:r w:rsidR="00212413">
          <w:t>testarem e</w:t>
        </w:r>
      </w:ins>
      <w:r w:rsidR="00212413">
        <w:t xml:space="preserve"> novamente</w:t>
      </w:r>
      <w:del w:id="982" w:author="Erico de Souza Loewe" w:date="2020-11-08T21:40:00Z">
        <w:r w:rsidR="00DB2407">
          <w:delText>,</w:delText>
        </w:r>
        <w:r w:rsidR="00212413">
          <w:delText xml:space="preserve"> encontra</w:delText>
        </w:r>
        <w:r w:rsidR="00DB2407">
          <w:delText>n</w:delText>
        </w:r>
        <w:r w:rsidR="00212413">
          <w:delText>do</w:delText>
        </w:r>
        <w:r w:rsidR="00DB2407">
          <w:delText xml:space="preserve"> mais</w:delText>
        </w:r>
        <w:r w:rsidR="00212413">
          <w:delText xml:space="preserve"> </w:delText>
        </w:r>
      </w:del>
      <w:ins w:id="983" w:author="Erico de Souza Loewe" w:date="2020-11-08T21:40:00Z">
        <w:r w:rsidR="00212413">
          <w:t xml:space="preserve"> </w:t>
        </w:r>
        <w:r w:rsidR="008F7BE4">
          <w:t xml:space="preserve">foram </w:t>
        </w:r>
        <w:r w:rsidR="00212413">
          <w:t>encontrado</w:t>
        </w:r>
        <w:r w:rsidR="008F7BE4">
          <w:t>s</w:t>
        </w:r>
        <w:r w:rsidR="00212413">
          <w:t xml:space="preserve"> alguns </w:t>
        </w:r>
      </w:ins>
      <w:r w:rsidR="00212413">
        <w:t xml:space="preserve">pontos a </w:t>
      </w:r>
      <w:del w:id="984" w:author="Erico de Souza Loewe" w:date="2020-11-08T21:40:00Z">
        <w:r w:rsidR="00212413">
          <w:delText>corrigi</w:delText>
        </w:r>
        <w:r w:rsidR="00AD07D5">
          <w:delText>r</w:delText>
        </w:r>
        <w:r w:rsidR="00212413">
          <w:delText>.</w:delText>
        </w:r>
        <w:r w:rsidR="00240FAE">
          <w:delText xml:space="preserve"> </w:delText>
        </w:r>
        <w:r w:rsidR="005354AC">
          <w:delText>E</w:delText>
        </w:r>
        <w:r w:rsidR="00240FAE">
          <w:delText>nviado</w:delText>
        </w:r>
      </w:del>
      <w:ins w:id="985" w:author="Erico de Souza Loewe" w:date="2020-11-08T21:40:00Z">
        <w:r w:rsidR="00212413">
          <w:t>serem corrigidos.</w:t>
        </w:r>
        <w:r w:rsidR="00240FAE">
          <w:t xml:space="preserve"> </w:t>
        </w:r>
        <w:r w:rsidR="00693198">
          <w:t>Após, f</w:t>
        </w:r>
        <w:r w:rsidR="00240FAE">
          <w:t>oi enviado</w:t>
        </w:r>
      </w:ins>
      <w:r w:rsidR="00240FAE">
        <w:t xml:space="preserve"> o e-mail </w:t>
      </w:r>
      <w:del w:id="986" w:author="Erico de Souza Loewe" w:date="2020-11-08T21:40:00Z">
        <w:r w:rsidR="00523D6F">
          <w:delText>a</w:delText>
        </w:r>
      </w:del>
      <w:ins w:id="987" w:author="Erico de Souza Loewe" w:date="2020-11-08T21:40:00Z">
        <w:r w:rsidR="00240FAE">
          <w:t>para</w:t>
        </w:r>
      </w:ins>
      <w:r w:rsidR="00240FAE">
        <w:t xml:space="preserve"> um </w:t>
      </w:r>
      <w:commentRangeStart w:id="988"/>
      <w:r w:rsidR="00240FAE">
        <w:t xml:space="preserve">grupo </w:t>
      </w:r>
      <w:r w:rsidR="00D6512A">
        <w:t xml:space="preserve">supervisionado </w:t>
      </w:r>
      <w:r w:rsidR="00240FAE">
        <w:t>de 8 pessoas</w:t>
      </w:r>
      <w:commentRangeEnd w:id="988"/>
      <w:r w:rsidR="008F7BE4">
        <w:rPr>
          <w:rStyle w:val="Refdecomentrio"/>
        </w:rPr>
        <w:commentReference w:id="988"/>
      </w:r>
      <w:r w:rsidR="00AB7DD7">
        <w:t>,</w:t>
      </w:r>
      <w:r w:rsidR="00240FAE">
        <w:t xml:space="preserve"> para validar</w:t>
      </w:r>
      <w:r w:rsidR="00463F8D">
        <w:t xml:space="preserve"> sua aceitação e entendimento do </w:t>
      </w:r>
      <w:r w:rsidR="00D6512A">
        <w:t>funcionamento da aplicação</w:t>
      </w:r>
      <w:del w:id="989" w:author="Erico de Souza Loewe" w:date="2020-11-08T21:40:00Z">
        <w:r w:rsidR="002C4137">
          <w:delText>, pôde-se ter uma</w:delText>
        </w:r>
      </w:del>
      <w:ins w:id="990" w:author="Erico de Souza Loewe" w:date="2020-11-08T21:40:00Z">
        <w:r w:rsidR="00463F8D">
          <w:t>.</w:t>
        </w:r>
        <w:r w:rsidR="00E713B0">
          <w:t xml:space="preserve"> Por fim, o </w:t>
        </w:r>
        <w:r w:rsidR="009C15ED">
          <w:t>e-mail</w:t>
        </w:r>
        <w:r w:rsidR="00E713B0">
          <w:t xml:space="preserve"> foi enviado para a base</w:t>
        </w:r>
      </w:ins>
      <w:r w:rsidR="00E713B0">
        <w:t xml:space="preserve"> completa </w:t>
      </w:r>
      <w:del w:id="991" w:author="Erico de Souza Loewe" w:date="2020-11-08T21:40:00Z">
        <w:r w:rsidR="001D5E63">
          <w:delText xml:space="preserve">verificação </w:delText>
        </w:r>
        <w:r w:rsidR="00FF3A77">
          <w:delText xml:space="preserve">do que era </w:delText>
        </w:r>
        <w:r w:rsidR="00376619">
          <w:delText xml:space="preserve">e do que poderia ser o </w:delText>
        </w:r>
        <w:r w:rsidR="000F593A" w:rsidRPr="000F593A">
          <w:rPr>
            <w:i/>
            <w:iCs w:val="0"/>
          </w:rPr>
          <w:delText>plugin</w:delText>
        </w:r>
      </w:del>
      <w:ins w:id="992" w:author="Erico de Souza Loewe" w:date="2020-11-08T21:40:00Z">
        <w:r w:rsidR="00E713B0">
          <w:t>de usuários optantes por participar do teste</w:t>
        </w:r>
      </w:ins>
      <w:r w:rsidR="00E713B0">
        <w:t>.</w:t>
      </w:r>
    </w:p>
    <w:p w14:paraId="2E8CA26A" w14:textId="6CD434A6" w:rsidR="00AD7C18" w:rsidRDefault="00AD7C18" w:rsidP="00972812">
      <w:pPr>
        <w:pStyle w:val="Ttulo3"/>
      </w:pPr>
      <w:bookmarkStart w:id="993" w:name="_Toc55523380"/>
      <w:bookmarkStart w:id="994" w:name="_Toc55260963"/>
      <w:r>
        <w:t>Hospedagem</w:t>
      </w:r>
      <w:bookmarkEnd w:id="993"/>
      <w:bookmarkEnd w:id="994"/>
    </w:p>
    <w:p w14:paraId="37DE1F44" w14:textId="54A258A2" w:rsidR="000E20F6" w:rsidRDefault="000E20F6" w:rsidP="00972812">
      <w:r>
        <w:tab/>
        <w:t xml:space="preserve">A aplicação </w:t>
      </w:r>
      <w:del w:id="995" w:author="Erico de Souza Loewe" w:date="2020-11-08T21:40:00Z">
        <w:r w:rsidR="00DC047C">
          <w:delText>-</w:delText>
        </w:r>
      </w:del>
      <w:ins w:id="996" w:author="Erico de Souza Loewe" w:date="2020-11-08T21:40:00Z">
        <w:r>
          <w:t>foi</w:t>
        </w:r>
      </w:ins>
      <w:r>
        <w:t xml:space="preserve"> publicada na ferramenta</w:t>
      </w:r>
      <w:ins w:id="997" w:author="Erico de Souza Loewe" w:date="2020-11-08T21:40:00Z">
        <w:r w:rsidR="008F7BE4">
          <w:t>,</w:t>
        </w:r>
      </w:ins>
      <w:r>
        <w:t xml:space="preserve"> disponível no Github</w:t>
      </w:r>
      <w:ins w:id="998" w:author="Erico de Souza Loewe" w:date="2020-11-08T21:40:00Z">
        <w:r w:rsidR="008F7BE4">
          <w:t>,</w:t>
        </w:r>
      </w:ins>
      <w:r>
        <w:t xml:space="preserve"> chamada </w:t>
      </w:r>
      <w:r w:rsidRPr="000E20F6">
        <w:rPr>
          <w:i/>
        </w:rPr>
        <w:t>Github Pages</w:t>
      </w:r>
      <w:del w:id="999" w:author="Erico de Souza Loewe" w:date="2020-11-08T21:40:00Z">
        <w:r w:rsidR="00872CF4">
          <w:delText xml:space="preserve"> -</w:delText>
        </w:r>
      </w:del>
      <w:ins w:id="1000" w:author="Erico de Souza Loewe" w:date="2020-11-08T21:40:00Z">
        <w:r>
          <w:t>. Essa</w:t>
        </w:r>
      </w:ins>
      <w:r>
        <w:t xml:space="preserve"> é </w:t>
      </w:r>
      <w:ins w:id="1001" w:author="Erico de Souza Loewe" w:date="2020-11-08T21:40:00Z">
        <w:r>
          <w:t xml:space="preserve">uma ferramenta </w:t>
        </w:r>
      </w:ins>
      <w:r>
        <w:t xml:space="preserve">gratuita, </w:t>
      </w:r>
      <w:del w:id="1002" w:author="Erico de Souza Loewe" w:date="2020-11-08T21:40:00Z">
        <w:r w:rsidR="008272ED">
          <w:delText>e</w:delText>
        </w:r>
      </w:del>
      <w:ins w:id="1003" w:author="Erico de Souza Loewe" w:date="2020-11-08T21:40:00Z">
        <w:r>
          <w:t>que</w:t>
        </w:r>
      </w:ins>
      <w:r>
        <w:t xml:space="preserve"> possibilita a </w:t>
      </w:r>
      <w:del w:id="1004" w:author="Erico de Souza Loewe" w:date="2020-11-08T21:40:00Z">
        <w:r w:rsidR="006F3284">
          <w:delText>divulgação</w:delText>
        </w:r>
      </w:del>
      <w:ins w:id="1005" w:author="Erico de Souza Loewe" w:date="2020-11-08T21:40:00Z">
        <w:r>
          <w:t>publicação</w:t>
        </w:r>
      </w:ins>
      <w:r>
        <w:t xml:space="preserve"> de </w:t>
      </w:r>
      <w:r w:rsidR="00503984">
        <w:t>páginas</w:t>
      </w:r>
      <w:r>
        <w:t xml:space="preserve"> estáticas.</w:t>
      </w:r>
      <w:r w:rsidR="00503984">
        <w:t xml:space="preserve"> O link final de acesso</w:t>
      </w:r>
      <w:ins w:id="1006" w:author="Erico de Souza Loewe" w:date="2020-11-08T21:40:00Z">
        <w:r w:rsidR="00503984">
          <w:t xml:space="preserve"> </w:t>
        </w:r>
        <w:r w:rsidR="008F7BE4">
          <w:t>para</w:t>
        </w:r>
      </w:ins>
      <w:r w:rsidR="008F7BE4">
        <w:t xml:space="preserve"> </w:t>
      </w:r>
      <w:r w:rsidR="00503984">
        <w:t xml:space="preserve">a aplicação ficou: </w:t>
      </w:r>
      <w:hyperlink r:id="rId62" w:history="1">
        <w:r w:rsidR="00503984" w:rsidRPr="005568B5">
          <w:rPr>
            <w:rStyle w:val="Hyperlink"/>
          </w:rPr>
          <w:t>https://ericoloewe.github.io/computer-science-tcc/</w:t>
        </w:r>
      </w:hyperlink>
      <w:r w:rsidR="00503984">
        <w:t xml:space="preserve"> </w:t>
      </w:r>
    </w:p>
    <w:p w14:paraId="4F44E766" w14:textId="6123A4EB" w:rsidR="009D5C44" w:rsidRPr="000E20F6" w:rsidRDefault="00503984" w:rsidP="00972812">
      <w:r>
        <w:tab/>
        <w:t>Os eventos</w:t>
      </w:r>
      <w:r w:rsidR="00F72843">
        <w:t xml:space="preserve"> das </w:t>
      </w:r>
      <w:r w:rsidR="00E16D40">
        <w:t>músicas</w:t>
      </w:r>
      <w:r>
        <w:t xml:space="preserve"> foram salvos em outra plataforma chamada Firebase</w:t>
      </w:r>
      <w:del w:id="1007" w:author="Erico de Souza Loewe" w:date="2020-11-08T21:40:00Z">
        <w:r w:rsidR="00E10579">
          <w:delText>, que</w:delText>
        </w:r>
      </w:del>
      <w:ins w:id="1008" w:author="Erico de Souza Loewe" w:date="2020-11-08T21:40:00Z">
        <w:r>
          <w:t xml:space="preserve">. </w:t>
        </w:r>
        <w:r w:rsidR="00441FD9">
          <w:t>Ela</w:t>
        </w:r>
      </w:ins>
      <w:r>
        <w:t xml:space="preserve"> é </w:t>
      </w:r>
      <w:del w:id="1009" w:author="Erico de Souza Loewe" w:date="2020-11-08T21:40:00Z">
        <w:r w:rsidR="00E10579">
          <w:delText>pag</w:delText>
        </w:r>
        <w:r w:rsidR="004C7F1C">
          <w:delText>o;</w:delText>
        </w:r>
        <w:r w:rsidR="00E10579">
          <w:delText xml:space="preserve"> </w:delText>
        </w:r>
        <w:r w:rsidR="00CF774C">
          <w:delText>n</w:delText>
        </w:r>
        <w:r w:rsidR="00E10579">
          <w:delText xml:space="preserve">esse </w:delText>
        </w:r>
      </w:del>
      <w:ins w:id="1010" w:author="Erico de Souza Loewe" w:date="2020-11-08T21:40:00Z">
        <w:r>
          <w:t xml:space="preserve">uma ferramenta paga, </w:t>
        </w:r>
        <w:r w:rsidR="002D7D4B">
          <w:t>porém</w:t>
        </w:r>
        <w:r>
          <w:t xml:space="preserve">, para o </w:t>
        </w:r>
      </w:ins>
      <w:r>
        <w:t>trabalho</w:t>
      </w:r>
      <w:del w:id="1011" w:author="Erico de Souza Loewe" w:date="2020-11-08T21:40:00Z">
        <w:r>
          <w:delText xml:space="preserve">, </w:delText>
        </w:r>
        <w:r w:rsidR="00CF774C">
          <w:delText>está</w:delText>
        </w:r>
        <w:r>
          <w:delText xml:space="preserve"> </w:delText>
        </w:r>
        <w:r w:rsidR="00CF774C">
          <w:delText>n</w:delText>
        </w:r>
        <w:r>
          <w:delText>a</w:delText>
        </w:r>
      </w:del>
      <w:ins w:id="1012" w:author="Erico de Souza Loewe" w:date="2020-11-08T21:40:00Z">
        <w:r>
          <w:t xml:space="preserve"> foi utilizad</w:t>
        </w:r>
        <w:r w:rsidR="008F7BE4">
          <w:t>a</w:t>
        </w:r>
        <w:r>
          <w:t xml:space="preserve"> a</w:t>
        </w:r>
      </w:ins>
      <w:r>
        <w:t xml:space="preserve"> versão gratuita, que suporta o acesso de até 100 </w:t>
      </w:r>
      <w:r w:rsidR="002D7D4B">
        <w:t>usuários</w:t>
      </w:r>
      <w:r>
        <w:t xml:space="preserve"> simultâneos.</w:t>
      </w:r>
      <w:r w:rsidR="009724AA">
        <w:t xml:space="preserve"> </w:t>
      </w:r>
      <w:del w:id="1013" w:author="Erico de Souza Loewe" w:date="2020-11-08T21:40:00Z">
        <w:r w:rsidR="005A5580">
          <w:delText>Ad</w:delText>
        </w:r>
        <w:r w:rsidR="009724AA">
          <w:delText>emais</w:delText>
        </w:r>
        <w:r w:rsidR="00961401">
          <w:delText>,</w:delText>
        </w:r>
      </w:del>
      <w:ins w:id="1014" w:author="Erico de Souza Loewe" w:date="2020-11-08T21:40:00Z">
        <w:r w:rsidR="009724AA">
          <w:t>Demais</w:t>
        </w:r>
      </w:ins>
      <w:r w:rsidR="009724AA">
        <w:t xml:space="preserve"> eventos como “quantidade de </w:t>
      </w:r>
      <w:r w:rsidR="008405E6">
        <w:t>usuários</w:t>
      </w:r>
      <w:r w:rsidR="009724AA">
        <w:t xml:space="preserve"> acessando o </w:t>
      </w:r>
      <w:r w:rsidR="00D710C7" w:rsidRPr="00F56039">
        <w:rPr>
          <w:i/>
          <w:iCs w:val="0"/>
        </w:rPr>
        <w:t>web</w:t>
      </w:r>
      <w:commentRangeStart w:id="1015"/>
      <w:r w:rsidR="00D710C7" w:rsidRPr="00F56039">
        <w:rPr>
          <w:i/>
          <w:iCs w:val="0"/>
        </w:rPr>
        <w:t>app</w:t>
      </w:r>
      <w:commentRangeEnd w:id="1015"/>
      <w:r w:rsidR="00D710C7" w:rsidRPr="00F56039">
        <w:rPr>
          <w:rStyle w:val="Refdecomentrio"/>
          <w:i/>
          <w:iCs w:val="0"/>
        </w:rPr>
        <w:commentReference w:id="1015"/>
      </w:r>
      <w:r w:rsidR="009724AA">
        <w:t>” foram salvos utilizando as aplicações GTM e Google Analytics.</w:t>
      </w:r>
    </w:p>
    <w:p w14:paraId="2F7AB2A0" w14:textId="77777777" w:rsidR="009D5C44" w:rsidRPr="000E20F6" w:rsidRDefault="009D5C44" w:rsidP="00972812">
      <w:pPr>
        <w:rPr>
          <w:del w:id="1016" w:author="Erico de Souza Loewe" w:date="2020-11-08T21:40:00Z"/>
        </w:rPr>
      </w:pPr>
    </w:p>
    <w:p w14:paraId="66BD8074" w14:textId="15BFF6A5" w:rsidR="00360E5F" w:rsidRDefault="00360E5F" w:rsidP="00972812">
      <w:pPr>
        <w:pStyle w:val="Ttulo3"/>
      </w:pPr>
      <w:bookmarkStart w:id="1017" w:name="_Toc55523381"/>
      <w:bookmarkStart w:id="1018" w:name="_Toc55260964"/>
      <w:r>
        <w:t xml:space="preserve">Coleta do </w:t>
      </w:r>
      <w:r w:rsidR="000C1A86">
        <w:t>F</w:t>
      </w:r>
      <w:r>
        <w:t>irebase</w:t>
      </w:r>
      <w:bookmarkEnd w:id="1017"/>
      <w:bookmarkEnd w:id="1018"/>
    </w:p>
    <w:p w14:paraId="6733EB29" w14:textId="159F2CB4" w:rsidR="009D5C44" w:rsidRDefault="007C31E3" w:rsidP="00972812">
      <w:r>
        <w:tab/>
        <w:t xml:space="preserve">Ao final do experimento, </w:t>
      </w:r>
      <w:del w:id="1019" w:author="Erico de Souza Loewe" w:date="2020-11-08T21:40:00Z">
        <w:r>
          <w:delText>fo</w:delText>
        </w:r>
        <w:r w:rsidR="00421C9C">
          <w:delText>ram</w:delText>
        </w:r>
        <w:r>
          <w:delText xml:space="preserve"> exportado</w:delText>
        </w:r>
        <w:r w:rsidR="00421C9C">
          <w:delText>s</w:delText>
        </w:r>
        <w:r>
          <w:delText xml:space="preserve"> </w:delText>
        </w:r>
      </w:del>
      <w:r>
        <w:t xml:space="preserve">os eventos dos usuários </w:t>
      </w:r>
      <w:ins w:id="1020" w:author="Erico de Souza Loewe" w:date="2020-11-08T21:40:00Z">
        <w:r w:rsidR="008F7BE4">
          <w:t xml:space="preserve">foram exportados </w:t>
        </w:r>
      </w:ins>
      <w:r>
        <w:t xml:space="preserve">em um </w:t>
      </w:r>
      <w:ins w:id="1021" w:author="Erico de Souza Loewe" w:date="2020-11-08T21:40:00Z">
        <w:r w:rsidR="008F7BE4">
          <w:t xml:space="preserve">formato </w:t>
        </w:r>
      </w:ins>
      <w:r>
        <w:t>JSON</w:t>
      </w:r>
      <w:del w:id="1022" w:author="Erico de Souza Loewe" w:date="2020-11-08T21:40:00Z">
        <w:r>
          <w:delText xml:space="preserve"> através</w:delText>
        </w:r>
      </w:del>
      <w:ins w:id="1023" w:author="Erico de Souza Loewe" w:date="2020-11-08T21:40:00Z">
        <w:r w:rsidR="008F7BE4">
          <w:t>, por meio</w:t>
        </w:r>
      </w:ins>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024" w:name="_Ref53931970"/>
      <w:bookmarkStart w:id="1025" w:name="_Toc55260891"/>
      <w:r w:rsidRPr="00390E18">
        <w:rPr>
          <w:highlight w:val="yellow"/>
          <w:rPrChange w:id="1026" w:author="Erico de Souza Loewe" w:date="2020-11-08T21:40:00Z">
            <w:rPr/>
          </w:rPrChange>
        </w:rPr>
        <w:t xml:space="preserve">Figura </w:t>
      </w:r>
      <w:r w:rsidR="00463D35" w:rsidRPr="00390E18">
        <w:rPr>
          <w:highlight w:val="yellow"/>
          <w:rPrChange w:id="1027" w:author="Erico de Souza Loewe" w:date="2020-11-08T21:40:00Z">
            <w:rPr/>
          </w:rPrChange>
        </w:rPr>
        <w:fldChar w:fldCharType="begin"/>
      </w:r>
      <w:r w:rsidR="00463D35" w:rsidRPr="00390E18">
        <w:rPr>
          <w:highlight w:val="yellow"/>
          <w:rPrChange w:id="1028" w:author="Erico de Souza Loewe" w:date="2020-11-08T21:40:00Z">
            <w:rPr/>
          </w:rPrChange>
        </w:rPr>
        <w:instrText xml:space="preserve"> SEQ Figura \* ARABIC </w:instrText>
      </w:r>
      <w:r w:rsidR="00463D35" w:rsidRPr="00390E18">
        <w:rPr>
          <w:highlight w:val="yellow"/>
          <w:rPrChange w:id="1029" w:author="Erico de Souza Loewe" w:date="2020-11-08T21:40:00Z">
            <w:rPr/>
          </w:rPrChange>
        </w:rPr>
        <w:fldChar w:fldCharType="separate"/>
      </w:r>
      <w:r w:rsidR="00772326" w:rsidRPr="00390E18">
        <w:rPr>
          <w:highlight w:val="yellow"/>
          <w:rPrChange w:id="1030" w:author="Erico de Souza Loewe" w:date="2020-11-08T21:40:00Z">
            <w:rPr/>
          </w:rPrChange>
        </w:rPr>
        <w:t>16</w:t>
      </w:r>
      <w:r w:rsidR="00463D35" w:rsidRPr="00390E18">
        <w:rPr>
          <w:highlight w:val="yellow"/>
          <w:rPrChange w:id="1031" w:author="Erico de Souza Loewe" w:date="2020-11-08T21:40:00Z">
            <w:rPr/>
          </w:rPrChange>
        </w:rPr>
        <w:fldChar w:fldCharType="end"/>
      </w:r>
      <w:bookmarkEnd w:id="1024"/>
      <w:r w:rsidRPr="00390E18">
        <w:rPr>
          <w:highlight w:val="yellow"/>
          <w:rPrChange w:id="1032" w:author="Erico de Souza Loewe" w:date="2020-11-08T21:40:00Z">
            <w:rPr/>
          </w:rPrChange>
        </w:rPr>
        <w:t xml:space="preserve"> Console do </w:t>
      </w:r>
      <w:r w:rsidRPr="00390E18">
        <w:rPr>
          <w:i/>
          <w:highlight w:val="yellow"/>
          <w:rPrChange w:id="1033" w:author="Erico de Souza Loewe" w:date="2020-11-08T21:40:00Z">
            <w:rPr>
              <w:i/>
            </w:rPr>
          </w:rPrChange>
        </w:rPr>
        <w:t>Realtime Database</w:t>
      </w:r>
      <w:r w:rsidRPr="00390E18">
        <w:rPr>
          <w:highlight w:val="yellow"/>
          <w:rPrChange w:id="1034" w:author="Erico de Souza Loewe" w:date="2020-11-08T21:40:00Z">
            <w:rPr/>
          </w:rPrChange>
        </w:rPr>
        <w:t xml:space="preserve"> do Firebase (próprio, 2020)</w:t>
      </w:r>
      <w:bookmarkEnd w:id="1025"/>
    </w:p>
    <w:p w14:paraId="7FB894DE" w14:textId="1E9CF1F3" w:rsidR="009D5C44" w:rsidRDefault="001C6C85" w:rsidP="00972812">
      <w:r>
        <w:tab/>
        <w:t xml:space="preserve">Com o JSON e a estrutura de dados pronta, </w:t>
      </w:r>
      <w:del w:id="1035" w:author="Erico de Souza Loewe" w:date="2020-11-08T21:40:00Z">
        <w:r w:rsidR="00186AB8">
          <w:delText>datou-se o in</w:delText>
        </w:r>
        <w:r w:rsidR="009A5089">
          <w:delText>ício de</w:delText>
        </w:r>
        <w:r>
          <w:delText xml:space="preserve"> </w:delText>
        </w:r>
      </w:del>
      <w:ins w:id="1036" w:author="Erico de Souza Loewe" w:date="2020-11-08T21:40:00Z">
        <w:r w:rsidR="008F7BE4">
          <w:t xml:space="preserve">foram </w:t>
        </w:r>
        <w:r>
          <w:t>realizado</w:t>
        </w:r>
        <w:r w:rsidR="008F7BE4">
          <w:t>s</w:t>
        </w:r>
        <w:r>
          <w:t xml:space="preserve"> </w:t>
        </w:r>
      </w:ins>
      <w:r>
        <w:t xml:space="preserve">alguns estudos em </w:t>
      </w:r>
      <w:r w:rsidRPr="001C6C85">
        <w:rPr>
          <w:i/>
        </w:rPr>
        <w:t>python</w:t>
      </w:r>
      <w:r>
        <w:t xml:space="preserve"> </w:t>
      </w:r>
      <w:r w:rsidR="003514F9">
        <w:t xml:space="preserve">para adquirir </w:t>
      </w:r>
      <w:del w:id="1037" w:author="Erico de Souza Loewe" w:date="2020-11-08T21:40:00Z">
        <w:r w:rsidR="003514F9">
          <w:delText xml:space="preserve">o </w:delText>
        </w:r>
      </w:del>
      <w:r w:rsidR="003514F9">
        <w:t xml:space="preserve">conhecimento </w:t>
      </w:r>
      <w:del w:id="1038" w:author="Erico de Souza Loewe" w:date="2020-11-08T21:40:00Z">
        <w:r w:rsidR="003514F9">
          <w:delText xml:space="preserve">necessário </w:delText>
        </w:r>
      </w:del>
      <w:r w:rsidR="008F7BE4">
        <w:t xml:space="preserve">e </w:t>
      </w:r>
      <w:r w:rsidR="003514F9">
        <w:t>obter os dados necessários do Spotify</w:t>
      </w:r>
      <w:r w:rsidR="008F7BE4">
        <w:t xml:space="preserve">, </w:t>
      </w:r>
      <w:del w:id="1039" w:author="Erico de Souza Loewe" w:date="2020-11-08T21:40:00Z">
        <w:r w:rsidR="003514F9">
          <w:delText>roda</w:delText>
        </w:r>
        <w:r w:rsidR="0084519B">
          <w:delText>ndo assim,</w:delText>
        </w:r>
      </w:del>
      <w:ins w:id="1040" w:author="Erico de Souza Loewe" w:date="2020-11-08T21:40:00Z">
        <w:r w:rsidR="008F7BE4">
          <w:t xml:space="preserve">a fim </w:t>
        </w:r>
        <w:r w:rsidR="003514F9">
          <w:t xml:space="preserve"> </w:t>
        </w:r>
        <w:r w:rsidR="008F7BE4">
          <w:t>d</w:t>
        </w:r>
        <w:r w:rsidR="003514F9">
          <w:t>e rodar</w:t>
        </w:r>
      </w:ins>
      <w:r w:rsidR="003514F9">
        <w:t xml:space="preserve"> o algoritmo KNN nos dados obtidos.</w:t>
      </w:r>
      <w:r w:rsidR="00E36D2A">
        <w:t xml:space="preserve"> O</w:t>
      </w:r>
      <w:r w:rsidR="00C5547D">
        <w:t>s primeiros testes</w:t>
      </w:r>
      <w:r w:rsidR="00E36D2A">
        <w:t xml:space="preserve"> </w:t>
      </w:r>
      <w:ins w:id="1041" w:author="Erico de Souza Loewe" w:date="2020-11-08T21:40:00Z">
        <w:r w:rsidR="008F7BE4">
          <w:t xml:space="preserve">para compreensão </w:t>
        </w:r>
      </w:ins>
      <w:r w:rsidR="008F7BE4">
        <w:t xml:space="preserve">do </w:t>
      </w:r>
      <w:r w:rsidR="00E36D2A">
        <w:t>algoritmo</w:t>
      </w:r>
      <w:r w:rsidR="008F7BE4">
        <w:t xml:space="preserve"> </w:t>
      </w:r>
      <w:del w:id="1042" w:author="Erico de Souza Loewe" w:date="2020-11-08T21:40:00Z">
        <w:r w:rsidR="00E36D2A">
          <w:delText>utiliza</w:delText>
        </w:r>
        <w:r w:rsidR="00495B67">
          <w:delText>ram</w:delText>
        </w:r>
      </w:del>
      <w:ins w:id="1043" w:author="Erico de Souza Loewe" w:date="2020-11-08T21:40:00Z">
        <w:r w:rsidR="008F7BE4">
          <w:t>KNN</w:t>
        </w:r>
        <w:r w:rsidR="00E36D2A">
          <w:t xml:space="preserve"> fo</w:t>
        </w:r>
        <w:r w:rsidR="00C5547D">
          <w:t>ram</w:t>
        </w:r>
        <w:r w:rsidR="00E36D2A">
          <w:t xml:space="preserve"> realizado</w:t>
        </w:r>
        <w:r w:rsidR="00C5547D">
          <w:t>s</w:t>
        </w:r>
        <w:r w:rsidR="00E36D2A">
          <w:t xml:space="preserve"> utilizando</w:t>
        </w:r>
      </w:ins>
      <w:r w:rsidR="00E36D2A">
        <w:t xml:space="preserve"> a base </w:t>
      </w:r>
      <w:del w:id="1044" w:author="Erico de Souza Loewe" w:date="2020-11-08T21:40:00Z">
        <w:r w:rsidR="00E36D2A">
          <w:delText xml:space="preserve">de </w:delText>
        </w:r>
      </w:del>
      <w:r w:rsidR="00E36D2A" w:rsidRPr="00390E18">
        <w:rPr>
          <w:i/>
          <w:rPrChange w:id="1045" w:author="Erico de Souza Loewe" w:date="2020-11-08T21:40:00Z">
            <w:rPr/>
          </w:rPrChange>
        </w:rPr>
        <w:t>íris</w:t>
      </w:r>
      <w:ins w:id="1046" w:author="Erico de Souza Loewe" w:date="2020-11-08T21:40:00Z">
        <w:r w:rsidR="008F7BE4">
          <w:rPr>
            <w:i/>
            <w:iCs w:val="0"/>
          </w:rPr>
          <w:t>,</w:t>
        </w:r>
      </w:ins>
      <w:r w:rsidR="00E36D2A">
        <w:t xml:space="preserve"> disponível no </w:t>
      </w:r>
      <w:r w:rsidR="00E36D2A" w:rsidRPr="00E36D2A">
        <w:rPr>
          <w:i/>
        </w:rPr>
        <w:t>sklearn</w:t>
      </w:r>
      <w:del w:id="1047" w:author="Erico de Souza Loewe" w:date="2020-11-08T21:40:00Z">
        <w:r w:rsidR="00D06F8B">
          <w:delText>.</w:delText>
        </w:r>
        <w:r w:rsidR="00C5547D">
          <w:delText xml:space="preserve"> </w:delText>
        </w:r>
        <w:r w:rsidR="006D228F">
          <w:delText>A</w:delText>
        </w:r>
        <w:r w:rsidR="00C5547D">
          <w:delText>pós</w:delText>
        </w:r>
      </w:del>
      <w:ins w:id="1048" w:author="Erico de Souza Loewe" w:date="2020-11-08T21:40:00Z">
        <w:r w:rsidR="00C5547D">
          <w:t>, e então, após</w:t>
        </w:r>
      </w:ins>
      <w:r w:rsidR="00C5547D">
        <w:t xml:space="preserve"> obter o conhecimento do funcionamento do algoritmo no </w:t>
      </w:r>
      <w:r w:rsidR="00C5547D" w:rsidRPr="005338D4">
        <w:rPr>
          <w:i/>
        </w:rPr>
        <w:t>python</w:t>
      </w:r>
      <w:r w:rsidR="00C5547D">
        <w:t xml:space="preserve">, </w:t>
      </w:r>
      <w:ins w:id="1049" w:author="Erico de Souza Loewe" w:date="2020-11-08T21:40:00Z">
        <w:r w:rsidR="008F7BE4">
          <w:t xml:space="preserve">ele posteriormente </w:t>
        </w:r>
      </w:ins>
      <w:r w:rsidR="008F7BE4">
        <w:t>f</w:t>
      </w:r>
      <w:r w:rsidR="00C5547D">
        <w:t xml:space="preserve">oi aplicado </w:t>
      </w:r>
      <w:del w:id="1050" w:author="Erico de Souza Loewe" w:date="2020-11-08T21:40:00Z">
        <w:r w:rsidR="00C5547D">
          <w:delText xml:space="preserve">o mesmo sobre </w:delText>
        </w:r>
      </w:del>
      <w:r w:rsidR="00C5547D">
        <w:t xml:space="preserve">a base </w:t>
      </w:r>
      <w:r w:rsidR="00DB58FF">
        <w:t>extraída</w:t>
      </w:r>
      <w:r w:rsidR="00C5547D">
        <w:t xml:space="preserve"> e preparada</w:t>
      </w:r>
      <w:del w:id="1051" w:author="Erico de Souza Loewe" w:date="2020-11-08T21:40:00Z">
        <w:r w:rsidR="00C5547D">
          <w:delText xml:space="preserve"> do</w:delText>
        </w:r>
      </w:del>
      <w:ins w:id="1052" w:author="Erico de Souza Loewe" w:date="2020-11-08T21:40:00Z">
        <w:r w:rsidR="008F7BE4">
          <w:t>, em formato</w:t>
        </w:r>
      </w:ins>
      <w:r w:rsidR="008F7BE4">
        <w:t xml:space="preserve"> JSON</w:t>
      </w:r>
      <w:r w:rsidR="00C5547D">
        <w:t>.</w:t>
      </w:r>
    </w:p>
    <w:p w14:paraId="599D52D2" w14:textId="2B72C921" w:rsidR="00DC433D" w:rsidRDefault="00DC433D" w:rsidP="00972812">
      <w:pPr>
        <w:pStyle w:val="Ttulo1"/>
      </w:pPr>
      <w:bookmarkStart w:id="1053" w:name="_Toc55523382"/>
      <w:bookmarkStart w:id="1054" w:name="_Toc55260965"/>
      <w:r w:rsidRPr="00DC433D">
        <w:t>SISTEMA LORS</w:t>
      </w:r>
      <w:bookmarkEnd w:id="1053"/>
      <w:bookmarkEnd w:id="1054"/>
    </w:p>
    <w:p w14:paraId="0183C3E9" w14:textId="7D1F254C" w:rsidR="00825ED7" w:rsidRDefault="006161E8" w:rsidP="00972812">
      <w:r>
        <w:tab/>
      </w:r>
      <w:r w:rsidR="00825ED7">
        <w:t xml:space="preserve">Com a estrutura dos </w:t>
      </w:r>
      <w:r w:rsidR="00240D3E">
        <w:t>dados</w:t>
      </w:r>
      <w:r w:rsidR="00825ED7">
        <w:t xml:space="preserve"> pronta e </w:t>
      </w:r>
      <w:del w:id="1055" w:author="Erico de Souza Loewe" w:date="2020-11-08T21:40:00Z">
        <w:r w:rsidR="0083049C">
          <w:delText>a pesquisa</w:delText>
        </w:r>
      </w:del>
      <w:ins w:id="1056" w:author="Erico de Souza Loewe" w:date="2020-11-08T21:40:00Z">
        <w:r w:rsidR="00825ED7">
          <w:t>o levantamento</w:t>
        </w:r>
      </w:ins>
      <w:r w:rsidR="00825ED7">
        <w:t xml:space="preserve"> dos dados dos usuários, </w:t>
      </w:r>
      <w:del w:id="1057" w:author="Erico de Souza Loewe" w:date="2020-11-08T21:40:00Z">
        <w:r w:rsidR="000F2047">
          <w:delText>levantou-se</w:delText>
        </w:r>
      </w:del>
      <w:ins w:id="1058" w:author="Erico de Souza Loewe" w:date="2020-11-08T21:40:00Z">
        <w:r w:rsidR="00825ED7">
          <w:t xml:space="preserve">foi </w:t>
        </w:r>
        <w:r w:rsidR="00850509">
          <w:t>feito</w:t>
        </w:r>
      </w:ins>
      <w:r w:rsidR="00850509">
        <w:t xml:space="preserve"> </w:t>
      </w:r>
      <w:r w:rsidR="001E46D5">
        <w:t xml:space="preserve">um tratamento </w:t>
      </w:r>
      <w:del w:id="1059" w:author="Erico de Souza Loewe" w:date="2020-11-08T21:40:00Z">
        <w:r w:rsidR="00E32C2A">
          <w:delText>específico para cada informação</w:delText>
        </w:r>
        <w:r w:rsidR="0094587C">
          <w:delText>,</w:delText>
        </w:r>
        <w:r w:rsidR="00B7349A">
          <w:delText xml:space="preserve"> realiza</w:delText>
        </w:r>
        <w:r w:rsidR="00E32C2A">
          <w:delText>n</w:delText>
        </w:r>
        <w:r w:rsidR="00B7349A">
          <w:delText>do</w:delText>
        </w:r>
        <w:r w:rsidR="0094587C">
          <w:delText>, dessa forma,</w:delText>
        </w:r>
      </w:del>
      <w:ins w:id="1060" w:author="Erico de Souza Loewe" w:date="2020-11-08T21:40:00Z">
        <w:r w:rsidR="001E46D5">
          <w:t xml:space="preserve">dos dados </w:t>
        </w:r>
        <w:r w:rsidR="00B7349A">
          <w:t>e realizado</w:t>
        </w:r>
      </w:ins>
      <w:r w:rsidR="00B7349A">
        <w:t xml:space="preserve"> um</w:t>
      </w:r>
      <w:r w:rsidR="00BE0D3F">
        <w:t xml:space="preserve"> estudo das técnicas de recomendação </w:t>
      </w:r>
      <w:del w:id="1061" w:author="Erico de Souza Loewe" w:date="2020-11-08T21:40:00Z">
        <w:r w:rsidR="00E32C2A">
          <w:delText>postas</w:delText>
        </w:r>
      </w:del>
      <w:ins w:id="1062" w:author="Erico de Souza Loewe" w:date="2020-11-08T21:40:00Z">
        <w:r w:rsidR="00BE0D3F">
          <w:t>levantadas</w:t>
        </w:r>
      </w:ins>
      <w:r w:rsidR="00BE0D3F">
        <w:t xml:space="preserve"> nos trabalhos anteriores. </w:t>
      </w:r>
      <w:r w:rsidR="00C01DFA">
        <w:t xml:space="preserve">Com isso, </w:t>
      </w:r>
      <w:del w:id="1063" w:author="Erico de Souza Loewe" w:date="2020-11-08T21:40:00Z">
        <w:r w:rsidR="009D3BA4">
          <w:delText>surgiu</w:delText>
        </w:r>
      </w:del>
      <w:ins w:id="1064" w:author="Erico de Souza Loewe" w:date="2020-11-08T21:40:00Z">
        <w:r w:rsidR="00C01DFA">
          <w:t>foi modelado</w:t>
        </w:r>
      </w:ins>
      <w:r w:rsidR="00C01DFA">
        <w:t xml:space="preserve"> o</w:t>
      </w:r>
      <w:del w:id="1065" w:author="Erico de Souza Loewe" w:date="2020-11-08T21:40:00Z">
        <w:r w:rsidR="00C01DFA">
          <w:delText xml:space="preserve"> mode</w:delText>
        </w:r>
        <w:r w:rsidR="009D3BA4">
          <w:delText>lo</w:delText>
        </w:r>
        <w:r w:rsidR="00C01DFA">
          <w:delText xml:space="preserve"> </w:delText>
        </w:r>
        <w:r w:rsidR="009D3BA4">
          <w:delText>d</w:delText>
        </w:r>
        <w:r w:rsidR="00C01DFA">
          <w:delText>o</w:delText>
        </w:r>
      </w:del>
      <w:r w:rsidR="00C01DFA">
        <w:t xml:space="preserve">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066" w:name="_Toc55523383"/>
      <w:bookmarkStart w:id="1067" w:name="_Toc55260966"/>
      <w:r>
        <w:t>O Algoritmo KNN</w:t>
      </w:r>
      <w:bookmarkEnd w:id="1066"/>
      <w:bookmarkEnd w:id="1067"/>
    </w:p>
    <w:p w14:paraId="4578993F" w14:textId="6973563D" w:rsidR="00B55A9C" w:rsidRDefault="00B55A9C" w:rsidP="00972812">
      <w:r>
        <w:tab/>
        <w:t xml:space="preserve">O </w:t>
      </w:r>
      <w:r w:rsidRPr="00A30447">
        <w:rPr>
          <w:i/>
        </w:rPr>
        <w:t>k-Nearest Neighbor</w:t>
      </w:r>
      <w:r>
        <w:t xml:space="preserve"> (KNN) é um método de classificação que busca os k pontos dos dados de treino mais pertos do </w:t>
      </w:r>
      <w:del w:id="1068" w:author="Erico de Souza Loewe" w:date="2020-11-08T21:40:00Z">
        <w:r w:rsidR="00E443CD">
          <w:delText>item</w:delText>
        </w:r>
      </w:del>
      <w:ins w:id="1069" w:author="Erico de Souza Loewe" w:date="2020-11-08T21:40:00Z">
        <w:r>
          <w:t>ponto</w:t>
        </w:r>
      </w:ins>
      <w:r>
        <w:t xml:space="preserve"> de teste</w:t>
      </w:r>
      <w:del w:id="1070" w:author="Erico de Souza Loewe" w:date="2020-11-08T21:40:00Z">
        <w:r w:rsidR="00914444">
          <w:delText>.</w:delText>
        </w:r>
        <w:r>
          <w:delText xml:space="preserve"> </w:delText>
        </w:r>
        <w:r w:rsidR="00914444">
          <w:delText>U</w:delText>
        </w:r>
        <w:r>
          <w:delText>ma</w:delText>
        </w:r>
      </w:del>
      <w:ins w:id="1071" w:author="Erico de Souza Loewe" w:date="2020-11-08T21:40:00Z">
        <w:r>
          <w:t>, e então, uma</w:t>
        </w:r>
      </w:ins>
      <w:r>
        <w:t xml:space="preserve">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072" w:name="_Ref52742150"/>
      <w:bookmarkStart w:id="1073" w:name="_Toc55260892"/>
      <w:bookmarkStart w:id="1074"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107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073"/>
      <w:r w:rsidRPr="00DE3DAA">
        <w:rPr>
          <w:bCs/>
          <w:iCs/>
          <w:caps/>
          <w:snapToGrid w:val="0"/>
          <w:color w:val="000000"/>
          <w:spacing w:val="10"/>
          <w:kern w:val="28"/>
          <w:szCs w:val="20"/>
        </w:rPr>
        <w:fldChar w:fldCharType="end"/>
      </w:r>
      <w:bookmarkEnd w:id="1074"/>
    </w:p>
    <w:p w14:paraId="395F912C" w14:textId="7B3A9DC2" w:rsidR="00B55A9C" w:rsidRDefault="00B55A9C" w:rsidP="00972812">
      <w:r>
        <w:tab/>
        <w:t xml:space="preserve">Como </w:t>
      </w:r>
      <w:ins w:id="1075" w:author="Erico de Souza Loewe" w:date="2020-11-08T21:40:00Z">
        <w:r>
          <w:t xml:space="preserve">é </w:t>
        </w:r>
      </w:ins>
      <w:r>
        <w:t xml:space="preserve">apresentado </w:t>
      </w:r>
      <w:del w:id="1076" w:author="Erico de Souza Loewe" w:date="2020-11-08T21:40:00Z">
        <w:r w:rsidR="00810223">
          <w:delText>(</w:delText>
        </w:r>
      </w:del>
      <w:ins w:id="1077" w:author="Erico de Souza Loewe" w:date="2020-11-08T21:40:00Z">
        <w:r>
          <w:t xml:space="preserve">na </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del w:id="1078" w:author="Erico de Souza Loewe" w:date="2020-11-08T21:40:00Z">
        <w:r w:rsidR="00810223">
          <w:delText>)</w:delText>
        </w:r>
        <w:r w:rsidR="00695E37">
          <w:delText>,</w:delText>
        </w:r>
      </w:del>
      <w:r>
        <w:t xml:space="preserve"> o algoritmo funciona </w:t>
      </w:r>
      <w:del w:id="1079" w:author="Erico de Souza Loewe" w:date="2020-11-08T21:40:00Z">
        <w:r w:rsidR="00131A07">
          <w:delText>mediante</w:delText>
        </w:r>
        <w:r>
          <w:delText xml:space="preserve"> a</w:delText>
        </w:r>
      </w:del>
      <w:ins w:id="1080" w:author="Erico de Souza Loewe" w:date="2020-11-08T21:40:00Z">
        <w:r>
          <w:t>através da</w:t>
        </w:r>
      </w:ins>
      <w:r>
        <w:t xml:space="preserve"> disposição das características x1 e x2 sobre um plano, </w:t>
      </w:r>
      <w:ins w:id="1081" w:author="Erico de Souza Loewe" w:date="2020-11-08T21:40:00Z">
        <w:r>
          <w:t xml:space="preserve">e </w:t>
        </w:r>
      </w:ins>
      <w:r>
        <w:t>atribuindo classes a eles (no caso: classe A e classe B</w:t>
      </w:r>
      <w:del w:id="1082" w:author="Erico de Souza Loewe" w:date="2020-11-08T21:40:00Z">
        <w:r>
          <w:delText>)</w:delText>
        </w:r>
        <w:r w:rsidR="003C3F8A">
          <w:delText>.</w:delText>
        </w:r>
        <w:r>
          <w:delText xml:space="preserve"> </w:delText>
        </w:r>
        <w:r w:rsidR="003C3F8A">
          <w:delText>E</w:delText>
        </w:r>
        <w:r>
          <w:delText>ntão</w:delText>
        </w:r>
      </w:del>
      <w:ins w:id="1083" w:author="Erico de Souza Loewe" w:date="2020-11-08T21:40:00Z">
        <w:r>
          <w:t>), então</w:t>
        </w:r>
      </w:ins>
      <w:r>
        <w:t>, a partir da predição do ponto de teste</w:t>
      </w:r>
      <w:del w:id="1084" w:author="Erico de Souza Loewe" w:date="2020-11-08T21:40:00Z">
        <w:r w:rsidR="000E6B26">
          <w:delText>,</w:delText>
        </w:r>
      </w:del>
      <w:r>
        <w:t xml:space="preserve"> é encontrado a classe que o representa. (TODO_REF)</w:t>
      </w:r>
    </w:p>
    <w:p w14:paraId="2251147C" w14:textId="6234D21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del w:id="1085" w:author="Erico de Souza Loewe" w:date="2020-11-08T21:40:00Z">
        <w:r>
          <w:delText xml:space="preserve"> encontra</w:delText>
        </w:r>
        <w:r w:rsidR="00806AE4">
          <w:delText>da</w:delText>
        </w:r>
      </w:del>
      <w:ins w:id="1086" w:author="Erico de Souza Loewe" w:date="2020-11-08T21:40:00Z">
        <w:r>
          <w:rPr>
            <w:i/>
          </w:rPr>
          <w:t>.</w:t>
        </w:r>
        <w:r>
          <w:t xml:space="preserve"> A qual se encontra</w:t>
        </w:r>
      </w:ins>
      <w:r>
        <w:t xml:space="preserve"> na classe </w:t>
      </w:r>
      <w:r w:rsidRPr="000F2C68">
        <w:rPr>
          <w:i/>
        </w:rPr>
        <w:t>KNeighborsClassifier</w:t>
      </w:r>
      <w:r>
        <w:t xml:space="preserve"> do </w:t>
      </w:r>
      <w:del w:id="1087" w:author="Erico de Souza Loewe" w:date="2020-11-08T21:40:00Z">
        <w:r>
          <w:delText>m</w:delText>
        </w:r>
        <w:r w:rsidR="002831D7">
          <w:delText>ó</w:delText>
        </w:r>
        <w:r>
          <w:delText>dulo</w:delText>
        </w:r>
      </w:del>
      <w:ins w:id="1088" w:author="Erico de Souza Loewe" w:date="2020-11-08T21:40:00Z">
        <w:r>
          <w:t>modulo</w:t>
        </w:r>
      </w:ins>
      <w:r>
        <w:t xml:space="preserve">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089" w:name="_Ref54920131"/>
      <w:bookmarkStart w:id="1090" w:name="_Toc55523384"/>
      <w:bookmarkStart w:id="1091" w:name="_Toc55260967"/>
      <w:r>
        <w:t>Preparação dos dados para o KNN</w:t>
      </w:r>
      <w:bookmarkEnd w:id="1089"/>
      <w:bookmarkEnd w:id="1090"/>
      <w:bookmarkEnd w:id="1091"/>
    </w:p>
    <w:p w14:paraId="602EF07C" w14:textId="4DD3F76D" w:rsidR="00044C36" w:rsidRDefault="00CC3D32" w:rsidP="00972812">
      <w:r>
        <w:tab/>
      </w:r>
      <w:del w:id="1092" w:author="Erico de Souza Loewe" w:date="2020-11-08T21:40:00Z">
        <w:r w:rsidR="001D53C0">
          <w:delText>P</w:delText>
        </w:r>
        <w:r w:rsidR="006D5A3E">
          <w:delText>lanejando</w:delText>
        </w:r>
      </w:del>
      <w:ins w:id="1093" w:author="Erico de Souza Loewe" w:date="2020-11-08T21:40:00Z">
        <w:r>
          <w:t>Para</w:t>
        </w:r>
      </w:ins>
      <w:r>
        <w:t xml:space="preserve"> salvar os eventos da aplicação, </w:t>
      </w:r>
      <w:ins w:id="1094" w:author="Erico de Souza Loewe" w:date="2020-11-08T21:40:00Z">
        <w:r>
          <w:t xml:space="preserve">foi criado </w:t>
        </w:r>
      </w:ins>
      <w:r>
        <w:t xml:space="preserve">uma lista chamada </w:t>
      </w:r>
      <w:r w:rsidRPr="00CC3D32">
        <w:rPr>
          <w:i/>
        </w:rPr>
        <w:t>events</w:t>
      </w:r>
      <w:r>
        <w:t xml:space="preserve">, </w:t>
      </w:r>
      <w:ins w:id="1095" w:author="Erico de Souza Loewe" w:date="2020-11-08T21:40:00Z">
        <w:r>
          <w:t xml:space="preserve">essa lista é </w:t>
        </w:r>
      </w:ins>
      <w:r w:rsidR="00AD3436">
        <w:t>composta</w:t>
      </w:r>
      <w:r>
        <w:t xml:space="preserve"> </w:t>
      </w:r>
      <w:del w:id="1096" w:author="Erico de Souza Loewe" w:date="2020-11-08T21:40:00Z">
        <w:r>
          <w:delText>pel</w:delText>
        </w:r>
        <w:r w:rsidR="00616056">
          <w:delText>o</w:delText>
        </w:r>
        <w:r>
          <w:delText xml:space="preserve"> </w:delText>
        </w:r>
        <w:r w:rsidR="00616056">
          <w:delText>catálogo</w:delText>
        </w:r>
      </w:del>
      <w:ins w:id="1097" w:author="Erico de Souza Loewe" w:date="2020-11-08T21:40:00Z">
        <w:r>
          <w:t>pela lista</w:t>
        </w:r>
      </w:ins>
      <w:r>
        <w:t xml:space="preserve"> de usuários, onde cada usuário possui a lista de eventos dentro</w:t>
      </w:r>
      <w:del w:id="1098" w:author="Erico de Souza Loewe" w:date="2020-11-08T21:40:00Z">
        <w:r w:rsidR="0034082C">
          <w:delText xml:space="preserve">, </w:delText>
        </w:r>
        <w:r w:rsidR="00B17B05">
          <w:delText>teve sua concepção</w:delText>
        </w:r>
        <w:r>
          <w:delText>.</w:delText>
        </w:r>
      </w:del>
      <w:ins w:id="1099" w:author="Erico de Souza Loewe" w:date="2020-11-08T21:40:00Z">
        <w:r>
          <w:t>.</w:t>
        </w:r>
      </w:ins>
      <w:r w:rsidR="00074D32">
        <w:t xml:space="preserve"> Cada </w:t>
      </w:r>
      <w:del w:id="1100" w:author="Erico de Souza Loewe" w:date="2020-11-08T21:40:00Z">
        <w:r w:rsidR="00074D32">
          <w:delText>evento</w:delText>
        </w:r>
      </w:del>
      <w:ins w:id="1101" w:author="Erico de Souza Loewe" w:date="2020-11-08T21:40:00Z">
        <w:r w:rsidR="00074D32">
          <w:t>eventos</w:t>
        </w:r>
      </w:ins>
      <w:r w:rsidR="00074D32">
        <w:t xml:space="preserve">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1C8EEBE" w:rsidR="002A41B9" w:rsidRPr="00334FD9" w:rsidRDefault="002A41B9" w:rsidP="00972812">
      <w:r>
        <w:tab/>
      </w:r>
      <w:r w:rsidRPr="002A41B9">
        <w:t>A ação LOAD_LOCATION foi ignorada</w:t>
      </w:r>
      <w:r>
        <w:t xml:space="preserve"> nesse momento no sistema e </w:t>
      </w:r>
      <w:del w:id="1102" w:author="Erico de Souza Loewe" w:date="2020-11-08T21:40:00Z">
        <w:r w:rsidR="00405B86">
          <w:delText>se tornará</w:delText>
        </w:r>
      </w:del>
      <w:ins w:id="1103" w:author="Erico de Souza Loewe" w:date="2020-11-08T21:40:00Z">
        <w:r w:rsidR="00EB3737">
          <w:t>irá</w:t>
        </w:r>
        <w:r>
          <w:t xml:space="preserve"> ficar como</w:t>
        </w:r>
      </w:ins>
      <w:r>
        <w:t xml:space="preserve"> um trabalho futuro.</w:t>
      </w:r>
      <w:r w:rsidR="00617EDC">
        <w:t xml:space="preserve"> </w:t>
      </w:r>
      <w:del w:id="1104" w:author="Erico de Souza Loewe" w:date="2020-11-08T21:40:00Z">
        <w:r w:rsidR="009303CF">
          <w:delText xml:space="preserve">Já </w:delText>
        </w:r>
        <w:r w:rsidR="002A32D6">
          <w:delText>as</w:delText>
        </w:r>
        <w:r w:rsidR="00635103">
          <w:delText xml:space="preserve"> de</w:delText>
        </w:r>
      </w:del>
      <w:ins w:id="1105" w:author="Erico de Souza Loewe" w:date="2020-11-08T21:40:00Z">
        <w:r w:rsidR="00617EDC" w:rsidRPr="00EB3737">
          <w:t>As ações</w:t>
        </w:r>
      </w:ins>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del w:id="1106" w:author="Erico de Souza Loewe" w:date="2020-11-08T21:40:00Z">
        <w:r w:rsidR="00B57FE6">
          <w:delText>mesmo que</w:delText>
        </w:r>
      </w:del>
      <w:ins w:id="1107" w:author="Erico de Souza Loewe" w:date="2020-11-08T21:40:00Z">
        <w:r w:rsidR="00EB3737" w:rsidRPr="00EB3737">
          <w:t>mas</w:t>
        </w:r>
      </w:ins>
      <w:r w:rsidR="00EB3737" w:rsidRPr="00EB3737">
        <w:t xml:space="preserve"> não </w:t>
      </w:r>
      <w:del w:id="1108" w:author="Erico de Souza Loewe" w:date="2020-11-08T21:40:00Z">
        <w:r w:rsidR="00EB3737" w:rsidRPr="00EB3737">
          <w:delText>se</w:delText>
        </w:r>
        <w:r w:rsidR="00B57FE6">
          <w:delText>jam</w:delText>
        </w:r>
      </w:del>
      <w:ins w:id="1109" w:author="Erico de Souza Loewe" w:date="2020-11-08T21:40:00Z">
        <w:r w:rsidR="00EB3737" w:rsidRPr="00EB3737">
          <w:t>serão</w:t>
        </w:r>
      </w:ins>
      <w:r w:rsidR="00EB3737" w:rsidRPr="00EB3737">
        <w:t xml:space="preserve"> u</w:t>
      </w:r>
      <w:r w:rsidR="00EB3737">
        <w:t>tilizadas</w:t>
      </w:r>
      <w:r w:rsidR="00146EE1">
        <w:t xml:space="preserve"> devido </w:t>
      </w:r>
      <w:del w:id="1110" w:author="Erico de Souza Loewe" w:date="2020-11-08T21:40:00Z">
        <w:r w:rsidR="00146EE1">
          <w:delText>a</w:delText>
        </w:r>
        <w:r w:rsidR="009949FA">
          <w:delText>o</w:delText>
        </w:r>
      </w:del>
      <w:ins w:id="1111" w:author="Erico de Souza Loewe" w:date="2020-11-08T21:40:00Z">
        <w:r w:rsidR="00146EE1">
          <w:t>a uma limitação no</w:t>
        </w:r>
      </w:ins>
      <w:r w:rsidR="00146EE1">
        <w:t xml:space="preserve"> tempo </w:t>
      </w:r>
      <w:del w:id="1112" w:author="Erico de Souza Loewe" w:date="2020-11-08T21:40:00Z">
        <w:r w:rsidR="009949FA">
          <w:delText>limitado</w:delText>
        </w:r>
        <w:r w:rsidR="00146EE1">
          <w:delText xml:space="preserve"> </w:delText>
        </w:r>
      </w:del>
      <w:r w:rsidR="00146EE1">
        <w:t>de desenvolvimento</w:t>
      </w:r>
      <w:r w:rsidR="00EB3737">
        <w:t>.</w:t>
      </w:r>
      <w:r w:rsidR="00334FD9">
        <w:t xml:space="preserve"> </w:t>
      </w:r>
      <w:r w:rsidR="00334FD9" w:rsidRPr="00334FD9">
        <w:t xml:space="preserve">As </w:t>
      </w:r>
      <w:del w:id="1113" w:author="Erico de Souza Loewe" w:date="2020-11-08T21:40:00Z">
        <w:r w:rsidR="00F05E6D">
          <w:delText>operações</w:delText>
        </w:r>
      </w:del>
      <w:ins w:id="1114" w:author="Erico de Souza Loewe" w:date="2020-11-08T21:40:00Z">
        <w:r w:rsidR="00334FD9" w:rsidRPr="00334FD9">
          <w:t>ações</w:t>
        </w:r>
      </w:ins>
      <w:r w:rsidR="00334FD9" w:rsidRPr="00334FD9">
        <w:t xml:space="preserve"> HIDE_DETAILS, PAUSE_MUSIC, PLAY_MUSIC, SHOW_DETAILS são contabilizadas como registro do </w:t>
      </w:r>
      <w:r w:rsidR="00334FD9">
        <w:t>contexto musical</w:t>
      </w:r>
      <w:r w:rsidR="00A2097F">
        <w:t xml:space="preserve">, </w:t>
      </w:r>
      <w:del w:id="1115" w:author="Erico de Souza Loewe" w:date="2020-11-08T21:40:00Z">
        <w:r w:rsidR="003E1C2E">
          <w:delText>contudo</w:delText>
        </w:r>
      </w:del>
      <w:ins w:id="1116" w:author="Erico de Souza Loewe" w:date="2020-11-08T21:40:00Z">
        <w:r w:rsidR="00A05FB5">
          <w:t>porém</w:t>
        </w:r>
      </w:ins>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117" w:name="_Ref55256921"/>
      <w:bookmarkStart w:id="1118" w:name="_Toc55524308"/>
      <w:bookmarkStart w:id="1119"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1117"/>
      <w:r>
        <w:t xml:space="preserve"> Lista de ações possíveis nos eventos </w:t>
      </w:r>
      <w:r w:rsidRPr="00A73EA3">
        <w:t>(próprio, 2020)</w:t>
      </w:r>
      <w:bookmarkEnd w:id="1118"/>
      <w:bookmarkEnd w:id="1119"/>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1CB4C066"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del w:id="1120" w:author="Erico de Souza Loewe" w:date="2020-11-08T21:40:00Z">
        <w:r w:rsidR="0057502A">
          <w:delText>,</w:delText>
        </w:r>
      </w:del>
      <w:r w:rsidR="00360703">
        <w:t xml:space="preserve"> desde o carregamento </w:t>
      </w:r>
      <w:ins w:id="1121" w:author="Erico de Souza Loewe" w:date="2020-11-08T21:40:00Z">
        <w:r w:rsidR="00360703">
          <w:t>do</w:t>
        </w:r>
        <w:r w:rsidR="00FF46CE">
          <w:t xml:space="preserve">s dados </w:t>
        </w:r>
      </w:ins>
      <w:r w:rsidR="00FF46CE">
        <w:t>do</w:t>
      </w:r>
      <w:r w:rsidR="00360703">
        <w:t xml:space="preserve"> arquivo</w:t>
      </w:r>
      <w:del w:id="1122" w:author="Erico de Souza Loewe" w:date="2020-11-08T21:40:00Z">
        <w:r w:rsidR="0057502A">
          <w:delText xml:space="preserve"> até </w:delText>
        </w:r>
        <w:r w:rsidR="00A92F51">
          <w:delText xml:space="preserve">a execução do </w:delText>
        </w:r>
        <w:r w:rsidR="006419C6">
          <w:delText xml:space="preserve">algoritmo </w:delText>
        </w:r>
        <w:r w:rsidR="00A92F51">
          <w:delText>KNN</w:delText>
        </w:r>
        <w:r w:rsidR="00360703">
          <w:delText>.</w:delText>
        </w:r>
        <w:r w:rsidR="00ED59C9">
          <w:delText xml:space="preserve"> </w:delText>
        </w:r>
        <w:r w:rsidR="00AA5E6A">
          <w:delText>É</w:delText>
        </w:r>
        <w:r w:rsidR="00360703">
          <w:delText xml:space="preserve"> </w:delText>
        </w:r>
        <w:r w:rsidR="00AA5E6A">
          <w:delText>n</w:delText>
        </w:r>
        <w:r w:rsidR="00360703">
          <w:delText>a</w:delText>
        </w:r>
      </w:del>
      <w:ins w:id="1123" w:author="Erico de Souza Loewe" w:date="2020-11-08T21:40:00Z">
        <w:r w:rsidR="00360703">
          <w:t>. Na</w:t>
        </w:r>
      </w:ins>
      <w:r w:rsidR="00360703">
        <w:t xml:space="preserve"> etapa</w:t>
      </w:r>
      <w:r w:rsidRPr="008B3A75">
        <w:t xml:space="preserve"> </w:t>
      </w:r>
      <w:r w:rsidR="00360703">
        <w:t>“Carrega JSON</w:t>
      </w:r>
      <w:del w:id="1124" w:author="Erico de Souza Loewe" w:date="2020-11-08T21:40:00Z">
        <w:r w:rsidR="00360703">
          <w:delText>”</w:delText>
        </w:r>
        <w:r w:rsidR="00ED59C9">
          <w:delText>,</w:delText>
        </w:r>
        <w:r>
          <w:delText xml:space="preserve"> </w:delText>
        </w:r>
        <w:r w:rsidR="005D308F">
          <w:delText>que se tem</w:delText>
        </w:r>
      </w:del>
      <w:ins w:id="1125" w:author="Erico de Souza Loewe" w:date="2020-11-08T21:40:00Z">
        <w:r w:rsidR="00360703">
          <w:t>”</w:t>
        </w:r>
        <w:r>
          <w:t xml:space="preserve"> foi realizado</w:t>
        </w:r>
      </w:ins>
      <w:r>
        <w:t xml:space="preserve"> </w:t>
      </w:r>
      <w:r w:rsidR="00360703">
        <w:t xml:space="preserve">o </w:t>
      </w:r>
      <w:del w:id="1126" w:author="Erico de Souza Loewe" w:date="2020-11-08T21:40:00Z">
        <w:r w:rsidR="00C62A8A">
          <w:delText>upload dos dados</w:delText>
        </w:r>
        <w:r w:rsidR="00360703">
          <w:delText xml:space="preserve"> </w:delText>
        </w:r>
      </w:del>
      <w:ins w:id="1127" w:author="Erico de Souza Loewe" w:date="2020-11-08T21:40:00Z">
        <w:r w:rsidR="00360703">
          <w:t xml:space="preserve">carregamento do arquivo </w:t>
        </w:r>
      </w:ins>
      <w:r>
        <w:t xml:space="preserve">a partir da biblioteca padrão do </w:t>
      </w:r>
      <w:r w:rsidRPr="00CF34DD">
        <w:rPr>
          <w:i/>
        </w:rPr>
        <w:t>python</w:t>
      </w:r>
      <w:r>
        <w:t xml:space="preserve"> “open”</w:t>
      </w:r>
      <w:r w:rsidR="002E1C85">
        <w:t>.</w:t>
      </w:r>
      <w:r>
        <w:t xml:space="preserve"> </w:t>
      </w:r>
      <w:r w:rsidR="000624EF">
        <w:t>P</w:t>
      </w:r>
      <w:r>
        <w:t xml:space="preserve">ara a interpretação, </w:t>
      </w:r>
      <w:del w:id="1128" w:author="Erico de Souza Loewe" w:date="2020-11-08T21:40:00Z">
        <w:r w:rsidR="00217269">
          <w:delText>existe</w:delText>
        </w:r>
      </w:del>
      <w:ins w:id="1129" w:author="Erico de Souza Loewe" w:date="2020-11-08T21:40:00Z">
        <w:r>
          <w:t>foi utilizado</w:t>
        </w:r>
      </w:ins>
      <w:r>
        <w:t xml:space="preserve"> a biblioteca </w:t>
      </w:r>
      <w:r w:rsidRPr="00A27BAF">
        <w:rPr>
          <w:i/>
        </w:rPr>
        <w:t>json</w:t>
      </w:r>
      <w:r w:rsidR="003A34EC">
        <w:t xml:space="preserve">, </w:t>
      </w:r>
      <w:del w:id="1130" w:author="Erico de Souza Loewe" w:date="2020-11-08T21:40:00Z">
        <w:r w:rsidR="003A34EC">
          <w:delText>possibilita</w:delText>
        </w:r>
        <w:r w:rsidR="00217269">
          <w:delText>ndo</w:delText>
        </w:r>
      </w:del>
      <w:ins w:id="1131" w:author="Erico de Souza Loewe" w:date="2020-11-08T21:40:00Z">
        <w:r w:rsidR="003A34EC">
          <w:t>que possibilita</w:t>
        </w:r>
      </w:ins>
      <w:r>
        <w:t xml:space="preserve"> </w:t>
      </w:r>
      <w:r w:rsidR="00A27BAF">
        <w:t>transformar</w:t>
      </w:r>
      <w:r>
        <w:t xml:space="preserve"> </w:t>
      </w:r>
      <w:r w:rsidR="003A34EC">
        <w:t xml:space="preserve">o conteúdo </w:t>
      </w:r>
      <w:r w:rsidR="003A34EC" w:rsidRPr="003A34EC">
        <w:rPr>
          <w:i/>
        </w:rPr>
        <w:t>string</w:t>
      </w:r>
      <w:r>
        <w:t xml:space="preserve"> em um dicionário</w:t>
      </w:r>
      <w:del w:id="1132" w:author="Erico de Souza Loewe" w:date="2020-11-08T21:40:00Z">
        <w:r w:rsidR="00AB4434">
          <w:delText xml:space="preserve">, </w:delText>
        </w:r>
        <w:r w:rsidR="00353B67">
          <w:delText xml:space="preserve">do qual </w:delText>
        </w:r>
        <w:r w:rsidR="00A43661">
          <w:delText>obtém</w:delText>
        </w:r>
      </w:del>
      <w:ins w:id="1133" w:author="Erico de Souza Loewe" w:date="2020-11-08T21:40:00Z">
        <w:r>
          <w:t>.</w:t>
        </w:r>
        <w:r w:rsidR="00532B9F">
          <w:t xml:space="preserve"> Do dicionário, foi obtido</w:t>
        </w:r>
      </w:ins>
      <w:r w:rsidR="00532B9F">
        <w:t xml:space="preserve"> os usuários e seus eventos e </w:t>
      </w:r>
      <w:del w:id="1134" w:author="Erico de Souza Loewe" w:date="2020-11-08T21:40:00Z">
        <w:r w:rsidR="00B20A5B">
          <w:delText>os</w:delText>
        </w:r>
        <w:r w:rsidR="00532B9F">
          <w:delText xml:space="preserve"> transfo</w:delText>
        </w:r>
        <w:r w:rsidR="00AE711C">
          <w:delText>r</w:delText>
        </w:r>
        <w:r w:rsidR="00B20A5B">
          <w:delText>ma</w:delText>
        </w:r>
      </w:del>
      <w:ins w:id="1135" w:author="Erico de Souza Loewe" w:date="2020-11-08T21:40:00Z">
        <w:r w:rsidR="00532B9F">
          <w:t>transformado</w:t>
        </w:r>
      </w:ins>
      <w:r w:rsidR="00532B9F">
        <w:t xml:space="preserve"> em outro dicionário </w:t>
      </w:r>
      <w:r w:rsidR="00532B9F" w:rsidRPr="00532B9F">
        <w:rPr>
          <w:i/>
        </w:rPr>
        <w:t>users</w:t>
      </w:r>
      <w:r w:rsidR="00532B9F">
        <w:t xml:space="preserve">, </w:t>
      </w:r>
      <w:del w:id="1136" w:author="Erico de Souza Loewe" w:date="2020-11-08T21:40:00Z">
        <w:r w:rsidR="00532B9F">
          <w:delText>cuj</w:delText>
        </w:r>
        <w:r w:rsidR="00C061A1">
          <w:delText>a</w:delText>
        </w:r>
      </w:del>
      <w:ins w:id="1137" w:author="Erico de Souza Loewe" w:date="2020-11-08T21:40:00Z">
        <w:r w:rsidR="00532B9F">
          <w:t>cujo a</w:t>
        </w:r>
      </w:ins>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138" w:name="_Ref54973329"/>
      <w:bookmarkStart w:id="1139"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1138"/>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39"/>
    </w:p>
    <w:p w14:paraId="24982577" w14:textId="20508ACC" w:rsidR="00277DEC" w:rsidRDefault="0019064E" w:rsidP="00972812">
      <w:r>
        <w:tab/>
      </w:r>
      <w:r w:rsidR="00EF23AA">
        <w:t>Na</w:t>
      </w:r>
      <w:r>
        <w:t xml:space="preserve"> segunda etapa “Separa Contexto”, representada </w:t>
      </w:r>
      <w:del w:id="1140" w:author="Erico de Souza Loewe" w:date="2020-11-08T21:40:00Z">
        <w:r w:rsidR="00F465AD">
          <w:delText>pela</w:delText>
        </w:r>
      </w:del>
      <w:ins w:id="1141" w:author="Erico de Souza Loewe" w:date="2020-11-08T21:40:00Z">
        <w:r>
          <w:t>na</w:t>
        </w:r>
      </w:ins>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del w:id="1142" w:author="Erico de Souza Loewe" w:date="2020-11-08T21:40:00Z">
        <w:r w:rsidR="00843A71">
          <w:delText>,</w:delText>
        </w:r>
        <w:r w:rsidR="001E07DF">
          <w:delText xml:space="preserve"> </w:delText>
        </w:r>
        <w:r w:rsidR="00843A71">
          <w:delText>c</w:delText>
        </w:r>
        <w:r w:rsidR="001E07DF">
          <w:delText>riando</w:delText>
        </w:r>
      </w:del>
      <w:ins w:id="1143" w:author="Erico de Souza Loewe" w:date="2020-11-08T21:40:00Z">
        <w:r w:rsidR="00AF1E23">
          <w:t>.</w:t>
        </w:r>
        <w:r w:rsidR="001E07DF">
          <w:t xml:space="preserve"> Criando</w:t>
        </w:r>
      </w:ins>
      <w:r w:rsidR="001E07DF">
        <w:t xml:space="preserve"> assim, uma relação </w:t>
      </w:r>
      <w:ins w:id="1144" w:author="Erico de Souza Loewe" w:date="2020-11-08T21:40:00Z">
        <w:r w:rsidR="001E07DF">
          <w:t xml:space="preserve">de cada contexto, </w:t>
        </w:r>
      </w:ins>
      <w:r w:rsidR="001E07DF">
        <w:t xml:space="preserve">com as </w:t>
      </w:r>
      <w:r w:rsidR="006762C6">
        <w:t>músicas</w:t>
      </w:r>
      <w:r w:rsidR="001E07DF">
        <w:t xml:space="preserve"> </w:t>
      </w:r>
      <w:r w:rsidR="0046487C">
        <w:t>reproduzidas</w:t>
      </w:r>
      <w:del w:id="1145" w:author="Erico de Souza Loewe" w:date="2020-11-08T21:40:00Z">
        <w:r w:rsidR="00DF1C83">
          <w:delText>.</w:delText>
        </w:r>
        <w:r w:rsidR="008A158F">
          <w:delText xml:space="preserve"> </w:delText>
        </w:r>
        <w:r w:rsidR="00C55A05">
          <w:delText>Isso está</w:delText>
        </w:r>
      </w:del>
      <w:ins w:id="1146" w:author="Erico de Souza Loewe" w:date="2020-11-08T21:40:00Z">
        <w:r w:rsidR="00432FE5">
          <w:t>, que é</w:t>
        </w:r>
      </w:ins>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147" w:name="_Ref54973321"/>
      <w:bookmarkStart w:id="1148"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1147"/>
      <w:r>
        <w:t xml:space="preserve"> Representação dos eventos salvos no Firebase</w:t>
      </w:r>
      <w:r w:rsidR="00180781">
        <w:t xml:space="preserve"> </w:t>
      </w:r>
      <w:r w:rsidR="00180781" w:rsidRPr="00A73EA3">
        <w:t>(próprio, 2020)</w:t>
      </w:r>
      <w:bookmarkEnd w:id="1148"/>
    </w:p>
    <w:p w14:paraId="5D69FFD5" w14:textId="539998BD" w:rsidR="00277DEC" w:rsidRDefault="00B334B7" w:rsidP="00972812">
      <w:del w:id="1149" w:author="Erico de Souza Loewe" w:date="2020-11-08T21:40:00Z">
        <w:r>
          <w:delText>A</w:delText>
        </w:r>
      </w:del>
      <w:ins w:id="1150" w:author="Erico de Souza Loewe" w:date="2020-11-08T21:40:00Z">
        <w:r w:rsidR="00EA3E37">
          <w:t>Na</w:t>
        </w:r>
      </w:ins>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del w:id="1151" w:author="Erico de Souza Loewe" w:date="2020-11-08T21:40:00Z">
        <w:r>
          <w:delText>traz</w:delText>
        </w:r>
      </w:del>
      <w:ins w:id="1152" w:author="Erico de Souza Loewe" w:date="2020-11-08T21:40:00Z">
        <w:r w:rsidR="00EA3E37">
          <w:t>é representada</w:t>
        </w:r>
      </w:ins>
      <w:r w:rsidR="00EA3E37">
        <w:t xml:space="preserve"> a etapa “Separa contexto das </w:t>
      </w:r>
      <w:r w:rsidR="00EE0349">
        <w:t>músicas</w:t>
      </w:r>
      <w:del w:id="1153" w:author="Erico de Souza Loewe" w:date="2020-11-08T21:40:00Z">
        <w:r w:rsidR="00EE0349">
          <w:delText>”</w:delText>
        </w:r>
        <w:r>
          <w:delText>.</w:delText>
        </w:r>
        <w:r w:rsidR="00EE0349">
          <w:delText xml:space="preserve"> </w:delText>
        </w:r>
        <w:r>
          <w:delText>N</w:delText>
        </w:r>
        <w:r w:rsidR="00EE0349">
          <w:delText>a</w:delText>
        </w:r>
      </w:del>
      <w:ins w:id="1154" w:author="Erico de Souza Loewe" w:date="2020-11-08T21:40:00Z">
        <w:r w:rsidR="00EE0349">
          <w:t>”, pois na</w:t>
        </w:r>
      </w:ins>
      <w:r w:rsidR="00EE0349">
        <w:t xml:space="preserve"> reprodução das músicas, é gerado</w:t>
      </w:r>
      <w:del w:id="1155" w:author="Erico de Souza Loewe" w:date="2020-11-08T21:40:00Z">
        <w:r w:rsidR="002247E8">
          <w:delText>, tanto</w:delText>
        </w:r>
      </w:del>
      <w:r w:rsidR="00EE0349">
        <w:t xml:space="preserve"> os eventos separadamente</w:t>
      </w:r>
      <w:r w:rsidR="001A128B">
        <w:t xml:space="preserve">, </w:t>
      </w:r>
      <w:del w:id="1156" w:author="Erico de Souza Loewe" w:date="2020-11-08T21:40:00Z">
        <w:r w:rsidR="00A926EA">
          <w:delText>quanto</w:delText>
        </w:r>
      </w:del>
      <w:ins w:id="1157" w:author="Erico de Souza Loewe" w:date="2020-11-08T21:40:00Z">
        <w:r w:rsidR="001A128B">
          <w:t>e nessa etapa, é criado</w:t>
        </w:r>
      </w:ins>
      <w:r w:rsidR="001A128B">
        <w:t xml:space="preserve"> uma relação da música escutada, com os eventos registrados</w:t>
      </w:r>
      <w:del w:id="1158" w:author="Erico de Souza Loewe" w:date="2020-11-08T21:40:00Z">
        <w:r w:rsidR="000B7E73">
          <w:delText xml:space="preserve"> -</w:delText>
        </w:r>
      </w:del>
      <w:ins w:id="1159" w:author="Erico de Souza Loewe" w:date="2020-11-08T21:40:00Z">
        <w:r w:rsidR="00A65F9D">
          <w:t>,</w:t>
        </w:r>
      </w:ins>
      <w:r w:rsidR="00A65F9D">
        <w:t xml:space="preserve"> gerando</w:t>
      </w:r>
      <w:del w:id="1160" w:author="Erico de Souza Loewe" w:date="2020-11-08T21:40:00Z">
        <w:r w:rsidR="000B7E73">
          <w:delText>,</w:delText>
        </w:r>
      </w:del>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161" w:name="_Ref54973316"/>
      <w:bookmarkStart w:id="1162"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1161"/>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62"/>
    </w:p>
    <w:p w14:paraId="38B4F8EF" w14:textId="291AC29B" w:rsidR="00277DEC" w:rsidRPr="00860C67" w:rsidRDefault="00324F5C" w:rsidP="00972812">
      <w:pPr>
        <w:rPr>
          <w:b/>
          <w:bCs/>
        </w:rPr>
      </w:pPr>
      <w:r>
        <w:tab/>
      </w:r>
      <w:del w:id="1163" w:author="Erico de Souza Loewe" w:date="2020-11-08T21:40:00Z">
        <w:r w:rsidR="0049713B">
          <w:delText>Visando uma</w:delText>
        </w:r>
      </w:del>
      <w:ins w:id="1164" w:author="Erico de Souza Loewe" w:date="2020-11-08T21:40:00Z">
        <w:r>
          <w:t>Para criar essa</w:t>
        </w:r>
      </w:ins>
      <w:r>
        <w:t xml:space="preserve"> relação</w:t>
      </w:r>
      <w:del w:id="1165" w:author="Erico de Souza Loewe" w:date="2020-11-08T21:40:00Z">
        <w:r w:rsidR="00093383">
          <w:delText>,</w:delText>
        </w:r>
      </w:del>
      <w:r>
        <w:t xml:space="preserve"> é realizado um loop em cima dos eventos de cada contexto, </w:t>
      </w:r>
      <w:del w:id="1166" w:author="Erico de Souza Loewe" w:date="2020-11-08T21:40:00Z">
        <w:r>
          <w:delText>cria</w:delText>
        </w:r>
        <w:r w:rsidR="00F1577E">
          <w:delText>n</w:delText>
        </w:r>
        <w:r>
          <w:delText>do</w:delText>
        </w:r>
      </w:del>
      <w:ins w:id="1167" w:author="Erico de Souza Loewe" w:date="2020-11-08T21:40:00Z">
        <w:r>
          <w:t>e criado</w:t>
        </w:r>
      </w:ins>
      <w:r>
        <w:t xml:space="preserve"> uma lista chamada </w:t>
      </w:r>
      <w:r w:rsidRPr="00324F5C">
        <w:rPr>
          <w:i/>
        </w:rPr>
        <w:t>musicTable</w:t>
      </w:r>
      <w:del w:id="1168" w:author="Erico de Souza Loewe" w:date="2020-11-08T21:40:00Z">
        <w:r w:rsidR="00A277E4">
          <w:delText>.</w:delText>
        </w:r>
        <w:r w:rsidR="00655771">
          <w:delText xml:space="preserve"> Tal,</w:delText>
        </w:r>
      </w:del>
      <w:ins w:id="1169" w:author="Erico de Souza Loewe" w:date="2020-11-08T21:40:00Z">
        <w:r>
          <w:t>,</w:t>
        </w:r>
        <w:r w:rsidR="00E77555">
          <w:t xml:space="preserve"> a qual</w:t>
        </w:r>
      </w:ins>
      <w:r w:rsidR="00E77555">
        <w:t xml:space="preserve"> é preenchida </w:t>
      </w:r>
      <w:del w:id="1170" w:author="Erico de Souza Loewe" w:date="2020-11-08T21:40:00Z">
        <w:r w:rsidR="00A277E4">
          <w:delText>dos</w:delText>
        </w:r>
      </w:del>
      <w:ins w:id="1171" w:author="Erico de Souza Loewe" w:date="2020-11-08T21:40:00Z">
        <w:r w:rsidR="00E77555">
          <w:t>com os</w:t>
        </w:r>
      </w:ins>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del w:id="1172" w:author="Erico de Souza Loewe" w:date="2020-11-08T21:40:00Z">
        <w:r w:rsidR="00655771">
          <w:rPr>
            <w:i/>
          </w:rPr>
          <w:delText>,</w:delText>
        </w:r>
      </w:del>
      <w:r w:rsidR="003358E0">
        <w:t xml:space="preserve"> relacionados ao contexto da </w:t>
      </w:r>
      <w:r w:rsidR="008B0BD7">
        <w:t>música</w:t>
      </w:r>
      <w:del w:id="1173" w:author="Erico de Souza Loewe" w:date="2020-11-08T21:40:00Z">
        <w:r w:rsidR="00655771">
          <w:delText>,</w:delText>
        </w:r>
      </w:del>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del w:id="1174" w:author="Erico de Souza Loewe" w:date="2020-11-08T21:40:00Z">
        <w:r w:rsidR="00655771">
          <w:rPr>
            <w:i/>
          </w:rPr>
          <w:delText>,</w:delText>
        </w:r>
        <w:r w:rsidR="003358E0">
          <w:delText xml:space="preserve"> </w:delText>
        </w:r>
        <w:r w:rsidR="00E35A84">
          <w:delText>e</w:delText>
        </w:r>
      </w:del>
      <w:r w:rsidR="003358E0">
        <w:t xml:space="preserve"> relacionados ao contexto do usuário.</w:t>
      </w:r>
      <w:r w:rsidR="00860C67">
        <w:t xml:space="preserve"> </w:t>
      </w:r>
      <w:del w:id="1175" w:author="Erico de Souza Loewe" w:date="2020-11-08T21:40:00Z">
        <w:r w:rsidR="00244DFE">
          <w:delText>Ademais, o</w:delText>
        </w:r>
        <w:r w:rsidR="00860C67">
          <w:delText xml:space="preserve">s </w:delText>
        </w:r>
        <w:r w:rsidR="00F75E5F">
          <w:delText>termos</w:delText>
        </w:r>
      </w:del>
      <w:ins w:id="1176" w:author="Erico de Souza Loewe" w:date="2020-11-08T21:40:00Z">
        <w:r w:rsidR="00860C67">
          <w:t>Os contextos</w:t>
        </w:r>
      </w:ins>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177" w:name="_Ref54973306"/>
      <w:bookmarkStart w:id="1178"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1177"/>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78"/>
    </w:p>
    <w:p w14:paraId="4974A4D1" w14:textId="67FE087A" w:rsidR="00B548EC" w:rsidRDefault="001110DF" w:rsidP="00972812">
      <w:r>
        <w:tab/>
        <w:t>Nas</w:t>
      </w:r>
      <w:r w:rsidR="00705AD1">
        <w:t xml:space="preserve"> </w:t>
      </w:r>
      <w:ins w:id="1179" w:author="Erico de Souza Loewe" w:date="2020-11-08T21:40:00Z">
        <w:r w:rsidR="00705AD1">
          <w:t xml:space="preserve">próximas </w:t>
        </w:r>
      </w:ins>
      <w:r w:rsidR="00705AD1">
        <w:t xml:space="preserve">duas etapas </w:t>
      </w:r>
      <w:del w:id="1180" w:author="Erico de Souza Loewe" w:date="2020-11-08T21:40:00Z">
        <w:r w:rsidR="00E4388E">
          <w:delText>seguintes</w:delText>
        </w:r>
        <w:r w:rsidR="00705AD1">
          <w:delText xml:space="preserve"> </w:delText>
        </w:r>
        <w:r w:rsidR="008E1C55">
          <w:delText>(</w:delText>
        </w:r>
        <w:r w:rsidR="00705AD1">
          <w:delText>“</w:delText>
        </w:r>
      </w:del>
      <w:ins w:id="1181" w:author="Erico de Souza Loewe" w:date="2020-11-08T21:40:00Z">
        <w:r w:rsidR="00705AD1">
          <w:t>“</w:t>
        </w:r>
      </w:ins>
      <w:r w:rsidR="00705AD1" w:rsidRPr="00705AD1">
        <w:t>busca informações das músicas</w:t>
      </w:r>
      <w:r w:rsidR="00705AD1">
        <w:t>” e “</w:t>
      </w:r>
      <w:r w:rsidR="00705AD1" w:rsidRPr="00705AD1">
        <w:t>busca informações dos artistas (gênero</w:t>
      </w:r>
      <w:del w:id="1182" w:author="Erico de Souza Loewe" w:date="2020-11-08T21:40:00Z">
        <w:r w:rsidR="00705AD1" w:rsidRPr="00705AD1">
          <w:delText>)</w:delText>
        </w:r>
        <w:r w:rsidR="00705AD1">
          <w:delText>”</w:delText>
        </w:r>
        <w:r w:rsidR="008E1C55">
          <w:delText>)</w:delText>
        </w:r>
        <w:r>
          <w:delText xml:space="preserve">, </w:delText>
        </w:r>
        <w:r w:rsidR="00B63D74">
          <w:delText>direcion</w:delText>
        </w:r>
        <w:r w:rsidR="007B469C">
          <w:delText>á-lo-ia</w:delText>
        </w:r>
        <w:r w:rsidR="00842F8E">
          <w:delText>, o cliente,</w:delText>
        </w:r>
        <w:r w:rsidR="007B469C">
          <w:delText xml:space="preserve"> a</w:delText>
        </w:r>
      </w:del>
      <w:ins w:id="1183" w:author="Erico de Souza Loewe" w:date="2020-11-08T21:40:00Z">
        <w:r w:rsidR="00705AD1" w:rsidRPr="00705AD1">
          <w:t>)</w:t>
        </w:r>
        <w:r w:rsidR="00705AD1">
          <w:t>”</w:t>
        </w:r>
        <w:r>
          <w:t>, é realizado</w:t>
        </w:r>
      </w:ins>
      <w:r>
        <w:t xml:space="preserve"> uma busca nas API’s do Spotify, utilizando os </w:t>
      </w:r>
      <w:r>
        <w:rPr>
          <w:rPrChange w:id="1184" w:author="Erico de Souza Loewe" w:date="2020-11-08T21:40:00Z">
            <w:rPr>
              <w:i/>
            </w:rPr>
          </w:rPrChange>
        </w:rPr>
        <w:t>uris</w:t>
      </w:r>
      <w:r>
        <w:t xml:space="preserve"> da </w:t>
      </w:r>
      <w:r w:rsidR="00E81433">
        <w:t>música</w:t>
      </w:r>
      <w:r>
        <w:t xml:space="preserve"> e artistas,</w:t>
      </w:r>
      <w:r w:rsidR="002C09E3">
        <w:t xml:space="preserve"> </w:t>
      </w:r>
      <w:del w:id="1185" w:author="Erico de Souza Loewe" w:date="2020-11-08T21:40:00Z">
        <w:r w:rsidR="00DA3584">
          <w:delText>a</w:delText>
        </w:r>
      </w:del>
      <w:ins w:id="1186" w:author="Erico de Souza Loewe" w:date="2020-11-08T21:40:00Z">
        <w:r w:rsidR="002C09E3">
          <w:t>para no</w:t>
        </w:r>
      </w:ins>
      <w:r w:rsidR="002C09E3">
        <w:t xml:space="preserve"> fim </w:t>
      </w:r>
      <w:del w:id="1187" w:author="Erico de Souza Loewe" w:date="2020-11-08T21:40:00Z">
        <w:r w:rsidR="006174C8">
          <w:delText>de</w:delText>
        </w:r>
        <w:r w:rsidR="002C09E3">
          <w:delText xml:space="preserve"> </w:delText>
        </w:r>
      </w:del>
      <w:r w:rsidR="002C09E3">
        <w:t>obter os gêneros musicais.</w:t>
      </w:r>
      <w:r w:rsidR="00BF6DD4">
        <w:t xml:space="preserve"> </w:t>
      </w:r>
      <w:ins w:id="1188" w:author="Erico de Souza Loewe" w:date="2020-11-08T21:40:00Z">
        <w:r w:rsidR="00BF6DD4">
          <w:t>Devido a uma limitação do Spotify, essa busca é realizada de 50 em 50 uris</w:t>
        </w:r>
        <w:r w:rsidR="002B331B">
          <w:t>.</w:t>
        </w:r>
        <w:r w:rsidR="00007C83">
          <w:t xml:space="preserve"> </w:t>
        </w:r>
      </w:ins>
      <w:r w:rsidR="00007C83">
        <w:t xml:space="preserve">O resultado </w:t>
      </w:r>
      <w:del w:id="1189" w:author="Erico de Souza Loewe" w:date="2020-11-08T21:40:00Z">
        <w:r w:rsidR="00454001">
          <w:delText>dela</w:delText>
        </w:r>
      </w:del>
      <w:ins w:id="1190" w:author="Erico de Souza Loewe" w:date="2020-11-08T21:40:00Z">
        <w:r w:rsidR="00007C83">
          <w:t>dessas buscas</w:t>
        </w:r>
      </w:ins>
      <w:r w:rsidR="00007C83">
        <w:t xml:space="preserve"> é um dicionário chamado </w:t>
      </w:r>
      <w:r w:rsidR="00007C83" w:rsidRPr="00973CBA">
        <w:rPr>
          <w:i/>
        </w:rPr>
        <w:t>artistsMap</w:t>
      </w:r>
      <w:r w:rsidR="00007C83">
        <w:t xml:space="preserve"> </w:t>
      </w:r>
      <w:del w:id="1191" w:author="Erico de Souza Loewe" w:date="2020-11-08T21:40:00Z">
        <w:r w:rsidR="00454001">
          <w:delText>rela</w:delText>
        </w:r>
        <w:r w:rsidR="00725795">
          <w:delText>ciona</w:delText>
        </w:r>
        <w:r w:rsidR="000C4BF5">
          <w:delText>n</w:delText>
        </w:r>
        <w:r w:rsidR="00725795">
          <w:delText>do</w:delText>
        </w:r>
        <w:r w:rsidR="00454001">
          <w:delText xml:space="preserve"> os</w:delText>
        </w:r>
      </w:del>
      <w:ins w:id="1192" w:author="Erico de Souza Loewe" w:date="2020-11-08T21:40:00Z">
        <w:r w:rsidR="00007C83">
          <w:t>que possui a relação dos</w:t>
        </w:r>
      </w:ins>
      <w:r w:rsidR="00007C83">
        <w:t xml:space="preserve"> </w:t>
      </w:r>
      <w:r w:rsidR="00007C83">
        <w:rPr>
          <w:rPrChange w:id="1193" w:author="Erico de Souza Loewe" w:date="2020-11-08T21:40:00Z">
            <w:rPr>
              <w:i/>
            </w:rPr>
          </w:rPrChange>
        </w:rPr>
        <w:t>uris</w:t>
      </w:r>
      <w:r w:rsidR="00007C83">
        <w:t xml:space="preserve"> com os dados de cada artista.</w:t>
      </w:r>
      <w:del w:id="1194" w:author="Erico de Souza Loewe" w:date="2020-11-08T21:40:00Z">
        <w:r w:rsidR="00BF6DD4">
          <w:delText xml:space="preserve"> Devido a uma limitação do Spotify, </w:delText>
        </w:r>
        <w:r w:rsidR="000C4BF5">
          <w:delText>a</w:delText>
        </w:r>
        <w:r w:rsidR="00BF6DD4">
          <w:delText xml:space="preserve"> busca </w:delText>
        </w:r>
        <w:r w:rsidR="00AC5B97">
          <w:delText>se fará</w:delText>
        </w:r>
        <w:r w:rsidR="00BF6DD4">
          <w:delText xml:space="preserve"> de 50 em 50 uris</w:delText>
        </w:r>
        <w:r w:rsidR="002B331B">
          <w:delText>.</w:delText>
        </w:r>
        <w:r w:rsidR="00007C83">
          <w:delText xml:space="preserve"> </w:delText>
        </w:r>
      </w:del>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195" w:name="_Ref54973298"/>
      <w:bookmarkStart w:id="1196"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1195"/>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96"/>
    </w:p>
    <w:p w14:paraId="4C3E69BF" w14:textId="20C287B0" w:rsidR="007258A1" w:rsidRDefault="00AA35A0" w:rsidP="00972812">
      <w:r w:rsidRPr="00B4632C">
        <w:tab/>
      </w:r>
      <w:del w:id="1197" w:author="Erico de Souza Loewe" w:date="2020-11-08T21:40:00Z">
        <w:r w:rsidR="00844EF2">
          <w:delText>O</w:delText>
        </w:r>
        <w:r>
          <w:delText xml:space="preserve">s </w:delText>
        </w:r>
      </w:del>
      <w:ins w:id="1198" w:author="Erico de Souza Loewe" w:date="2020-11-08T21:40:00Z">
        <w:r>
          <w:t xml:space="preserve">Após a busca dos </w:t>
        </w:r>
      </w:ins>
      <w:r>
        <w:t xml:space="preserve">dados </w:t>
      </w:r>
      <w:del w:id="1199" w:author="Erico de Souza Loewe" w:date="2020-11-08T21:40:00Z">
        <w:r w:rsidR="00B61A86">
          <w:delText>n</w:delText>
        </w:r>
        <w:r>
          <w:delText>o</w:delText>
        </w:r>
      </w:del>
      <w:ins w:id="1200" w:author="Erico de Souza Loewe" w:date="2020-11-08T21:40:00Z">
        <w:r>
          <w:t>ao</w:t>
        </w:r>
      </w:ins>
      <w:r>
        <w:t xml:space="preserve"> Spotify, </w:t>
      </w:r>
      <w:del w:id="1201" w:author="Erico de Souza Loewe" w:date="2020-11-08T21:40:00Z">
        <w:r w:rsidR="001238DD">
          <w:delText>nos seus devidos processos</w:delText>
        </w:r>
        <w:r>
          <w:delText xml:space="preserve">, </w:delText>
        </w:r>
        <w:r w:rsidR="00FC6F79">
          <w:delText>obtiveram</w:delText>
        </w:r>
      </w:del>
      <w:ins w:id="1202" w:author="Erico de Souza Loewe" w:date="2020-11-08T21:40:00Z">
        <w:r>
          <w:t>foi obtido</w:t>
        </w:r>
      </w:ins>
      <w:r>
        <w:t xml:space="preserve"> </w:t>
      </w:r>
      <w:r w:rsidR="00612211">
        <w:t>a lista dos</w:t>
      </w:r>
      <w:r>
        <w:t xml:space="preserve"> gênero</w:t>
      </w:r>
      <w:r w:rsidR="00612211">
        <w:t>s</w:t>
      </w:r>
      <w:r>
        <w:t xml:space="preserve"> das músicas através dos artistas</w:t>
      </w:r>
      <w:del w:id="1203" w:author="Erico de Souza Loewe" w:date="2020-11-08T21:40:00Z">
        <w:r w:rsidR="003016B2">
          <w:delText>.</w:delText>
        </w:r>
        <w:r w:rsidR="00B07FD4">
          <w:delText xml:space="preserve"> </w:delText>
        </w:r>
        <w:r w:rsidR="003016B2">
          <w:delText>A</w:delText>
        </w:r>
        <w:r w:rsidR="00B07FD4">
          <w:delText xml:space="preserve"> pos</w:delText>
        </w:r>
        <w:r w:rsidR="003016B2">
          <w:delText>teriori,</w:delText>
        </w:r>
        <w:r w:rsidR="00122BC0">
          <w:delText xml:space="preserve"> adi</w:delText>
        </w:r>
        <w:r w:rsidR="00A50059">
          <w:delText>ciona</w:delText>
        </w:r>
        <w:r w:rsidR="00EE222E">
          <w:delText>-o</w:delText>
        </w:r>
      </w:del>
      <w:ins w:id="1204" w:author="Erico de Souza Loewe" w:date="2020-11-08T21:40:00Z">
        <w:r>
          <w:t xml:space="preserve">, </w:t>
        </w:r>
        <w:r w:rsidR="00122BC0">
          <w:t>e então adicionado</w:t>
        </w:r>
        <w:r w:rsidR="00612211">
          <w:t>s</w:t>
        </w:r>
      </w:ins>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w:t>
      </w:r>
      <w:del w:id="1205" w:author="Erico de Souza Loewe" w:date="2020-11-08T21:40:00Z">
        <w:r w:rsidR="009A6018">
          <w:delText>,</w:delText>
        </w:r>
      </w:del>
      <w:r w:rsidR="00612211">
        <w:t xml:space="preserve"> um por linha</w:t>
      </w:r>
      <w:r w:rsidR="007F64D4">
        <w:t xml:space="preserve"> e</w:t>
      </w:r>
      <w:del w:id="1206" w:author="Erico de Souza Loewe" w:date="2020-11-08T21:40:00Z">
        <w:r w:rsidR="008105AB">
          <w:delText>,</w:delText>
        </w:r>
      </w:del>
      <w:r w:rsidR="007F64D4">
        <w:t xml:space="preserve"> no fim, removido a música, pois ela iria atrapalhar o resultado do algoritmo</w:t>
      </w:r>
      <w:r w:rsidR="008C2AAB">
        <w:t xml:space="preserve">. Com isso, </w:t>
      </w:r>
      <w:del w:id="1207" w:author="Erico de Souza Loewe" w:date="2020-11-08T21:40:00Z">
        <w:r w:rsidR="00E971A4">
          <w:delText>surgiu, propositalmente,</w:delText>
        </w:r>
      </w:del>
      <w:ins w:id="1208" w:author="Erico de Souza Loewe" w:date="2020-11-08T21:40:00Z">
        <w:r w:rsidR="008C2AAB">
          <w:t>foi criado</w:t>
        </w:r>
      </w:ins>
      <w:r w:rsidR="008C2AAB">
        <w:t xml:space="preserve"> a lista </w:t>
      </w:r>
      <w:r w:rsidR="008C2AAB" w:rsidRPr="00A00B4A">
        <w:rPr>
          <w:i/>
        </w:rPr>
        <w:t>genreTable</w:t>
      </w:r>
      <w:del w:id="1209" w:author="Erico de Souza Loewe" w:date="2020-11-08T21:40:00Z">
        <w:r w:rsidR="00B5076D">
          <w:delText>, deixando, assim,</w:delText>
        </w:r>
      </w:del>
      <w:ins w:id="1210" w:author="Erico de Souza Loewe" w:date="2020-11-08T21:40:00Z">
        <w:r w:rsidR="00A00B4A">
          <w:t xml:space="preserve"> e deixado de usar</w:t>
        </w:r>
      </w:ins>
      <w:r w:rsidR="00A00B4A">
        <w:t xml:space="preserve"> o </w:t>
      </w:r>
      <w:r w:rsidR="00A00B4A" w:rsidRPr="00122BC0">
        <w:rPr>
          <w:i/>
        </w:rPr>
        <w:t>musicTable</w:t>
      </w:r>
      <w:del w:id="1211" w:author="Erico de Souza Loewe" w:date="2020-11-08T21:40:00Z">
        <w:r w:rsidR="00B5076D">
          <w:rPr>
            <w:i/>
          </w:rPr>
          <w:delText xml:space="preserve"> </w:delText>
        </w:r>
        <w:r w:rsidR="00B5076D" w:rsidRPr="00017ED1">
          <w:rPr>
            <w:iCs w:val="0"/>
          </w:rPr>
          <w:delText>em desuso</w:delText>
        </w:r>
      </w:del>
      <w:r w:rsidR="008C2AAB">
        <w:t>.</w:t>
      </w:r>
    </w:p>
    <w:p w14:paraId="5176B2B5" w14:textId="0443DB32" w:rsidR="009E4CB2" w:rsidRDefault="009E4CB2" w:rsidP="00972812">
      <w:del w:id="1212" w:author="Erico de Souza Loewe" w:date="2020-11-08T21:40:00Z">
        <w:r>
          <w:tab/>
        </w:r>
        <w:r w:rsidR="004B35EA">
          <w:delText>Gozando d</w:delText>
        </w:r>
        <w:r>
          <w:delText>a</w:delText>
        </w:r>
        <w:r w:rsidR="004B35EA">
          <w:delText xml:space="preserve"> completude da</w:delText>
        </w:r>
      </w:del>
      <w:ins w:id="1213" w:author="Erico de Souza Loewe" w:date="2020-11-08T21:40:00Z">
        <w:r>
          <w:tab/>
          <w:t>Com a</w:t>
        </w:r>
      </w:ins>
      <w:r>
        <w:t xml:space="preserve"> tabela</w:t>
      </w:r>
      <w:del w:id="1214" w:author="Erico de Souza Loewe" w:date="2020-11-08T21:40:00Z">
        <w:r>
          <w:delText>,</w:delText>
        </w:r>
        <w:r w:rsidR="001C524D">
          <w:delText xml:space="preserve"> principiou</w:delText>
        </w:r>
      </w:del>
      <w:ins w:id="1215" w:author="Erico de Souza Loewe" w:date="2020-11-08T21:40:00Z">
        <w:r>
          <w:t xml:space="preserve"> completa, foi realizado</w:t>
        </w:r>
      </w:ins>
      <w:r>
        <w:t xml:space="preserve"> um tratamento dos valores dos eventos que eram múltiplos</w:t>
      </w:r>
      <w:del w:id="1216" w:author="Erico de Souza Loewe" w:date="2020-11-08T21:40:00Z">
        <w:r w:rsidR="00D82A5A">
          <w:delText>. Tais</w:delText>
        </w:r>
      </w:del>
      <w:ins w:id="1217" w:author="Erico de Souza Loewe" w:date="2020-11-08T21:40:00Z">
        <w:r w:rsidR="00CF411F">
          <w:t>, isso é,</w:t>
        </w:r>
      </w:ins>
      <w:r w:rsidR="00CF411F">
        <w:t xml:space="preserve"> continham mais de uma informação </w:t>
      </w:r>
      <w:r w:rsidR="002B6379">
        <w:t>nos mesmos eventos</w:t>
      </w:r>
      <w:del w:id="1218" w:author="Erico de Souza Loewe" w:date="2020-11-08T21:40:00Z">
        <w:r w:rsidR="005F2475">
          <w:delText>,</w:delText>
        </w:r>
      </w:del>
      <w:r w:rsidR="00CF411F">
        <w:t xml:space="preserve"> através do “;”</w:t>
      </w:r>
      <w:r w:rsidR="00323534">
        <w:t xml:space="preserve"> ou </w:t>
      </w:r>
      <w:del w:id="1219" w:author="Erico de Souza Loewe" w:date="2020-11-08T21:40:00Z">
        <w:r w:rsidR="00B51798">
          <w:delText>possuíam</w:delText>
        </w:r>
      </w:del>
      <w:ins w:id="1220" w:author="Erico de Souza Loewe" w:date="2020-11-08T21:40:00Z">
        <w:r w:rsidR="00323534">
          <w:t>possui</w:t>
        </w:r>
      </w:ins>
      <w:r w:rsidR="00323534">
        <w:t xml:space="preserve"> uma quantidade maior </w:t>
      </w:r>
      <w:del w:id="1221" w:author="Erico de Souza Loewe" w:date="2020-11-08T21:40:00Z">
        <w:r w:rsidR="000E3DC8">
          <w:delText>do</w:delText>
        </w:r>
        <w:r w:rsidR="00323534">
          <w:delText xml:space="preserve"> </w:delText>
        </w:r>
      </w:del>
      <w:r w:rsidR="00323534">
        <w:t>que 1 nos campos</w:t>
      </w:r>
      <w:del w:id="1222" w:author="Erico de Souza Loewe" w:date="2020-11-08T21:40:00Z">
        <w:r w:rsidR="000E3DC8">
          <w:delText xml:space="preserve"> de</w:delText>
        </w:r>
      </w:del>
      <w:r w:rsidR="00323534">
        <w:t xml:space="preserve">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223" w:name="_Ref53955795"/>
      <w:bookmarkStart w:id="1224"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122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224"/>
    </w:p>
    <w:p w14:paraId="57E252FA" w14:textId="79A929CB" w:rsidR="005A7271" w:rsidRDefault="005A7271" w:rsidP="00972812">
      <w:r>
        <w:tab/>
        <w:t xml:space="preserve">No fim, </w:t>
      </w:r>
      <w:del w:id="1225" w:author="Erico de Souza Loewe" w:date="2020-11-08T21:40:00Z">
        <w:r w:rsidR="008928BD">
          <w:delText>era necessário</w:delText>
        </w:r>
      </w:del>
      <w:ins w:id="1226" w:author="Erico de Souza Loewe" w:date="2020-11-08T21:40:00Z">
        <w:r>
          <w:t>foi utilizado</w:t>
        </w:r>
      </w:ins>
      <w:r>
        <w:t xml:space="preserve"> a lib </w:t>
      </w:r>
      <w:r w:rsidRPr="005A7271">
        <w:rPr>
          <w:i/>
        </w:rPr>
        <w:t>preprocessing</w:t>
      </w:r>
      <w:r>
        <w:t xml:space="preserve"> do </w:t>
      </w:r>
      <w:r w:rsidRPr="005A7271">
        <w:rPr>
          <w:i/>
        </w:rPr>
        <w:t>sklearn</w:t>
      </w:r>
      <w:del w:id="1227" w:author="Erico de Souza Loewe" w:date="2020-11-08T21:40:00Z">
        <w:r w:rsidR="00F5761B">
          <w:delText>, caso quisesse</w:delText>
        </w:r>
      </w:del>
      <w:ins w:id="1228" w:author="Erico de Souza Loewe" w:date="2020-11-08T21:40:00Z">
        <w:r>
          <w:t xml:space="preserve"> para</w:t>
        </w:r>
      </w:ins>
      <w:r>
        <w:t xml:space="preserve"> transformar as características e classes de cada evento da tabela em números inteiros</w:t>
      </w:r>
      <w:del w:id="1229" w:author="Erico de Souza Loewe" w:date="2020-11-08T21:40:00Z">
        <w:r w:rsidR="00AD793C">
          <w:delText>;</w:delText>
        </w:r>
      </w:del>
      <w:ins w:id="1230" w:author="Erico de Souza Loewe" w:date="2020-11-08T21:40:00Z">
        <w:r w:rsidR="004F768B">
          <w:t>,</w:t>
        </w:r>
      </w:ins>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231" w:name="_Ref54908939"/>
      <w:bookmarkStart w:id="1232" w:name="_Toc55523385"/>
      <w:bookmarkStart w:id="1233" w:name="_Toc55260968"/>
      <w:r>
        <w:t>Testes com KNN</w:t>
      </w:r>
      <w:bookmarkEnd w:id="1231"/>
      <w:bookmarkEnd w:id="1232"/>
      <w:bookmarkEnd w:id="1233"/>
    </w:p>
    <w:p w14:paraId="5DE02447" w14:textId="51F34CC4" w:rsidR="00BD4BAC" w:rsidRDefault="00691D99" w:rsidP="00972812">
      <w:r w:rsidRPr="00A02EEA">
        <w:tab/>
      </w:r>
      <w:r w:rsidRPr="00691D99">
        <w:t>No final</w:t>
      </w:r>
      <w:r>
        <w:t xml:space="preserve">, o </w:t>
      </w:r>
      <w:r w:rsidRPr="00A00B4A">
        <w:rPr>
          <w:i/>
        </w:rPr>
        <w:t>genreTable</w:t>
      </w:r>
      <w:del w:id="1234" w:author="Erico de Souza Loewe" w:date="2020-11-08T21:40:00Z">
        <w:r w:rsidR="004951D0">
          <w:rPr>
            <w:i/>
          </w:rPr>
          <w:delText>,</w:delText>
        </w:r>
        <w:r>
          <w:delText xml:space="preserve"> </w:delText>
        </w:r>
        <w:r w:rsidR="004951D0">
          <w:delText>convertido</w:delText>
        </w:r>
      </w:del>
      <w:ins w:id="1235" w:author="Erico de Souza Loewe" w:date="2020-11-08T21:40:00Z">
        <w:r>
          <w:t xml:space="preserve"> </w:t>
        </w:r>
        <w:r w:rsidR="006F44DD">
          <w:t xml:space="preserve">foi </w:t>
        </w:r>
        <w:r w:rsidR="00A43265">
          <w:t>transformado</w:t>
        </w:r>
      </w:ins>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del w:id="1236" w:author="Erico de Souza Loewe" w:date="2020-11-08T21:40:00Z">
        <w:r w:rsidR="004F2FB8">
          <w:delText>, sofreu</w:delText>
        </w:r>
        <w:r>
          <w:delText xml:space="preserve"> </w:delText>
        </w:r>
        <w:r w:rsidR="00F233C9">
          <w:delText>certa</w:delText>
        </w:r>
      </w:del>
      <w:ins w:id="1237" w:author="Erico de Souza Loewe" w:date="2020-11-08T21:40:00Z">
        <w:r w:rsidR="00250CE2">
          <w:t>. Então</w:t>
        </w:r>
        <w:r w:rsidRPr="00691D99">
          <w:t xml:space="preserve"> </w:t>
        </w:r>
        <w:r>
          <w:t>foi realizado a</w:t>
        </w:r>
      </w:ins>
      <w:r>
        <w:t xml:space="preserve"> separação da coluna gênero da tabela,</w:t>
      </w:r>
      <w:r w:rsidR="00AA76C4">
        <w:t xml:space="preserve"> </w:t>
      </w:r>
      <w:del w:id="1238" w:author="Erico de Souza Loewe" w:date="2020-11-08T21:40:00Z">
        <w:r w:rsidR="00AA76C4">
          <w:delText>obt</w:delText>
        </w:r>
        <w:r w:rsidR="007C1D5C">
          <w:delText>endo</w:delText>
        </w:r>
      </w:del>
      <w:ins w:id="1239" w:author="Erico de Souza Loewe" w:date="2020-11-08T21:40:00Z">
        <w:r w:rsidR="00AA76C4">
          <w:t>com isso, obtido as</w:t>
        </w:r>
      </w:ins>
      <w:r w:rsidR="00AA76C4">
        <w:t xml:space="preserve"> variáveis </w:t>
      </w:r>
      <w:del w:id="1240" w:author="Erico de Souza Loewe" w:date="2020-11-08T21:40:00Z">
        <w:r w:rsidR="007C1D5C">
          <w:delText>de</w:delText>
        </w:r>
        <w:r w:rsidR="00AA76C4">
          <w:delText xml:space="preserve"> </w:delText>
        </w:r>
      </w:del>
      <w:r w:rsidR="00AA76C4">
        <w:t xml:space="preserve">X (características) e </w:t>
      </w:r>
      <w:del w:id="1241" w:author="Erico de Souza Loewe" w:date="2020-11-08T21:40:00Z">
        <w:r w:rsidR="007C1D5C">
          <w:delText xml:space="preserve"> </w:delText>
        </w:r>
      </w:del>
      <w:r w:rsidR="00AA76C4">
        <w:t>y (classes).</w:t>
      </w:r>
      <w:r w:rsidR="00634F71">
        <w:t xml:space="preserve"> As duas são utilizadas na função </w:t>
      </w:r>
      <w:r w:rsidR="00634F71" w:rsidRPr="00634F71">
        <w:rPr>
          <w:i/>
        </w:rPr>
        <w:t>train_test_split</w:t>
      </w:r>
      <w:del w:id="1242" w:author="Erico de Souza Loewe" w:date="2020-11-08T21:40:00Z">
        <w:r w:rsidR="00C75330">
          <w:rPr>
            <w:i/>
          </w:rPr>
          <w:delText>,</w:delText>
        </w:r>
        <w:r w:rsidR="00634F71">
          <w:delText xml:space="preserve"> </w:delText>
        </w:r>
        <w:r w:rsidR="00152445">
          <w:delText>ad</w:delText>
        </w:r>
        <w:r w:rsidR="00C75330">
          <w:delText>quirindo</w:delText>
        </w:r>
        <w:r w:rsidR="00971447">
          <w:delText>, tanto</w:delText>
        </w:r>
      </w:del>
      <w:ins w:id="1243" w:author="Erico de Souza Loewe" w:date="2020-11-08T21:40:00Z">
        <w:r w:rsidR="00634F71">
          <w:t xml:space="preserve"> para obter </w:t>
        </w:r>
        <w:r w:rsidR="000E1AFB">
          <w:t>as</w:t>
        </w:r>
      </w:ins>
      <w:r w:rsidR="000E1AFB">
        <w:t xml:space="preserve"> características de treino (</w:t>
      </w:r>
      <w:r w:rsidR="000E1AFB" w:rsidRPr="000E1AFB">
        <w:rPr>
          <w:i/>
        </w:rPr>
        <w:t>X_train</w:t>
      </w:r>
      <w:del w:id="1244" w:author="Erico de Souza Loewe" w:date="2020-11-08T21:40:00Z">
        <w:r w:rsidR="000E1AFB">
          <w:delText>)</w:delText>
        </w:r>
        <w:r w:rsidR="00C75330">
          <w:delText xml:space="preserve"> e</w:delText>
        </w:r>
      </w:del>
      <w:ins w:id="1245" w:author="Erico de Souza Loewe" w:date="2020-11-08T21:40:00Z">
        <w:r w:rsidR="000E1AFB">
          <w:t>), características</w:t>
        </w:r>
      </w:ins>
      <w:r w:rsidR="000E1AFB">
        <w:t xml:space="preserve"> de teste (</w:t>
      </w:r>
      <w:r w:rsidR="000E1AFB" w:rsidRPr="000E1AFB">
        <w:rPr>
          <w:i/>
        </w:rPr>
        <w:t>X_test</w:t>
      </w:r>
      <w:r w:rsidR="000E1AFB">
        <w:t xml:space="preserve">), </w:t>
      </w:r>
      <w:del w:id="1246" w:author="Erico de Souza Loewe" w:date="2020-11-08T21:40:00Z">
        <w:r w:rsidR="00E219B3">
          <w:delText>quanto</w:delText>
        </w:r>
        <w:r w:rsidR="000E1AFB">
          <w:delText xml:space="preserve"> </w:delText>
        </w:r>
      </w:del>
      <w:r w:rsidR="000E1AFB">
        <w:t xml:space="preserve">classes de treino </w:t>
      </w:r>
      <w:del w:id="1247" w:author="Erico de Souza Loewe" w:date="2020-11-08T21:40:00Z">
        <w:r w:rsidR="008F0597">
          <w:delText xml:space="preserve">e </w:delText>
        </w:r>
      </w:del>
      <w:ins w:id="1248" w:author="Erico de Souza Loewe" w:date="2020-11-08T21:40:00Z">
        <w:r w:rsidR="000E1AFB">
          <w:t>(</w:t>
        </w:r>
        <w:r w:rsidR="000E1AFB" w:rsidRPr="000E1AFB">
          <w:rPr>
            <w:i/>
          </w:rPr>
          <w:t>y_train</w:t>
        </w:r>
        <w:r w:rsidR="000E1AFB">
          <w:t xml:space="preserve">) e classes de </w:t>
        </w:r>
      </w:ins>
      <w:r w:rsidR="000E1AFB">
        <w:t>teste (</w:t>
      </w:r>
      <w:r w:rsidR="000E1AFB" w:rsidRPr="000E1AFB">
        <w:rPr>
          <w:i/>
        </w:rPr>
        <w:t>y_</w:t>
      </w:r>
      <w:del w:id="1249" w:author="Erico de Souza Loewe" w:date="2020-11-08T21:40:00Z">
        <w:r w:rsidR="000E1AFB" w:rsidRPr="000E1AFB">
          <w:rPr>
            <w:i/>
          </w:rPr>
          <w:delText>train</w:delText>
        </w:r>
        <w:r w:rsidR="008F0597">
          <w:delText>,</w:delText>
        </w:r>
        <w:r w:rsidR="000E1AFB">
          <w:delText xml:space="preserve"> </w:delText>
        </w:r>
        <w:r w:rsidR="000E1AFB" w:rsidRPr="000E1AFB">
          <w:rPr>
            <w:i/>
          </w:rPr>
          <w:delText>y_</w:delText>
        </w:r>
      </w:del>
      <w:r w:rsidR="000E1AFB" w:rsidRPr="000E1AFB">
        <w:rPr>
          <w:i/>
        </w:rPr>
        <w:t>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ins w:id="1250" w:author="Erico de Souza Loewe" w:date="2020-11-08T21:40:00Z">
        <w:r w:rsidR="00FF2EA5">
          <w:t>,</w:t>
        </w:r>
      </w:ins>
      <w:r w:rsidR="00FF2EA5">
        <w:t xml:space="preserve"> </w:t>
      </w:r>
      <w:r w:rsidR="002B2B77">
        <w:t>que</w:t>
      </w:r>
      <w:del w:id="1251" w:author="Erico de Souza Loewe" w:date="2020-11-08T21:40:00Z">
        <w:r w:rsidR="008B6037">
          <w:delText>,</w:delText>
        </w:r>
      </w:del>
      <w:r w:rsidR="002B2B77">
        <w:t xml:space="preserve"> </w:t>
      </w:r>
      <w:r w:rsidR="00A61A0A">
        <w:t>nesse caso</w:t>
      </w:r>
      <w:del w:id="1252" w:author="Erico de Souza Loewe" w:date="2020-11-08T21:40:00Z">
        <w:r w:rsidR="008B6037">
          <w:delText>,</w:delText>
        </w:r>
      </w:del>
      <w:r w:rsidR="00587109">
        <w:t xml:space="preserve"> foi</w:t>
      </w:r>
      <w:del w:id="1253" w:author="Erico de Souza Loewe" w:date="2020-11-08T21:40:00Z">
        <w:r w:rsidR="008B6037">
          <w:delText xml:space="preserve"> de</w:delText>
        </w:r>
      </w:del>
      <w:r w:rsidR="00F966BB">
        <w:t xml:space="preserve"> </w:t>
      </w:r>
      <w:r w:rsidR="00FF2EA5">
        <w:t>0</w:t>
      </w:r>
      <w:r w:rsidR="004B57A4">
        <w:t>,</w:t>
      </w:r>
      <w:r w:rsidR="00FF2EA5">
        <w:t>3.</w:t>
      </w:r>
    </w:p>
    <w:p w14:paraId="584595AA" w14:textId="07206F5A" w:rsidR="00F8355F" w:rsidRDefault="007E05CD" w:rsidP="00972812">
      <w:r>
        <w:tab/>
      </w:r>
      <w:del w:id="1254" w:author="Erico de Souza Loewe" w:date="2020-11-08T21:40:00Z">
        <w:r w:rsidR="000D059E">
          <w:delText>A</w:delText>
        </w:r>
      </w:del>
      <w:ins w:id="1255" w:author="Erico de Souza Loewe" w:date="2020-11-08T21:40:00Z">
        <w:r>
          <w:t>Para rodar o KNN, foi utilizado a</w:t>
        </w:r>
      </w:ins>
      <w:r>
        <w:t xml:space="preserve"> classe </w:t>
      </w:r>
      <w:r w:rsidRPr="007E05CD">
        <w:rPr>
          <w:i/>
        </w:rPr>
        <w:t>KNeighborsClassifier</w:t>
      </w:r>
      <w:r>
        <w:t xml:space="preserve"> da lib </w:t>
      </w:r>
      <w:r w:rsidRPr="007E05CD">
        <w:rPr>
          <w:i/>
        </w:rPr>
        <w:t>sklearn.neighbors</w:t>
      </w:r>
      <w:del w:id="1256" w:author="Erico de Souza Loewe" w:date="2020-11-08T21:40:00Z">
        <w:r w:rsidR="003C5567" w:rsidRPr="00017ED1">
          <w:rPr>
            <w:i/>
          </w:rPr>
          <w:delText xml:space="preserve"> </w:delText>
        </w:r>
        <w:r w:rsidR="00523340" w:rsidRPr="00017ED1">
          <w:delText>ser</w:delText>
        </w:r>
        <w:r w:rsidR="00523340">
          <w:delText>viu de base para o êxito</w:delText>
        </w:r>
        <w:r w:rsidR="000D059E">
          <w:delText xml:space="preserve"> no funcionamento do KNN.</w:delText>
        </w:r>
        <w:r w:rsidR="008B31B3" w:rsidRPr="00523340">
          <w:delText xml:space="preserve"> </w:delText>
        </w:r>
        <w:r w:rsidR="000D059E">
          <w:delText>N</w:delText>
        </w:r>
        <w:r w:rsidR="008B31B3" w:rsidRPr="008B31B3">
          <w:delText>ela</w:delText>
        </w:r>
      </w:del>
      <w:ins w:id="1257" w:author="Erico de Souza Loewe" w:date="2020-11-08T21:40:00Z">
        <w:r w:rsidRPr="008B31B3">
          <w:t>,</w:t>
        </w:r>
        <w:r w:rsidR="008B31B3" w:rsidRPr="008B31B3">
          <w:t xml:space="preserve"> nela</w:t>
        </w:r>
      </w:ins>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ins w:id="1258" w:author="Erico de Souza Loewe" w:date="2020-11-08T21:40:00Z">
        <w:r w:rsidR="000E785A">
          <w:t>,</w:t>
        </w:r>
      </w:ins>
      <w:r w:rsidR="000E785A">
        <w:t xml:space="preserve"> que</w:t>
      </w:r>
      <w:del w:id="1259" w:author="Erico de Souza Loewe" w:date="2020-11-08T21:40:00Z">
        <w:r w:rsidR="000E3F59">
          <w:delText>,</w:delText>
        </w:r>
        <w:r w:rsidR="000E785A">
          <w:delText xml:space="preserve"> </w:delText>
        </w:r>
        <w:r w:rsidR="00FD0BF5">
          <w:delText>à vista disso</w:delText>
        </w:r>
        <w:r w:rsidR="000E3F59">
          <w:delText>,</w:delText>
        </w:r>
        <w:r w:rsidR="000E785A">
          <w:delText xml:space="preserve"> </w:delText>
        </w:r>
        <w:r w:rsidR="00327F0A">
          <w:delText>refere-se ao</w:delText>
        </w:r>
      </w:del>
      <w:ins w:id="1260" w:author="Erico de Souza Loewe" w:date="2020-11-08T21:40:00Z">
        <w:r w:rsidR="000E785A">
          <w:t xml:space="preserve"> nesse caso foi</w:t>
        </w:r>
      </w:ins>
      <w:r w:rsidR="000E785A">
        <w:t xml:space="preserve"> 3.</w:t>
      </w:r>
    </w:p>
    <w:p w14:paraId="3B4E78CD" w14:textId="6EBB0FAB" w:rsidR="007E05CD" w:rsidRDefault="00F8355F" w:rsidP="00972812">
      <w:r>
        <w:tab/>
      </w:r>
      <w:r w:rsidR="009E07AC">
        <w:t xml:space="preserve">Iniciando a classe, obtemos a variável </w:t>
      </w:r>
      <w:r w:rsidR="009E07AC" w:rsidRPr="009E07AC">
        <w:rPr>
          <w:i/>
        </w:rPr>
        <w:t>model</w:t>
      </w:r>
      <w:del w:id="1261" w:author="Erico de Souza Loewe" w:date="2020-11-08T21:40:00Z">
        <w:r w:rsidR="004C1BFF">
          <w:delText>.</w:delText>
        </w:r>
        <w:r w:rsidR="009E07AC" w:rsidRPr="009E07AC">
          <w:delText xml:space="preserve"> </w:delText>
        </w:r>
        <w:r w:rsidR="00E15454">
          <w:delText>Com</w:delText>
        </w:r>
      </w:del>
      <w:ins w:id="1262" w:author="Erico de Souza Loewe" w:date="2020-11-08T21:40:00Z">
        <w:r w:rsidR="009E07AC" w:rsidRPr="009E07AC">
          <w:t xml:space="preserve">, </w:t>
        </w:r>
        <w:r w:rsidR="009E07AC">
          <w:t>com</w:t>
        </w:r>
      </w:ins>
      <w:r w:rsidR="009E07AC">
        <w:t xml:space="preserve"> ela, </w:t>
      </w:r>
      <w:del w:id="1263" w:author="Erico de Souza Loewe" w:date="2020-11-08T21:40:00Z">
        <w:r w:rsidR="00237371">
          <w:delText>põe-se</w:delText>
        </w:r>
      </w:del>
      <w:ins w:id="1264" w:author="Erico de Souza Loewe" w:date="2020-11-08T21:40:00Z">
        <w:r w:rsidR="009E07AC">
          <w:t>informamos</w:t>
        </w:r>
      </w:ins>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del w:id="1265" w:author="Erico de Souza Loewe" w:date="2020-11-08T21:40:00Z">
        <w:r w:rsidR="00794B95">
          <w:delText>de modo que</w:delText>
        </w:r>
        <w:r w:rsidR="00AF0E94">
          <w:delText xml:space="preserve"> suport</w:delText>
        </w:r>
        <w:r w:rsidR="00794B95">
          <w:delText>e</w:delText>
        </w:r>
        <w:r w:rsidR="00AF0E94">
          <w:delText xml:space="preserve"> </w:delText>
        </w:r>
        <w:r w:rsidR="001405F7">
          <w:delText>dois</w:delText>
        </w:r>
      </w:del>
      <w:ins w:id="1266" w:author="Erico de Souza Loewe" w:date="2020-11-08T21:40:00Z">
        <w:r w:rsidR="00AF0E94">
          <w:t>o qual suporta 2</w:t>
        </w:r>
      </w:ins>
      <w:r w:rsidR="00AF0E94">
        <w:t xml:space="preserve"> </w:t>
      </w:r>
      <w:r w:rsidR="00A12877">
        <w:t>parâmetros</w:t>
      </w:r>
      <w:r w:rsidR="00AF0E94">
        <w:t>: (i) dados de treino; (ii) valores alvo.</w:t>
      </w:r>
      <w:r w:rsidR="00A12877">
        <w:t xml:space="preserve"> </w:t>
      </w:r>
      <w:del w:id="1267" w:author="Erico de Souza Loewe" w:date="2020-11-08T21:40:00Z">
        <w:r w:rsidR="007B2EDA">
          <w:delText>Assim sendo</w:delText>
        </w:r>
      </w:del>
      <w:ins w:id="1268" w:author="Erico de Souza Loewe" w:date="2020-11-08T21:40:00Z">
        <w:r w:rsidR="00A12877">
          <w:t xml:space="preserve">Rodando o </w:t>
        </w:r>
        <w:r w:rsidR="00A12877">
          <w:rPr>
            <w:i/>
          </w:rPr>
          <w:t>fit</w:t>
        </w:r>
      </w:ins>
      <w:r w:rsidR="00A12877">
        <w:t xml:space="preserve">, já é </w:t>
      </w:r>
      <w:del w:id="1269" w:author="Erico de Souza Loewe" w:date="2020-11-08T21:40:00Z">
        <w:r w:rsidR="000365FD">
          <w:delText>iminente</w:delText>
        </w:r>
      </w:del>
      <w:ins w:id="1270" w:author="Erico de Souza Loewe" w:date="2020-11-08T21:40:00Z">
        <w:r w:rsidR="00A12877">
          <w:t>possível</w:t>
        </w:r>
      </w:ins>
      <w:r w:rsidR="00A12877">
        <w:t xml:space="preserve"> utilizar o modelo criado </w:t>
      </w:r>
      <w:del w:id="1271" w:author="Erico de Souza Loewe" w:date="2020-11-08T21:40:00Z">
        <w:r w:rsidR="00834C5B">
          <w:delText>em proveito de</w:delText>
        </w:r>
      </w:del>
      <w:ins w:id="1272" w:author="Erico de Souza Loewe" w:date="2020-11-08T21:40:00Z">
        <w:r w:rsidR="00A12877">
          <w:t>para</w:t>
        </w:r>
      </w:ins>
      <w:r w:rsidR="00A12877">
        <w:t xml:space="preserve"> predizer o</w:t>
      </w:r>
      <w:r w:rsidR="00A736E0">
        <w:t>s próximos alvos</w:t>
      </w:r>
      <w:ins w:id="1273" w:author="Erico de Souza Loewe" w:date="2020-11-08T21:40:00Z">
        <w:r w:rsidR="004F7693">
          <w:t>,</w:t>
        </w:r>
      </w:ins>
      <w:r w:rsidR="004F7693">
        <w:t xml:space="preserve"> que</w:t>
      </w:r>
      <w:del w:id="1274" w:author="Erico de Souza Loewe" w:date="2020-11-08T21:40:00Z">
        <w:r w:rsidR="00C10078">
          <w:delText>,</w:delText>
        </w:r>
      </w:del>
      <w:r w:rsidR="004F7693">
        <w:t xml:space="preserve"> no </w:t>
      </w:r>
      <w:r w:rsidR="004F7693" w:rsidRPr="004F7693">
        <w:rPr>
          <w:i/>
        </w:rPr>
        <w:t>sklearn</w:t>
      </w:r>
      <w:del w:id="1275" w:author="Erico de Souza Loewe" w:date="2020-11-08T21:40:00Z">
        <w:r w:rsidR="00C10078">
          <w:rPr>
            <w:i/>
          </w:rPr>
          <w:delText>,</w:delText>
        </w:r>
      </w:del>
      <w:r w:rsidR="004F7693">
        <w:t xml:space="preserve"> é rodado através do método </w:t>
      </w:r>
      <w:r w:rsidR="004F7693" w:rsidRPr="00F33E07">
        <w:rPr>
          <w:i/>
        </w:rPr>
        <w:t>predict</w:t>
      </w:r>
      <w:del w:id="1276" w:author="Erico de Souza Loewe" w:date="2020-11-08T21:40:00Z">
        <w:r w:rsidR="009F5AE7">
          <w:delText>.</w:delText>
        </w:r>
        <w:r w:rsidR="00E41F55">
          <w:delText xml:space="preserve"> </w:delText>
        </w:r>
        <w:r w:rsidR="009F5AE7">
          <w:delText>Ele transfere</w:delText>
        </w:r>
      </w:del>
      <w:ins w:id="1277" w:author="Erico de Souza Loewe" w:date="2020-11-08T21:40:00Z">
        <w:r w:rsidR="00E41F55">
          <w:t>, passando</w:t>
        </w:r>
      </w:ins>
      <w:r w:rsidR="00E41F55">
        <w:t xml:space="preserve">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1E0A9EB2" w:rsidR="00972812" w:rsidRDefault="00A33BFC" w:rsidP="00972812">
      <w:r>
        <w:tab/>
      </w:r>
      <w:del w:id="1278" w:author="Erico de Souza Loewe" w:date="2020-11-08T21:40:00Z">
        <w:r w:rsidR="00DA6BB2">
          <w:delText>Em suma,</w:delText>
        </w:r>
      </w:del>
      <w:ins w:id="1279" w:author="Erico de Souza Loewe" w:date="2020-11-08T21:40:00Z">
        <w:r w:rsidR="00864E51">
          <w:t>No fim, é realizado</w:t>
        </w:r>
      </w:ins>
      <w:r w:rsidR="00864E51">
        <w:t xml:space="preserve"> um teste</w:t>
      </w:r>
      <w:del w:id="1280" w:author="Erico de Souza Loewe" w:date="2020-11-08T21:40:00Z">
        <w:r w:rsidR="004455C7">
          <w:delText>, efetua</w:delText>
        </w:r>
        <w:r w:rsidR="00F67CE3">
          <w:delText>do</w:delText>
        </w:r>
      </w:del>
      <w:r w:rsidR="00751FD7">
        <w:t xml:space="preserve"> através do método </w:t>
      </w:r>
      <w:r w:rsidR="00751FD7" w:rsidRPr="00751FD7">
        <w:rPr>
          <w:i/>
        </w:rPr>
        <w:t>score</w:t>
      </w:r>
      <w:r w:rsidR="00864E51">
        <w:t xml:space="preserve"> na performance da predição do algoritmo e </w:t>
      </w:r>
      <w:del w:id="1281" w:author="Erico de Souza Loewe" w:date="2020-11-08T21:40:00Z">
        <w:r w:rsidR="00FA5F4E">
          <w:delText xml:space="preserve">do </w:delText>
        </w:r>
      </w:del>
      <w:r w:rsidR="00864E51">
        <w:t xml:space="preserve">modelo informado ao </w:t>
      </w:r>
      <w:r w:rsidR="00864E51" w:rsidRPr="00E7273F">
        <w:rPr>
          <w:i/>
        </w:rPr>
        <w:t>sklearn</w:t>
      </w:r>
      <w:del w:id="1282" w:author="Erico de Souza Loewe" w:date="2020-11-08T21:40:00Z">
        <w:r w:rsidR="00210A77">
          <w:delText xml:space="preserve">, </w:delText>
        </w:r>
        <w:r w:rsidR="005A7C3A">
          <w:delText>recebe</w:delText>
        </w:r>
        <w:r w:rsidR="000771B1">
          <w:delText>u</w:delText>
        </w:r>
      </w:del>
      <w:ins w:id="1283" w:author="Erico de Souza Loewe" w:date="2020-11-08T21:40:00Z">
        <w:r w:rsidR="00751FD7">
          <w:t>.</w:t>
        </w:r>
        <w:r w:rsidR="005A7C3A">
          <w:t xml:space="preserve"> Esse método, recebe</w:t>
        </w:r>
      </w:ins>
      <w:r w:rsidR="005A7C3A">
        <w:t xml:space="preserve"> por parâmetro </w:t>
      </w:r>
      <w:del w:id="1284" w:author="Erico de Souza Loewe" w:date="2020-11-08T21:40:00Z">
        <w:r w:rsidR="00FF3850">
          <w:delText>suas constatações</w:delText>
        </w:r>
        <w:r w:rsidR="001850B4">
          <w:delText>,</w:delText>
        </w:r>
      </w:del>
      <w:ins w:id="1285" w:author="Erico de Souza Loewe" w:date="2020-11-08T21:40:00Z">
        <w:r w:rsidR="005A7C3A">
          <w:t>as características de teste</w:t>
        </w:r>
      </w:ins>
      <w:r w:rsidR="005A7C3A">
        <w:t xml:space="preserve"> retiradas </w:t>
      </w:r>
      <w:del w:id="1286" w:author="Erico de Souza Loewe" w:date="2020-11-08T21:40:00Z">
        <w:r w:rsidR="005A2621">
          <w:delText>n</w:delText>
        </w:r>
        <w:r w:rsidR="005A7C3A">
          <w:delText>o</w:delText>
        </w:r>
      </w:del>
      <w:ins w:id="1287" w:author="Erico de Souza Loewe" w:date="2020-11-08T21:40:00Z">
        <w:r w:rsidR="005A7C3A">
          <w:t>do</w:t>
        </w:r>
      </w:ins>
      <w:r w:rsidR="005A7C3A">
        <w:t xml:space="preserve"> modelo (</w:t>
      </w:r>
      <w:r w:rsidR="005A7C3A" w:rsidRPr="005A7C3A">
        <w:rPr>
          <w:i/>
        </w:rPr>
        <w:t>X_test</w:t>
      </w:r>
      <w:del w:id="1288" w:author="Erico de Souza Loewe" w:date="2020-11-08T21:40:00Z">
        <w:r w:rsidR="005A7C3A">
          <w:delText>)</w:delText>
        </w:r>
        <w:r w:rsidR="00FA5F4E">
          <w:delText>.</w:delText>
        </w:r>
        <w:r w:rsidR="005A7C3A">
          <w:delText xml:space="preserve"> </w:delText>
        </w:r>
        <w:r w:rsidR="005A2621">
          <w:delText>A</w:delText>
        </w:r>
        <w:r w:rsidR="005A7C3A">
          <w:delText>s</w:delText>
        </w:r>
      </w:del>
      <w:ins w:id="1289" w:author="Erico de Souza Loewe" w:date="2020-11-08T21:40:00Z">
        <w:r w:rsidR="005A7C3A">
          <w:t>) e as</w:t>
        </w:r>
      </w:ins>
      <w:r w:rsidR="005A7C3A">
        <w:t xml:space="preserve"> classes </w:t>
      </w:r>
      <w:del w:id="1290" w:author="Erico de Souza Loewe" w:date="2020-11-08T21:40:00Z">
        <w:r w:rsidR="0099668D">
          <w:delText>dele</w:delText>
        </w:r>
        <w:r w:rsidR="00CE569C">
          <w:delText>,</w:delText>
        </w:r>
      </w:del>
      <w:ins w:id="1291" w:author="Erico de Souza Loewe" w:date="2020-11-08T21:40:00Z">
        <w:r w:rsidR="005A7C3A">
          <w:t>de teste</w:t>
        </w:r>
      </w:ins>
      <w:r w:rsidR="005A7C3A">
        <w:t xml:space="preserve"> retiradas do modelo (</w:t>
      </w:r>
      <w:r w:rsidR="005A7C3A" w:rsidRPr="005A7C3A">
        <w:rPr>
          <w:i/>
        </w:rPr>
        <w:t>y_test</w:t>
      </w:r>
      <w:del w:id="1292" w:author="Erico de Souza Loewe" w:date="2020-11-08T21:40:00Z">
        <w:r w:rsidR="005A7C3A">
          <w:delText>)</w:delText>
        </w:r>
        <w:r w:rsidR="003D6DDB">
          <w:delText>,</w:delText>
        </w:r>
        <w:r w:rsidR="00A31EAE">
          <w:delText xml:space="preserve"> retorna</w:delText>
        </w:r>
        <w:r w:rsidR="003D6DDB">
          <w:delText>ram</w:delText>
        </w:r>
      </w:del>
      <w:ins w:id="1293" w:author="Erico de Souza Loewe" w:date="2020-11-08T21:40:00Z">
        <w:r w:rsidR="005A7C3A">
          <w:t>)</w:t>
        </w:r>
        <w:r w:rsidR="00A31EAE">
          <w:t xml:space="preserve"> e retorna</w:t>
        </w:r>
      </w:ins>
      <w:r w:rsidR="00A31EAE">
        <w:t xml:space="preserve"> </w:t>
      </w:r>
      <w:r w:rsidR="00EF4A01">
        <w:t>à</w:t>
      </w:r>
      <w:r w:rsidR="00A31EAE">
        <w:t xml:space="preserve"> acurácia do modelo gerado</w:t>
      </w:r>
      <w:del w:id="1294" w:author="Erico de Souza Loewe" w:date="2020-11-08T21:40:00Z">
        <w:r w:rsidR="003D6DDB">
          <w:delText>,</w:delText>
        </w:r>
        <w:r w:rsidR="00EF4A01">
          <w:delText xml:space="preserve"> obte</w:delText>
        </w:r>
        <w:r w:rsidR="003D6DDB">
          <w:delText>ndo</w:delText>
        </w:r>
      </w:del>
      <w:ins w:id="1295" w:author="Erico de Souza Loewe" w:date="2020-11-08T21:40:00Z">
        <w:r w:rsidR="00A31EAE">
          <w:t>.</w:t>
        </w:r>
        <w:r w:rsidR="00EF4A01">
          <w:t xml:space="preserve"> O qual obteve</w:t>
        </w:r>
      </w:ins>
      <w:r w:rsidR="00EF4A01">
        <w:t xml:space="preserve"> uma média de 0,15 nos testes realizados.</w:t>
      </w:r>
    </w:p>
    <w:p w14:paraId="1C6251BA" w14:textId="4F879E0A" w:rsidR="00972812" w:rsidRDefault="00972812" w:rsidP="00972812">
      <w:pPr>
        <w:pStyle w:val="Ttulo3"/>
      </w:pPr>
      <w:bookmarkStart w:id="1296" w:name="_Toc55523386"/>
      <w:bookmarkStart w:id="1297" w:name="_Toc55260969"/>
      <w:r>
        <w:t>Taxonomia dos gêneros</w:t>
      </w:r>
      <w:bookmarkEnd w:id="1296"/>
      <w:bookmarkEnd w:id="1297"/>
    </w:p>
    <w:p w14:paraId="374E4EDB" w14:textId="43EE5EB7" w:rsidR="009863A4" w:rsidRDefault="00972812" w:rsidP="00972812">
      <w:r>
        <w:tab/>
      </w:r>
      <w:del w:id="1298" w:author="Erico de Souza Loewe" w:date="2020-11-08T21:40:00Z">
        <w:r w:rsidR="004F7ED2">
          <w:delText>I</w:delText>
        </w:r>
        <w:r w:rsidR="000D33E5">
          <w:delText>ntenta</w:delText>
        </w:r>
        <w:r w:rsidR="00F806D1">
          <w:delText>ndo manter,</w:delText>
        </w:r>
        <w:r w:rsidR="00715C18">
          <w:delText xml:space="preserve"> nas classes de predição, somente </w:delText>
        </w:r>
        <w:r w:rsidR="000218AB">
          <w:delText>o</w:delText>
        </w:r>
        <w:r w:rsidR="00715C18">
          <w:delText xml:space="preserve"> principal</w:delText>
        </w:r>
        <w:r w:rsidR="000218AB">
          <w:delText xml:space="preserve"> do </w:delText>
        </w:r>
      </w:del>
      <w:ins w:id="1299" w:author="Erico de Souza Loewe" w:date="2020-11-08T21:40:00Z">
        <w:r>
          <w:t xml:space="preserve">Visando melhorar o </w:t>
        </w:r>
      </w:ins>
      <w:r>
        <w:rPr>
          <w:rPrChange w:id="1300" w:author="Erico de Souza Loewe" w:date="2020-11-08T21:40:00Z">
            <w:rPr>
              <w:i/>
            </w:rPr>
          </w:rPrChange>
        </w:rPr>
        <w:t>score</w:t>
      </w:r>
      <w:r>
        <w:t xml:space="preserve"> </w:t>
      </w:r>
      <w:del w:id="1301" w:author="Erico de Souza Loewe" w:date="2020-11-08T21:40:00Z">
        <w:r w:rsidR="000218AB">
          <w:delText>de recomendação</w:delText>
        </w:r>
        <w:r w:rsidR="004F7ED2">
          <w:delText xml:space="preserve"> na sua melhoria</w:delText>
        </w:r>
        <w:r w:rsidR="00715C18">
          <w:delText>,</w:delText>
        </w:r>
        <w:r w:rsidR="005F50E1">
          <w:delText xml:space="preserve"> efetuou-se</w:delText>
        </w:r>
      </w:del>
      <w:ins w:id="1302" w:author="Erico de Souza Loewe" w:date="2020-11-08T21:40:00Z">
        <w:r>
          <w:t>das recomendações, foi realizado</w:t>
        </w:r>
      </w:ins>
      <w:r>
        <w:t xml:space="preserve"> uma busca dos principais gêneros musicais e a relação com seus </w:t>
      </w:r>
      <w:r w:rsidR="00715C18">
        <w:t>subgêneros</w:t>
      </w:r>
      <w:del w:id="1303" w:author="Erico de Souza Loewe" w:date="2020-11-08T21:40:00Z">
        <w:r w:rsidR="001805CA">
          <w:delText>.</w:delText>
        </w:r>
        <w:r w:rsidR="00715C18">
          <w:delText xml:space="preserve"> </w:delText>
        </w:r>
        <w:r w:rsidR="0087085C">
          <w:delText>Isto posto</w:delText>
        </w:r>
        <w:r w:rsidR="00BF738E">
          <w:delText xml:space="preserve">, </w:delText>
        </w:r>
        <w:r w:rsidR="00715C18">
          <w:delText>reduz</w:delText>
        </w:r>
      </w:del>
      <w:ins w:id="1304" w:author="Erico de Souza Loewe" w:date="2020-11-08T21:40:00Z">
        <w:r w:rsidR="00715C18">
          <w:t>, para nas classes de predição, manter somente o principal, reduzindo assim</w:t>
        </w:r>
      </w:ins>
      <w:r w:rsidR="00715C18">
        <w:t xml:space="preserve"> a</w:t>
      </w:r>
      <w:r w:rsidR="00FF723C">
        <w:t>s</w:t>
      </w:r>
      <w:r w:rsidR="00715C18">
        <w:t xml:space="preserve"> possibilidades</w:t>
      </w:r>
      <w:r w:rsidR="00FF723C">
        <w:t xml:space="preserve"> de resultados</w:t>
      </w:r>
      <w:r w:rsidR="00715C18">
        <w:t xml:space="preserve"> para o algoritmo KNN. </w:t>
      </w:r>
      <w:r w:rsidR="009863A4">
        <w:t>O</w:t>
      </w:r>
      <w:ins w:id="1305" w:author="Erico de Souza Loewe" w:date="2020-11-08T21:40:00Z">
        <w:r w:rsidR="009863A4">
          <w:t xml:space="preserve"> principal</w:t>
        </w:r>
      </w:ins>
      <w:r w:rsidR="009863A4">
        <w:t xml:space="preserve"> objetivo da busca</w:t>
      </w:r>
      <w:ins w:id="1306" w:author="Erico de Souza Loewe" w:date="2020-11-08T21:40:00Z">
        <w:r w:rsidR="009863A4">
          <w:t>,</w:t>
        </w:r>
      </w:ins>
      <w:r w:rsidR="009863A4">
        <w:t xml:space="preserve"> era</w:t>
      </w:r>
      <w:ins w:id="1307" w:author="Erico de Souza Loewe" w:date="2020-11-08T21:40:00Z">
        <w:r w:rsidR="009863A4">
          <w:t xml:space="preserve"> encontrar uma lista que supria a lista de gêneros do Spotify, para</w:t>
        </w:r>
      </w:ins>
      <w:r w:rsidR="009863A4">
        <w:t xml:space="preserve">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del w:id="1308" w:author="Erico de Souza Loewe" w:date="2020-11-08T21:40:00Z">
        <w:r w:rsidR="00156C1F">
          <w:delText>em prol de</w:delText>
        </w:r>
        <w:r w:rsidR="009863A4">
          <w:delText xml:space="preserve"> encontrar uma lista que supri</w:delText>
        </w:r>
        <w:r w:rsidR="00156C1F">
          <w:delText>sse</w:delText>
        </w:r>
        <w:r w:rsidR="009863A4">
          <w:delText xml:space="preserve"> a lista de gêneros do</w:delText>
        </w:r>
      </w:del>
      <w:ins w:id="1309" w:author="Erico de Souza Loewe" w:date="2020-11-08T21:40:00Z">
        <w:r w:rsidR="00C53BED">
          <w:t>pois o</w:t>
        </w:r>
      </w:ins>
      <w:r w:rsidR="00C53BED">
        <w:t xml:space="preserve"> Spotify </w:t>
      </w:r>
      <w:del w:id="1310" w:author="Erico de Souza Loewe" w:date="2020-11-08T21:40:00Z">
        <w:r w:rsidR="00991C67">
          <w:delText>-</w:delText>
        </w:r>
        <w:r w:rsidR="00A87CC1">
          <w:delText xml:space="preserve"> algo que</w:delText>
        </w:r>
        <w:r w:rsidR="00657371">
          <w:delText xml:space="preserve"> ele</w:delText>
        </w:r>
        <w:r w:rsidR="00C53BED">
          <w:delText xml:space="preserve"> </w:delText>
        </w:r>
      </w:del>
      <w:r w:rsidR="00C53BED">
        <w:t>não dispõe</w:t>
      </w:r>
      <w:ins w:id="1311" w:author="Erico de Souza Loewe" w:date="2020-11-08T21:40:00Z">
        <w:r w:rsidR="00C53BED">
          <w:t xml:space="preserve"> dessa relação</w:t>
        </w:r>
      </w:ins>
      <w:r w:rsidR="00500219">
        <w:t>.</w:t>
      </w:r>
      <w:r w:rsidR="00664424">
        <w:t xml:space="preserve"> </w:t>
      </w:r>
    </w:p>
    <w:p w14:paraId="38194D4B" w14:textId="39CFCFC7" w:rsidR="00972812" w:rsidRPr="00BE0510" w:rsidRDefault="009A3330" w:rsidP="00972812">
      <w:r>
        <w:tab/>
        <w:t xml:space="preserve">A lista </w:t>
      </w:r>
      <w:del w:id="1312" w:author="Erico de Souza Loewe" w:date="2020-11-08T21:40:00Z">
        <w:r w:rsidR="00E54111">
          <w:delText>(</w:delText>
        </w:r>
      </w:del>
      <w:ins w:id="1313" w:author="Erico de Souza Loewe" w:date="2020-11-08T21:40:00Z">
        <w:r>
          <w:t xml:space="preserve">a </w:t>
        </w:r>
      </w:ins>
      <w:r>
        <w:t xml:space="preserve">relação </w:t>
      </w:r>
      <w:r w:rsidR="007F3C08">
        <w:t>dos gêneros</w:t>
      </w:r>
      <w:r>
        <w:t xml:space="preserve"> com </w:t>
      </w:r>
      <w:r w:rsidR="007F3C08">
        <w:t>seus subgêneros</w:t>
      </w:r>
      <w:del w:id="1314" w:author="Erico de Souza Loewe" w:date="2020-11-08T21:40:00Z">
        <w:r w:rsidR="00E54111">
          <w:delText>)</w:delText>
        </w:r>
        <w:r>
          <w:delText xml:space="preserve"> </w:delText>
        </w:r>
        <w:r w:rsidR="00B80E6B">
          <w:delText xml:space="preserve">pôde </w:delText>
        </w:r>
        <w:r w:rsidR="00EF3656">
          <w:delText>ser</w:delText>
        </w:r>
        <w:r>
          <w:delText xml:space="preserve"> </w:delText>
        </w:r>
        <w:r w:rsidR="00B80E6B">
          <w:delText>identificada</w:delText>
        </w:r>
      </w:del>
      <w:ins w:id="1315" w:author="Erico de Souza Loewe" w:date="2020-11-08T21:40:00Z">
        <w:r>
          <w:t xml:space="preserve"> foi </w:t>
        </w:r>
        <w:r w:rsidR="00662C90">
          <w:t>encontrada</w:t>
        </w:r>
      </w:ins>
      <w:r>
        <w:t xml:space="preserve"> em um </w:t>
      </w:r>
      <w:r w:rsidRPr="009A3330">
        <w:rPr>
          <w:i/>
          <w:iCs w:val="0"/>
        </w:rPr>
        <w:t>showcase</w:t>
      </w:r>
      <w:r>
        <w:t xml:space="preserve"> </w:t>
      </w:r>
      <w:del w:id="1316" w:author="Erico de Souza Loewe" w:date="2020-11-08T21:40:00Z">
        <w:r w:rsidR="004E4E1A">
          <w:delText xml:space="preserve">que faz parte </w:delText>
        </w:r>
      </w:del>
      <w:r>
        <w:t xml:space="preserve">do Spotify </w:t>
      </w:r>
      <w:del w:id="1317" w:author="Erico de Souza Loewe" w:date="2020-11-08T21:40:00Z">
        <w:r w:rsidR="001E44D4">
          <w:delText>denominado de</w:delText>
        </w:r>
      </w:del>
      <w:ins w:id="1318" w:author="Erico de Souza Loewe" w:date="2020-11-08T21:40:00Z">
        <w:r>
          <w:t>chamado</w:t>
        </w:r>
      </w:ins>
      <w:r>
        <w:t xml:space="preserve"> Music Popcorn</w:t>
      </w:r>
      <w:r w:rsidR="00803FCE">
        <w:t xml:space="preserve"> (</w:t>
      </w:r>
      <w:hyperlink r:id="rId71" w:history="1">
        <w:r w:rsidR="00803FCE" w:rsidRPr="00A97051">
          <w:rPr>
            <w:rStyle w:val="Hyperlink"/>
          </w:rPr>
          <w:t>https://developer.spotify.com/community/showcase/music-popcorn/</w:t>
        </w:r>
      </w:hyperlink>
      <w:r w:rsidR="00803FCE">
        <w:t>)</w:t>
      </w:r>
      <w:r w:rsidR="00504D14">
        <w:t>.</w:t>
      </w:r>
      <w:r w:rsidR="007F3C08">
        <w:t xml:space="preserve"> </w:t>
      </w:r>
      <w:del w:id="1319" w:author="Erico de Souza Loewe" w:date="2020-11-08T21:40:00Z">
        <w:r w:rsidR="003F575D">
          <w:delText>Mesmo que</w:delText>
        </w:r>
        <w:r w:rsidR="007F3C08">
          <w:delText xml:space="preserve"> </w:delText>
        </w:r>
      </w:del>
      <w:r w:rsidR="007F3C08">
        <w:t xml:space="preserve">Ele </w:t>
      </w:r>
      <w:del w:id="1320" w:author="Erico de Souza Loewe" w:date="2020-11-08T21:40:00Z">
        <w:r w:rsidR="007F3C08">
          <w:delText>possu</w:delText>
        </w:r>
        <w:r w:rsidR="003F575D">
          <w:delText>a</w:delText>
        </w:r>
      </w:del>
      <w:ins w:id="1321" w:author="Erico de Souza Loewe" w:date="2020-11-08T21:40:00Z">
        <w:r w:rsidR="007F3C08">
          <w:t>possui</w:t>
        </w:r>
      </w:ins>
      <w:r w:rsidR="007F3C08">
        <w:t xml:space="preserve"> uma lista de 1107 gêneros, 4 vezes menos do que o Spotify possui hoje,</w:t>
      </w:r>
      <w:ins w:id="1322" w:author="Erico de Souza Loewe" w:date="2020-11-08T21:40:00Z">
        <w:r w:rsidR="007F3C08">
          <w:t xml:space="preserve"> </w:t>
        </w:r>
        <w:r w:rsidR="008A3ACD">
          <w:t>porém</w:t>
        </w:r>
      </w:ins>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323" w:name="_Toc55523387"/>
      <w:bookmarkStart w:id="1324" w:name="_Toc55260970"/>
      <w:r>
        <w:t xml:space="preserve">Modelagem </w:t>
      </w:r>
      <w:r w:rsidR="00CC1095">
        <w:t xml:space="preserve">do </w:t>
      </w:r>
      <w:r>
        <w:t>sistema</w:t>
      </w:r>
      <w:r w:rsidR="00726572">
        <w:t xml:space="preserve"> </w:t>
      </w:r>
      <w:r w:rsidR="00AE024C">
        <w:rPr>
          <w:i/>
        </w:rPr>
        <w:t>LORS</w:t>
      </w:r>
      <w:bookmarkEnd w:id="1323"/>
      <w:bookmarkEnd w:id="1324"/>
    </w:p>
    <w:p w14:paraId="3B5520AA" w14:textId="0BF674ED" w:rsidR="0034393F" w:rsidRDefault="00CC7162" w:rsidP="00972812">
      <w:r>
        <w:tab/>
      </w:r>
      <w:del w:id="1325" w:author="Erico de Souza Loewe" w:date="2020-11-08T21:40:00Z">
        <w:r w:rsidR="0076091E">
          <w:delText>No</w:delText>
        </w:r>
      </w:del>
      <w:ins w:id="1326" w:author="Erico de Souza Loewe" w:date="2020-11-08T21:40:00Z">
        <w:r>
          <w:t>O</w:t>
        </w:r>
      </w:ins>
      <w:r>
        <w:t xml:space="preserve"> sistema LORS</w:t>
      </w:r>
      <w:del w:id="1327" w:author="Erico de Souza Loewe" w:date="2020-11-08T21:40:00Z">
        <w:r w:rsidR="0016283E">
          <w:delText>,</w:delText>
        </w:r>
      </w:del>
      <w:ins w:id="1328" w:author="Erico de Souza Loewe" w:date="2020-11-08T21:40:00Z">
        <w:r>
          <w:t xml:space="preserve"> </w:t>
        </w:r>
        <w:r w:rsidR="00D458A3">
          <w:t>foi</w:t>
        </w:r>
      </w:ins>
      <w:r w:rsidR="00D458A3">
        <w:t xml:space="preserve"> desenvolvido para</w:t>
      </w:r>
      <w:del w:id="1329" w:author="Erico de Souza Loewe" w:date="2020-11-08T21:40:00Z">
        <w:r w:rsidR="00B8062D">
          <w:delText>,</w:delText>
        </w:r>
      </w:del>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1330" w:author="Erico de Souza Loewe" w:date="2020-11-08T21:40:00Z">
        <w:r w:rsidR="0076091E">
          <w:delText>,</w:delText>
        </w:r>
      </w:del>
      <w:ins w:id="1331" w:author="Erico de Souza Loewe" w:date="2020-11-08T21:40:00Z">
        <w:r w:rsidR="009C7510">
          <w:t xml:space="preserve">. </w:t>
        </w:r>
        <w:r w:rsidR="00CA68CD">
          <w:t>Nele</w:t>
        </w:r>
      </w:ins>
      <w:r w:rsidR="00CA68CD">
        <w:t xml:space="preserve"> é realizado a</w:t>
      </w:r>
      <w:r w:rsidR="009C7510">
        <w:t xml:space="preserve"> predição do gênero musical baseando-se no contexto </w:t>
      </w:r>
      <w:r w:rsidR="00145F69">
        <w:t>e o histórico de músicas reproduzidas</w:t>
      </w:r>
      <w:del w:id="1332" w:author="Erico de Souza Loewe" w:date="2020-11-08T21:40:00Z">
        <w:r w:rsidR="0076091E">
          <w:delText>.</w:delText>
        </w:r>
        <w:r w:rsidR="009102B8">
          <w:delText xml:space="preserve"> </w:delText>
        </w:r>
        <w:r w:rsidR="0076091E">
          <w:delText>O</w:delText>
        </w:r>
      </w:del>
      <w:ins w:id="1333" w:author="Erico de Souza Loewe" w:date="2020-11-08T21:40:00Z">
        <w:r w:rsidR="009102B8">
          <w:t>, e entregue o</w:t>
        </w:r>
      </w:ins>
      <w:r w:rsidR="009102B8">
        <w:t xml:space="preserve"> resultado </w:t>
      </w:r>
      <w:del w:id="1334" w:author="Erico de Souza Loewe" w:date="2020-11-08T21:40:00Z">
        <w:r w:rsidR="00A81BB6">
          <w:delText>correspondente</w:delText>
        </w:r>
        <w:r w:rsidR="00907AEF">
          <w:delText xml:space="preserve"> passa a ser entregue</w:delText>
        </w:r>
        <w:r w:rsidR="009102B8">
          <w:delText xml:space="preserve"> </w:delText>
        </w:r>
      </w:del>
      <w:r w:rsidR="009102B8">
        <w:t>através de uma API</w:t>
      </w:r>
      <w:r w:rsidR="00375E1B">
        <w:t>,</w:t>
      </w:r>
      <w:r w:rsidR="002F0BD6">
        <w:t xml:space="preserve"> </w:t>
      </w:r>
      <w:del w:id="1335" w:author="Erico de Souza Loewe" w:date="2020-11-08T21:40:00Z">
        <w:r w:rsidR="002F0BD6">
          <w:delText>pode</w:delText>
        </w:r>
        <w:r w:rsidR="00907AEF">
          <w:delText>ndo</w:delText>
        </w:r>
      </w:del>
      <w:ins w:id="1336" w:author="Erico de Souza Loewe" w:date="2020-11-08T21:40:00Z">
        <w:r w:rsidR="00375E1B">
          <w:t>a qual</w:t>
        </w:r>
        <w:r w:rsidR="002F0BD6">
          <w:t xml:space="preserve"> pode</w:t>
        </w:r>
      </w:ins>
      <w:r w:rsidR="002F0BD6">
        <w:t xml:space="preserve"> ser consumida por qualquer </w:t>
      </w:r>
      <w:r w:rsidR="0034393F">
        <w:t>usuário</w:t>
      </w:r>
      <w:r w:rsidR="002F0BD6">
        <w:t xml:space="preserve"> que utilize o </w:t>
      </w:r>
      <w:r w:rsidR="002F0BD6">
        <w:rPr>
          <w:rPrChange w:id="1337" w:author="Erico de Souza Loewe" w:date="2020-11-08T21:40:00Z">
            <w:rPr>
              <w:i/>
            </w:rPr>
          </w:rPrChange>
        </w:rPr>
        <w:t>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338" w:name="_Ref54973275"/>
      <w:bookmarkStart w:id="1339"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338"/>
      <w:r>
        <w:t xml:space="preserve"> Visão macro do sistema LORS </w:t>
      </w:r>
      <w:r w:rsidRPr="00A73EA3">
        <w:t>(próprio, 2020)</w:t>
      </w:r>
      <w:bookmarkEnd w:id="1339"/>
    </w:p>
    <w:p w14:paraId="50849F02" w14:textId="2E1C0717" w:rsidR="00BC6F82" w:rsidRDefault="00E62979" w:rsidP="00972812">
      <w:r>
        <w:tab/>
      </w:r>
      <w:r w:rsidR="00B060DE">
        <w:t xml:space="preserve">O </w:t>
      </w:r>
      <w:r w:rsidR="00B060DE">
        <w:rPr>
          <w:rPrChange w:id="1340" w:author="Erico de Souza Loewe" w:date="2020-11-08T21:40:00Z">
            <w:rPr>
              <w:i/>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del w:id="1341" w:author="Erico de Souza Loewe" w:date="2020-11-08T21:40:00Z">
        <w:r w:rsidR="00466714">
          <w:delText>,</w:delText>
        </w:r>
      </w:del>
      <w:r w:rsidR="00B060DE">
        <w:t xml:space="preserve"> a</w:t>
      </w:r>
      <w:r w:rsidR="00A9537E">
        <w:t xml:space="preserve"> cada 30 minutos</w:t>
      </w:r>
      <w:del w:id="1342" w:author="Erico de Souza Loewe" w:date="2020-11-08T21:40:00Z">
        <w:r w:rsidR="00466714">
          <w:delText>,</w:delText>
        </w:r>
      </w:del>
      <w:r w:rsidR="00A9537E">
        <w:t xml:space="preserve"> </w:t>
      </w:r>
      <w:r w:rsidR="00233140">
        <w:t>solicitar</w:t>
      </w:r>
      <w:r w:rsidR="00A9537E">
        <w:t xml:space="preserve"> ao usuário uma atualização de contexto, isso é, </w:t>
      </w:r>
      <w:r w:rsidR="006E66D9">
        <w:t>abrir</w:t>
      </w:r>
      <w:r w:rsidR="00A9537E">
        <w:t xml:space="preserve"> um formulário</w:t>
      </w:r>
      <w:del w:id="1343" w:author="Erico de Souza Loewe" w:date="2020-11-08T21:40:00Z">
        <w:r w:rsidR="00E502D9">
          <w:delText>.</w:delText>
        </w:r>
        <w:r w:rsidR="00A9537E">
          <w:delText xml:space="preserve"> </w:delText>
        </w:r>
        <w:r w:rsidR="0022107A">
          <w:delText>Dessa forma,</w:delText>
        </w:r>
        <w:r w:rsidR="00C12991">
          <w:delText xml:space="preserve"> ele</w:delText>
        </w:r>
      </w:del>
      <w:ins w:id="1344" w:author="Erico de Souza Loewe" w:date="2020-11-08T21:40:00Z">
        <w:r w:rsidR="00A9537E">
          <w:t>, o qual</w:t>
        </w:r>
      </w:ins>
      <w:r w:rsidR="00A9537E">
        <w:t xml:space="preserve"> possibilita o preenchimento do humor, atividades e localização atual do usuário. </w:t>
      </w:r>
      <w:del w:id="1345" w:author="Erico de Souza Loewe" w:date="2020-11-08T21:40:00Z">
        <w:r w:rsidR="00066D7E">
          <w:delText>As</w:delText>
        </w:r>
      </w:del>
      <w:ins w:id="1346" w:author="Erico de Souza Loewe" w:date="2020-11-08T21:40:00Z">
        <w:r w:rsidR="00A9537E">
          <w:t>Essas</w:t>
        </w:r>
      </w:ins>
      <w:r w:rsidR="00A9537E">
        <w:t xml:space="preserve"> informações </w:t>
      </w:r>
      <w:del w:id="1347" w:author="Erico de Souza Loewe" w:date="2020-11-08T21:40:00Z">
        <w:r w:rsidR="00A9537E">
          <w:delText>s</w:delText>
        </w:r>
        <w:r w:rsidR="00066D7E">
          <w:delText>ão</w:delText>
        </w:r>
      </w:del>
      <w:ins w:id="1348" w:author="Erico de Souza Loewe" w:date="2020-11-08T21:40:00Z">
        <w:r w:rsidR="00A9537E">
          <w:t>serão</w:t>
        </w:r>
      </w:ins>
      <w:r w:rsidR="00A9537E">
        <w:t xml:space="preserve"> salvas e relacionadas as próximas músicas reproduzidas ou salvas pelo usuário.</w:t>
      </w:r>
    </w:p>
    <w:p w14:paraId="47B0BDAB" w14:textId="6136AAD7" w:rsidR="00A619B9" w:rsidRDefault="00A619B9" w:rsidP="00972812">
      <w:pPr>
        <w:pStyle w:val="Ttulo3"/>
      </w:pPr>
      <w:bookmarkStart w:id="1349" w:name="_Toc55523388"/>
      <w:bookmarkStart w:id="1350" w:name="_Toc55260971"/>
      <w:r>
        <w:t>POC (</w:t>
      </w:r>
      <w:r w:rsidRPr="0057045C">
        <w:rPr>
          <w:rPrChange w:id="1351" w:author="Erico de Souza Loewe" w:date="2020-11-08T21:40:00Z">
            <w:rPr>
              <w:i/>
            </w:rPr>
          </w:rPrChange>
        </w:rPr>
        <w:t>Proof of Concept</w:t>
      </w:r>
      <w:r>
        <w:t>)</w:t>
      </w:r>
      <w:bookmarkEnd w:id="1349"/>
      <w:bookmarkEnd w:id="1350"/>
    </w:p>
    <w:p w14:paraId="6F5E523F" w14:textId="2011F9CF" w:rsidR="00BC4F3D" w:rsidRDefault="00CC7162" w:rsidP="00972812">
      <w:pPr>
        <w:rPr>
          <w:ins w:id="1352" w:author="Erico de Souza Loewe" w:date="2020-11-08T21:40:00Z"/>
        </w:rPr>
      </w:pPr>
      <w:r>
        <w:tab/>
      </w:r>
      <w:del w:id="1353" w:author="Erico de Souza Loewe" w:date="2020-11-08T21:40:00Z">
        <w:r w:rsidR="00D612B2">
          <w:delText>Na</w:delText>
        </w:r>
        <w:r w:rsidR="007B0097">
          <w:delText xml:space="preserve"> elaboração</w:delText>
        </w:r>
        <w:r w:rsidR="00D612B2">
          <w:delText xml:space="preserve"> de</w:delText>
        </w:r>
      </w:del>
      <w:ins w:id="1354" w:author="Erico de Souza Loewe" w:date="2020-11-08T21:40:00Z">
        <w:r w:rsidR="00266735">
          <w:t>Inicialmente</w:t>
        </w:r>
        <w:r>
          <w:t xml:space="preserve"> foi </w:t>
        </w:r>
        <w:r w:rsidR="00474300">
          <w:t>desenvolvido</w:t>
        </w:r>
      </w:ins>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del w:id="1355" w:author="Erico de Souza Loewe" w:date="2020-11-08T21:40:00Z">
        <w:r w:rsidR="0047656A">
          <w:rPr>
            <w:i/>
          </w:rPr>
          <w:delText>,</w:delText>
        </w:r>
        <w:r w:rsidR="00187CA5">
          <w:delText xml:space="preserve"> utiliz</w:delText>
        </w:r>
        <w:r w:rsidR="00D612B2">
          <w:delText>ou</w:delText>
        </w:r>
        <w:r w:rsidR="0047656A">
          <w:delText>-se</w:delText>
        </w:r>
      </w:del>
      <w:ins w:id="1356" w:author="Erico de Souza Loewe" w:date="2020-11-08T21:40:00Z">
        <w:r w:rsidR="00187CA5">
          <w:t>. Ne</w:t>
        </w:r>
        <w:r w:rsidR="00BB553C">
          <w:t>la</w:t>
        </w:r>
        <w:r w:rsidR="00187CA5">
          <w:t xml:space="preserve"> foi utilizado</w:t>
        </w:r>
      </w:ins>
      <w:r w:rsidR="00187CA5">
        <w:t xml:space="preserve"> </w:t>
      </w:r>
      <w:r w:rsidR="003B7346">
        <w:t xml:space="preserve">somente </w:t>
      </w:r>
      <w:del w:id="1357" w:author="Erico de Souza Loewe" w:date="2020-11-08T21:40:00Z">
        <w:r w:rsidR="0047656A">
          <w:delText>d</w:delText>
        </w:r>
        <w:r w:rsidR="003B7346">
          <w:delText>os</w:delText>
        </w:r>
      </w:del>
      <w:ins w:id="1358" w:author="Erico de Souza Loewe" w:date="2020-11-08T21:40:00Z">
        <w:r w:rsidR="003B7346">
          <w:t>os</w:t>
        </w:r>
      </w:ins>
      <w:r w:rsidR="003B7346">
        <w:t xml:space="preserve"> dados do</w:t>
      </w:r>
      <w:r w:rsidR="00187CA5">
        <w:t xml:space="preserve"> </w:t>
      </w:r>
      <w:r w:rsidR="001B5479">
        <w:t>usuário</w:t>
      </w:r>
      <w:r w:rsidR="003B7346">
        <w:t xml:space="preserve"> que</w:t>
      </w:r>
      <w:r w:rsidR="00B27B5D">
        <w:t xml:space="preserve"> </w:t>
      </w:r>
      <w:del w:id="1359" w:author="Erico de Souza Loewe" w:date="2020-11-08T21:40:00Z">
        <w:r w:rsidR="00B27B5D">
          <w:delText>t</w:delText>
        </w:r>
        <w:r w:rsidR="0047656A">
          <w:delText>i</w:delText>
        </w:r>
        <w:r w:rsidR="00B27B5D">
          <w:delText>ve</w:delText>
        </w:r>
        <w:r w:rsidR="0047656A">
          <w:delText>ram</w:delText>
        </w:r>
      </w:del>
      <w:ins w:id="1360" w:author="Erico de Souza Loewe" w:date="2020-11-08T21:40:00Z">
        <w:r w:rsidR="00B27B5D">
          <w:t>teve</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1361" w:author="Erico de Souza Loewe" w:date="2020-11-08T21:40:00Z">
        <w:r w:rsidR="00237A2A">
          <w:delText>fo</w:delText>
        </w:r>
        <w:r w:rsidR="00886354">
          <w:delText>ram</w:delText>
        </w:r>
        <w:r w:rsidR="00237A2A">
          <w:delText xml:space="preserve"> </w:delText>
        </w:r>
        <w:r w:rsidR="007510AF">
          <w:delText>concebidos</w:delText>
        </w:r>
      </w:del>
      <w:ins w:id="1362" w:author="Erico de Souza Loewe" w:date="2020-11-08T21:40:00Z">
        <w:r w:rsidR="00237A2A">
          <w:t>foi realizado</w:t>
        </w:r>
      </w:ins>
      <w:r w:rsidR="00237A2A">
        <w:t xml:space="preserve"> nessa POC. </w:t>
      </w:r>
      <w:del w:id="1363" w:author="Erico de Souza Loewe" w:date="2020-11-08T21:40:00Z">
        <w:r w:rsidR="00952402">
          <w:delText xml:space="preserve">Os </w:delText>
        </w:r>
        <w:r w:rsidR="00AC6D2B">
          <w:delText>três</w:delText>
        </w:r>
      </w:del>
    </w:p>
    <w:p w14:paraId="2A9889C4" w14:textId="3540C9DE" w:rsidR="00102897" w:rsidRDefault="00BC4F3D" w:rsidP="00972812">
      <w:ins w:id="1364" w:author="Erico de Souza Loewe" w:date="2020-11-08T21:40:00Z">
        <w:r>
          <w:tab/>
        </w:r>
        <w:r w:rsidR="00054F5A">
          <w:t>Para aperfeiçoar o uso algoritmo f</w:t>
        </w:r>
        <w:r w:rsidR="00685A10">
          <w:t>oram realizados</w:t>
        </w:r>
      </w:ins>
      <w:r w:rsidR="00187CA5">
        <w:t xml:space="preserve"> </w:t>
      </w:r>
      <w:r w:rsidR="00DD5F09">
        <w:t>test</w:t>
      </w:r>
      <w:r w:rsidR="00685A10">
        <w:t>es</w:t>
      </w:r>
      <w:r w:rsidR="00DD5F09">
        <w:t xml:space="preserve"> </w:t>
      </w:r>
      <w:del w:id="1365" w:author="Erico de Souza Loewe" w:date="2020-11-08T21:40:00Z">
        <w:r w:rsidR="00143551">
          <w:delText>(</w:delText>
        </w:r>
        <w:r w:rsidR="00CF7876">
          <w:delText>(</w:delText>
        </w:r>
      </w:del>
      <w:ins w:id="1366" w:author="Erico de Souza Loewe" w:date="2020-11-08T21:40:00Z">
        <w:r w:rsidR="00861246">
          <w:t>d</w:t>
        </w:r>
        <w:r w:rsidR="00DD5F09">
          <w:t>o KNN</w:t>
        </w:r>
        <w:r w:rsidR="00054F5A">
          <w:t>, que visavam</w:t>
        </w:r>
        <w:r w:rsidR="00CF7876">
          <w:t>: (</w:t>
        </w:r>
      </w:ins>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del w:id="1367" w:author="Erico de Souza Loewe" w:date="2020-11-08T21:40:00Z">
        <w:r w:rsidR="00054F5A" w:rsidRPr="00054F5A">
          <w:delText>.</w:delText>
        </w:r>
        <w:r w:rsidR="00143551">
          <w:delText>)</w:delText>
        </w:r>
        <w:r w:rsidR="00BB0E9E">
          <w:delText xml:space="preserve"> serviram de apoio para o aperfeiçoamento no uso </w:delText>
        </w:r>
        <w:r w:rsidR="00CF1139">
          <w:delText>do algoritmo</w:delText>
        </w:r>
      </w:del>
      <w:r w:rsidR="00054F5A" w:rsidRPr="00054F5A">
        <w:t>.</w:t>
      </w:r>
    </w:p>
    <w:p w14:paraId="3F620038" w14:textId="0088A4DC" w:rsidR="001E49AE" w:rsidRPr="00054F5A" w:rsidRDefault="001E49AE" w:rsidP="00972812">
      <w:pPr>
        <w:pStyle w:val="Ttulo3"/>
      </w:pPr>
      <w:bookmarkStart w:id="1368" w:name="_Ref54920174"/>
      <w:bookmarkStart w:id="1369" w:name="_Toc55523389"/>
      <w:bookmarkStart w:id="1370" w:name="_Toc55260972"/>
      <w:r>
        <w:t>Servidor</w:t>
      </w:r>
      <w:bookmarkEnd w:id="1368"/>
      <w:bookmarkEnd w:id="1369"/>
      <w:bookmarkEnd w:id="1370"/>
    </w:p>
    <w:p w14:paraId="4F516A50" w14:textId="6D996537" w:rsidR="00CC7162" w:rsidRDefault="00CD4175" w:rsidP="00972812">
      <w:r>
        <w:tab/>
        <w:t xml:space="preserve">Com a </w:t>
      </w:r>
      <w:r w:rsidR="004845A6">
        <w:t>lógica</w:t>
      </w:r>
      <w:r>
        <w:t xml:space="preserve"> desenvolvida na POC, </w:t>
      </w:r>
      <w:del w:id="1371" w:author="Erico de Souza Loewe" w:date="2020-11-08T21:40:00Z">
        <w:r w:rsidR="0066348A">
          <w:delText>composto de</w:delText>
        </w:r>
      </w:del>
      <w:ins w:id="1372" w:author="Erico de Souza Loewe" w:date="2020-11-08T21:40:00Z">
        <w:r>
          <w:t>foi realizado</w:t>
        </w:r>
      </w:ins>
      <w:r>
        <w:t xml:space="preserve"> uma exportação do código para scripts </w:t>
      </w:r>
      <w:r w:rsidRPr="00A671E6">
        <w:rPr>
          <w:i/>
        </w:rPr>
        <w:t>python</w:t>
      </w:r>
      <w:del w:id="1373" w:author="Erico de Souza Loewe" w:date="2020-11-08T21:40:00Z">
        <w:r w:rsidR="0066348A">
          <w:delText>,</w:delText>
        </w:r>
      </w:del>
      <w:ins w:id="1374" w:author="Erico de Souza Loewe" w:date="2020-11-08T21:40:00Z">
        <w:r>
          <w:t>.</w:t>
        </w:r>
        <w:r w:rsidR="00BC4F3D">
          <w:t xml:space="preserve"> Então foi desenvolvido</w:t>
        </w:r>
      </w:ins>
      <w:r w:rsidR="00BC4F3D">
        <w:t xml:space="preserve"> um servidor </w:t>
      </w:r>
      <w:del w:id="1375" w:author="Erico de Souza Loewe" w:date="2020-11-08T21:40:00Z">
        <w:r w:rsidR="00D742A6">
          <w:delText>progredi</w:delText>
        </w:r>
        <w:r w:rsidR="00903F8C">
          <w:delText>u em sua criação</w:delText>
        </w:r>
        <w:r w:rsidR="00E37423">
          <w:delText>. Tal,</w:delText>
        </w:r>
        <w:r w:rsidR="00BC4F3D">
          <w:delText xml:space="preserve"> utiliza</w:delText>
        </w:r>
      </w:del>
      <w:ins w:id="1376" w:author="Erico de Souza Loewe" w:date="2020-11-08T21:40:00Z">
        <w:r w:rsidR="00BC4F3D">
          <w:t>utilizando</w:t>
        </w:r>
      </w:ins>
      <w:r w:rsidR="00BC4F3D">
        <w:t xml:space="preserve"> a lib </w:t>
      </w:r>
      <w:r w:rsidR="00BC4F3D" w:rsidRPr="00BC4F3D">
        <w:rPr>
          <w:i/>
        </w:rPr>
        <w:t>Flask</w:t>
      </w:r>
      <w:r w:rsidR="00BC4F3D">
        <w:t xml:space="preserve"> e </w:t>
      </w:r>
      <w:del w:id="1377" w:author="Erico de Souza Loewe" w:date="2020-11-08T21:40:00Z">
        <w:r w:rsidR="00175C35">
          <w:delText>integra</w:delText>
        </w:r>
      </w:del>
      <w:ins w:id="1378" w:author="Erico de Souza Loewe" w:date="2020-11-08T21:40:00Z">
        <w:r w:rsidR="00175C35">
          <w:t>integrado</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379" w:author="Erico de Souza Loewe" w:date="2020-11-08T21:40:00Z">
        <w:r w:rsidR="00BC3568">
          <w:delText>A</w:delText>
        </w:r>
      </w:del>
      <w:ins w:id="1380" w:author="Erico de Souza Loewe" w:date="2020-11-08T21:40:00Z">
        <w:r w:rsidR="00EC008C">
          <w:t>Foi criado uma</w:t>
        </w:r>
      </w:ins>
      <w:r w:rsidR="00EC008C">
        <w:t xml:space="preserve"> rota do tipo GET / </w:t>
      </w:r>
      <w:del w:id="1381" w:author="Erico de Souza Loewe" w:date="2020-11-08T21:40:00Z">
        <w:r w:rsidR="00BC3568">
          <w:delText>elaborada</w:delText>
        </w:r>
      </w:del>
      <w:ins w:id="1382" w:author="Erico de Souza Loewe" w:date="2020-11-08T21:40:00Z">
        <w:r w:rsidR="00EC008C">
          <w:t>que</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Pr>
          <w:rPrChange w:id="1383" w:author="Erico de Souza Loewe" w:date="2020-11-08T21:40:00Z">
            <w:rPr>
              <w:i/>
            </w:rPr>
          </w:rPrChange>
        </w:rPr>
        <w:t>S</w:t>
      </w:r>
      <w:r w:rsidR="00EC008C">
        <w:rPr>
          <w:rPrChange w:id="1384" w:author="Erico de Souza Loewe" w:date="2020-11-08T21:40:00Z">
            <w:rPr>
              <w:i/>
            </w:rPr>
          </w:rPrChange>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del w:id="1385" w:author="Erico de Souza Loewe" w:date="2020-11-08T21:40:00Z">
        <w:r w:rsidR="00B918DF">
          <w:delText>Ela também</w:delText>
        </w:r>
        <w:r w:rsidR="00F76D34">
          <w:delText xml:space="preserve"> </w:delText>
        </w:r>
        <w:r w:rsidR="00B918DF">
          <w:delText>detém</w:delText>
        </w:r>
      </w:del>
      <w:ins w:id="1386" w:author="Erico de Souza Loewe" w:date="2020-11-08T21:40:00Z">
        <w:r w:rsidR="00F76D34">
          <w:t>A rota tem</w:t>
        </w:r>
      </w:ins>
      <w:r w:rsidR="00F76D34">
        <w:t xml:space="preserve">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387" w:name="_Toc55523390"/>
      <w:bookmarkStart w:id="1388" w:name="_Toc55260973"/>
      <w:r>
        <w:t>Hospedagem</w:t>
      </w:r>
      <w:bookmarkEnd w:id="1387"/>
      <w:bookmarkEnd w:id="1388"/>
    </w:p>
    <w:p w14:paraId="3E88E256" w14:textId="31FD1B24" w:rsidR="00A619B9" w:rsidRDefault="00A619B9" w:rsidP="00972812">
      <w:r>
        <w:tab/>
      </w:r>
      <w:r w:rsidR="006C7391">
        <w:t>O servidor</w:t>
      </w:r>
      <w:del w:id="1389" w:author="Erico de Souza Loewe" w:date="2020-11-08T21:40:00Z">
        <w:r w:rsidR="005D79F3">
          <w:delText>,</w:delText>
        </w:r>
      </w:del>
      <w:ins w:id="1390" w:author="Erico de Souza Loewe" w:date="2020-11-08T21:40:00Z">
        <w:r w:rsidR="006C7391" w:rsidRPr="006C7391">
          <w:t xml:space="preserve"> foi</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del w:id="1391" w:author="Erico de Souza Loewe" w:date="2020-11-08T21:40:00Z">
        <w:r w:rsidR="00D142E9">
          <w:delText>,</w:delText>
        </w:r>
      </w:del>
      <w:r w:rsidR="00404669">
        <w:t xml:space="preserve"> utilizando da conteinerização do Docker</w:t>
      </w:r>
      <w:del w:id="1392" w:author="Erico de Souza Loewe" w:date="2020-11-08T21:40:00Z">
        <w:r w:rsidR="00D142E9">
          <w:delText>,</w:delText>
        </w:r>
      </w:del>
      <w:ins w:id="1393" w:author="Erico de Souza Loewe" w:date="2020-11-08T21:40:00Z">
        <w:r w:rsidR="006C7391" w:rsidRPr="006C7391">
          <w:t>. Essa</w:t>
        </w:r>
      </w:ins>
      <w:r w:rsidR="006C7391" w:rsidRPr="006C7391">
        <w:t xml:space="preserve"> é uma ferramenta </w:t>
      </w:r>
      <w:r w:rsidR="00A05D50">
        <w:t>paga</w:t>
      </w:r>
      <w:del w:id="1394" w:author="Erico de Souza Loewe" w:date="2020-11-08T21:40:00Z">
        <w:r w:rsidR="004014E5">
          <w:delText>.</w:delText>
        </w:r>
        <w:r w:rsidR="006C7391" w:rsidRPr="006C7391">
          <w:delText xml:space="preserve"> </w:delText>
        </w:r>
        <w:r w:rsidR="004014E5">
          <w:delText>Ess</w:delText>
        </w:r>
        <w:r w:rsidR="00332652">
          <w:delText>e,</w:delText>
        </w:r>
      </w:del>
      <w:ins w:id="1395" w:author="Erico de Souza Loewe" w:date="2020-11-08T21:40:00Z">
        <w:r w:rsidR="006C7391" w:rsidRPr="006C7391">
          <w:t>, que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73"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396" w:name="_Toc55523391"/>
      <w:bookmarkStart w:id="1397" w:name="_Toc55260974"/>
      <w:r>
        <w:t>Recomendação</w:t>
      </w:r>
      <w:bookmarkEnd w:id="1396"/>
      <w:bookmarkEnd w:id="1397"/>
    </w:p>
    <w:p w14:paraId="0E3E5EEF" w14:textId="701107F1"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del w:id="1398" w:author="Erico de Souza Loewe" w:date="2020-11-08T21:40:00Z">
        <w:r w:rsidR="008844B0">
          <w:delText>.</w:delText>
        </w:r>
        <w:r w:rsidR="004F6BC7">
          <w:delText xml:space="preserve"> </w:delText>
        </w:r>
        <w:r w:rsidR="00763587">
          <w:delText>O mesmo</w:delText>
        </w:r>
      </w:del>
      <w:ins w:id="1399" w:author="Erico de Souza Loewe" w:date="2020-11-08T21:40:00Z">
        <w:r w:rsidR="004F6BC7">
          <w:t>, isso é,</w:t>
        </w:r>
      </w:ins>
      <w:r w:rsidR="004F6BC7">
        <w:t xml:space="preserve">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w:t>
      </w:r>
      <w:del w:id="1400" w:author="Erico de Souza Loewe" w:date="2020-11-08T21:40:00Z">
        <w:r w:rsidR="0053077C">
          <w:delText>,</w:delText>
        </w:r>
      </w:del>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w:t>
      </w:r>
      <w:del w:id="1401" w:author="Erico de Souza Loewe" w:date="2020-11-08T21:40:00Z">
        <w:r w:rsidR="00713C32">
          <w:delText>busca</w:delText>
        </w:r>
        <w:r w:rsidR="008354BF">
          <w:delText xml:space="preserve"> de</w:delText>
        </w:r>
      </w:del>
      <w:ins w:id="1402" w:author="Erico de Souza Loewe" w:date="2020-11-08T21:40:00Z">
        <w:r w:rsidR="00713C32">
          <w:t>buscarmos</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del w:id="1403" w:author="Erico de Souza Loewe" w:date="2020-11-08T21:40:00Z">
        <w:r w:rsidR="0061390D">
          <w:delText>as</w:delText>
        </w:r>
        <w:r w:rsidR="00782051">
          <w:delText xml:space="preserve"> </w:delText>
        </w:r>
      </w:del>
      <w:r w:rsidR="00782051">
        <w:t xml:space="preserve">não </w:t>
      </w:r>
      <w:ins w:id="1404" w:author="Erico de Souza Loewe" w:date="2020-11-08T21:40:00Z">
        <w:r w:rsidR="00782051">
          <w:t xml:space="preserve">foram </w:t>
        </w:r>
      </w:ins>
      <w:r w:rsidR="002327CE">
        <w:t>marcadas como “Não gostei”</w:t>
      </w:r>
      <w:r w:rsidR="00782051">
        <w:t xml:space="preserve"> (</w:t>
      </w:r>
      <w:r w:rsidR="00782051" w:rsidRPr="00177837">
        <w:rPr>
          <w:i/>
        </w:rPr>
        <w:t>hate</w:t>
      </w:r>
      <w:r w:rsidR="00782051">
        <w:t xml:space="preserve">=0) </w:t>
      </w:r>
      <w:del w:id="1405" w:author="Erico de Souza Loewe" w:date="2020-11-08T21:40:00Z">
        <w:r w:rsidR="00A67B80">
          <w:delText>junto</w:delText>
        </w:r>
        <w:r w:rsidR="00782051">
          <w:delText xml:space="preserve"> </w:delText>
        </w:r>
        <w:r w:rsidR="00A67B80">
          <w:delText>d</w:delText>
        </w:r>
        <w:r w:rsidR="0061390D">
          <w:delText>aquelas</w:delText>
        </w:r>
      </w:del>
      <w:ins w:id="1406" w:author="Erico de Souza Loewe" w:date="2020-11-08T21:40:00Z">
        <w:r w:rsidR="00782051">
          <w:t>e que foram</w:t>
        </w:r>
      </w:ins>
      <w:r w:rsidR="00782051">
        <w:t xml:space="preserve">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407" w:name="_Ref54920412"/>
      <w:bookmarkStart w:id="1408" w:name="_Toc55524309"/>
      <w:bookmarkStart w:id="1409"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407"/>
      <w:r>
        <w:t xml:space="preserve"> Campos e seus respectivos valores utilizados</w:t>
      </w:r>
      <w:r>
        <w:rPr>
          <w:noProof/>
        </w:rPr>
        <w:t xml:space="preserve"> na recomendação</w:t>
      </w:r>
      <w:r w:rsidR="00772326">
        <w:rPr>
          <w:noProof/>
        </w:rPr>
        <w:t xml:space="preserve"> </w:t>
      </w:r>
      <w:r w:rsidR="00772326" w:rsidRPr="00A73EA3">
        <w:t>(próprio, 2020)</w:t>
      </w:r>
      <w:bookmarkEnd w:id="1408"/>
      <w:bookmarkEnd w:id="1409"/>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35F51F2B" w:rsidR="00920CB8" w:rsidRDefault="00920CB8" w:rsidP="00972812">
      <w:r>
        <w:tab/>
      </w:r>
      <w:r w:rsidR="007D3FC6" w:rsidRPr="007D3FC6">
        <w:t>Com o modelo pronto (Seção 4.1.1</w:t>
      </w:r>
      <w:del w:id="1410" w:author="Erico de Souza Loewe" w:date="2020-11-08T21:40:00Z">
        <w:r w:rsidR="007D3FC6" w:rsidRPr="007D3FC6">
          <w:delText>)</w:delText>
        </w:r>
      </w:del>
      <w:ins w:id="1411" w:author="Erico de Souza Loewe" w:date="2020-11-08T21:40:00Z">
        <w:r w:rsidR="007D3FC6" w:rsidRPr="007D3FC6">
          <w:t>),</w:t>
        </w:r>
      </w:ins>
      <w:r w:rsidR="007D3FC6" w:rsidRPr="007D3FC6">
        <w:t xml:space="preserve"> </w:t>
      </w:r>
      <w:r w:rsidR="007D3FC6">
        <w:t xml:space="preserve">e os </w:t>
      </w:r>
      <w:r w:rsidR="00495801">
        <w:t>parâmetros</w:t>
      </w:r>
      <w:r w:rsidR="007D3FC6">
        <w:t xml:space="preserve"> tratados</w:t>
      </w:r>
      <w:del w:id="1412" w:author="Erico de Souza Loewe" w:date="2020-11-08T21:40:00Z">
        <w:r w:rsidR="00DC7F51">
          <w:delText>,</w:delText>
        </w:r>
        <w:r w:rsidR="002B456F">
          <w:delText xml:space="preserve"> f</w:delText>
        </w:r>
        <w:r w:rsidR="00340CEF">
          <w:delText>e</w:delText>
        </w:r>
        <w:r w:rsidR="002B456F">
          <w:delText>z-se</w:delText>
        </w:r>
        <w:r w:rsidR="009A6576">
          <w:delText xml:space="preserve"> mister</w:delText>
        </w:r>
      </w:del>
      <w:ins w:id="1413" w:author="Erico de Souza Loewe" w:date="2020-11-08T21:40:00Z">
        <w:r w:rsidR="007D3FC6">
          <w:t xml:space="preserve"> é realizado</w:t>
        </w:r>
      </w:ins>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del w:id="1414" w:author="Erico de Souza Loewe" w:date="2020-11-08T21:40:00Z">
        <w:r w:rsidR="00E02C25">
          <w:delText>,</w:delText>
        </w:r>
      </w:del>
      <w:ins w:id="1415" w:author="Erico de Souza Loewe" w:date="2020-11-08T21:40:00Z">
        <w:r w:rsidR="00DE0920" w:rsidRPr="00DE0920">
          <w:t xml:space="preserve"> e</w:t>
        </w:r>
      </w:ins>
      <w:r w:rsidR="00DE0920" w:rsidRPr="00DE0920">
        <w:t xml:space="preserve"> devolvido a classe resultante</w:t>
      </w:r>
      <w:del w:id="1416" w:author="Erico de Souza Loewe" w:date="2020-11-08T21:40:00Z">
        <w:r w:rsidR="00E02C25">
          <w:delText>.</w:delText>
        </w:r>
        <w:r w:rsidR="00642197">
          <w:delText xml:space="preserve"> </w:delText>
        </w:r>
        <w:r w:rsidR="0038158E">
          <w:delText>I</w:delText>
        </w:r>
        <w:r w:rsidR="00642197">
          <w:delText>sso</w:delText>
        </w:r>
      </w:del>
      <w:ins w:id="1417" w:author="Erico de Souza Loewe" w:date="2020-11-08T21:40:00Z">
        <w:r w:rsidR="00642197">
          <w:t>, isso</w:t>
        </w:r>
      </w:ins>
      <w:r w:rsidR="00642197">
        <w:t xml:space="preserve"> é,</w:t>
      </w:r>
      <w:del w:id="1418" w:author="Erico de Souza Loewe" w:date="2020-11-08T21:40:00Z">
        <w:r w:rsidR="0038158E">
          <w:delText xml:space="preserve"> ter</w:delText>
        </w:r>
      </w:del>
      <w:r w:rsidR="00642197">
        <w:t xml:space="preserve"> o gênero</w:t>
      </w:r>
      <w:r w:rsidR="006B769C">
        <w:t xml:space="preserve"> resultante </w:t>
      </w:r>
      <w:r w:rsidR="00DE0920" w:rsidRPr="00DE0920">
        <w:t>como resposta a requisição.</w:t>
      </w:r>
    </w:p>
    <w:p w14:paraId="355E5078" w14:textId="17B977FC" w:rsidR="00E55F09" w:rsidRDefault="00E1072D" w:rsidP="00972812">
      <w:pPr>
        <w:pStyle w:val="Ttulo3"/>
      </w:pPr>
      <w:bookmarkStart w:id="1419" w:name="_Toc55523392"/>
      <w:bookmarkStart w:id="1420" w:name="_Toc55260975"/>
      <w:r>
        <w:t>Resultado da recomendação</w:t>
      </w:r>
      <w:r w:rsidR="00E162DC">
        <w:t xml:space="preserve"> (integração </w:t>
      </w:r>
      <w:del w:id="1421" w:author="Erico de Souza Loewe" w:date="2020-11-08T21:40:00Z">
        <w:r w:rsidR="00E162DC">
          <w:delText>app</w:delText>
        </w:r>
      </w:del>
      <w:ins w:id="1422" w:author="Erico de Souza Loewe" w:date="2020-11-08T21:40:00Z">
        <w:r w:rsidR="00D710C7" w:rsidRPr="00F56039">
          <w:rPr>
            <w:i/>
            <w:iCs w:val="0"/>
          </w:rPr>
          <w:t>web</w:t>
        </w:r>
        <w:commentRangeStart w:id="1423"/>
        <w:r w:rsidR="00D710C7" w:rsidRPr="00F56039">
          <w:rPr>
            <w:i/>
            <w:iCs w:val="0"/>
          </w:rPr>
          <w:t>app</w:t>
        </w:r>
        <w:commentRangeEnd w:id="1423"/>
        <w:r w:rsidR="00D710C7" w:rsidRPr="00F56039">
          <w:rPr>
            <w:rStyle w:val="Refdecomentrio"/>
            <w:i/>
            <w:iCs w:val="0"/>
          </w:rPr>
          <w:commentReference w:id="1423"/>
        </w:r>
      </w:ins>
      <w:r w:rsidR="00E162DC">
        <w:t>)</w:t>
      </w:r>
      <w:bookmarkEnd w:id="1419"/>
      <w:bookmarkEnd w:id="1420"/>
    </w:p>
    <w:p w14:paraId="2830BCFC" w14:textId="7C66B455" w:rsidR="00772326" w:rsidRDefault="00E1072D" w:rsidP="00972812">
      <w:del w:id="1424" w:author="Erico de Souza Loewe" w:date="2020-11-08T21:40:00Z">
        <w:r>
          <w:tab/>
        </w:r>
        <w:r w:rsidR="00B173B9">
          <w:delText>U</w:delText>
        </w:r>
        <w:r w:rsidR="006E0E64">
          <w:delText>ma integração no plugin</w:delText>
        </w:r>
        <w:r w:rsidR="00C72C26">
          <w:delText xml:space="preserve"> se deu como necess</w:delText>
        </w:r>
        <w:r w:rsidR="006D382B">
          <w:delText>ário</w:delText>
        </w:r>
        <w:r w:rsidR="009D2DFE">
          <w:delText xml:space="preserve"> </w:delText>
        </w:r>
        <w:r w:rsidR="006D382B">
          <w:delText>n</w:delText>
        </w:r>
        <w:r w:rsidR="009D2DFE">
          <w:delText>o</w:delText>
        </w:r>
      </w:del>
      <w:ins w:id="1425" w:author="Erico de Souza Loewe" w:date="2020-11-08T21:40:00Z">
        <w:r>
          <w:tab/>
        </w:r>
        <w:r w:rsidR="009D2DFE">
          <w:t>Tendo o</w:t>
        </w:r>
      </w:ins>
      <w:r w:rsidR="009D2DFE">
        <w:t xml:space="preserve"> servidor pronto e publicado, </w:t>
      </w:r>
      <w:del w:id="1426" w:author="Erico de Souza Loewe" w:date="2020-11-08T21:40:00Z">
        <w:r w:rsidR="009D2DFE">
          <w:delText>obt</w:delText>
        </w:r>
        <w:r w:rsidR="006D382B">
          <w:delText>endo</w:delText>
        </w:r>
      </w:del>
      <w:ins w:id="1427" w:author="Erico de Souza Loewe" w:date="2020-11-08T21:40:00Z">
        <w:r w:rsidR="009D2DFE">
          <w:t>foi desenvolvido uma integração no plugin. Nela, é obtido as</w:t>
        </w:r>
      </w:ins>
      <w:r w:rsidR="009D2DFE">
        <w:t xml:space="preserve"> informações de contexto e </w:t>
      </w:r>
      <w:del w:id="1428" w:author="Erico de Souza Loewe" w:date="2020-11-08T21:40:00Z">
        <w:r w:rsidR="009D2DFE">
          <w:delText>solicita</w:delText>
        </w:r>
        <w:r w:rsidR="00495135">
          <w:delText>n</w:delText>
        </w:r>
        <w:r w:rsidR="009D2DFE">
          <w:delText>do</w:delText>
        </w:r>
      </w:del>
      <w:ins w:id="1429" w:author="Erico de Souza Loewe" w:date="2020-11-08T21:40:00Z">
        <w:r w:rsidR="009D2DFE">
          <w:t>solicitado</w:t>
        </w:r>
      </w:ins>
      <w:r w:rsidR="009D2DFE">
        <w:t xml:space="preserve"> ao LORS o gênero recomendado. </w:t>
      </w:r>
      <w:r w:rsidR="00CB498C">
        <w:t xml:space="preserve">Com o retorno do gênero, é feito uma nova requisição de busca ao </w:t>
      </w:r>
      <w:r w:rsidR="00CB498C">
        <w:rPr>
          <w:rPrChange w:id="1430" w:author="Erico de Souza Loewe" w:date="2020-11-08T21:40:00Z">
            <w:rPr>
              <w:i/>
            </w:rPr>
          </w:rPrChange>
        </w:rPr>
        <w:t>Spotify</w:t>
      </w:r>
      <w:r w:rsidR="00CB498C">
        <w:t xml:space="preserve"> das principais 20 </w:t>
      </w:r>
      <w:r w:rsidR="00CB498C" w:rsidRPr="004945EC">
        <w:rPr>
          <w:i/>
        </w:rPr>
        <w:t>playlists</w:t>
      </w:r>
      <w:r w:rsidR="00CB498C">
        <w:t xml:space="preserve"> que </w:t>
      </w:r>
      <w:del w:id="1431" w:author="Erico de Souza Loewe" w:date="2020-11-08T21:40:00Z">
        <w:r w:rsidR="008D1D71">
          <w:delText xml:space="preserve">o </w:delText>
        </w:r>
      </w:del>
      <w:r w:rsidR="00CB498C">
        <w:t>contenham</w:t>
      </w:r>
      <w:ins w:id="1432" w:author="Erico de Souza Loewe" w:date="2020-11-08T21:40:00Z">
        <w:r w:rsidR="00CB498C">
          <w:t xml:space="preserve"> o </w:t>
        </w:r>
        <w:r w:rsidR="00783EE4">
          <w:t>ele</w:t>
        </w:r>
      </w:ins>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433" w:name="_Ref54973248"/>
      <w:bookmarkStart w:id="1434"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433"/>
      <w:r>
        <w:t xml:space="preserve"> Tela de recomendações </w:t>
      </w:r>
      <w:r w:rsidRPr="00A73EA3">
        <w:t>(próprio, 2020)</w:t>
      </w:r>
      <w:bookmarkEnd w:id="1434"/>
    </w:p>
    <w:p w14:paraId="2ECDE85C" w14:textId="471E1C21" w:rsidR="007E224E" w:rsidRDefault="005B2851" w:rsidP="00972812">
      <w:r>
        <w:tab/>
        <w:t xml:space="preserve"> No fim, é</w:t>
      </w:r>
      <w:r w:rsidR="002A1475">
        <w:t xml:space="preserve"> apresentado o gênero </w:t>
      </w:r>
      <w:r w:rsidR="00B55F8C">
        <w:t>recomendado</w:t>
      </w:r>
      <w:r w:rsidR="002A1475">
        <w:t xml:space="preserve"> na tela</w:t>
      </w:r>
      <w:del w:id="1435" w:author="Erico de Souza Loewe" w:date="2020-11-08T21:40:00Z">
        <w:r w:rsidR="00D84B8D">
          <w:delText>.</w:delText>
        </w:r>
        <w:r>
          <w:delText xml:space="preserve"> </w:delText>
        </w:r>
        <w:r w:rsidR="00D84B8D">
          <w:delText>T</w:delText>
        </w:r>
        <w:r>
          <w:delText>rata</w:delText>
        </w:r>
        <w:r w:rsidR="001E3EBF">
          <w:delText>sse</w:delText>
        </w:r>
        <w:r>
          <w:delText xml:space="preserve"> </w:delText>
        </w:r>
        <w:r w:rsidR="001E3EBF">
          <w:delText>d</w:delText>
        </w:r>
        <w:r>
          <w:delText>o</w:delText>
        </w:r>
      </w:del>
      <w:ins w:id="1436" w:author="Erico de Souza Loewe" w:date="2020-11-08T21:40:00Z">
        <w:r w:rsidR="000F357B">
          <w:t>,</w:t>
        </w:r>
        <w:r>
          <w:t xml:space="preserve"> trata</w:t>
        </w:r>
        <w:r w:rsidR="00BB05C7">
          <w:t>n</w:t>
        </w:r>
        <w:r>
          <w:t>do o</w:t>
        </w:r>
      </w:ins>
      <w:r>
        <w:t xml:space="preserve"> retorno do </w:t>
      </w:r>
      <w:r>
        <w:rPr>
          <w:rPrChange w:id="1437" w:author="Erico de Souza Loewe" w:date="2020-11-08T21:40:00Z">
            <w:rPr>
              <w:i/>
            </w:rPr>
          </w:rPrChange>
        </w:rPr>
        <w:t>Spotify</w:t>
      </w:r>
      <w:del w:id="1438" w:author="Erico de Souza Loewe" w:date="2020-11-08T21:40:00Z">
        <w:r w:rsidR="001E3EBF">
          <w:delText>,</w:delText>
        </w:r>
      </w:del>
      <w:ins w:id="1439" w:author="Erico de Souza Loewe" w:date="2020-11-08T21:40:00Z">
        <w:r>
          <w:t xml:space="preserve"> e</w:t>
        </w:r>
      </w:ins>
      <w:r>
        <w:t xml:space="preserve"> apresentado </w:t>
      </w:r>
      <w:del w:id="1440" w:author="Erico de Souza Loewe" w:date="2020-11-08T21:40:00Z">
        <w:r w:rsidR="001E3EBF">
          <w:delText>n</w:delText>
        </w:r>
        <w:r>
          <w:delText>as</w:delText>
        </w:r>
      </w:del>
      <w:ins w:id="1441" w:author="Erico de Souza Loewe" w:date="2020-11-08T21:40:00Z">
        <w:r>
          <w:t>as</w:t>
        </w:r>
      </w:ins>
      <w:r>
        <w:t xml:space="preserve"> </w:t>
      </w:r>
      <w:r w:rsidRPr="00CE0464">
        <w:rPr>
          <w:i/>
        </w:rPr>
        <w:t>playlists</w:t>
      </w:r>
      <w:r>
        <w:t xml:space="preserve"> </w:t>
      </w:r>
      <w:del w:id="1442" w:author="Erico de Souza Loewe" w:date="2020-11-08T21:40:00Z">
        <w:r w:rsidR="001E3EBF">
          <w:delText>d</w:delText>
        </w:r>
        <w:r>
          <w:delText>a</w:delText>
        </w:r>
      </w:del>
      <w:ins w:id="1443" w:author="Erico de Souza Loewe" w:date="2020-11-08T21:40:00Z">
        <w:r>
          <w:t>na</w:t>
        </w:r>
      </w:ins>
      <w:r>
        <w:t xml:space="preserve">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del w:id="1444" w:author="Erico de Souza Loewe" w:date="2020-11-08T21:40:00Z">
        <w:r w:rsidR="00AE715E">
          <w:delText>ao</w:delText>
        </w:r>
      </w:del>
      <w:ins w:id="1445" w:author="Erico de Souza Loewe" w:date="2020-11-08T21:40:00Z">
        <w:r>
          <w:t>assim, que o</w:t>
        </w:r>
      </w:ins>
      <w:r>
        <w:t xml:space="preserve"> usuário </w:t>
      </w:r>
      <w:del w:id="1446" w:author="Erico de Souza Loewe" w:date="2020-11-08T21:40:00Z">
        <w:r>
          <w:delText>escolh</w:delText>
        </w:r>
        <w:r w:rsidR="00AE715E">
          <w:delText>er</w:delText>
        </w:r>
      </w:del>
      <w:ins w:id="1447" w:author="Erico de Souza Loewe" w:date="2020-11-08T21:40:00Z">
        <w:r>
          <w:t>escolha</w:t>
        </w:r>
      </w:ins>
      <w:r>
        <w:t xml:space="preserve"> uma das playlists para reproduzir.</w:t>
      </w:r>
    </w:p>
    <w:p w14:paraId="5B38AEEA" w14:textId="2CFE47ED" w:rsidR="002F06E8" w:rsidRDefault="002F06E8" w:rsidP="00972812">
      <w:pPr>
        <w:pStyle w:val="Ttulo3"/>
      </w:pPr>
      <w:bookmarkStart w:id="1448" w:name="_Toc55523393"/>
      <w:bookmarkStart w:id="1449" w:name="_Toc55260976"/>
      <w:r>
        <w:t>Resultados do experimento</w:t>
      </w:r>
      <w:bookmarkEnd w:id="1448"/>
      <w:bookmarkEnd w:id="1449"/>
    </w:p>
    <w:p w14:paraId="43F6EBC8" w14:textId="6458B6AE" w:rsidR="008B60F5" w:rsidRDefault="002F06E8" w:rsidP="00972812">
      <w:r>
        <w:tab/>
      </w:r>
      <w:del w:id="1450" w:author="Erico de Souza Loewe" w:date="2020-11-08T21:40:00Z">
        <w:r w:rsidR="003E401B">
          <w:delText>É</w:delText>
        </w:r>
        <w:r w:rsidR="0057572C">
          <w:delText xml:space="preserve"> </w:delText>
        </w:r>
      </w:del>
      <w:ins w:id="1451" w:author="Erico de Souza Loewe" w:date="2020-11-08T21:40:00Z">
        <w:r w:rsidR="0057572C">
          <w:t xml:space="preserve">Com o modelo pronto, é </w:t>
        </w:r>
      </w:ins>
      <w:r w:rsidR="0057572C">
        <w:t xml:space="preserve">importante garantir o </w:t>
      </w:r>
      <w:ins w:id="1452" w:author="Erico de Souza Loewe" w:date="2020-11-08T21:40:00Z">
        <w:r w:rsidR="0057572C">
          <w:t xml:space="preserve">seu </w:t>
        </w:r>
      </w:ins>
      <w:r w:rsidR="0057572C">
        <w:t xml:space="preserve">funcionamento e </w:t>
      </w:r>
      <w:del w:id="1453" w:author="Erico de Souza Loewe" w:date="2020-11-08T21:40:00Z">
        <w:r w:rsidR="00F038F9">
          <w:delText>a</w:delText>
        </w:r>
        <w:r w:rsidR="0057572C">
          <w:delText xml:space="preserve"> </w:delText>
        </w:r>
      </w:del>
      <w:r w:rsidR="0057572C">
        <w:t>precisão</w:t>
      </w:r>
      <w:del w:id="1454" w:author="Erico de Souza Loewe" w:date="2020-11-08T21:40:00Z">
        <w:r w:rsidR="00F038F9">
          <w:delText xml:space="preserve"> do modelo</w:delText>
        </w:r>
        <w:r w:rsidR="003E401B">
          <w:delText xml:space="preserve"> já pront</w:delText>
        </w:r>
        <w:r w:rsidR="00CA709A">
          <w:delText>o</w:delText>
        </w:r>
        <w:r w:rsidR="00CE78D5">
          <w:delText>.</w:delText>
        </w:r>
      </w:del>
      <w:ins w:id="1455" w:author="Erico de Souza Loewe" w:date="2020-11-08T21:40:00Z">
        <w:r w:rsidR="00CE78D5">
          <w:t>.</w:t>
        </w:r>
      </w:ins>
      <w:r w:rsidR="00D50BAA">
        <w:t xml:space="preserve"> </w:t>
      </w:r>
      <w:r w:rsidR="00CE78D5">
        <w:t>P</w:t>
      </w:r>
      <w:r w:rsidR="00D50BAA">
        <w:t xml:space="preserve">ara </w:t>
      </w:r>
      <w:ins w:id="1456" w:author="Erico de Souza Loewe" w:date="2020-11-08T21:40:00Z">
        <w:r w:rsidR="00D50BAA">
          <w:t xml:space="preserve">garantir </w:t>
        </w:r>
      </w:ins>
      <w:r w:rsidR="00D50BAA">
        <w:t xml:space="preserve">que as recomendações </w:t>
      </w:r>
      <w:del w:id="1457" w:author="Erico de Souza Loewe" w:date="2020-11-08T21:40:00Z">
        <w:r w:rsidR="00D50BAA">
          <w:delText>est</w:delText>
        </w:r>
        <w:r w:rsidR="00CA709A">
          <w:delText>ejam</w:delText>
        </w:r>
      </w:del>
      <w:ins w:id="1458" w:author="Erico de Souza Loewe" w:date="2020-11-08T21:40:00Z">
        <w:r w:rsidR="00D50BAA">
          <w:t>estão</w:t>
        </w:r>
      </w:ins>
      <w:r w:rsidR="00D50BAA">
        <w:t xml:space="preserve"> funciona</w:t>
      </w:r>
      <w:r w:rsidR="00CD5977">
        <w:t>n</w:t>
      </w:r>
      <w:r w:rsidR="00D50BAA">
        <w:t>do</w:t>
      </w:r>
      <w:r w:rsidR="006C6391">
        <w:t xml:space="preserve">, </w:t>
      </w:r>
      <w:r w:rsidR="007F5B46">
        <w:t xml:space="preserve">foi </w:t>
      </w:r>
      <w:del w:id="1459" w:author="Erico de Souza Loewe" w:date="2020-11-08T21:40:00Z">
        <w:r w:rsidR="00645C31">
          <w:delText>aferido</w:delText>
        </w:r>
      </w:del>
      <w:ins w:id="1460" w:author="Erico de Souza Loewe" w:date="2020-11-08T21:40:00Z">
        <w:r w:rsidR="006C6391">
          <w:t>a</w:t>
        </w:r>
        <w:r w:rsidR="007F5B46">
          <w:t>va</w:t>
        </w:r>
        <w:r w:rsidR="006C6391">
          <w:t>liado</w:t>
        </w:r>
      </w:ins>
      <w:r w:rsidR="0057572C">
        <w:t xml:space="preserve"> </w:t>
      </w:r>
      <w:r w:rsidR="007F5B46">
        <w:t>a</w:t>
      </w:r>
      <w:r w:rsidR="0057572C">
        <w:t xml:space="preserve"> acurácia</w:t>
      </w:r>
      <w:r w:rsidR="00BE3D08">
        <w:t xml:space="preserve"> </w:t>
      </w:r>
      <w:r w:rsidR="007F5B46">
        <w:t>e a matriz de confusão do modelo.</w:t>
      </w:r>
    </w:p>
    <w:p w14:paraId="4BBBDC57" w14:textId="27815A1E" w:rsidR="00F60D41" w:rsidRDefault="0036700B" w:rsidP="00380B46">
      <w:del w:id="1461" w:author="Erico de Souza Loewe" w:date="2020-11-08T21:40:00Z">
        <w:r>
          <w:tab/>
        </w:r>
        <w:r w:rsidR="00645C31">
          <w:delText>I</w:delText>
        </w:r>
        <w:r w:rsidR="00AA53AE">
          <w:delText>nicialmente</w:delText>
        </w:r>
        <w:r w:rsidR="00645C31">
          <w:delText>, ele</w:delText>
        </w:r>
      </w:del>
      <w:ins w:id="1462" w:author="Erico de Souza Loewe" w:date="2020-11-08T21:40:00Z">
        <w:r>
          <w:tab/>
        </w:r>
        <w:r w:rsidR="00AA53AE">
          <w:t>O modelo inicialmente</w:t>
        </w:r>
      </w:ins>
      <w:r w:rsidR="00AA53AE">
        <w:t xml:space="preserve"> obteve uma acurácia de 0,15, o que é muito baixo. </w:t>
      </w:r>
      <w:del w:id="1463" w:author="Erico de Souza Loewe" w:date="2020-11-08T21:40:00Z">
        <w:r w:rsidR="00B05652">
          <w:delText>A hip</w:delText>
        </w:r>
        <w:r w:rsidR="002B3486">
          <w:delText xml:space="preserve">ótese </w:delText>
        </w:r>
        <w:r w:rsidR="00923A81">
          <w:delText>estaria na</w:delText>
        </w:r>
      </w:del>
      <w:ins w:id="1464" w:author="Erico de Souza Loewe" w:date="2020-11-08T21:40:00Z">
        <w:r w:rsidR="00AA53AE">
          <w:t xml:space="preserve">Foi analisado o modelo e visto que poderiam ser </w:t>
        </w:r>
        <w:r w:rsidR="00110CE6">
          <w:t>diminuídos</w:t>
        </w:r>
        <w:r w:rsidR="00AA53AE">
          <w:t xml:space="preserve"> a</w:t>
        </w:r>
      </w:ins>
      <w:r w:rsidR="00AA53AE">
        <w:t xml:space="preserve"> quantidade de gêneros</w:t>
      </w:r>
      <w:r w:rsidR="007408DF">
        <w:t xml:space="preserve"> (classes</w:t>
      </w:r>
      <w:del w:id="1465" w:author="Erico de Souza Loewe" w:date="2020-11-08T21:40:00Z">
        <w:r w:rsidR="001364C4">
          <w:delText>)</w:delText>
        </w:r>
        <w:r w:rsidR="000B0E52">
          <w:delText>;</w:delText>
        </w:r>
        <w:r w:rsidR="00AA53AE">
          <w:delText xml:space="preserve"> </w:delText>
        </w:r>
        <w:r w:rsidR="00110CE6">
          <w:delText>diminuí</w:delText>
        </w:r>
        <w:r w:rsidR="00EA0FB1">
          <w:delText>-los poderia aumentar a precisão do experime</w:delText>
        </w:r>
        <w:r w:rsidR="001364C4">
          <w:delText>nto</w:delText>
        </w:r>
        <w:r w:rsidR="00685043">
          <w:delText>.</w:delText>
        </w:r>
        <w:r w:rsidR="00AA53AE">
          <w:delText xml:space="preserve"> realiz</w:delText>
        </w:r>
        <w:r w:rsidR="00DB5B0D">
          <w:delText>ar-se-ia</w:delText>
        </w:r>
        <w:r w:rsidR="00AA53AE">
          <w:delText xml:space="preserve"> </w:delText>
        </w:r>
        <w:r w:rsidR="00DB5B0D">
          <w:delText>um</w:delText>
        </w:r>
        <w:r w:rsidR="00AA53AE">
          <w:delText>a</w:delText>
        </w:r>
      </w:del>
      <w:ins w:id="1466" w:author="Erico de Souza Loewe" w:date="2020-11-08T21:40:00Z">
        <w:r w:rsidR="007408DF">
          <w:t>)</w:t>
        </w:r>
        <w:r w:rsidR="00AA53AE">
          <w:t>, então, foi realizado a</w:t>
        </w:r>
      </w:ins>
      <w:r w:rsidR="00AA53AE">
        <w:t xml:space="preserve"> taxonomia dos gêneros, mantendo somente os</w:t>
      </w:r>
      <w:ins w:id="1467" w:author="Erico de Souza Loewe" w:date="2020-11-08T21:40:00Z">
        <w:r w:rsidR="00AA53AE">
          <w:t xml:space="preserve"> gêneros</w:t>
        </w:r>
      </w:ins>
      <w:r w:rsidR="00AA53AE">
        <w:t xml:space="preserve"> principais.</w:t>
      </w:r>
      <w:r w:rsidR="004858F7">
        <w:t xml:space="preserve"> Com essa alteração, a acurácia do algoritmo passou de 0,15 para 0,46</w:t>
      </w:r>
      <w:r w:rsidR="00F97163">
        <w:t xml:space="preserve">, um </w:t>
      </w:r>
      <w:r w:rsidR="005C1A2F">
        <w:t>acréscimo</w:t>
      </w:r>
      <w:r w:rsidR="00F97163">
        <w:t xml:space="preserve"> de </w:t>
      </w:r>
      <w:del w:id="1468" w:author="Erico de Souza Loewe" w:date="2020-11-08T21:40:00Z">
        <w:r w:rsidR="00D26DD4">
          <w:delText>2</w:delText>
        </w:r>
        <w:r w:rsidR="00F97163">
          <w:delText>06%</w:delText>
        </w:r>
        <w:r w:rsidR="005655D5">
          <w:delText xml:space="preserve">, tendo em vista o 0,15 </w:delText>
        </w:r>
        <w:r w:rsidR="00300581">
          <w:delText>como um valor</w:delText>
        </w:r>
        <w:r w:rsidR="00C81FDC">
          <w:delText xml:space="preserve"> total</w:delText>
        </w:r>
        <w:r w:rsidR="00692847">
          <w:delText>.</w:delText>
        </w:r>
      </w:del>
      <w:ins w:id="1469" w:author="Erico de Souza Loewe" w:date="2020-11-08T21:40:00Z">
        <w:r w:rsidR="00F97163">
          <w:t>306%</w:t>
        </w:r>
        <w:r w:rsidR="00692847">
          <w:t>.</w:t>
        </w:r>
      </w:ins>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470" w:name="_Ref55013755"/>
      <w:bookmarkStart w:id="1471"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470"/>
      <w:r>
        <w:t xml:space="preserve"> relação dos </w:t>
      </w:r>
      <w:r w:rsidR="00CC3975">
        <w:t>gêneros</w:t>
      </w:r>
      <w:r>
        <w:t xml:space="preserve"> e a classe utilizada no KNN </w:t>
      </w:r>
      <w:r w:rsidRPr="00205C38">
        <w:t>(próprio, 2020)</w:t>
      </w:r>
      <w:bookmarkEnd w:id="1471"/>
    </w:p>
    <w:p w14:paraId="2ED6BFD8" w14:textId="0C34A65B" w:rsidR="00267E26" w:rsidRDefault="00F60D41" w:rsidP="00380B46">
      <w:r>
        <w:t xml:space="preserve"> </w:t>
      </w:r>
      <w:r w:rsidR="00267E26">
        <w:tab/>
      </w:r>
      <w:r w:rsidR="00267E26" w:rsidRPr="00267E26">
        <w:t>A matriz de confusão do usuário</w:t>
      </w:r>
      <w:del w:id="1472" w:author="Erico de Souza Loewe" w:date="2020-11-08T21:40:00Z">
        <w:r w:rsidR="00CE7F23">
          <w:delText>,</w:delText>
        </w:r>
        <w:r w:rsidR="00267E26" w:rsidRPr="00267E26">
          <w:delText xml:space="preserve"> </w:delText>
        </w:r>
        <w:r w:rsidR="00CE7F23">
          <w:delText xml:space="preserve">a </w:delText>
        </w:r>
        <w:r w:rsidR="00267E26" w:rsidRPr="00267E26">
          <w:delText>utilizad</w:delText>
        </w:r>
        <w:r w:rsidR="00CE7F23">
          <w:delText>a</w:delText>
        </w:r>
      </w:del>
      <w:ins w:id="1473" w:author="Erico de Souza Loewe" w:date="2020-11-08T21:40:00Z">
        <w:r w:rsidR="00267E26" w:rsidRPr="00267E26">
          <w:t xml:space="preserve"> utilizado</w:t>
        </w:r>
      </w:ins>
      <w:r w:rsidR="00267E26" w:rsidRPr="00267E26">
        <w:t xml:space="preserve"> nos testes</w:t>
      </w:r>
      <w:del w:id="1474" w:author="Erico de Souza Loewe" w:date="2020-11-08T21:40:00Z">
        <w:r w:rsidR="00CE7F23">
          <w:delText>,</w:delText>
        </w:r>
        <w:r w:rsidR="00267E26" w:rsidRPr="00267E26">
          <w:delText xml:space="preserve"> </w:delText>
        </w:r>
        <w:r w:rsidR="00FC4BB6">
          <w:delText>está</w:delText>
        </w:r>
        <w:r w:rsidR="00267E26" w:rsidRPr="00267E26">
          <w:delText xml:space="preserve"> dispon</w:delText>
        </w:r>
        <w:r w:rsidR="00FC4BB6">
          <w:delText>ível</w:delText>
        </w:r>
      </w:del>
      <w:ins w:id="1475" w:author="Erico de Souza Loewe" w:date="2020-11-08T21:40:00Z">
        <w:r w:rsidR="00267E26" w:rsidRPr="00267E26">
          <w:t xml:space="preserve"> foi disponibilizada</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476" w:author="Erico de Souza Loewe" w:date="2020-11-08T21:40:00Z">
        <w:r w:rsidR="00267E26" w:rsidRPr="00267E26">
          <w:delText>.</w:delText>
        </w:r>
      </w:del>
      <w:ins w:id="1477" w:author="Erico de Souza Loewe" w:date="2020-11-08T21:40:00Z">
        <w:r w:rsidR="00267E26" w:rsidRPr="00267E26">
          <w:t xml:space="preserve"> desse trabalho.</w:t>
        </w:r>
      </w:ins>
      <w:r w:rsidR="00267E26" w:rsidRPr="00267E26">
        <w:t xml:space="preserve"> Nela, é possível verificar que o modelo somente obteve sucesso na recomendação da categoria de número 12. </w:t>
      </w:r>
      <w:del w:id="1478" w:author="Erico de Souza Loewe" w:date="2020-11-08T21:40:00Z">
        <w:r w:rsidR="009D5B8E">
          <w:delText>A</w:delText>
        </w:r>
        <w:r w:rsidR="00267E26" w:rsidRPr="00267E26">
          <w:delText>contec</w:delText>
        </w:r>
        <w:r w:rsidR="009D5B8E">
          <w:delText>e</w:delText>
        </w:r>
      </w:del>
      <w:ins w:id="1479" w:author="Erico de Souza Loewe" w:date="2020-11-08T21:40:00Z">
        <w:r w:rsidR="00267E26" w:rsidRPr="00267E26">
          <w:t>Isso pode ter acontecido,</w:t>
        </w:r>
      </w:ins>
      <w:r w:rsidR="00267E26" w:rsidRPr="00267E26">
        <w:t xml:space="preserve"> devido ao curto período de uso da aplicação e </w:t>
      </w:r>
      <w:ins w:id="1480" w:author="Erico de Souza Loewe" w:date="2020-11-08T21:40:00Z">
        <w:r w:rsidR="00267E26" w:rsidRPr="00267E26">
          <w:t xml:space="preserve">devido </w:t>
        </w:r>
      </w:ins>
      <w:r w:rsidR="00267E26" w:rsidRPr="00267E26">
        <w:t>ao gosto musical do usuário estar mais voltado aquele estilo musica</w:t>
      </w:r>
      <w:r w:rsidR="00267E26">
        <w:t>l</w:t>
      </w:r>
      <w:r w:rsidR="00267E26" w:rsidRPr="00267E26">
        <w:t>.</w:t>
      </w:r>
      <w:r w:rsidR="00680A87">
        <w:t xml:space="preserve"> </w:t>
      </w:r>
      <w:del w:id="1481" w:author="Erico de Souza Loewe" w:date="2020-11-08T21:40:00Z">
        <w:r w:rsidR="00C464BD">
          <w:delText>E</w:delText>
        </w:r>
        <w:r w:rsidR="00197B73">
          <w:delText>ncontrada</w:delText>
        </w:r>
      </w:del>
      <w:ins w:id="1482" w:author="Erico de Souza Loewe" w:date="2020-11-08T21:40:00Z">
        <w:r w:rsidR="00197B73">
          <w:t xml:space="preserve">A categoria de </w:t>
        </w:r>
        <w:r w:rsidR="00F577D1">
          <w:t>número</w:t>
        </w:r>
        <w:r w:rsidR="00197B73">
          <w:t xml:space="preserve"> 12 pode ser encontrada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483" w:author="Erico de Souza Loewe" w:date="2020-11-08T21:40:00Z">
        <w:r w:rsidR="00C464BD">
          <w:delText>ela</w:delText>
        </w:r>
      </w:del>
      <w:ins w:id="1484" w:author="Erico de Souza Loewe" w:date="2020-11-08T21:40:00Z">
        <w:r w:rsidR="00197B73">
          <w:t>que</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85"/>
            <w:r>
              <w:t>184</w:t>
            </w:r>
            <w:commentRangeEnd w:id="1485"/>
            <w:r w:rsidR="009D5421">
              <w:rPr>
                <w:rStyle w:val="Refdecomentrio"/>
              </w:rPr>
              <w:commentReference w:id="148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86"/>
            <w:r>
              <w:t>180</w:t>
            </w:r>
            <w:commentRangeEnd w:id="1486"/>
            <w:r w:rsidR="0055253D">
              <w:rPr>
                <w:rStyle w:val="Refdecomentrio"/>
              </w:rPr>
              <w:commentReference w:id="148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87"/>
            <w:r>
              <w:t>46</w:t>
            </w:r>
            <w:commentRangeEnd w:id="1487"/>
            <w:r w:rsidR="0055253D">
              <w:rPr>
                <w:rStyle w:val="Refdecomentrio"/>
              </w:rPr>
              <w:commentReference w:id="148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88"/>
            <w:r>
              <w:t>38</w:t>
            </w:r>
            <w:commentRangeEnd w:id="1488"/>
            <w:r w:rsidR="0055253D">
              <w:rPr>
                <w:rStyle w:val="Refdecomentrio"/>
              </w:rPr>
              <w:commentReference w:id="1488"/>
            </w:r>
          </w:p>
        </w:tc>
      </w:tr>
    </w:tbl>
    <w:p w14:paraId="51E5EBFE" w14:textId="389DEE65" w:rsidR="005272A3" w:rsidRDefault="003924EC" w:rsidP="003924EC">
      <w:pPr>
        <w:pStyle w:val="Legenda"/>
      </w:pPr>
      <w:bookmarkStart w:id="1489" w:name="_Ref55253627"/>
      <w:bookmarkStart w:id="1490"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489"/>
      <w:r>
        <w:t xml:space="preserve"> matriz confusão da classe 12, gênero musical country</w:t>
      </w:r>
      <w:r w:rsidR="00CE2C6D">
        <w:t xml:space="preserve"> </w:t>
      </w:r>
      <w:r w:rsidR="00CE2C6D" w:rsidRPr="0006553D">
        <w:t>(próprio, 2020)</w:t>
      </w:r>
      <w:bookmarkEnd w:id="1490"/>
    </w:p>
    <w:p w14:paraId="09756A89" w14:textId="558666F7" w:rsidR="004F58A2" w:rsidRDefault="004F58A2" w:rsidP="004F58A2">
      <w:r>
        <w:tab/>
        <w:t xml:space="preserve">Para </w:t>
      </w:r>
      <w:ins w:id="1491" w:author="Erico de Souza Loewe" w:date="2020-11-08T21:40:00Z">
        <w:r>
          <w:t xml:space="preserve">realizar </w:t>
        </w:r>
      </w:ins>
      <w:r>
        <w:t xml:space="preserve">uma </w:t>
      </w:r>
      <w:r w:rsidR="003C445B">
        <w:t>análise</w:t>
      </w:r>
      <w:r>
        <w:t xml:space="preserve"> mais aprofundada, </w:t>
      </w:r>
      <w:ins w:id="1492" w:author="Erico de Souza Loewe" w:date="2020-11-08T21:40:00Z">
        <w:r>
          <w:t xml:space="preserve">foi utilizado </w:t>
        </w:r>
      </w:ins>
      <w:r>
        <w:t xml:space="preserve">o </w:t>
      </w:r>
      <w:r w:rsidR="00276B0A">
        <w:t>gênero</w:t>
      </w:r>
      <w:r>
        <w:t xml:space="preserve"> </w:t>
      </w:r>
      <w:del w:id="1493" w:author="Erico de Souza Loewe" w:date="2020-11-08T21:40:00Z">
        <w:r w:rsidR="009552FB">
          <w:delText>de</w:delText>
        </w:r>
      </w:del>
      <w:ins w:id="1494" w:author="Erico de Souza Loewe" w:date="2020-11-08T21:40:00Z">
        <w:r>
          <w:t>com a</w:t>
        </w:r>
      </w:ins>
      <w:r>
        <w:t xml:space="preserve"> maior quantidade de recomendações</w:t>
      </w:r>
      <w:del w:id="1495" w:author="Erico de Souza Loewe" w:date="2020-11-08T21:40:00Z">
        <w:r w:rsidR="002D2E1D">
          <w:delText>, o de</w:delText>
        </w:r>
        <w:r w:rsidR="00125F06">
          <w:delText xml:space="preserve"> </w:delText>
        </w:r>
      </w:del>
      <w:ins w:id="1496" w:author="Erico de Souza Loewe" w:date="2020-11-08T21:40:00Z">
        <w:r w:rsidR="00125F06">
          <w:t xml:space="preserve"> (</w:t>
        </w:r>
      </w:ins>
      <w:r w:rsidR="00125F06">
        <w:t>230 itens</w:t>
      </w:r>
      <w:del w:id="1497" w:author="Erico de Souza Loewe" w:date="2020-11-08T21:40:00Z">
        <w:r>
          <w:delText>,</w:delText>
        </w:r>
      </w:del>
      <w:ins w:id="1498" w:author="Erico de Souza Loewe" w:date="2020-11-08T21:40:00Z">
        <w:r w:rsidR="00125F06">
          <w:t>)</w:t>
        </w:r>
        <w:r>
          <w:t>,</w:t>
        </w:r>
      </w:ins>
      <w:r>
        <w:t xml:space="preserve"> isso é o </w:t>
      </w:r>
      <w:r>
        <w:rPr>
          <w:rPrChange w:id="1499" w:author="Erico de Souza Loewe" w:date="2020-11-08T21:40:00Z">
            <w:rPr>
              <w:i/>
            </w:rPr>
          </w:rPrChange>
        </w:rPr>
        <w:t>cou</w:t>
      </w:r>
      <w:r w:rsidR="005D6CEC">
        <w:rPr>
          <w:rPrChange w:id="1500" w:author="Erico de Souza Loewe" w:date="2020-11-08T21:40:00Z">
            <w:rPr>
              <w:i/>
            </w:rPr>
          </w:rPrChange>
        </w:rPr>
        <w:t>n</w:t>
      </w:r>
      <w:r>
        <w:rPr>
          <w:rPrChange w:id="1501" w:author="Erico de Souza Loewe" w:date="2020-11-08T21:40:00Z">
            <w:rPr>
              <w:i/>
            </w:rPr>
          </w:rPrChange>
        </w:rPr>
        <w:t>try</w:t>
      </w:r>
      <w:r>
        <w:t xml:space="preserve"> (classe 12</w:t>
      </w:r>
      <w:del w:id="1502" w:author="Erico de Souza Loewe" w:date="2020-11-08T21:40:00Z">
        <w:r>
          <w:delText>)</w:delText>
        </w:r>
        <w:r w:rsidR="002D2E1D">
          <w:delText>, teve sua prioridade</w:delText>
        </w:r>
        <w:r w:rsidR="00263E92">
          <w:delText>.</w:delText>
        </w:r>
        <w:r w:rsidR="003C445B">
          <w:delText xml:space="preserve"> </w:delText>
        </w:r>
        <w:r w:rsidR="00E0170D">
          <w:delText>Pela</w:delText>
        </w:r>
      </w:del>
      <w:ins w:id="1503" w:author="Erico de Souza Loewe" w:date="2020-11-08T21:40:00Z">
        <w:r>
          <w:t>)</w:t>
        </w:r>
        <w:r w:rsidR="00263E92">
          <w:t>.</w:t>
        </w:r>
        <w:r w:rsidR="003C445B">
          <w:t xml:space="preserve"> Na</w:t>
        </w:r>
      </w:ins>
      <w:r w:rsidR="003C445B">
        <w:t xml:space="preserve"> análise, </w:t>
      </w:r>
      <w:ins w:id="1504" w:author="Erico de Souza Loewe" w:date="2020-11-08T21:40:00Z">
        <w:r w:rsidR="003C445B">
          <w:t xml:space="preserve">foi criado </w:t>
        </w:r>
      </w:ins>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del w:id="1505" w:author="Erico de Souza Loewe" w:date="2020-11-08T21:40:00Z">
        <w:r w:rsidR="009470AD">
          <w:delText xml:space="preserve"> contém</w:delText>
        </w:r>
        <w:r w:rsidR="003D4AF5">
          <w:delText xml:space="preserve"> </w:delText>
        </w:r>
        <w:r w:rsidR="00554821">
          <w:delText>a</w:delText>
        </w:r>
        <w:r w:rsidR="003D4AF5">
          <w:delText xml:space="preserve"> avalia</w:delText>
        </w:r>
        <w:r w:rsidR="00554821">
          <w:delText>ção</w:delText>
        </w:r>
        <w:r w:rsidR="003D4AF5">
          <w:delText xml:space="preserve"> </w:delText>
        </w:r>
        <w:r w:rsidR="00554821">
          <w:delText>d</w:delText>
        </w:r>
        <w:r w:rsidR="003D4AF5">
          <w:delText>os</w:delText>
        </w:r>
      </w:del>
      <w:ins w:id="1506" w:author="Erico de Souza Loewe" w:date="2020-11-08T21:40:00Z">
        <w:r w:rsidR="003D4AF5">
          <w:t>, para avaliar os</w:t>
        </w:r>
      </w:ins>
      <w:r w:rsidR="003D4AF5">
        <w:t xml:space="preserve"> dados de precisão, </w:t>
      </w:r>
      <w:del w:id="1507" w:author="Erico de Souza Loewe" w:date="2020-11-08T21:40:00Z">
        <w:r w:rsidR="00554821">
          <w:delText>o</w:delText>
        </w:r>
        <w:r w:rsidR="003D4AF5">
          <w:delText xml:space="preserve"> </w:delText>
        </w:r>
      </w:del>
      <w:r w:rsidR="003D4AF5" w:rsidRPr="00095D8C">
        <w:rPr>
          <w:i/>
          <w:iCs w:val="0"/>
        </w:rPr>
        <w:t>recall</w:t>
      </w:r>
      <w:r w:rsidR="00DC62F8">
        <w:t xml:space="preserve"> e </w:t>
      </w:r>
      <w:del w:id="1508" w:author="Erico de Souza Loewe" w:date="2020-11-08T21:40:00Z">
        <w:r w:rsidR="00554821">
          <w:delText>o</w:delText>
        </w:r>
        <w:r w:rsidR="00DC62F8">
          <w:delText xml:space="preserve"> </w:delText>
        </w:r>
      </w:del>
      <w:r w:rsidR="00DC62F8" w:rsidRPr="00DC62F8">
        <w:rPr>
          <w:i/>
          <w:iCs w:val="0"/>
        </w:rPr>
        <w:t>f-measure</w:t>
      </w:r>
      <w:r w:rsidR="003D4AF5">
        <w:t>.</w:t>
      </w:r>
      <w:r w:rsidR="00125F06">
        <w:t xml:space="preserve"> A precisão do modelo</w:t>
      </w:r>
      <w:del w:id="1509" w:author="Erico de Souza Loewe" w:date="2020-11-08T21:40:00Z">
        <w:r w:rsidR="00837ACC">
          <w:delText>,</w:delText>
        </w:r>
      </w:del>
      <w:r w:rsidR="00125F06">
        <w:t xml:space="preserve"> ao realizar a recomendação dessa classe</w:t>
      </w:r>
      <w:del w:id="1510" w:author="Erico de Souza Loewe" w:date="2020-11-08T21:40:00Z">
        <w:r w:rsidR="00663051">
          <w:delText>,</w:delText>
        </w:r>
        <w:r w:rsidR="00125F06">
          <w:delText xml:space="preserve"> </w:delText>
        </w:r>
        <w:r w:rsidR="00D77BF8">
          <w:delText>é</w:delText>
        </w:r>
      </w:del>
      <w:ins w:id="1511" w:author="Erico de Souza Loewe" w:date="2020-11-08T21:40:00Z">
        <w:r w:rsidR="00125F06">
          <w:t xml:space="preserve"> foi</w:t>
        </w:r>
      </w:ins>
      <w:r w:rsidR="00125F06">
        <w:t xml:space="preserve"> de 0,51, </w:t>
      </w:r>
      <w:del w:id="1512" w:author="Erico de Souza Loewe" w:date="2020-11-08T21:40:00Z">
        <w:r w:rsidR="003117B0">
          <w:delText>ou seja,</w:delText>
        </w:r>
      </w:del>
      <w:ins w:id="1513" w:author="Erico de Souza Loewe" w:date="2020-11-08T21:40:00Z">
        <w:r w:rsidR="00125F06">
          <w:t xml:space="preserve">isso mostra que </w:t>
        </w:r>
        <w:r w:rsidR="00D254D3">
          <w:t>o modelo</w:t>
        </w:r>
      </w:ins>
      <w:r w:rsidR="00D254D3">
        <w:t xml:space="preserve"> </w:t>
      </w:r>
      <w:r w:rsidR="006A5B2D">
        <w:t>está</w:t>
      </w:r>
      <w:r w:rsidR="00D254D3">
        <w:t xml:space="preserve"> com dificuldades de classificar o </w:t>
      </w:r>
      <w:r w:rsidR="001B6492">
        <w:t>gênero</w:t>
      </w:r>
      <w:r w:rsidR="00D254D3">
        <w:t xml:space="preserve"> </w:t>
      </w:r>
      <w:r w:rsidR="00D254D3">
        <w:rPr>
          <w:rPrChange w:id="1514" w:author="Erico de Souza Loewe" w:date="2020-11-08T21:40:00Z">
            <w:rPr>
              <w:i/>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22A20"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15" w:name="_Ref55011605"/>
            <w:bookmarkStart w:id="1516"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F22A20"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517" w:name="_Ref55013706"/>
      <w:bookmarkStart w:id="1518"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515"/>
      <w:bookmarkEnd w:id="1517"/>
      <w:r>
        <w:t xml:space="preserve"> Matrix confusão do usuário </w:t>
      </w:r>
      <w:r w:rsidRPr="00251B57">
        <w:t>spotify:user:4i3jdhv6vubcjdpwsn38iv8u4</w:t>
      </w:r>
      <w:r w:rsidR="0006553D">
        <w:t xml:space="preserve"> </w:t>
      </w:r>
      <w:bookmarkStart w:id="1519" w:name="_Hlk55013242"/>
      <w:r w:rsidR="0006553D" w:rsidRPr="0006553D">
        <w:t>(próprio, 2020)</w:t>
      </w:r>
      <w:bookmarkEnd w:id="1516"/>
      <w:bookmarkEnd w:id="1518"/>
      <w:bookmarkEnd w:id="1519"/>
    </w:p>
    <w:p w14:paraId="29875599" w14:textId="25559537" w:rsidR="008F2AE9" w:rsidRPr="006C1E7D" w:rsidRDefault="008F2AE9" w:rsidP="00972812">
      <w:pPr>
        <w:pStyle w:val="Ttulo1"/>
      </w:pPr>
      <w:bookmarkStart w:id="1520" w:name="_Toc55523394"/>
      <w:bookmarkStart w:id="1521" w:name="_Toc55260977"/>
      <w:r w:rsidRPr="006C1E7D">
        <w:t>CONCLUSÃO</w:t>
      </w:r>
      <w:bookmarkEnd w:id="1520"/>
      <w:bookmarkEnd w:id="1521"/>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522" w:name="_Toc55523395"/>
      <w:bookmarkStart w:id="1523" w:name="_Toc55260978"/>
      <w:r>
        <w:t>Trabalhos futuros</w:t>
      </w:r>
      <w:bookmarkEnd w:id="1522"/>
      <w:bookmarkEnd w:id="1523"/>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524" w:name="_Toc55523396"/>
      <w:bookmarkStart w:id="1525" w:name="_Toc55260979"/>
      <w:commentRangeStart w:id="1526"/>
      <w:commentRangeStart w:id="1527"/>
      <w:r w:rsidRPr="00310EA6">
        <w:t>Referências Bibliográficas</w:t>
      </w:r>
      <w:commentRangeEnd w:id="1526"/>
      <w:r w:rsidR="009518DB">
        <w:rPr>
          <w:rStyle w:val="Refdecomentrio"/>
          <w:b w:val="0"/>
          <w:caps w:val="0"/>
          <w:snapToGrid/>
          <w:spacing w:val="0"/>
          <w:kern w:val="0"/>
        </w:rPr>
        <w:commentReference w:id="1526"/>
      </w:r>
      <w:commentRangeEnd w:id="1527"/>
      <w:r w:rsidR="005A74E7">
        <w:rPr>
          <w:rStyle w:val="Refdecomentrio"/>
          <w:b w:val="0"/>
          <w:caps w:val="0"/>
          <w:snapToGrid/>
          <w:spacing w:val="0"/>
          <w:kern w:val="0"/>
        </w:rPr>
        <w:commentReference w:id="1527"/>
      </w:r>
      <w:bookmarkEnd w:id="1524"/>
      <w:bookmarkEnd w:id="1525"/>
    </w:p>
    <w:p w14:paraId="7910AA52" w14:textId="038CCEBD" w:rsidR="00EE2360" w:rsidRPr="006449D5" w:rsidRDefault="00C648F5" w:rsidP="00EE2360">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EE2360">
      <w:pPr>
        <w:widowControl w:val="0"/>
        <w:autoSpaceDE w:val="0"/>
        <w:autoSpaceDN w:val="0"/>
        <w:adjustRightInd w:val="0"/>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EE2360">
      <w:pPr>
        <w:widowControl w:val="0"/>
        <w:autoSpaceDE w:val="0"/>
        <w:autoSpaceDN w:val="0"/>
        <w:adjustRightInd w:val="0"/>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BHATNAGAR, V. </w:t>
      </w:r>
      <w:r w:rsidRPr="006449D5">
        <w:rPr>
          <w:b/>
          <w:bCs/>
          <w:noProof/>
          <w:lang w:val="en-US"/>
        </w:rPr>
        <w:t>Collaborative filtering using data mining and analysis</w:t>
      </w:r>
      <w:r w:rsidRPr="006449D5">
        <w:rPr>
          <w:noProof/>
          <w:lang w:val="en-US"/>
        </w:rPr>
        <w:t xml:space="preserve">. [s.l: s.n.]. </w:t>
      </w:r>
    </w:p>
    <w:p w14:paraId="75F81578"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FALK, K. </w:t>
      </w:r>
      <w:r w:rsidRPr="006449D5">
        <w:rPr>
          <w:b/>
          <w:bCs/>
          <w:noProof/>
          <w:lang w:val="en-US"/>
        </w:rPr>
        <w:t>Practical Recommender Systems</w:t>
      </w:r>
      <w:r w:rsidRPr="006449D5">
        <w:rPr>
          <w:noProof/>
          <w:lang w:val="en-US"/>
        </w:rPr>
        <w:t xml:space="preserve">. [s.l: s.n.]. </w:t>
      </w:r>
    </w:p>
    <w:p w14:paraId="3FAB6AF5" w14:textId="77777777" w:rsidR="00EE2360" w:rsidRPr="00EE2360" w:rsidRDefault="00EE2360" w:rsidP="00EE2360">
      <w:pPr>
        <w:widowControl w:val="0"/>
        <w:autoSpaceDE w:val="0"/>
        <w:autoSpaceDN w:val="0"/>
        <w:adjustRightInd w:val="0"/>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EE2360">
      <w:pPr>
        <w:widowControl w:val="0"/>
        <w:autoSpaceDE w:val="0"/>
        <w:autoSpaceDN w:val="0"/>
        <w:adjustRightInd w:val="0"/>
        <w:rPr>
          <w:ins w:id="1528" w:author="Erico de Souza Loewe" w:date="2020-11-08T21:40:00Z"/>
          <w:noProof/>
          <w:lang w:val="en-US"/>
        </w:rPr>
      </w:pPr>
      <w:ins w:id="1529" w:author="Erico de Souza Loewe" w:date="2020-11-08T21:40:00Z">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ins>
    </w:p>
    <w:p w14:paraId="1C0BD2D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EE2360">
      <w:pPr>
        <w:widowControl w:val="0"/>
        <w:autoSpaceDE w:val="0"/>
        <w:autoSpaceDN w:val="0"/>
        <w:adjustRightInd w:val="0"/>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EE2360">
      <w:pPr>
        <w:widowControl w:val="0"/>
        <w:autoSpaceDE w:val="0"/>
        <w:autoSpaceDN w:val="0"/>
        <w:adjustRightInd w:val="0"/>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7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20" w:author="Juliano Varella De Carvalho" w:date="2020-11-04T10:53:00Z" w:initials="JVDC">
    <w:p w14:paraId="4128BAB2" w14:textId="528F1A4D" w:rsidR="00390E18" w:rsidRDefault="00390E18">
      <w:pPr>
        <w:pStyle w:val="Textodecomentrio"/>
      </w:pPr>
      <w:r>
        <w:rPr>
          <w:rStyle w:val="Refdecomentrio"/>
        </w:rPr>
        <w:annotationRef/>
      </w:r>
    </w:p>
  </w:comment>
  <w:comment w:id="22"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24"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26"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27"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28"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29"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50"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65"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79"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93"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177"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197"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198"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215"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22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231"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235"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240"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309"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348" w:author="Tatiane Schwanck Schardosim" w:date="2020-07-01T20:16:00Z" w:initials="TSS">
    <w:p w14:paraId="5D663E53" w14:textId="77777777" w:rsidR="00462EC4" w:rsidRDefault="00462EC4" w:rsidP="00972812">
      <w:pPr>
        <w:pStyle w:val="Textodecomentrio"/>
      </w:pPr>
      <w:r>
        <w:rPr>
          <w:rStyle w:val="Refdecomentrio"/>
        </w:rPr>
        <w:annotationRef/>
      </w:r>
      <w:r>
        <w:rPr>
          <w:noProof/>
        </w:rPr>
        <w:t>Revisar o texto, diz que foi feito um estudo, bla bla bla</w:t>
      </w:r>
    </w:p>
  </w:comment>
  <w:comment w:id="360"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361"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397"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398"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399"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427"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433" w:author="Juliano Varella De Carvalho" w:date="2020-08-15T15:06:00Z" w:initials="JVDC">
    <w:p w14:paraId="4B139E28" w14:textId="77777777" w:rsidR="00462EC4" w:rsidRDefault="00462EC4" w:rsidP="00972812">
      <w:pPr>
        <w:pStyle w:val="Textodecomentrio"/>
      </w:pPr>
      <w:r>
        <w:rPr>
          <w:rStyle w:val="Refdecomentrio"/>
        </w:rPr>
        <w:annotationRef/>
      </w:r>
      <w:r>
        <w:t>Colocar um conceito de Sistema de Recomendação baseado em uma referência do tema.</w:t>
      </w:r>
    </w:p>
  </w:comment>
  <w:comment w:id="428"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43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437"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440"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458"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461"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46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467" w:author="Juliano Varella De Carvalho" w:date="2020-08-15T15:11:00Z" w:initials="JVDC">
    <w:p w14:paraId="69B77D0B" w14:textId="77777777" w:rsidR="00462EC4" w:rsidRDefault="00462EC4" w:rsidP="00972812">
      <w:pPr>
        <w:pStyle w:val="Textodecomentrio"/>
      </w:pPr>
      <w:r>
        <w:rPr>
          <w:rStyle w:val="Refdecomentrio"/>
        </w:rPr>
        <w:annotationRef/>
      </w:r>
      <w:r>
        <w:t>Melhorar esse texto.</w:t>
      </w:r>
    </w:p>
  </w:comment>
  <w:comment w:id="462"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471"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476"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480" w:author="Juliano Varella De Carvalho" w:date="2020-08-15T15:13:00Z" w:initials="JVDC">
    <w:p w14:paraId="35C536B5" w14:textId="77777777" w:rsidR="00462EC4" w:rsidRDefault="00462EC4" w:rsidP="00972812">
      <w:pPr>
        <w:pStyle w:val="Textodecomentrio"/>
      </w:pPr>
      <w:r>
        <w:rPr>
          <w:rStyle w:val="Refdecomentrio"/>
        </w:rPr>
        <w:annotationRef/>
      </w:r>
      <w:r>
        <w:t>Onde foram encontrados ???</w:t>
      </w:r>
    </w:p>
  </w:comment>
  <w:comment w:id="479"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483"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497"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511"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512"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515"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525"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528"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529"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562"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571"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572"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573"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579" w:author="Juliano Varella De Carvalho" w:date="2020-08-15T15:30:00Z" w:initials="JVDC">
    <w:p w14:paraId="470A7400"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580" w:author="Tatiane Schwanck Schardosim" w:date="2020-07-01T20:56:00Z" w:initials="TSS">
    <w:p w14:paraId="7710FBF6" w14:textId="77777777" w:rsidR="00A820D4" w:rsidRDefault="00A820D4" w:rsidP="00A820D4">
      <w:pPr>
        <w:pStyle w:val="Textodecomentrio"/>
      </w:pPr>
      <w:r>
        <w:rPr>
          <w:rStyle w:val="Refdecomentrio"/>
        </w:rPr>
        <w:annotationRef/>
      </w:r>
      <w:r>
        <w:rPr>
          <w:noProof/>
        </w:rPr>
        <w:t>Acho que a fonte ficou pequena</w:t>
      </w:r>
    </w:p>
  </w:comment>
  <w:comment w:id="584" w:author="Érico Souza Loewe" w:date="2020-07-02T00:14:00Z" w:initials="ÉSL">
    <w:p w14:paraId="619F1602" w14:textId="77777777" w:rsidR="00A820D4" w:rsidRDefault="00A820D4" w:rsidP="00A820D4">
      <w:pPr>
        <w:pStyle w:val="Textodecomentrio"/>
      </w:pPr>
      <w:r>
        <w:rPr>
          <w:rStyle w:val="Refdecomentrio"/>
        </w:rPr>
        <w:annotationRef/>
      </w:r>
      <w:r>
        <w:t>Ficou mesmo, mas não tem como aumentar</w:t>
      </w:r>
    </w:p>
  </w:comment>
  <w:comment w:id="602"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595"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608"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645"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649"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665" w:author="Juliano Varella De Carvalho" w:date="2020-08-15T15:42:00Z" w:initials="JVDC">
    <w:p w14:paraId="7C2EF1EB" w14:textId="77777777" w:rsidR="00462EC4" w:rsidRDefault="00462EC4" w:rsidP="00972812">
      <w:pPr>
        <w:pStyle w:val="Textodecomentrio"/>
      </w:pPr>
      <w:r>
        <w:rPr>
          <w:rStyle w:val="Refdecomentrio"/>
        </w:rPr>
        <w:annotationRef/>
      </w:r>
      <w:r>
        <w:t>Esse texto podia iniciar a seção 3.2.2</w:t>
      </w:r>
    </w:p>
  </w:comment>
  <w:comment w:id="668"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669"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678"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690"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697" w:author="Juliano Varella De Carvalho" w:date="2020-11-05T17:28:00Z" w:initials="JVDC">
    <w:p w14:paraId="1EBC2364" w14:textId="5240DB97" w:rsidR="00390E18" w:rsidRDefault="00390E18">
      <w:pPr>
        <w:pStyle w:val="Textodecomentrio"/>
      </w:pPr>
      <w:r>
        <w:rPr>
          <w:rStyle w:val="Refdecomentrio"/>
        </w:rPr>
        <w:annotationRef/>
      </w:r>
    </w:p>
  </w:comment>
  <w:comment w:id="723"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753"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794"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847"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890"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988"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015"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423"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485"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486"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487"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488"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526"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1527"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5D663E53"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B139E28"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69B77D0B" w15:done="1"/>
  <w15:commentEx w15:paraId="3F64EB0A" w15:done="1"/>
  <w15:commentEx w15:paraId="5192D913" w15:done="1"/>
  <w15:commentEx w15:paraId="0821AAB8" w15:done="1"/>
  <w15:commentEx w15:paraId="35C536B5"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470A7400" w15:done="1"/>
  <w15:commentEx w15:paraId="7710FBF6" w15:done="1"/>
  <w15:commentEx w15:paraId="619F1602" w15:paraIdParent="7710FBF6" w15:done="1"/>
  <w15:commentEx w15:paraId="38D1C15C" w15:done="0"/>
  <w15:commentEx w15:paraId="0FEBEFE3" w15:done="1"/>
  <w15:commentEx w15:paraId="5D475C37" w15:done="0"/>
  <w15:commentEx w15:paraId="7AA71D25" w15:done="1"/>
  <w15:commentEx w15:paraId="4EF6E8E3" w15:done="1"/>
  <w15:commentEx w15:paraId="7C2EF1EB"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2E4A4" w16cex:dateUtc="2020-08-15T18:30: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5D663E53"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470A7400" w16cid:durableId="2352E4A4"/>
  <w16cid:commentId w16cid:paraId="7710FBF6" w16cid:durableId="2352E4A3"/>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BBC2D" w14:textId="77777777" w:rsidR="006A1ECA" w:rsidRDefault="006A1ECA" w:rsidP="00972812">
      <w:r>
        <w:separator/>
      </w:r>
    </w:p>
    <w:p w14:paraId="38CF017C" w14:textId="77777777" w:rsidR="006A1ECA" w:rsidRDefault="006A1ECA" w:rsidP="00972812"/>
    <w:p w14:paraId="7878C4B1" w14:textId="77777777" w:rsidR="006A1ECA" w:rsidRDefault="006A1ECA" w:rsidP="00972812"/>
    <w:p w14:paraId="4C1EA18D" w14:textId="77777777" w:rsidR="006A1ECA" w:rsidRDefault="006A1ECA" w:rsidP="00972812"/>
    <w:p w14:paraId="4E2883C0" w14:textId="77777777" w:rsidR="006A1ECA" w:rsidRDefault="006A1ECA" w:rsidP="00972812"/>
    <w:p w14:paraId="03533B50" w14:textId="77777777" w:rsidR="006A1ECA" w:rsidRDefault="006A1ECA" w:rsidP="00972812"/>
    <w:p w14:paraId="2B172862" w14:textId="77777777" w:rsidR="006A1ECA" w:rsidRDefault="006A1ECA" w:rsidP="00972812"/>
    <w:p w14:paraId="3274F38C" w14:textId="77777777" w:rsidR="006A1ECA" w:rsidRDefault="006A1ECA" w:rsidP="00972812"/>
    <w:p w14:paraId="4BB01854" w14:textId="77777777" w:rsidR="006A1ECA" w:rsidRDefault="006A1ECA" w:rsidP="00972812"/>
    <w:p w14:paraId="3DA21985" w14:textId="77777777" w:rsidR="006A1ECA" w:rsidRDefault="006A1ECA" w:rsidP="00972812"/>
    <w:p w14:paraId="0EB9D657" w14:textId="77777777" w:rsidR="006A1ECA" w:rsidRDefault="006A1ECA" w:rsidP="00972812"/>
    <w:p w14:paraId="0A6084FA" w14:textId="77777777" w:rsidR="006A1ECA" w:rsidRDefault="006A1ECA" w:rsidP="00972812"/>
    <w:p w14:paraId="33DA153B" w14:textId="77777777" w:rsidR="006A1ECA" w:rsidRDefault="006A1ECA" w:rsidP="00972812"/>
    <w:p w14:paraId="506D4AEE" w14:textId="77777777" w:rsidR="006A1ECA" w:rsidRDefault="006A1ECA" w:rsidP="00972812"/>
    <w:p w14:paraId="0BE065C7" w14:textId="77777777" w:rsidR="006A1ECA" w:rsidRDefault="006A1ECA" w:rsidP="00972812"/>
    <w:p w14:paraId="3AAD4A8D" w14:textId="77777777" w:rsidR="006A1ECA" w:rsidRDefault="006A1ECA" w:rsidP="00972812"/>
    <w:p w14:paraId="2511D319" w14:textId="77777777" w:rsidR="006A1ECA" w:rsidRDefault="006A1ECA" w:rsidP="00972812"/>
    <w:p w14:paraId="37DC31AF" w14:textId="77777777" w:rsidR="006A1ECA" w:rsidRDefault="006A1ECA" w:rsidP="00972812"/>
    <w:p w14:paraId="156AEAFB" w14:textId="77777777" w:rsidR="006A1ECA" w:rsidRDefault="006A1ECA" w:rsidP="00972812"/>
    <w:p w14:paraId="41C561F2" w14:textId="77777777" w:rsidR="006A1ECA" w:rsidRDefault="006A1ECA" w:rsidP="00972812"/>
    <w:p w14:paraId="4C4B54AF" w14:textId="77777777" w:rsidR="006A1ECA" w:rsidRDefault="006A1ECA" w:rsidP="00972812"/>
    <w:p w14:paraId="00FC9A44" w14:textId="77777777" w:rsidR="006A1ECA" w:rsidRDefault="006A1ECA" w:rsidP="00972812"/>
    <w:p w14:paraId="75B6CA43" w14:textId="77777777" w:rsidR="006A1ECA" w:rsidRDefault="006A1ECA" w:rsidP="00972812"/>
    <w:p w14:paraId="007A68F3" w14:textId="77777777" w:rsidR="006A1ECA" w:rsidRDefault="006A1ECA" w:rsidP="00972812"/>
    <w:p w14:paraId="7318F3FD" w14:textId="77777777" w:rsidR="006A1ECA" w:rsidRDefault="006A1ECA" w:rsidP="00972812"/>
    <w:p w14:paraId="1F551637" w14:textId="77777777" w:rsidR="006A1ECA" w:rsidRDefault="006A1ECA" w:rsidP="00972812"/>
    <w:p w14:paraId="1E42112D" w14:textId="77777777" w:rsidR="006A1ECA" w:rsidRDefault="006A1ECA" w:rsidP="00972812"/>
    <w:p w14:paraId="6799B2FA" w14:textId="77777777" w:rsidR="006A1ECA" w:rsidRDefault="006A1ECA" w:rsidP="00972812"/>
    <w:p w14:paraId="0E74138A" w14:textId="77777777" w:rsidR="006A1ECA" w:rsidRDefault="006A1ECA" w:rsidP="00972812"/>
    <w:p w14:paraId="161E4C22" w14:textId="77777777" w:rsidR="006A1ECA" w:rsidRDefault="006A1ECA" w:rsidP="00972812"/>
    <w:p w14:paraId="235B7444" w14:textId="77777777" w:rsidR="006A1ECA" w:rsidRDefault="006A1ECA" w:rsidP="00972812"/>
    <w:p w14:paraId="06882C39" w14:textId="77777777" w:rsidR="006A1ECA" w:rsidRDefault="006A1ECA" w:rsidP="00972812"/>
    <w:p w14:paraId="3115402E" w14:textId="77777777" w:rsidR="006A1ECA" w:rsidRDefault="006A1ECA" w:rsidP="00972812"/>
    <w:p w14:paraId="174BE467" w14:textId="77777777" w:rsidR="006A1ECA" w:rsidRDefault="006A1ECA" w:rsidP="00972812"/>
    <w:p w14:paraId="55860607" w14:textId="77777777" w:rsidR="006A1ECA" w:rsidRDefault="006A1ECA"/>
    <w:p w14:paraId="11A226BE" w14:textId="77777777" w:rsidR="006A1ECA" w:rsidRDefault="006A1ECA" w:rsidP="005272A3"/>
    <w:p w14:paraId="14B50597" w14:textId="77777777" w:rsidR="006A1ECA" w:rsidRDefault="006A1ECA" w:rsidP="005272A3"/>
    <w:p w14:paraId="7FA43F07" w14:textId="77777777" w:rsidR="006A1ECA" w:rsidRDefault="006A1ECA" w:rsidP="005272A3"/>
    <w:p w14:paraId="5B12F331" w14:textId="77777777" w:rsidR="006A1ECA" w:rsidRDefault="006A1ECA" w:rsidP="005272A3"/>
    <w:p w14:paraId="01087E30" w14:textId="77777777" w:rsidR="006A1ECA" w:rsidRDefault="006A1ECA"/>
    <w:p w14:paraId="3DDDB3AE" w14:textId="77777777" w:rsidR="006A1ECA" w:rsidRDefault="006A1ECA" w:rsidP="00B472EE"/>
    <w:p w14:paraId="7D42F58C" w14:textId="77777777" w:rsidR="006A1ECA" w:rsidRDefault="006A1ECA" w:rsidP="00353B67">
      <w:pPr>
        <w:rPr>
          <w:del w:id="8" w:author="Erico de Souza Loewe" w:date="2020-11-08T21:40:00Z"/>
        </w:rPr>
      </w:pPr>
    </w:p>
    <w:p w14:paraId="0CD2F147" w14:textId="77777777" w:rsidR="006A1ECA" w:rsidRDefault="006A1ECA" w:rsidP="00AE711C">
      <w:pPr>
        <w:rPr>
          <w:del w:id="9" w:author="Erico de Souza Loewe" w:date="2020-11-08T21:40:00Z"/>
        </w:rPr>
      </w:pPr>
    </w:p>
    <w:p w14:paraId="137ED62F" w14:textId="77777777" w:rsidR="006A1ECA" w:rsidRDefault="006A1ECA" w:rsidP="00E971A4">
      <w:pPr>
        <w:rPr>
          <w:del w:id="10" w:author="Erico de Souza Loewe" w:date="2020-11-08T21:40:00Z"/>
        </w:rPr>
      </w:pPr>
    </w:p>
    <w:p w14:paraId="03EB950E" w14:textId="77777777" w:rsidR="006A1ECA" w:rsidRDefault="006A1ECA" w:rsidP="00FA5F4E">
      <w:pPr>
        <w:rPr>
          <w:del w:id="11" w:author="Erico de Souza Loewe" w:date="2020-11-08T21:40:00Z"/>
        </w:rPr>
      </w:pPr>
    </w:p>
    <w:p w14:paraId="7FC1F49A" w14:textId="77777777" w:rsidR="006A1ECA" w:rsidRDefault="006A1ECA" w:rsidP="00B002DA"/>
  </w:endnote>
  <w:endnote w:type="continuationSeparator" w:id="0">
    <w:p w14:paraId="5DC644A8" w14:textId="77777777" w:rsidR="006A1ECA" w:rsidRDefault="006A1ECA" w:rsidP="00972812">
      <w:r>
        <w:continuationSeparator/>
      </w:r>
    </w:p>
    <w:p w14:paraId="1A44D27A" w14:textId="77777777" w:rsidR="006A1ECA" w:rsidRDefault="006A1ECA" w:rsidP="00972812"/>
    <w:p w14:paraId="5D4B45F2" w14:textId="77777777" w:rsidR="006A1ECA" w:rsidRDefault="006A1ECA" w:rsidP="00972812"/>
    <w:p w14:paraId="2BC73486" w14:textId="77777777" w:rsidR="006A1ECA" w:rsidRDefault="006A1ECA" w:rsidP="00972812"/>
    <w:p w14:paraId="1436C9D4" w14:textId="77777777" w:rsidR="006A1ECA" w:rsidRDefault="006A1ECA" w:rsidP="00972812"/>
    <w:p w14:paraId="14E998FE" w14:textId="77777777" w:rsidR="006A1ECA" w:rsidRDefault="006A1ECA" w:rsidP="00972812"/>
    <w:p w14:paraId="609F0CFB" w14:textId="77777777" w:rsidR="006A1ECA" w:rsidRDefault="006A1ECA" w:rsidP="00972812"/>
    <w:p w14:paraId="50C1E8AD" w14:textId="77777777" w:rsidR="006A1ECA" w:rsidRDefault="006A1ECA" w:rsidP="00972812"/>
    <w:p w14:paraId="3A08197A" w14:textId="77777777" w:rsidR="006A1ECA" w:rsidRDefault="006A1ECA" w:rsidP="00972812"/>
    <w:p w14:paraId="63C634FC" w14:textId="77777777" w:rsidR="006A1ECA" w:rsidRDefault="006A1ECA" w:rsidP="00972812"/>
    <w:p w14:paraId="45EB9551" w14:textId="77777777" w:rsidR="006A1ECA" w:rsidRDefault="006A1ECA" w:rsidP="00972812"/>
    <w:p w14:paraId="79CC223C" w14:textId="77777777" w:rsidR="006A1ECA" w:rsidRDefault="006A1ECA" w:rsidP="00972812"/>
    <w:p w14:paraId="274A4186" w14:textId="77777777" w:rsidR="006A1ECA" w:rsidRDefault="006A1ECA" w:rsidP="00972812"/>
    <w:p w14:paraId="66C0708B" w14:textId="77777777" w:rsidR="006A1ECA" w:rsidRDefault="006A1ECA" w:rsidP="00972812"/>
    <w:p w14:paraId="7FAA6D8B" w14:textId="77777777" w:rsidR="006A1ECA" w:rsidRDefault="006A1ECA" w:rsidP="00972812"/>
    <w:p w14:paraId="483960A9" w14:textId="77777777" w:rsidR="006A1ECA" w:rsidRDefault="006A1ECA" w:rsidP="00972812"/>
    <w:p w14:paraId="5C3E1447" w14:textId="77777777" w:rsidR="006A1ECA" w:rsidRDefault="006A1ECA" w:rsidP="00972812"/>
    <w:p w14:paraId="549CBC50" w14:textId="77777777" w:rsidR="006A1ECA" w:rsidRDefault="006A1ECA" w:rsidP="00972812"/>
    <w:p w14:paraId="1BF11EB5" w14:textId="77777777" w:rsidR="006A1ECA" w:rsidRDefault="006A1ECA" w:rsidP="00972812"/>
    <w:p w14:paraId="0C33D0D6" w14:textId="77777777" w:rsidR="006A1ECA" w:rsidRDefault="006A1ECA" w:rsidP="00972812"/>
    <w:p w14:paraId="3ADF555E" w14:textId="77777777" w:rsidR="006A1ECA" w:rsidRDefault="006A1ECA" w:rsidP="00972812"/>
    <w:p w14:paraId="24DAD6C2" w14:textId="77777777" w:rsidR="006A1ECA" w:rsidRDefault="006A1ECA" w:rsidP="00972812"/>
    <w:p w14:paraId="7A6DA19F" w14:textId="77777777" w:rsidR="006A1ECA" w:rsidRDefault="006A1ECA" w:rsidP="00972812"/>
    <w:p w14:paraId="5ADE4619" w14:textId="77777777" w:rsidR="006A1ECA" w:rsidRDefault="006A1ECA" w:rsidP="00972812"/>
    <w:p w14:paraId="1C34184F" w14:textId="77777777" w:rsidR="006A1ECA" w:rsidRDefault="006A1ECA" w:rsidP="00972812"/>
    <w:p w14:paraId="15953F68" w14:textId="77777777" w:rsidR="006A1ECA" w:rsidRDefault="006A1ECA" w:rsidP="00972812"/>
    <w:p w14:paraId="19AE2ECF" w14:textId="77777777" w:rsidR="006A1ECA" w:rsidRDefault="006A1ECA" w:rsidP="00972812"/>
    <w:p w14:paraId="4A466D40" w14:textId="77777777" w:rsidR="006A1ECA" w:rsidRDefault="006A1ECA" w:rsidP="00972812"/>
    <w:p w14:paraId="0ADA16FB" w14:textId="77777777" w:rsidR="006A1ECA" w:rsidRDefault="006A1ECA" w:rsidP="00972812"/>
    <w:p w14:paraId="6BB04FC8" w14:textId="77777777" w:rsidR="006A1ECA" w:rsidRDefault="006A1ECA" w:rsidP="00972812"/>
    <w:p w14:paraId="65F19920" w14:textId="77777777" w:rsidR="006A1ECA" w:rsidRDefault="006A1ECA" w:rsidP="00972812"/>
    <w:p w14:paraId="008C4901" w14:textId="77777777" w:rsidR="006A1ECA" w:rsidRDefault="006A1ECA" w:rsidP="00972812"/>
    <w:p w14:paraId="20D95FD1" w14:textId="77777777" w:rsidR="006A1ECA" w:rsidRDefault="006A1ECA" w:rsidP="00972812"/>
    <w:p w14:paraId="4E3D8E19" w14:textId="77777777" w:rsidR="006A1ECA" w:rsidRDefault="006A1ECA" w:rsidP="00972812"/>
    <w:p w14:paraId="2A812AC4" w14:textId="77777777" w:rsidR="006A1ECA" w:rsidRDefault="006A1ECA"/>
    <w:p w14:paraId="38525C8C" w14:textId="77777777" w:rsidR="006A1ECA" w:rsidRDefault="006A1ECA" w:rsidP="005272A3"/>
    <w:p w14:paraId="4AB53B4E" w14:textId="77777777" w:rsidR="006A1ECA" w:rsidRDefault="006A1ECA" w:rsidP="005272A3"/>
    <w:p w14:paraId="25B0EE03" w14:textId="77777777" w:rsidR="006A1ECA" w:rsidRDefault="006A1ECA" w:rsidP="005272A3"/>
    <w:p w14:paraId="0FA7B84B" w14:textId="77777777" w:rsidR="006A1ECA" w:rsidRDefault="006A1ECA" w:rsidP="005272A3"/>
    <w:p w14:paraId="3055C880" w14:textId="77777777" w:rsidR="006A1ECA" w:rsidRDefault="006A1ECA"/>
    <w:p w14:paraId="65F99344" w14:textId="77777777" w:rsidR="006A1ECA" w:rsidRDefault="006A1ECA" w:rsidP="00B472EE"/>
    <w:p w14:paraId="32937D75" w14:textId="77777777" w:rsidR="006A1ECA" w:rsidRDefault="006A1ECA" w:rsidP="00353B67">
      <w:pPr>
        <w:rPr>
          <w:del w:id="12" w:author="Erico de Souza Loewe" w:date="2020-11-08T21:40:00Z"/>
        </w:rPr>
      </w:pPr>
    </w:p>
    <w:p w14:paraId="5F40BE9B" w14:textId="77777777" w:rsidR="006A1ECA" w:rsidRDefault="006A1ECA" w:rsidP="00AE711C">
      <w:pPr>
        <w:rPr>
          <w:del w:id="13" w:author="Erico de Souza Loewe" w:date="2020-11-08T21:40:00Z"/>
        </w:rPr>
      </w:pPr>
    </w:p>
    <w:p w14:paraId="51DD16A0" w14:textId="77777777" w:rsidR="006A1ECA" w:rsidRDefault="006A1ECA" w:rsidP="00E971A4">
      <w:pPr>
        <w:rPr>
          <w:del w:id="14" w:author="Erico de Souza Loewe" w:date="2020-11-08T21:40:00Z"/>
        </w:rPr>
      </w:pPr>
    </w:p>
    <w:p w14:paraId="29B9DB8E" w14:textId="77777777" w:rsidR="006A1ECA" w:rsidRDefault="006A1ECA" w:rsidP="00FA5F4E">
      <w:pPr>
        <w:rPr>
          <w:del w:id="15" w:author="Erico de Souza Loewe" w:date="2020-11-08T21:40:00Z"/>
        </w:rPr>
      </w:pPr>
    </w:p>
    <w:p w14:paraId="5A28B1D9" w14:textId="77777777" w:rsidR="006A1ECA" w:rsidRDefault="006A1ECA" w:rsidP="00B002DA"/>
  </w:endnote>
  <w:endnote w:type="continuationNotice" w:id="1">
    <w:p w14:paraId="1B946762" w14:textId="77777777" w:rsidR="006A1ECA" w:rsidRDefault="006A1E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F22A20" w:rsidRDefault="00F22A2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FC6D3" w14:textId="77777777" w:rsidR="006A1ECA" w:rsidRDefault="006A1ECA" w:rsidP="00972812">
      <w:r>
        <w:separator/>
      </w:r>
    </w:p>
    <w:p w14:paraId="0A7B728F" w14:textId="77777777" w:rsidR="006A1ECA" w:rsidRDefault="006A1ECA" w:rsidP="00972812"/>
    <w:p w14:paraId="3CE68CA0" w14:textId="77777777" w:rsidR="006A1ECA" w:rsidRDefault="006A1ECA" w:rsidP="00972812"/>
    <w:p w14:paraId="73ADA433" w14:textId="77777777" w:rsidR="006A1ECA" w:rsidRDefault="006A1ECA" w:rsidP="00972812"/>
    <w:p w14:paraId="67811CB4" w14:textId="77777777" w:rsidR="006A1ECA" w:rsidRDefault="006A1ECA" w:rsidP="00972812"/>
    <w:p w14:paraId="5F37200C" w14:textId="77777777" w:rsidR="006A1ECA" w:rsidRDefault="006A1ECA" w:rsidP="00972812"/>
    <w:p w14:paraId="60D55376" w14:textId="77777777" w:rsidR="006A1ECA" w:rsidRDefault="006A1ECA" w:rsidP="00972812"/>
    <w:p w14:paraId="72EFAD4E" w14:textId="77777777" w:rsidR="006A1ECA" w:rsidRDefault="006A1ECA" w:rsidP="00972812"/>
    <w:p w14:paraId="6FD88890" w14:textId="77777777" w:rsidR="006A1ECA" w:rsidRDefault="006A1ECA" w:rsidP="00972812"/>
    <w:p w14:paraId="60FBE6A2" w14:textId="77777777" w:rsidR="006A1ECA" w:rsidRDefault="006A1ECA" w:rsidP="00972812"/>
    <w:p w14:paraId="3ACBCB77" w14:textId="77777777" w:rsidR="006A1ECA" w:rsidRDefault="006A1ECA" w:rsidP="00972812"/>
    <w:p w14:paraId="37495C50" w14:textId="77777777" w:rsidR="006A1ECA" w:rsidRDefault="006A1ECA" w:rsidP="00972812"/>
    <w:p w14:paraId="146738DD" w14:textId="77777777" w:rsidR="006A1ECA" w:rsidRDefault="006A1ECA" w:rsidP="00972812"/>
    <w:p w14:paraId="56FD3AEB" w14:textId="77777777" w:rsidR="006A1ECA" w:rsidRDefault="006A1ECA" w:rsidP="00972812"/>
    <w:p w14:paraId="4BCA31E5" w14:textId="77777777" w:rsidR="006A1ECA" w:rsidRDefault="006A1ECA" w:rsidP="00972812"/>
    <w:p w14:paraId="26E906F1" w14:textId="77777777" w:rsidR="006A1ECA" w:rsidRDefault="006A1ECA" w:rsidP="00972812"/>
    <w:p w14:paraId="54BC22D7" w14:textId="77777777" w:rsidR="006A1ECA" w:rsidRDefault="006A1ECA" w:rsidP="00972812"/>
    <w:p w14:paraId="50918365" w14:textId="77777777" w:rsidR="006A1ECA" w:rsidRDefault="006A1ECA" w:rsidP="00972812"/>
    <w:p w14:paraId="796AAC1B" w14:textId="77777777" w:rsidR="006A1ECA" w:rsidRDefault="006A1ECA" w:rsidP="00972812"/>
    <w:p w14:paraId="0C596FAA" w14:textId="77777777" w:rsidR="006A1ECA" w:rsidRDefault="006A1ECA" w:rsidP="00972812"/>
    <w:p w14:paraId="5E1D76F1" w14:textId="77777777" w:rsidR="006A1ECA" w:rsidRDefault="006A1ECA" w:rsidP="00972812"/>
    <w:p w14:paraId="2B68DF82" w14:textId="77777777" w:rsidR="006A1ECA" w:rsidRDefault="006A1ECA" w:rsidP="00972812"/>
    <w:p w14:paraId="71533D8A" w14:textId="77777777" w:rsidR="006A1ECA" w:rsidRDefault="006A1ECA" w:rsidP="00972812"/>
    <w:p w14:paraId="216CC3A2" w14:textId="77777777" w:rsidR="006A1ECA" w:rsidRDefault="006A1ECA" w:rsidP="00972812"/>
    <w:p w14:paraId="6499D1ED" w14:textId="77777777" w:rsidR="006A1ECA" w:rsidRDefault="006A1ECA" w:rsidP="00972812"/>
    <w:p w14:paraId="7C175426" w14:textId="77777777" w:rsidR="006A1ECA" w:rsidRDefault="006A1ECA"/>
    <w:p w14:paraId="26043AF4" w14:textId="77777777" w:rsidR="006A1ECA" w:rsidRDefault="006A1ECA" w:rsidP="005272A3"/>
    <w:p w14:paraId="0B5673F1" w14:textId="77777777" w:rsidR="006A1ECA" w:rsidRDefault="006A1ECA" w:rsidP="005272A3"/>
    <w:p w14:paraId="0EAA9B1A" w14:textId="77777777" w:rsidR="006A1ECA" w:rsidRDefault="006A1ECA" w:rsidP="005272A3"/>
    <w:p w14:paraId="420CF0EA" w14:textId="77777777" w:rsidR="006A1ECA" w:rsidRDefault="006A1ECA" w:rsidP="005272A3"/>
    <w:p w14:paraId="05830AE4" w14:textId="77777777" w:rsidR="006A1ECA" w:rsidRDefault="006A1ECA"/>
    <w:p w14:paraId="0F45840E" w14:textId="77777777" w:rsidR="006A1ECA" w:rsidRDefault="006A1ECA" w:rsidP="00B472EE"/>
    <w:p w14:paraId="78E7BB8A" w14:textId="77777777" w:rsidR="006A1ECA" w:rsidRDefault="006A1ECA" w:rsidP="00353B67">
      <w:pPr>
        <w:rPr>
          <w:del w:id="0" w:author="Erico de Souza Loewe" w:date="2020-11-08T21:40:00Z"/>
        </w:rPr>
      </w:pPr>
    </w:p>
    <w:p w14:paraId="6D128EA6" w14:textId="77777777" w:rsidR="006A1ECA" w:rsidRDefault="006A1ECA" w:rsidP="00AE711C">
      <w:pPr>
        <w:rPr>
          <w:del w:id="1" w:author="Erico de Souza Loewe" w:date="2020-11-08T21:40:00Z"/>
        </w:rPr>
      </w:pPr>
    </w:p>
    <w:p w14:paraId="7BF75755" w14:textId="77777777" w:rsidR="006A1ECA" w:rsidRDefault="006A1ECA" w:rsidP="00E971A4">
      <w:pPr>
        <w:rPr>
          <w:del w:id="2" w:author="Erico de Souza Loewe" w:date="2020-11-08T21:40:00Z"/>
        </w:rPr>
      </w:pPr>
    </w:p>
    <w:p w14:paraId="5ADE60C6" w14:textId="77777777" w:rsidR="006A1ECA" w:rsidRDefault="006A1ECA" w:rsidP="00FA5F4E">
      <w:pPr>
        <w:rPr>
          <w:del w:id="3" w:author="Erico de Souza Loewe" w:date="2020-11-08T21:40:00Z"/>
        </w:rPr>
      </w:pPr>
    </w:p>
    <w:p w14:paraId="20336060" w14:textId="77777777" w:rsidR="006A1ECA" w:rsidRDefault="006A1ECA" w:rsidP="00B002DA"/>
  </w:footnote>
  <w:footnote w:type="continuationSeparator" w:id="0">
    <w:p w14:paraId="537F1D6C" w14:textId="77777777" w:rsidR="006A1ECA" w:rsidRDefault="006A1ECA" w:rsidP="00972812">
      <w:r>
        <w:continuationSeparator/>
      </w:r>
    </w:p>
    <w:p w14:paraId="4E9891EC" w14:textId="77777777" w:rsidR="006A1ECA" w:rsidRDefault="006A1ECA" w:rsidP="00972812"/>
    <w:p w14:paraId="4E22F4D5" w14:textId="77777777" w:rsidR="006A1ECA" w:rsidRDefault="006A1ECA" w:rsidP="00972812"/>
    <w:p w14:paraId="2E177103" w14:textId="77777777" w:rsidR="006A1ECA" w:rsidRDefault="006A1ECA" w:rsidP="00972812"/>
    <w:p w14:paraId="54574D91" w14:textId="77777777" w:rsidR="006A1ECA" w:rsidRDefault="006A1ECA" w:rsidP="00972812"/>
    <w:p w14:paraId="34478679" w14:textId="77777777" w:rsidR="006A1ECA" w:rsidRDefault="006A1ECA" w:rsidP="00972812"/>
    <w:p w14:paraId="36FE9EC8" w14:textId="77777777" w:rsidR="006A1ECA" w:rsidRDefault="006A1ECA" w:rsidP="00972812"/>
    <w:p w14:paraId="611E3BCA" w14:textId="77777777" w:rsidR="006A1ECA" w:rsidRDefault="006A1ECA" w:rsidP="00972812"/>
    <w:p w14:paraId="5FE8AC1E" w14:textId="77777777" w:rsidR="006A1ECA" w:rsidRDefault="006A1ECA" w:rsidP="00972812"/>
    <w:p w14:paraId="7C1FDEC6" w14:textId="77777777" w:rsidR="006A1ECA" w:rsidRDefault="006A1ECA" w:rsidP="00972812"/>
    <w:p w14:paraId="6DB25700" w14:textId="77777777" w:rsidR="006A1ECA" w:rsidRDefault="006A1ECA" w:rsidP="00972812"/>
    <w:p w14:paraId="6DC08B9D" w14:textId="77777777" w:rsidR="006A1ECA" w:rsidRDefault="006A1ECA" w:rsidP="00972812"/>
    <w:p w14:paraId="0EB9068A" w14:textId="77777777" w:rsidR="006A1ECA" w:rsidRDefault="006A1ECA" w:rsidP="00972812"/>
    <w:p w14:paraId="6B3CA363" w14:textId="77777777" w:rsidR="006A1ECA" w:rsidRDefault="006A1ECA" w:rsidP="00972812"/>
    <w:p w14:paraId="10550334" w14:textId="77777777" w:rsidR="006A1ECA" w:rsidRDefault="006A1ECA" w:rsidP="00972812"/>
    <w:p w14:paraId="2868ADA5" w14:textId="77777777" w:rsidR="006A1ECA" w:rsidRDefault="006A1ECA" w:rsidP="00972812"/>
    <w:p w14:paraId="52DA5EEB" w14:textId="77777777" w:rsidR="006A1ECA" w:rsidRDefault="006A1ECA" w:rsidP="00972812"/>
    <w:p w14:paraId="1E783E41" w14:textId="77777777" w:rsidR="006A1ECA" w:rsidRDefault="006A1ECA" w:rsidP="00972812"/>
    <w:p w14:paraId="05F91823" w14:textId="77777777" w:rsidR="006A1ECA" w:rsidRDefault="006A1ECA" w:rsidP="00972812"/>
    <w:p w14:paraId="401FA5FF" w14:textId="77777777" w:rsidR="006A1ECA" w:rsidRDefault="006A1ECA" w:rsidP="00972812"/>
    <w:p w14:paraId="192FF2B8" w14:textId="77777777" w:rsidR="006A1ECA" w:rsidRDefault="006A1ECA" w:rsidP="00972812"/>
    <w:p w14:paraId="5F7F3078" w14:textId="77777777" w:rsidR="006A1ECA" w:rsidRDefault="006A1ECA" w:rsidP="00972812"/>
    <w:p w14:paraId="2D734B34" w14:textId="77777777" w:rsidR="006A1ECA" w:rsidRDefault="006A1ECA" w:rsidP="00972812"/>
    <w:p w14:paraId="3B18DB0A" w14:textId="77777777" w:rsidR="006A1ECA" w:rsidRDefault="006A1ECA" w:rsidP="00972812"/>
    <w:p w14:paraId="4397DD9B" w14:textId="77777777" w:rsidR="006A1ECA" w:rsidRDefault="006A1ECA" w:rsidP="00972812"/>
    <w:p w14:paraId="341D6E62" w14:textId="77777777" w:rsidR="006A1ECA" w:rsidRDefault="006A1ECA" w:rsidP="00972812"/>
    <w:p w14:paraId="68206EBB" w14:textId="77777777" w:rsidR="006A1ECA" w:rsidRDefault="006A1ECA" w:rsidP="00972812"/>
    <w:p w14:paraId="3F44E090" w14:textId="77777777" w:rsidR="006A1ECA" w:rsidRDefault="006A1ECA" w:rsidP="00972812"/>
    <w:p w14:paraId="5067CBFA" w14:textId="77777777" w:rsidR="006A1ECA" w:rsidRDefault="006A1ECA" w:rsidP="00972812"/>
    <w:p w14:paraId="39092397" w14:textId="77777777" w:rsidR="006A1ECA" w:rsidRDefault="006A1ECA" w:rsidP="00972812"/>
    <w:p w14:paraId="2EA735AB" w14:textId="77777777" w:rsidR="006A1ECA" w:rsidRDefault="006A1ECA" w:rsidP="00972812"/>
    <w:p w14:paraId="5FC2A47B" w14:textId="77777777" w:rsidR="006A1ECA" w:rsidRDefault="006A1ECA" w:rsidP="00972812"/>
    <w:p w14:paraId="492CE7D6" w14:textId="77777777" w:rsidR="006A1ECA" w:rsidRDefault="006A1ECA" w:rsidP="00972812"/>
    <w:p w14:paraId="5AC6DED2" w14:textId="77777777" w:rsidR="006A1ECA" w:rsidRDefault="006A1ECA" w:rsidP="00972812"/>
    <w:p w14:paraId="1A5F1594" w14:textId="77777777" w:rsidR="006A1ECA" w:rsidRDefault="006A1ECA"/>
    <w:p w14:paraId="4CCB88D6" w14:textId="77777777" w:rsidR="006A1ECA" w:rsidRDefault="006A1ECA" w:rsidP="005272A3"/>
    <w:p w14:paraId="374D4AD1" w14:textId="77777777" w:rsidR="006A1ECA" w:rsidRDefault="006A1ECA" w:rsidP="005272A3"/>
    <w:p w14:paraId="2B3BFBEF" w14:textId="77777777" w:rsidR="006A1ECA" w:rsidRDefault="006A1ECA" w:rsidP="005272A3"/>
    <w:p w14:paraId="373CC8A8" w14:textId="77777777" w:rsidR="006A1ECA" w:rsidRDefault="006A1ECA" w:rsidP="005272A3"/>
    <w:p w14:paraId="31EA9DCA" w14:textId="77777777" w:rsidR="006A1ECA" w:rsidRDefault="006A1ECA"/>
    <w:p w14:paraId="10B4102C" w14:textId="77777777" w:rsidR="006A1ECA" w:rsidRDefault="006A1ECA" w:rsidP="00B472EE"/>
    <w:p w14:paraId="66DD2DE4" w14:textId="77777777" w:rsidR="006A1ECA" w:rsidRDefault="006A1ECA" w:rsidP="00353B67">
      <w:pPr>
        <w:rPr>
          <w:del w:id="4" w:author="Erico de Souza Loewe" w:date="2020-11-08T21:40:00Z"/>
        </w:rPr>
      </w:pPr>
    </w:p>
    <w:p w14:paraId="4E366FB9" w14:textId="77777777" w:rsidR="006A1ECA" w:rsidRDefault="006A1ECA" w:rsidP="00AE711C">
      <w:pPr>
        <w:rPr>
          <w:del w:id="5" w:author="Erico de Souza Loewe" w:date="2020-11-08T21:40:00Z"/>
        </w:rPr>
      </w:pPr>
    </w:p>
    <w:p w14:paraId="1968FBA1" w14:textId="77777777" w:rsidR="006A1ECA" w:rsidRDefault="006A1ECA" w:rsidP="00E971A4">
      <w:pPr>
        <w:rPr>
          <w:del w:id="6" w:author="Erico de Souza Loewe" w:date="2020-11-08T21:40:00Z"/>
        </w:rPr>
      </w:pPr>
    </w:p>
    <w:p w14:paraId="6B8A06C8" w14:textId="77777777" w:rsidR="006A1ECA" w:rsidRDefault="006A1ECA" w:rsidP="00FA5F4E">
      <w:pPr>
        <w:rPr>
          <w:del w:id="7" w:author="Erico de Souza Loewe" w:date="2020-11-08T21:40:00Z"/>
        </w:rPr>
      </w:pPr>
    </w:p>
    <w:p w14:paraId="293328CF" w14:textId="77777777" w:rsidR="006A1ECA" w:rsidRDefault="006A1ECA" w:rsidP="00B002DA"/>
  </w:footnote>
  <w:footnote w:type="continuationNotice" w:id="1">
    <w:p w14:paraId="6FFC1CA2" w14:textId="77777777" w:rsidR="006A1ECA" w:rsidRDefault="006A1ECA">
      <w:pPr>
        <w:spacing w:line="240" w:lineRule="auto"/>
      </w:pPr>
    </w:p>
  </w:footnote>
  <w:footnote w:id="2">
    <w:p w14:paraId="7BFC8581" w14:textId="43C24F19" w:rsidR="009107AE" w:rsidRPr="009107AE" w:rsidRDefault="009107AE">
      <w:pPr>
        <w:pStyle w:val="Textodenotaderodap"/>
      </w:pPr>
      <w:ins w:id="667" w:author="Erico de Souza Loewe" w:date="2020-11-08T21:40:00Z">
        <w:r>
          <w:rPr>
            <w:rStyle w:val="Refdenotaderodap"/>
          </w:rPr>
          <w:footnoteRef/>
        </w:r>
        <w:r>
          <w:t xml:space="preserve"> Link para as respostas do questionário: </w:t>
        </w:r>
        <w:r w:rsidR="006A1ECA">
          <w:fldChar w:fldCharType="begin"/>
        </w:r>
        <w:r w:rsidR="006A1ECA">
          <w:instrText xml:space="preserve"> HYPERLINK "https://forms.gle/FKW5iJBhT7oEa18eA" </w:instrText>
        </w:r>
        <w:r w:rsidR="006A1ECA">
          <w:fldChar w:fldCharType="separate"/>
        </w:r>
        <w:r w:rsidRPr="00275A69">
          <w:rPr>
            <w:rStyle w:val="Hyperlink"/>
          </w:rPr>
          <w:t>https://forms.gle/FKW5iJBhT7oEa18eA</w:t>
        </w:r>
        <w:r w:rsidR="006A1ECA">
          <w:rPr>
            <w:rStyle w:val="Hyperlink"/>
          </w:rPr>
          <w:fldChar w:fldCharType="end"/>
        </w:r>
      </w:ins>
    </w:p>
  </w:footnote>
  <w:footnote w:id="3">
    <w:p w14:paraId="60B6B268" w14:textId="2AFC8843" w:rsidR="001A52FC" w:rsidRPr="001A52FC" w:rsidRDefault="001A52FC">
      <w:pPr>
        <w:pStyle w:val="Textodenotaderodap"/>
      </w:pPr>
      <w:ins w:id="727" w:author="Erico de Souza Loewe" w:date="2020-11-08T21:4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5CA"/>
    <w:rsid w:val="0018064D"/>
    <w:rsid w:val="00180781"/>
    <w:rsid w:val="00180C6A"/>
    <w:rsid w:val="00180E28"/>
    <w:rsid w:val="00181CBF"/>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0A7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43E"/>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907"/>
    <w:rsid w:val="00575B6F"/>
    <w:rsid w:val="00576788"/>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1ECA"/>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F22A20"/>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2.png"/><Relationship Id="rId68" Type="http://schemas.openxmlformats.org/officeDocument/2006/relationships/image" Target="media/image17.jpg"/><Relationship Id="rId1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image" Target="media/image8.png"/><Relationship Id="rId66" Type="http://schemas.openxmlformats.org/officeDocument/2006/relationships/image" Target="media/image15.jpg"/><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6.png"/><Relationship Id="rId64" Type="http://schemas.openxmlformats.org/officeDocument/2006/relationships/image" Target="media/image13.png"/><Relationship Id="rId69" Type="http://schemas.openxmlformats.org/officeDocument/2006/relationships/image" Target="media/image18.jp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diagramLayout" Target="diagrams/layout7.xml"/><Relationship Id="rId72"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9.png"/><Relationship Id="rId67" Type="http://schemas.openxmlformats.org/officeDocument/2006/relationships/image" Target="media/image16.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hyperlink" Target="https://ericoloewe.github.io/computer-science-tcc/" TargetMode="External"/><Relationship Id="rId70" Type="http://schemas.openxmlformats.org/officeDocument/2006/relationships/image" Target="media/image19.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image" Target="media/image7.png"/><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image" Target="media/image10.png"/><Relationship Id="rId65" Type="http://schemas.openxmlformats.org/officeDocument/2006/relationships/image" Target="media/image14.jpg"/><Relationship Id="rId73" Type="http://schemas.openxmlformats.org/officeDocument/2006/relationships/hyperlink" Target="https://lors.azurewebsites.net/" TargetMode="External"/><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diagramData" Target="diagrams/data7.xml"/><Relationship Id="rId55" Type="http://schemas.openxmlformats.org/officeDocument/2006/relationships/hyperlink" Target="https://ericoloewe.github.io/computer-science-tcc/"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spotify.com/community/showcase/music-popcorn/" TargetMode="External"/><Relationship Id="rId2" Type="http://schemas.openxmlformats.org/officeDocument/2006/relationships/numbering" Target="numbering.xml"/><Relationship Id="rId2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4.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9066</TotalTime>
  <Pages>1</Pages>
  <Words>25874</Words>
  <Characters>139724</Characters>
  <Application>Microsoft Office Word</Application>
  <DocSecurity>0</DocSecurity>
  <Lines>1164</Lines>
  <Paragraphs>330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165268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12</cp:revision>
  <cp:lastPrinted>2003-10-22T01:33:00Z</cp:lastPrinted>
  <dcterms:created xsi:type="dcterms:W3CDTF">2020-07-01T22:52:00Z</dcterms:created>
  <dcterms:modified xsi:type="dcterms:W3CDTF">2020-11-09T00:44:00Z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