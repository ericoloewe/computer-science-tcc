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4D13B5">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4D13B5"/>
    <w:p w14:paraId="1EABE770" w14:textId="77777777" w:rsidR="00D04942" w:rsidRDefault="00D04942" w:rsidP="004D13B5"/>
    <w:p w14:paraId="43DA8609" w14:textId="77777777" w:rsidR="00D04942" w:rsidRDefault="00D04942" w:rsidP="004D13B5"/>
    <w:p w14:paraId="3154D2A6" w14:textId="77777777" w:rsidR="00D04942" w:rsidRDefault="00D04942" w:rsidP="004D13B5"/>
    <w:p w14:paraId="1E21F9CE" w14:textId="77777777" w:rsidR="00D04942" w:rsidRDefault="00D04942" w:rsidP="004D13B5"/>
    <w:p w14:paraId="187922F7" w14:textId="77777777" w:rsidR="00D04942" w:rsidRDefault="00D04942" w:rsidP="004D13B5"/>
    <w:p w14:paraId="7A3F0A03" w14:textId="77777777" w:rsidR="00D04942" w:rsidRPr="00D04942" w:rsidRDefault="00D04942" w:rsidP="004D13B5"/>
    <w:p w14:paraId="3321B369" w14:textId="77777777" w:rsidR="00DF3A09" w:rsidRDefault="00DF3A09" w:rsidP="004D13B5">
      <w:pPr>
        <w:pStyle w:val="LocaleData"/>
      </w:pPr>
      <w:r>
        <w:t>Novo Hamburgo</w:t>
      </w:r>
    </w:p>
    <w:p w14:paraId="2EEC8D8D" w14:textId="2AD5D367" w:rsidR="00DF3A09" w:rsidRDefault="00DF3A09" w:rsidP="004D13B5">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" o:allowincell="f" strokecolor="white">
                <v:textbo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4D13B5">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4D13B5">
      <w:pPr>
        <w:pStyle w:val="CapaTexto2"/>
      </w:pPr>
      <w:r>
        <w:t>Trabalho de Conclusão de Curso</w:t>
      </w:r>
    </w:p>
    <w:p w14:paraId="061030AC" w14:textId="77777777" w:rsidR="008F2AE9" w:rsidRPr="00D04942" w:rsidRDefault="00D04942" w:rsidP="004D13B5">
      <w:pPr>
        <w:pStyle w:val="CapaTexto2"/>
      </w:pPr>
      <w:r>
        <w:t>apresentado como requisito parcial</w:t>
      </w:r>
    </w:p>
    <w:p w14:paraId="3627E371" w14:textId="77777777" w:rsidR="008F2AE9" w:rsidRPr="00D04942" w:rsidRDefault="00D04942" w:rsidP="004D13B5">
      <w:pPr>
        <w:pStyle w:val="CapaTexto2"/>
      </w:pPr>
      <w:r>
        <w:t>à obtenção do grau de Bacharel em</w:t>
      </w:r>
    </w:p>
    <w:p w14:paraId="334D3F4B" w14:textId="48AA1C59" w:rsidR="00D04942" w:rsidRDefault="007A7454" w:rsidP="004D13B5">
      <w:pPr>
        <w:pStyle w:val="CapaTexto2"/>
      </w:pPr>
      <w:r>
        <w:t xml:space="preserve">Ciência da computação </w:t>
      </w:r>
      <w:r w:rsidR="00D04942">
        <w:t xml:space="preserve">pela </w:t>
      </w:r>
    </w:p>
    <w:p w14:paraId="3581E089" w14:textId="77777777" w:rsidR="008F2AE9" w:rsidRDefault="00D04942" w:rsidP="004D13B5">
      <w:pPr>
        <w:pStyle w:val="CapaTexto2"/>
      </w:pPr>
      <w:r>
        <w:t>Universidade Feevale</w:t>
      </w:r>
    </w:p>
    <w:p w14:paraId="7B186425" w14:textId="77777777" w:rsidR="008F2AE9" w:rsidRDefault="008F2AE9">
      <w:pPr>
        <w:pStyle w:val="Normal3"/>
      </w:pPr>
    </w:p>
    <w:p w14:paraId="107E0C86" w14:textId="77777777" w:rsidR="00A149AB" w:rsidRDefault="00A149AB" w:rsidP="004D13B5">
      <w:pPr>
        <w:pStyle w:val="CapaTexto2"/>
      </w:pPr>
    </w:p>
    <w:p w14:paraId="78A1C798" w14:textId="6B9A10A9" w:rsidR="008F2AE9" w:rsidRDefault="008F2AE9" w:rsidP="004D13B5">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4D13B5">
      <w:pPr>
        <w:pStyle w:val="LocaleData"/>
      </w:pPr>
    </w:p>
    <w:p w14:paraId="5B89748E" w14:textId="42390754" w:rsidR="00A149AB" w:rsidRDefault="00A149AB" w:rsidP="004D13B5">
      <w:pPr>
        <w:pStyle w:val="LocaleData"/>
      </w:pPr>
      <w:r>
        <w:t>Novo Hamburgo</w:t>
      </w:r>
    </w:p>
    <w:p w14:paraId="1CF50D58" w14:textId="0C7C3D23" w:rsidR="00A149AB" w:rsidRDefault="00A149AB" w:rsidP="004D13B5">
      <w:pPr>
        <w:pStyle w:val="LocaleData"/>
      </w:pPr>
      <w:r>
        <w:t>2020</w:t>
      </w:r>
    </w:p>
    <w:p w14:paraId="1A413476" w14:textId="77777777" w:rsidR="00A149AB" w:rsidRDefault="00A149AB">
      <w:pPr>
        <w:pStyle w:val="Normal3"/>
      </w:pPr>
    </w:p>
    <w:p w14:paraId="138394EA" w14:textId="134329C5" w:rsidR="008F2AE9" w:rsidRDefault="008F2AE9" w:rsidP="004D13B5"/>
    <w:p w14:paraId="12A62E28" w14:textId="0C4561DE" w:rsidR="0005036F" w:rsidRDefault="0005036F" w:rsidP="004D13B5"/>
    <w:p w14:paraId="5CC83100" w14:textId="77777777" w:rsidR="0005036F" w:rsidRDefault="0005036F" w:rsidP="004D13B5"/>
    <w:p w14:paraId="39F48EDA" w14:textId="77777777" w:rsidR="008F2AE9" w:rsidRDefault="008F2AE9" w:rsidP="004D13B5"/>
    <w:p w14:paraId="761923B9" w14:textId="77777777" w:rsidR="008F2AE9" w:rsidRDefault="008F2AE9" w:rsidP="004D13B5"/>
    <w:p w14:paraId="3D7C6AF1" w14:textId="77777777" w:rsidR="008F2AE9" w:rsidRDefault="008F2AE9" w:rsidP="004D13B5"/>
    <w:p w14:paraId="691F6768" w14:textId="77777777" w:rsidR="008F2AE9" w:rsidRDefault="008F2AE9" w:rsidP="004D13B5">
      <w:pPr>
        <w:pStyle w:val="TtuloAgradecimento"/>
      </w:pPr>
      <w:r>
        <w:t>Agradecimentos</w:t>
      </w:r>
    </w:p>
    <w:p w14:paraId="74CEE209" w14:textId="77777777" w:rsidR="008F2AE9" w:rsidRDefault="008F2AE9" w:rsidP="004D13B5">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4D13B5">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4D13B5">
      <w:pPr>
        <w:pStyle w:val="Ttulo0"/>
      </w:pPr>
      <w:r w:rsidRPr="000964B3">
        <w:lastRenderedPageBreak/>
        <w:t>Resumo</w:t>
      </w:r>
    </w:p>
    <w:p w14:paraId="0DE9B870" w14:textId="2C5D4E4E" w:rsidR="008F2AE9" w:rsidRDefault="003409B7" w:rsidP="004D13B5">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4D13B5"/>
    <w:p w14:paraId="15E10890" w14:textId="77777777" w:rsidR="008F2AE9" w:rsidRDefault="008F2AE9" w:rsidP="004D13B5"/>
    <w:p w14:paraId="57272C47" w14:textId="78BCD3F7" w:rsidR="008F2AE9" w:rsidRPr="005116EE" w:rsidRDefault="008F2AE9" w:rsidP="004D13B5">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4D13B5">
      <w:pPr>
        <w:pStyle w:val="Ttulo0"/>
        <w:rPr>
          <w:lang w:val="en-US"/>
        </w:rPr>
      </w:pPr>
      <w:r w:rsidRPr="005116EE">
        <w:rPr>
          <w:lang w:val="en-US"/>
        </w:rPr>
        <w:lastRenderedPageBreak/>
        <w:t>Abstract</w:t>
      </w:r>
    </w:p>
    <w:p w14:paraId="1D988098" w14:textId="5FAA1D18" w:rsidR="008F2AE9" w:rsidRPr="00D802E3" w:rsidRDefault="00D802E3" w:rsidP="004D13B5">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4D13B5">
      <w:pPr>
        <w:rPr>
          <w:lang w:val="en-US"/>
        </w:rPr>
      </w:pPr>
    </w:p>
    <w:p w14:paraId="0FCD800B" w14:textId="77777777" w:rsidR="008F2AE9" w:rsidRPr="00D802E3" w:rsidRDefault="008F2AE9" w:rsidP="004D13B5">
      <w:pPr>
        <w:rPr>
          <w:lang w:val="en-US"/>
        </w:rPr>
      </w:pPr>
    </w:p>
    <w:p w14:paraId="59B5EADB" w14:textId="5128AC74" w:rsidR="008F2AE9" w:rsidRPr="0017416A" w:rsidRDefault="008F2AE9" w:rsidP="004D13B5">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4D13B5">
      <w:pPr>
        <w:rPr>
          <w:lang w:val="en-US"/>
        </w:rPr>
      </w:pPr>
    </w:p>
    <w:p w14:paraId="15419884" w14:textId="77777777" w:rsidR="008F2AE9" w:rsidRDefault="008F2AE9" w:rsidP="004D13B5">
      <w:pPr>
        <w:pStyle w:val="Ttulo0"/>
      </w:pPr>
      <w:r>
        <w:lastRenderedPageBreak/>
        <w:t>Lista de Figuras</w:t>
      </w:r>
    </w:p>
    <w:p w14:paraId="1D10D402" w14:textId="0FF4E4C1" w:rsidR="00F53E24" w:rsidRDefault="002E2086" w:rsidP="004D13B5">
      <w:pPr>
        <w:pStyle w:val="TableofFigures"/>
        <w:rPr>
          <w:rFonts w:asciiTheme="minorHAnsi" w:eastAsiaTheme="minorEastAsia" w:hAnsiTheme="minorHAnsi" w:cstheme="minorBidi"/>
          <w:color w:val="auto"/>
          <w:sz w:val="22"/>
          <w:szCs w:val="22"/>
          <w:lang w:eastAsia="pt-BR"/>
        </w:rPr>
        <w:pPrChange w:id="1" w:author="Juliano Varella De Carvalho" w:date="2020-11-06T16:01:00Z">
          <w:pPr>
            <w:pStyle w:val="TableofFigures"/>
            <w:tabs>
              <w:tab w:val="right" w:leader="dot" w:pos="9062"/>
            </w:tabs>
          </w:pPr>
        </w:pPrChange>
      </w:pPr>
      <w:r>
        <w:fldChar w:fldCharType="begin"/>
      </w:r>
      <w:r>
        <w:instrText xml:space="preserve"> TOC \h \z \c "Figura" </w:instrText>
      </w:r>
      <w:r>
        <w:fldChar w:fldCharType="separate"/>
      </w:r>
      <w:r w:rsidR="00AF6093">
        <w:fldChar w:fldCharType="begin"/>
      </w:r>
      <w:r w:rsidR="00AF6093">
        <w:instrText xml:space="preserve"> HYPERLINK \l "_Toc55260879" </w:instrText>
      </w:r>
      <w:r w:rsidR="00AF6093">
        <w:fldChar w:fldCharType="separate"/>
      </w:r>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r w:rsidR="00AF6093">
        <w:fldChar w:fldCharType="end"/>
      </w:r>
    </w:p>
    <w:p w14:paraId="29A2148A" w14:textId="5D08F096" w:rsidR="00F53E24" w:rsidRDefault="00AF6093" w:rsidP="004D13B5">
      <w:pPr>
        <w:pStyle w:val="TableofFigures"/>
        <w:rPr>
          <w:rFonts w:asciiTheme="minorHAnsi" w:eastAsiaTheme="minorEastAsia" w:hAnsiTheme="minorHAnsi" w:cstheme="minorBidi"/>
          <w:color w:val="auto"/>
          <w:sz w:val="22"/>
          <w:szCs w:val="22"/>
          <w:lang w:eastAsia="pt-BR"/>
        </w:rPr>
        <w:pPrChange w:id="2" w:author="Juliano Varella De Carvalho" w:date="2020-11-06T16:01:00Z">
          <w:pPr>
            <w:pStyle w:val="TableofFigures"/>
            <w:tabs>
              <w:tab w:val="right" w:leader="dot" w:pos="9062"/>
            </w:tabs>
          </w:pPr>
        </w:pPrChange>
      </w:pPr>
      <w:r>
        <w:fldChar w:fldCharType="begin"/>
      </w:r>
      <w:r>
        <w:instrText xml:space="preserve"> HYPERLINK \l "_Toc55260880" </w:instrText>
      </w:r>
      <w:r>
        <w:fldChar w:fldCharType="separate"/>
      </w:r>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r>
        <w:fldChar w:fldCharType="end"/>
      </w:r>
    </w:p>
    <w:p w14:paraId="49FAB45F" w14:textId="75835B01" w:rsidR="00F53E24" w:rsidRDefault="00AF6093" w:rsidP="004D13B5">
      <w:pPr>
        <w:pStyle w:val="TableofFigures"/>
        <w:rPr>
          <w:rFonts w:asciiTheme="minorHAnsi" w:eastAsiaTheme="minorEastAsia" w:hAnsiTheme="minorHAnsi" w:cstheme="minorBidi"/>
          <w:color w:val="auto"/>
          <w:sz w:val="22"/>
          <w:szCs w:val="22"/>
          <w:lang w:eastAsia="pt-BR"/>
        </w:rPr>
        <w:pPrChange w:id="3" w:author="Juliano Varella De Carvalho" w:date="2020-11-06T16:01:00Z">
          <w:pPr>
            <w:pStyle w:val="TableofFigures"/>
            <w:tabs>
              <w:tab w:val="right" w:leader="dot" w:pos="9062"/>
            </w:tabs>
          </w:pPr>
        </w:pPrChange>
      </w:pPr>
      <w:r>
        <w:fldChar w:fldCharType="begin"/>
      </w:r>
      <w:r>
        <w:instrText xml:space="preserve"> HYPERLINK \l "_Toc55260881" </w:instrText>
      </w:r>
      <w:r>
        <w:fldChar w:fldCharType="separate"/>
      </w:r>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r>
        <w:fldChar w:fldCharType="end"/>
      </w:r>
    </w:p>
    <w:p w14:paraId="31E669DE" w14:textId="7CF42EAA" w:rsidR="00F53E24" w:rsidRDefault="00AF6093" w:rsidP="004D13B5">
      <w:pPr>
        <w:pStyle w:val="TableofFigures"/>
        <w:rPr>
          <w:rFonts w:asciiTheme="minorHAnsi" w:eastAsiaTheme="minorEastAsia" w:hAnsiTheme="minorHAnsi" w:cstheme="minorBidi"/>
          <w:color w:val="auto"/>
          <w:sz w:val="22"/>
          <w:szCs w:val="22"/>
          <w:lang w:eastAsia="pt-BR"/>
        </w:rPr>
        <w:pPrChange w:id="4" w:author="Juliano Varella De Carvalho" w:date="2020-11-06T16:01:00Z">
          <w:pPr>
            <w:pStyle w:val="TableofFigures"/>
            <w:tabs>
              <w:tab w:val="right" w:leader="dot" w:pos="9062"/>
            </w:tabs>
          </w:pPr>
        </w:pPrChange>
      </w:pPr>
      <w:r>
        <w:fldChar w:fldCharType="begin"/>
      </w:r>
      <w:r>
        <w:instrText xml:space="preserve"> HYPERLINK \l "_Toc55260882" </w:instrText>
      </w:r>
      <w:r>
        <w:fldChar w:fldCharType="separate"/>
      </w:r>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r>
        <w:fldChar w:fldCharType="end"/>
      </w:r>
    </w:p>
    <w:p w14:paraId="6F783CD1" w14:textId="5B43941D" w:rsidR="00F53E24" w:rsidRDefault="00AF6093" w:rsidP="004D13B5">
      <w:pPr>
        <w:pStyle w:val="TableofFigures"/>
        <w:rPr>
          <w:rFonts w:asciiTheme="minorHAnsi" w:eastAsiaTheme="minorEastAsia" w:hAnsiTheme="minorHAnsi" w:cstheme="minorBidi"/>
          <w:color w:val="auto"/>
          <w:sz w:val="22"/>
          <w:szCs w:val="22"/>
          <w:lang w:eastAsia="pt-BR"/>
        </w:rPr>
        <w:pPrChange w:id="5" w:author="Juliano Varella De Carvalho" w:date="2020-11-06T16:01:00Z">
          <w:pPr>
            <w:pStyle w:val="TableofFigures"/>
            <w:tabs>
              <w:tab w:val="right" w:leader="dot" w:pos="9062"/>
            </w:tabs>
          </w:pPr>
        </w:pPrChange>
      </w:pPr>
      <w:r>
        <w:fldChar w:fldCharType="begin"/>
      </w:r>
      <w:r>
        <w:instrText xml:space="preserve"> HYPERLINK \l "_Toc55260883" </w:instrText>
      </w:r>
      <w:r>
        <w:fldChar w:fldCharType="separate"/>
      </w:r>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r>
        <w:fldChar w:fldCharType="end"/>
      </w:r>
    </w:p>
    <w:p w14:paraId="72C20F97" w14:textId="01C08EF9" w:rsidR="00F53E24" w:rsidRDefault="00AF6093" w:rsidP="004D13B5">
      <w:pPr>
        <w:pStyle w:val="TableofFigures"/>
        <w:rPr>
          <w:rFonts w:asciiTheme="minorHAnsi" w:eastAsiaTheme="minorEastAsia" w:hAnsiTheme="minorHAnsi" w:cstheme="minorBidi"/>
          <w:color w:val="auto"/>
          <w:sz w:val="22"/>
          <w:szCs w:val="22"/>
          <w:lang w:eastAsia="pt-BR"/>
        </w:rPr>
        <w:pPrChange w:id="6" w:author="Juliano Varella De Carvalho" w:date="2020-11-06T16:01:00Z">
          <w:pPr>
            <w:pStyle w:val="TableofFigures"/>
            <w:tabs>
              <w:tab w:val="right" w:leader="dot" w:pos="9062"/>
            </w:tabs>
          </w:pPr>
        </w:pPrChange>
      </w:pPr>
      <w:r>
        <w:fldChar w:fldCharType="begin"/>
      </w:r>
      <w:r>
        <w:instrText xml:space="preserve"> HYPERLINK \l "_Toc55260884" </w:instrText>
      </w:r>
      <w:r>
        <w:fldChar w:fldCharType="separate"/>
      </w:r>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r>
        <w:fldChar w:fldCharType="end"/>
      </w:r>
    </w:p>
    <w:p w14:paraId="19DD02D4" w14:textId="51037202" w:rsidR="00F53E24" w:rsidRDefault="00AF6093" w:rsidP="004D13B5">
      <w:pPr>
        <w:pStyle w:val="TableofFigures"/>
        <w:rPr>
          <w:rFonts w:asciiTheme="minorHAnsi" w:eastAsiaTheme="minorEastAsia" w:hAnsiTheme="minorHAnsi" w:cstheme="minorBidi"/>
          <w:color w:val="auto"/>
          <w:sz w:val="22"/>
          <w:szCs w:val="22"/>
          <w:lang w:eastAsia="pt-BR"/>
        </w:rPr>
        <w:pPrChange w:id="7" w:author="Juliano Varella De Carvalho" w:date="2020-11-06T16:01:00Z">
          <w:pPr>
            <w:pStyle w:val="TableofFigures"/>
            <w:tabs>
              <w:tab w:val="right" w:leader="dot" w:pos="9062"/>
            </w:tabs>
          </w:pPr>
        </w:pPrChange>
      </w:pPr>
      <w:r>
        <w:fldChar w:fldCharType="begin"/>
      </w:r>
      <w:r>
        <w:instrText xml:space="preserve"> HYPERLINK \l "_Toc55260885" </w:instrText>
      </w:r>
      <w:r>
        <w:fldChar w:fldCharType="separate"/>
      </w:r>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r>
        <w:fldChar w:fldCharType="end"/>
      </w:r>
    </w:p>
    <w:p w14:paraId="4EC232F1" w14:textId="2E6CD0B8" w:rsidR="00F53E24" w:rsidRDefault="00AF6093" w:rsidP="004D13B5">
      <w:pPr>
        <w:pStyle w:val="TableofFigures"/>
        <w:rPr>
          <w:rFonts w:asciiTheme="minorHAnsi" w:eastAsiaTheme="minorEastAsia" w:hAnsiTheme="minorHAnsi" w:cstheme="minorBidi"/>
          <w:color w:val="auto"/>
          <w:sz w:val="22"/>
          <w:szCs w:val="22"/>
          <w:lang w:eastAsia="pt-BR"/>
        </w:rPr>
        <w:pPrChange w:id="8" w:author="Juliano Varella De Carvalho" w:date="2020-11-06T16:01:00Z">
          <w:pPr>
            <w:pStyle w:val="TableofFigures"/>
            <w:tabs>
              <w:tab w:val="right" w:leader="dot" w:pos="9062"/>
            </w:tabs>
          </w:pPr>
        </w:pPrChange>
      </w:pPr>
      <w:r>
        <w:fldChar w:fldCharType="begin"/>
      </w:r>
      <w:r>
        <w:instrText xml:space="preserve"> HYPERLINK \l "_Toc55260886" </w:instrText>
      </w:r>
      <w:r>
        <w:fldChar w:fldCharType="separate"/>
      </w:r>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r>
        <w:fldChar w:fldCharType="end"/>
      </w:r>
    </w:p>
    <w:p w14:paraId="0B291CAC" w14:textId="458523C6" w:rsidR="00F53E24" w:rsidRDefault="00AF6093" w:rsidP="004D13B5">
      <w:pPr>
        <w:pStyle w:val="TableofFigures"/>
        <w:rPr>
          <w:rFonts w:asciiTheme="minorHAnsi" w:eastAsiaTheme="minorEastAsia" w:hAnsiTheme="minorHAnsi" w:cstheme="minorBidi"/>
          <w:color w:val="auto"/>
          <w:sz w:val="22"/>
          <w:szCs w:val="22"/>
          <w:lang w:eastAsia="pt-BR"/>
        </w:rPr>
        <w:pPrChange w:id="9" w:author="Juliano Varella De Carvalho" w:date="2020-11-06T16:01:00Z">
          <w:pPr>
            <w:pStyle w:val="TableofFigures"/>
            <w:tabs>
              <w:tab w:val="right" w:leader="dot" w:pos="9062"/>
            </w:tabs>
          </w:pPr>
        </w:pPrChange>
      </w:pPr>
      <w:r>
        <w:fldChar w:fldCharType="begin"/>
      </w:r>
      <w:r>
        <w:instrText xml:space="preserve"> HYPERLINK \l "_Toc55260887" </w:instrText>
      </w:r>
      <w:r>
        <w:fldChar w:fldCharType="separate"/>
      </w:r>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r>
        <w:fldChar w:fldCharType="end"/>
      </w:r>
    </w:p>
    <w:p w14:paraId="433DB326" w14:textId="4782234D" w:rsidR="00F53E24" w:rsidRDefault="00AF6093" w:rsidP="004D13B5">
      <w:pPr>
        <w:pStyle w:val="TableofFigures"/>
        <w:rPr>
          <w:rFonts w:asciiTheme="minorHAnsi" w:eastAsiaTheme="minorEastAsia" w:hAnsiTheme="minorHAnsi" w:cstheme="minorBidi"/>
          <w:color w:val="auto"/>
          <w:sz w:val="22"/>
          <w:szCs w:val="22"/>
          <w:lang w:eastAsia="pt-BR"/>
        </w:rPr>
        <w:pPrChange w:id="10" w:author="Juliano Varella De Carvalho" w:date="2020-11-06T16:01:00Z">
          <w:pPr>
            <w:pStyle w:val="TableofFigures"/>
            <w:tabs>
              <w:tab w:val="right" w:leader="dot" w:pos="9062"/>
            </w:tabs>
          </w:pPr>
        </w:pPrChange>
      </w:pPr>
      <w:r>
        <w:fldChar w:fldCharType="begin"/>
      </w:r>
      <w:r>
        <w:instrText xml:space="preserve"> HYPERLINK \l "_Toc55260888" </w:instrText>
      </w:r>
      <w:r>
        <w:fldChar w:fldCharType="separate"/>
      </w:r>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r>
        <w:fldChar w:fldCharType="end"/>
      </w:r>
    </w:p>
    <w:p w14:paraId="310E8947" w14:textId="49314D56" w:rsidR="00F53E24" w:rsidRDefault="00AF6093" w:rsidP="004D13B5">
      <w:pPr>
        <w:pStyle w:val="TableofFigures"/>
        <w:rPr>
          <w:rFonts w:asciiTheme="minorHAnsi" w:eastAsiaTheme="minorEastAsia" w:hAnsiTheme="minorHAnsi" w:cstheme="minorBidi"/>
          <w:color w:val="auto"/>
          <w:sz w:val="22"/>
          <w:szCs w:val="22"/>
          <w:lang w:eastAsia="pt-BR"/>
        </w:rPr>
        <w:pPrChange w:id="11" w:author="Juliano Varella De Carvalho" w:date="2020-11-06T16:01:00Z">
          <w:pPr>
            <w:pStyle w:val="TableofFigures"/>
            <w:tabs>
              <w:tab w:val="right" w:leader="dot" w:pos="9062"/>
            </w:tabs>
          </w:pPr>
        </w:pPrChange>
      </w:pPr>
      <w:r>
        <w:fldChar w:fldCharType="begin"/>
      </w:r>
      <w:r>
        <w:instrText xml:space="preserve"> HYPERLINK \l "_Toc55260889" </w:instrText>
      </w:r>
      <w:r>
        <w:fldChar w:fldCharType="separate"/>
      </w:r>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r>
        <w:fldChar w:fldCharType="end"/>
      </w:r>
    </w:p>
    <w:p w14:paraId="15B545C8" w14:textId="48348DFA" w:rsidR="00F53E24" w:rsidRDefault="00AF6093" w:rsidP="004D13B5">
      <w:pPr>
        <w:pStyle w:val="TableofFigures"/>
        <w:rPr>
          <w:rFonts w:asciiTheme="minorHAnsi" w:eastAsiaTheme="minorEastAsia" w:hAnsiTheme="minorHAnsi" w:cstheme="minorBidi"/>
          <w:color w:val="auto"/>
          <w:sz w:val="22"/>
          <w:szCs w:val="22"/>
          <w:lang w:eastAsia="pt-BR"/>
        </w:rPr>
        <w:pPrChange w:id="12" w:author="Juliano Varella De Carvalho" w:date="2020-11-06T16:01:00Z">
          <w:pPr>
            <w:pStyle w:val="TableofFigures"/>
            <w:tabs>
              <w:tab w:val="right" w:leader="dot" w:pos="9062"/>
            </w:tabs>
          </w:pPr>
        </w:pPrChange>
      </w:pPr>
      <w:r>
        <w:fldChar w:fldCharType="begin"/>
      </w:r>
      <w:r>
        <w:instrText xml:space="preserve"> HYPERLINK \l "_Toc55260890" </w:instrText>
      </w:r>
      <w:r>
        <w:fldChar w:fldCharType="separate"/>
      </w:r>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r>
        <w:fldChar w:fldCharType="end"/>
      </w:r>
    </w:p>
    <w:p w14:paraId="6642CD17" w14:textId="038DB965" w:rsidR="00F53E24" w:rsidRDefault="00AF6093" w:rsidP="004D13B5">
      <w:pPr>
        <w:pStyle w:val="TableofFigures"/>
        <w:rPr>
          <w:rFonts w:asciiTheme="minorHAnsi" w:eastAsiaTheme="minorEastAsia" w:hAnsiTheme="minorHAnsi" w:cstheme="minorBidi"/>
          <w:color w:val="auto"/>
          <w:sz w:val="22"/>
          <w:szCs w:val="22"/>
          <w:lang w:eastAsia="pt-BR"/>
        </w:rPr>
        <w:pPrChange w:id="13" w:author="Juliano Varella De Carvalho" w:date="2020-11-06T16:01:00Z">
          <w:pPr>
            <w:pStyle w:val="TableofFigures"/>
            <w:tabs>
              <w:tab w:val="right" w:leader="dot" w:pos="9062"/>
            </w:tabs>
          </w:pPr>
        </w:pPrChange>
      </w:pPr>
      <w:r>
        <w:fldChar w:fldCharType="begin"/>
      </w:r>
      <w:r>
        <w:instrText xml:space="preserve"> HYPERLINK \l "_Toc55260891" </w:instrText>
      </w:r>
      <w:r>
        <w:fldChar w:fldCharType="separate"/>
      </w:r>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r>
        <w:fldChar w:fldCharType="end"/>
      </w:r>
    </w:p>
    <w:p w14:paraId="2BC2D77B" w14:textId="4AA17FFB" w:rsidR="00F53E24" w:rsidRDefault="00AF6093" w:rsidP="004D13B5">
      <w:pPr>
        <w:pStyle w:val="TableofFigures"/>
        <w:rPr>
          <w:rFonts w:asciiTheme="minorHAnsi" w:eastAsiaTheme="minorEastAsia" w:hAnsiTheme="minorHAnsi" w:cstheme="minorBidi"/>
          <w:color w:val="auto"/>
          <w:sz w:val="22"/>
          <w:szCs w:val="22"/>
          <w:lang w:eastAsia="pt-BR"/>
        </w:rPr>
        <w:pPrChange w:id="14" w:author="Juliano Varella De Carvalho" w:date="2020-11-06T16:01:00Z">
          <w:pPr>
            <w:pStyle w:val="TableofFigures"/>
            <w:tabs>
              <w:tab w:val="right" w:leader="dot" w:pos="9062"/>
            </w:tabs>
          </w:pPr>
        </w:pPrChange>
      </w:pPr>
      <w:r>
        <w:fldChar w:fldCharType="begin"/>
      </w:r>
      <w:r>
        <w:instrText xml:space="preserve"> HYPERLINK \l "_Toc55260892" </w:instrText>
      </w:r>
      <w:r>
        <w:fldChar w:fldCharType="separate"/>
      </w:r>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r>
        <w:fldChar w:fldCharType="end"/>
      </w:r>
    </w:p>
    <w:p w14:paraId="6CD14147" w14:textId="565C3799" w:rsidR="00F53E24" w:rsidRDefault="00AF6093" w:rsidP="004D13B5">
      <w:pPr>
        <w:pStyle w:val="TableofFigures"/>
        <w:rPr>
          <w:rFonts w:asciiTheme="minorHAnsi" w:eastAsiaTheme="minorEastAsia" w:hAnsiTheme="minorHAnsi" w:cstheme="minorBidi"/>
          <w:color w:val="auto"/>
          <w:sz w:val="22"/>
          <w:szCs w:val="22"/>
          <w:lang w:eastAsia="pt-BR"/>
        </w:rPr>
        <w:pPrChange w:id="15" w:author="Juliano Varella De Carvalho" w:date="2020-11-06T16:01:00Z">
          <w:pPr>
            <w:pStyle w:val="TableofFigures"/>
            <w:tabs>
              <w:tab w:val="right" w:leader="dot" w:pos="9062"/>
            </w:tabs>
          </w:pPr>
        </w:pPrChange>
      </w:pPr>
      <w:r>
        <w:fldChar w:fldCharType="begin"/>
      </w:r>
      <w:r>
        <w:instrText xml:space="preserve"> HYPERLINK \l "_Toc55260893" </w:instrText>
      </w:r>
      <w:r>
        <w:fldChar w:fldCharType="separate"/>
      </w:r>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r>
        <w:fldChar w:fldCharType="end"/>
      </w:r>
    </w:p>
    <w:p w14:paraId="32C23874" w14:textId="7E4BDB15" w:rsidR="00F53E24" w:rsidRDefault="00AF6093" w:rsidP="004D13B5">
      <w:pPr>
        <w:pStyle w:val="TableofFigures"/>
        <w:rPr>
          <w:rFonts w:asciiTheme="minorHAnsi" w:eastAsiaTheme="minorEastAsia" w:hAnsiTheme="minorHAnsi" w:cstheme="minorBidi"/>
          <w:color w:val="auto"/>
          <w:sz w:val="22"/>
          <w:szCs w:val="22"/>
          <w:lang w:eastAsia="pt-BR"/>
        </w:rPr>
        <w:pPrChange w:id="16" w:author="Juliano Varella De Carvalho" w:date="2020-11-06T16:01:00Z">
          <w:pPr>
            <w:pStyle w:val="TableofFigures"/>
            <w:tabs>
              <w:tab w:val="right" w:leader="dot" w:pos="9062"/>
            </w:tabs>
          </w:pPr>
        </w:pPrChange>
      </w:pPr>
      <w:r>
        <w:fldChar w:fldCharType="begin"/>
      </w:r>
      <w:r>
        <w:instrText xml:space="preserve"> HYPERLINK \l "_Toc55260894" </w:instrText>
      </w:r>
      <w:r>
        <w:fldChar w:fldCharType="separate"/>
      </w:r>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r>
        <w:fldChar w:fldCharType="end"/>
      </w:r>
    </w:p>
    <w:p w14:paraId="5FFC9720" w14:textId="03ABDB72" w:rsidR="00F53E24" w:rsidRDefault="00AF6093" w:rsidP="004D13B5">
      <w:pPr>
        <w:pStyle w:val="TableofFigures"/>
        <w:rPr>
          <w:rFonts w:asciiTheme="minorHAnsi" w:eastAsiaTheme="minorEastAsia" w:hAnsiTheme="minorHAnsi" w:cstheme="minorBidi"/>
          <w:color w:val="auto"/>
          <w:sz w:val="22"/>
          <w:szCs w:val="22"/>
          <w:lang w:eastAsia="pt-BR"/>
        </w:rPr>
        <w:pPrChange w:id="17" w:author="Juliano Varella De Carvalho" w:date="2020-11-06T16:01:00Z">
          <w:pPr>
            <w:pStyle w:val="TableofFigures"/>
            <w:tabs>
              <w:tab w:val="right" w:leader="dot" w:pos="9062"/>
            </w:tabs>
          </w:pPr>
        </w:pPrChange>
      </w:pPr>
      <w:r>
        <w:fldChar w:fldCharType="begin"/>
      </w:r>
      <w:r>
        <w:instrText xml:space="preserve"> HYPERLINK \l "_Toc55260895" </w:instrText>
      </w:r>
      <w:r>
        <w:fldChar w:fldCharType="separate"/>
      </w:r>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r>
        <w:fldChar w:fldCharType="end"/>
      </w:r>
    </w:p>
    <w:p w14:paraId="783E906C" w14:textId="7772830C" w:rsidR="00F53E24" w:rsidRDefault="00AF6093" w:rsidP="004D13B5">
      <w:pPr>
        <w:pStyle w:val="TableofFigures"/>
        <w:rPr>
          <w:rFonts w:asciiTheme="minorHAnsi" w:eastAsiaTheme="minorEastAsia" w:hAnsiTheme="minorHAnsi" w:cstheme="minorBidi"/>
          <w:color w:val="auto"/>
          <w:sz w:val="22"/>
          <w:szCs w:val="22"/>
          <w:lang w:eastAsia="pt-BR"/>
        </w:rPr>
        <w:pPrChange w:id="18" w:author="Juliano Varella De Carvalho" w:date="2020-11-06T16:01:00Z">
          <w:pPr>
            <w:pStyle w:val="TableofFigures"/>
            <w:tabs>
              <w:tab w:val="right" w:leader="dot" w:pos="9062"/>
            </w:tabs>
          </w:pPr>
        </w:pPrChange>
      </w:pPr>
      <w:r>
        <w:fldChar w:fldCharType="begin"/>
      </w:r>
      <w:r>
        <w:instrText xml:space="preserve"> HYPERLINK \l "_Toc55260896" </w:instrText>
      </w:r>
      <w:r>
        <w:fldChar w:fldCharType="separate"/>
      </w:r>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r>
        <w:fldChar w:fldCharType="end"/>
      </w:r>
    </w:p>
    <w:p w14:paraId="13376B5C" w14:textId="5FA6EBAE" w:rsidR="00F53E24" w:rsidRDefault="00AF6093" w:rsidP="004D13B5">
      <w:pPr>
        <w:pStyle w:val="TableofFigures"/>
        <w:rPr>
          <w:rFonts w:asciiTheme="minorHAnsi" w:eastAsiaTheme="minorEastAsia" w:hAnsiTheme="minorHAnsi" w:cstheme="minorBidi"/>
          <w:color w:val="auto"/>
          <w:sz w:val="22"/>
          <w:szCs w:val="22"/>
          <w:lang w:eastAsia="pt-BR"/>
        </w:rPr>
        <w:pPrChange w:id="19" w:author="Juliano Varella De Carvalho" w:date="2020-11-06T16:01:00Z">
          <w:pPr>
            <w:pStyle w:val="TableofFigures"/>
            <w:tabs>
              <w:tab w:val="right" w:leader="dot" w:pos="9062"/>
            </w:tabs>
          </w:pPr>
        </w:pPrChange>
      </w:pPr>
      <w:r>
        <w:lastRenderedPageBreak/>
        <w:fldChar w:fldCharType="begin"/>
      </w:r>
      <w:r>
        <w:instrText xml:space="preserve"> HYPERLINK \l "_Toc55260897" </w:instrText>
      </w:r>
      <w:r>
        <w:fldChar w:fldCharType="separate"/>
      </w:r>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r>
        <w:fldChar w:fldCharType="end"/>
      </w:r>
    </w:p>
    <w:p w14:paraId="501E6018" w14:textId="6E281FFA" w:rsidR="00F53E24" w:rsidRDefault="00AF6093" w:rsidP="004D13B5">
      <w:pPr>
        <w:pStyle w:val="TableofFigures"/>
        <w:rPr>
          <w:rFonts w:asciiTheme="minorHAnsi" w:eastAsiaTheme="minorEastAsia" w:hAnsiTheme="minorHAnsi" w:cstheme="minorBidi"/>
          <w:color w:val="auto"/>
          <w:sz w:val="22"/>
          <w:szCs w:val="22"/>
          <w:lang w:eastAsia="pt-BR"/>
        </w:rPr>
        <w:pPrChange w:id="20" w:author="Juliano Varella De Carvalho" w:date="2020-11-06T16:01:00Z">
          <w:pPr>
            <w:pStyle w:val="TableofFigures"/>
            <w:tabs>
              <w:tab w:val="right" w:leader="dot" w:pos="9062"/>
            </w:tabs>
          </w:pPr>
        </w:pPrChange>
      </w:pPr>
      <w:r>
        <w:fldChar w:fldCharType="begin"/>
      </w:r>
      <w:r>
        <w:instrText xml:space="preserve"> HYPERLINK \l "_Toc55260898" </w:instrText>
      </w:r>
      <w:r>
        <w:fldChar w:fldCharType="separate"/>
      </w:r>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r>
        <w:fldChar w:fldCharType="end"/>
      </w:r>
    </w:p>
    <w:p w14:paraId="385950FC" w14:textId="68592CEB" w:rsidR="00F53E24" w:rsidRDefault="00AF6093" w:rsidP="004D13B5">
      <w:pPr>
        <w:pStyle w:val="TableofFigures"/>
        <w:rPr>
          <w:rFonts w:asciiTheme="minorHAnsi" w:eastAsiaTheme="minorEastAsia" w:hAnsiTheme="minorHAnsi" w:cstheme="minorBidi"/>
          <w:color w:val="auto"/>
          <w:sz w:val="22"/>
          <w:szCs w:val="22"/>
          <w:lang w:eastAsia="pt-BR"/>
        </w:rPr>
        <w:pPrChange w:id="21" w:author="Juliano Varella De Carvalho" w:date="2020-11-06T16:01:00Z">
          <w:pPr>
            <w:pStyle w:val="TableofFigures"/>
            <w:tabs>
              <w:tab w:val="right" w:leader="dot" w:pos="9062"/>
            </w:tabs>
          </w:pPr>
        </w:pPrChange>
      </w:pPr>
      <w:r>
        <w:fldChar w:fldCharType="begin"/>
      </w:r>
      <w:r>
        <w:instrText xml:space="preserve"> HYPERLINK \l "_Toc55260899" </w:instrText>
      </w:r>
      <w:r>
        <w:fldChar w:fldCharType="separate"/>
      </w:r>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r>
        <w:fldChar w:fldCharType="end"/>
      </w:r>
    </w:p>
    <w:p w14:paraId="5584AC56" w14:textId="189755E1" w:rsidR="00F53E24" w:rsidRDefault="00AF6093" w:rsidP="004D13B5">
      <w:pPr>
        <w:pStyle w:val="TableofFigures"/>
        <w:rPr>
          <w:rFonts w:asciiTheme="minorHAnsi" w:eastAsiaTheme="minorEastAsia" w:hAnsiTheme="minorHAnsi" w:cstheme="minorBidi"/>
          <w:color w:val="auto"/>
          <w:sz w:val="22"/>
          <w:szCs w:val="22"/>
          <w:lang w:eastAsia="pt-BR"/>
        </w:rPr>
        <w:pPrChange w:id="22" w:author="Juliano Varella De Carvalho" w:date="2020-11-06T16:01:00Z">
          <w:pPr>
            <w:pStyle w:val="TableofFigures"/>
            <w:tabs>
              <w:tab w:val="right" w:leader="dot" w:pos="9062"/>
            </w:tabs>
          </w:pPr>
        </w:pPrChange>
      </w:pPr>
      <w:r>
        <w:fldChar w:fldCharType="begin"/>
      </w:r>
      <w:r>
        <w:instrText xml:space="preserve"> HYPERLINK \l "_Toc55260900" </w:instrText>
      </w:r>
      <w:r>
        <w:fldChar w:fldCharType="separate"/>
      </w:r>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r>
        <w:fldChar w:fldCharType="end"/>
      </w:r>
    </w:p>
    <w:p w14:paraId="77AC117D" w14:textId="5DD44272" w:rsidR="008F2AE9" w:rsidRDefault="002E2086" w:rsidP="004D13B5">
      <w:pPr>
        <w:pStyle w:val="Footer"/>
      </w:pPr>
      <w:r>
        <w:fldChar w:fldCharType="end"/>
      </w:r>
    </w:p>
    <w:p w14:paraId="1F27E29F" w14:textId="2782BA6D" w:rsidR="008F2AE9" w:rsidRDefault="008F2AE9" w:rsidP="004D13B5">
      <w:pPr>
        <w:pStyle w:val="Ttulo0"/>
      </w:pPr>
      <w:r>
        <w:lastRenderedPageBreak/>
        <w:t xml:space="preserve">Lista de </w:t>
      </w:r>
      <w:r w:rsidR="00E65374">
        <w:t>Quadros</w:t>
      </w:r>
    </w:p>
    <w:p w14:paraId="0A9A9E28" w14:textId="7C2599DA" w:rsidR="00F53E24" w:rsidRDefault="00E65374" w:rsidP="004D13B5">
      <w:pPr>
        <w:pStyle w:val="TableofFigures"/>
        <w:rPr>
          <w:rFonts w:asciiTheme="minorHAnsi" w:eastAsiaTheme="minorEastAsia" w:hAnsiTheme="minorHAnsi" w:cstheme="minorBidi"/>
          <w:color w:val="auto"/>
          <w:sz w:val="22"/>
          <w:szCs w:val="22"/>
          <w:lang w:eastAsia="pt-BR"/>
        </w:rPr>
        <w:pPrChange w:id="23" w:author="Juliano Varella De Carvalho" w:date="2020-11-06T16:01:00Z">
          <w:pPr>
            <w:pStyle w:val="TableofFigures"/>
            <w:tabs>
              <w:tab w:val="right" w:leader="dot" w:pos="9062"/>
            </w:tabs>
          </w:pPr>
        </w:pPrChange>
      </w:pPr>
      <w:r>
        <w:fldChar w:fldCharType="begin"/>
      </w:r>
      <w:r>
        <w:instrText xml:space="preserve"> TOC \h \z \c "Quadro" </w:instrText>
      </w:r>
      <w:r>
        <w:fldChar w:fldCharType="separate"/>
      </w:r>
      <w:r w:rsidR="00AF6093">
        <w:fldChar w:fldCharType="begin"/>
      </w:r>
      <w:r w:rsidR="00AF6093">
        <w:instrText xml:space="preserve"> HYPERLINK \l "_Toc55260908" </w:instrText>
      </w:r>
      <w:r w:rsidR="00AF6093">
        <w:fldChar w:fldCharType="separate"/>
      </w:r>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r w:rsidR="00AF6093">
        <w:fldChar w:fldCharType="end"/>
      </w:r>
    </w:p>
    <w:p w14:paraId="68B226D7" w14:textId="1CCF5859" w:rsidR="00F53E24" w:rsidRDefault="00AF6093" w:rsidP="004D13B5">
      <w:pPr>
        <w:pStyle w:val="TableofFigures"/>
        <w:rPr>
          <w:rFonts w:asciiTheme="minorHAnsi" w:eastAsiaTheme="minorEastAsia" w:hAnsiTheme="minorHAnsi" w:cstheme="minorBidi"/>
          <w:color w:val="auto"/>
          <w:sz w:val="22"/>
          <w:szCs w:val="22"/>
          <w:lang w:eastAsia="pt-BR"/>
        </w:rPr>
        <w:pPrChange w:id="24" w:author="Juliano Varella De Carvalho" w:date="2020-11-06T16:01:00Z">
          <w:pPr>
            <w:pStyle w:val="TableofFigures"/>
            <w:tabs>
              <w:tab w:val="right" w:leader="dot" w:pos="9062"/>
            </w:tabs>
          </w:pPr>
        </w:pPrChange>
      </w:pPr>
      <w:r>
        <w:fldChar w:fldCharType="begin"/>
      </w:r>
      <w:r>
        <w:instrText xml:space="preserve"> HYPERLINK \l "_Toc55260909" </w:instrText>
      </w:r>
      <w:r>
        <w:fldChar w:fldCharType="separate"/>
      </w:r>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r>
        <w:fldChar w:fldCharType="end"/>
      </w:r>
    </w:p>
    <w:p w14:paraId="1588FCCB" w14:textId="6EFB52FF" w:rsidR="00F53E24" w:rsidRDefault="00AF6093" w:rsidP="004D13B5">
      <w:pPr>
        <w:pStyle w:val="TableofFigures"/>
        <w:rPr>
          <w:rFonts w:asciiTheme="minorHAnsi" w:eastAsiaTheme="minorEastAsia" w:hAnsiTheme="minorHAnsi" w:cstheme="minorBidi"/>
          <w:color w:val="auto"/>
          <w:sz w:val="22"/>
          <w:szCs w:val="22"/>
          <w:lang w:eastAsia="pt-BR"/>
        </w:rPr>
        <w:pPrChange w:id="25" w:author="Juliano Varella De Carvalho" w:date="2020-11-06T16:01:00Z">
          <w:pPr>
            <w:pStyle w:val="TableofFigures"/>
            <w:tabs>
              <w:tab w:val="right" w:leader="dot" w:pos="9062"/>
            </w:tabs>
          </w:pPr>
        </w:pPrChange>
      </w:pPr>
      <w:r>
        <w:fldChar w:fldCharType="begin"/>
      </w:r>
      <w:r>
        <w:instrText xml:space="preserve"> HYPERLINK \l "_Toc55260910" </w:instrText>
      </w:r>
      <w:r>
        <w:fldChar w:fldCharType="separate"/>
      </w:r>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r>
        <w:fldChar w:fldCharType="end"/>
      </w:r>
    </w:p>
    <w:p w14:paraId="4356C6CC" w14:textId="7CEEF9AB" w:rsidR="00F53E24" w:rsidRDefault="00AF6093" w:rsidP="004D13B5">
      <w:pPr>
        <w:pStyle w:val="TableofFigures"/>
        <w:rPr>
          <w:rFonts w:asciiTheme="minorHAnsi" w:eastAsiaTheme="minorEastAsia" w:hAnsiTheme="minorHAnsi" w:cstheme="minorBidi"/>
          <w:color w:val="auto"/>
          <w:sz w:val="22"/>
          <w:szCs w:val="22"/>
          <w:lang w:eastAsia="pt-BR"/>
        </w:rPr>
        <w:pPrChange w:id="26" w:author="Juliano Varella De Carvalho" w:date="2020-11-06T16:01:00Z">
          <w:pPr>
            <w:pStyle w:val="TableofFigures"/>
            <w:tabs>
              <w:tab w:val="right" w:leader="dot" w:pos="9062"/>
            </w:tabs>
          </w:pPr>
        </w:pPrChange>
      </w:pPr>
      <w:r>
        <w:fldChar w:fldCharType="begin"/>
      </w:r>
      <w:r>
        <w:instrText xml:space="preserve"> HYPERLINK \l "_Toc55260911" </w:instrText>
      </w:r>
      <w:r>
        <w:fldChar w:fldCharType="separate"/>
      </w:r>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r>
        <w:fldChar w:fldCharType="end"/>
      </w:r>
    </w:p>
    <w:p w14:paraId="5D36B85E" w14:textId="73154BC9" w:rsidR="00FD641E" w:rsidRDefault="00E65374" w:rsidP="004D13B5">
      <w:r>
        <w:fldChar w:fldCharType="end"/>
      </w:r>
    </w:p>
    <w:p w14:paraId="35A10C85" w14:textId="77777777" w:rsidR="00FD641E" w:rsidRDefault="00FD641E" w:rsidP="004D13B5">
      <w:r>
        <w:br w:type="page"/>
      </w:r>
    </w:p>
    <w:p w14:paraId="5E4224DE" w14:textId="18CC43FC" w:rsidR="00FD641E" w:rsidRDefault="00FD641E" w:rsidP="004D13B5">
      <w:pPr>
        <w:pStyle w:val="Ttulo0"/>
      </w:pPr>
      <w:r>
        <w:lastRenderedPageBreak/>
        <w:t>Lista de TABELAS</w:t>
      </w:r>
    </w:p>
    <w:p w14:paraId="727AE2EE" w14:textId="1E4C689A" w:rsidR="00F53E24" w:rsidRDefault="00FF35D0" w:rsidP="004D13B5">
      <w:pPr>
        <w:pStyle w:val="TableofFigures"/>
        <w:rPr>
          <w:rFonts w:asciiTheme="minorHAnsi" w:eastAsiaTheme="minorEastAsia" w:hAnsiTheme="minorHAnsi" w:cstheme="minorBidi"/>
          <w:color w:val="auto"/>
          <w:sz w:val="22"/>
          <w:szCs w:val="22"/>
          <w:lang w:eastAsia="pt-BR"/>
        </w:rPr>
        <w:pPrChange w:id="27" w:author="Juliano Varella De Carvalho" w:date="2020-11-06T16:01:00Z">
          <w:pPr>
            <w:pStyle w:val="TableofFigures"/>
            <w:tabs>
              <w:tab w:val="right" w:leader="dot" w:pos="9062"/>
            </w:tabs>
          </w:pPr>
        </w:pPrChange>
      </w:pPr>
      <w:r>
        <w:fldChar w:fldCharType="begin"/>
      </w:r>
      <w:r>
        <w:instrText xml:space="preserve"> TOC \h \z \c "Tabela" </w:instrText>
      </w:r>
      <w:r>
        <w:fldChar w:fldCharType="separate"/>
      </w:r>
      <w:r w:rsidR="00AF6093">
        <w:fldChar w:fldCharType="begin"/>
      </w:r>
      <w:r w:rsidR="00AF6093">
        <w:instrText xml:space="preserve"> HYPERLINK \l "_Toc55260922" </w:instrText>
      </w:r>
      <w:r w:rsidR="00AF6093">
        <w:fldChar w:fldCharType="separate"/>
      </w:r>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r w:rsidR="00AF6093">
        <w:fldChar w:fldCharType="end"/>
      </w:r>
    </w:p>
    <w:p w14:paraId="6F60C02A" w14:textId="71E8F2B3" w:rsidR="00F53E24" w:rsidRDefault="00AF6093" w:rsidP="004D13B5">
      <w:pPr>
        <w:pStyle w:val="TableofFigures"/>
        <w:rPr>
          <w:rFonts w:asciiTheme="minorHAnsi" w:eastAsiaTheme="minorEastAsia" w:hAnsiTheme="minorHAnsi" w:cstheme="minorBidi"/>
          <w:color w:val="auto"/>
          <w:sz w:val="22"/>
          <w:szCs w:val="22"/>
          <w:lang w:eastAsia="pt-BR"/>
        </w:rPr>
        <w:pPrChange w:id="28" w:author="Juliano Varella De Carvalho" w:date="2020-11-06T16:01:00Z">
          <w:pPr>
            <w:pStyle w:val="TableofFigures"/>
            <w:tabs>
              <w:tab w:val="right" w:leader="dot" w:pos="9062"/>
            </w:tabs>
          </w:pPr>
        </w:pPrChange>
      </w:pPr>
      <w:r>
        <w:fldChar w:fldCharType="begin"/>
      </w:r>
      <w:r>
        <w:instrText xml:space="preserve"> HYPERLINK \l "_Toc55260923" </w:instrText>
      </w:r>
      <w:r>
        <w:fldChar w:fldCharType="separate"/>
      </w:r>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r>
        <w:fldChar w:fldCharType="end"/>
      </w:r>
    </w:p>
    <w:p w14:paraId="6DB90743" w14:textId="7D2108EF" w:rsidR="00F53E24" w:rsidRDefault="00AF6093" w:rsidP="004D13B5">
      <w:pPr>
        <w:pStyle w:val="TableofFigures"/>
        <w:rPr>
          <w:rFonts w:asciiTheme="minorHAnsi" w:eastAsiaTheme="minorEastAsia" w:hAnsiTheme="minorHAnsi" w:cstheme="minorBidi"/>
          <w:color w:val="auto"/>
          <w:sz w:val="22"/>
          <w:szCs w:val="22"/>
          <w:lang w:eastAsia="pt-BR"/>
        </w:rPr>
        <w:pPrChange w:id="29" w:author="Juliano Varella De Carvalho" w:date="2020-11-06T16:01:00Z">
          <w:pPr>
            <w:pStyle w:val="TableofFigures"/>
            <w:tabs>
              <w:tab w:val="right" w:leader="dot" w:pos="9062"/>
            </w:tabs>
          </w:pPr>
        </w:pPrChange>
      </w:pPr>
      <w:r>
        <w:fldChar w:fldCharType="begin"/>
      </w:r>
      <w:r>
        <w:instrText xml:space="preserve"> HYPERLINK \l "_Toc55260924" </w:instrText>
      </w:r>
      <w:r>
        <w:fldChar w:fldCharType="separate"/>
      </w:r>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r>
        <w:fldChar w:fldCharType="end"/>
      </w:r>
    </w:p>
    <w:p w14:paraId="6F58CBEC" w14:textId="6E5886DB" w:rsidR="00032CBA" w:rsidRPr="00032CBA" w:rsidRDefault="00FF35D0" w:rsidP="004D13B5">
      <w:r>
        <w:fldChar w:fldCharType="end"/>
      </w:r>
    </w:p>
    <w:p w14:paraId="5D07FD8D" w14:textId="77777777" w:rsidR="00E65374" w:rsidRPr="00E65374" w:rsidRDefault="00E65374" w:rsidP="004D13B5"/>
    <w:p w14:paraId="29A964A2" w14:textId="77777777" w:rsidR="008F2AE9" w:rsidRDefault="008F2AE9" w:rsidP="004D13B5">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4D13B5">
            <w:pPr>
              <w:pStyle w:val="Index1"/>
            </w:pPr>
            <w:r>
              <w:t>LORS</w:t>
            </w:r>
          </w:p>
        </w:tc>
        <w:tc>
          <w:tcPr>
            <w:tcW w:w="7780" w:type="dxa"/>
          </w:tcPr>
          <w:p w14:paraId="5E1396F1" w14:textId="28AF744C" w:rsidR="00E15626" w:rsidRPr="00CA31F6" w:rsidRDefault="00E15626" w:rsidP="004D13B5">
            <w:pPr>
              <w:pStyle w:val="Index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4D13B5">
            <w:pPr>
              <w:pStyle w:val="Index1"/>
            </w:pPr>
            <w:r>
              <w:t>POC</w:t>
            </w:r>
          </w:p>
        </w:tc>
        <w:tc>
          <w:tcPr>
            <w:tcW w:w="7780" w:type="dxa"/>
          </w:tcPr>
          <w:p w14:paraId="1183FB1F" w14:textId="27D82AFF" w:rsidR="00CB3DB4" w:rsidRDefault="00CB3DB4" w:rsidP="004D13B5">
            <w:pPr>
              <w:pStyle w:val="Index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4D13B5">
            <w:pPr>
              <w:pStyle w:val="Index1"/>
            </w:pPr>
            <w:r w:rsidRPr="00CA31F6">
              <w:t>RecSys</w:t>
            </w:r>
          </w:p>
          <w:p w14:paraId="25F1B6B2" w14:textId="77777777" w:rsidR="00F31FE8" w:rsidRPr="00CA31F6" w:rsidRDefault="00F31FE8" w:rsidP="004D13B5">
            <w:r w:rsidRPr="00CA31F6">
              <w:t>SVM</w:t>
            </w:r>
          </w:p>
          <w:p w14:paraId="02AD21B5" w14:textId="77777777" w:rsidR="00FF5562" w:rsidRPr="00233953" w:rsidRDefault="00AE34C4" w:rsidP="004D13B5">
            <w:r w:rsidRPr="00233953">
              <w:t>AUC</w:t>
            </w:r>
          </w:p>
          <w:p w14:paraId="7942D138" w14:textId="77777777" w:rsidR="00AE34C4" w:rsidRPr="00AE711C" w:rsidRDefault="00AE34C4" w:rsidP="004D13B5">
            <w:r w:rsidRPr="00AE711C">
              <w:t>RBF</w:t>
            </w:r>
          </w:p>
          <w:p w14:paraId="698083C8" w14:textId="77777777" w:rsidR="00AE34C4" w:rsidRPr="00AE711C" w:rsidRDefault="00AE34C4" w:rsidP="004D13B5">
            <w:r w:rsidRPr="00AE711C">
              <w:t>GPML</w:t>
            </w:r>
          </w:p>
          <w:p w14:paraId="0915174B" w14:textId="77777777" w:rsidR="00D212D3" w:rsidRPr="00AE711C" w:rsidRDefault="00D212D3" w:rsidP="004D13B5">
            <w:r w:rsidRPr="00AE711C">
              <w:t>GPR</w:t>
            </w:r>
          </w:p>
          <w:p w14:paraId="57BAC388" w14:textId="77777777" w:rsidR="00D212D3" w:rsidRPr="00CA31F6" w:rsidRDefault="00D212D3" w:rsidP="004D13B5">
            <w:pPr>
              <w:rPr>
                <w:lang w:val="en-US"/>
              </w:rPr>
            </w:pPr>
            <w:r w:rsidRPr="00CA31F6">
              <w:rPr>
                <w:lang w:val="en-US"/>
              </w:rPr>
              <w:t>AIR</w:t>
            </w:r>
          </w:p>
          <w:p w14:paraId="62866913" w14:textId="48E3C733" w:rsidR="00D212D3" w:rsidRPr="00CA31F6" w:rsidRDefault="00D212D3" w:rsidP="004D13B5">
            <w:pPr>
              <w:rPr>
                <w:lang w:val="en-US"/>
              </w:rPr>
            </w:pPr>
            <w:r w:rsidRPr="00205C38">
              <w:rPr>
                <w:lang w:val="en-US"/>
              </w:rPr>
              <w:t>SPTF</w:t>
            </w:r>
          </w:p>
        </w:tc>
        <w:tc>
          <w:tcPr>
            <w:tcW w:w="7780" w:type="dxa"/>
          </w:tcPr>
          <w:p w14:paraId="446FB7C6" w14:textId="77777777" w:rsidR="008F2AE9" w:rsidRPr="00CA31F6" w:rsidRDefault="00D942ED" w:rsidP="004D13B5">
            <w:pPr>
              <w:pStyle w:val="Index1"/>
              <w:rPr>
                <w:lang w:val="en-US"/>
              </w:rPr>
            </w:pPr>
            <w:r w:rsidRPr="00CA31F6">
              <w:rPr>
                <w:lang w:val="en-US"/>
              </w:rPr>
              <w:t>Recommender Systems</w:t>
            </w:r>
          </w:p>
          <w:p w14:paraId="26611B19" w14:textId="77777777" w:rsidR="00F25BE1" w:rsidRPr="00CA31F6" w:rsidRDefault="00F31FE8" w:rsidP="004D13B5">
            <w:pPr>
              <w:rPr>
                <w:lang w:val="en-US"/>
              </w:rPr>
            </w:pPr>
            <w:r w:rsidRPr="00CA31F6">
              <w:rPr>
                <w:lang w:val="en-US"/>
              </w:rPr>
              <w:t>Support Vector Machine</w:t>
            </w:r>
          </w:p>
          <w:p w14:paraId="2A29754B" w14:textId="1093C225" w:rsidR="00AE34C4" w:rsidRPr="00CA31F6" w:rsidRDefault="00AE34C4" w:rsidP="004D13B5">
            <w:pPr>
              <w:rPr>
                <w:lang w:val="en-US"/>
              </w:rPr>
            </w:pPr>
            <w:r w:rsidRPr="00CA31F6">
              <w:rPr>
                <w:lang w:val="en-US"/>
              </w:rPr>
              <w:t>Operating Characteristic Curve</w:t>
            </w:r>
          </w:p>
          <w:p w14:paraId="253015F3" w14:textId="68A37179" w:rsidR="00AE34C4" w:rsidRPr="00CA31F6" w:rsidRDefault="00AE34C4" w:rsidP="004D13B5">
            <w:pPr>
              <w:rPr>
                <w:lang w:val="en-US"/>
              </w:rPr>
            </w:pPr>
            <w:r w:rsidRPr="00CA31F6">
              <w:rPr>
                <w:lang w:val="en-US"/>
              </w:rPr>
              <w:t>Radial Basis Function</w:t>
            </w:r>
          </w:p>
          <w:p w14:paraId="379185F9" w14:textId="77777777" w:rsidR="00AE34C4" w:rsidRPr="00CA31F6" w:rsidRDefault="00AE34C4" w:rsidP="004D13B5">
            <w:pPr>
              <w:rPr>
                <w:lang w:val="en-US"/>
              </w:rPr>
            </w:pPr>
            <w:r w:rsidRPr="00CA31F6">
              <w:rPr>
                <w:lang w:val="en-US"/>
              </w:rPr>
              <w:t>Gaussian Process for Machine Learning</w:t>
            </w:r>
          </w:p>
          <w:p w14:paraId="06AD3AFF" w14:textId="77777777" w:rsidR="00D212D3" w:rsidRPr="00CA31F6" w:rsidRDefault="00D212D3" w:rsidP="004D13B5">
            <w:pPr>
              <w:rPr>
                <w:lang w:val="en-US"/>
              </w:rPr>
            </w:pPr>
            <w:r w:rsidRPr="00CA31F6">
              <w:rPr>
                <w:lang w:val="en-US"/>
              </w:rPr>
              <w:t>Gaussian Process Regression</w:t>
            </w:r>
          </w:p>
          <w:p w14:paraId="1101224E" w14:textId="77777777" w:rsidR="00D212D3" w:rsidRPr="00CA31F6" w:rsidRDefault="00D212D3" w:rsidP="004D13B5">
            <w:pPr>
              <w:rPr>
                <w:lang w:val="en-US"/>
              </w:rPr>
            </w:pPr>
            <w:r w:rsidRPr="00CA31F6">
              <w:rPr>
                <w:lang w:val="en-US"/>
              </w:rPr>
              <w:t>Activity-aware Intent Recommendation</w:t>
            </w:r>
          </w:p>
          <w:p w14:paraId="75AD77D6" w14:textId="77777777" w:rsidR="00D212D3" w:rsidRPr="00CA31F6" w:rsidRDefault="00D212D3" w:rsidP="004D13B5">
            <w:r w:rsidRPr="00CA31F6">
              <w:t>RecSys do Spotify</w:t>
            </w:r>
          </w:p>
          <w:p w14:paraId="5979F004" w14:textId="641ADD6D" w:rsidR="00F92BE3" w:rsidRPr="00CA31F6" w:rsidRDefault="00F92BE3" w:rsidP="004D13B5">
            <w:pPr>
              <w:rPr>
                <w:lang w:val="en-US"/>
              </w:rPr>
            </w:pPr>
          </w:p>
        </w:tc>
      </w:tr>
      <w:tr w:rsidR="001220CC" w:rsidRPr="006135FE" w14:paraId="5DD25D23" w14:textId="77777777" w:rsidTr="00D942ED">
        <w:tc>
          <w:tcPr>
            <w:tcW w:w="1292" w:type="dxa"/>
          </w:tcPr>
          <w:p w14:paraId="1596D551" w14:textId="77777777" w:rsidR="001220CC" w:rsidRPr="00CA31F6" w:rsidRDefault="001220CC" w:rsidP="004D13B5">
            <w:pPr>
              <w:pStyle w:val="Index1"/>
            </w:pPr>
          </w:p>
        </w:tc>
        <w:tc>
          <w:tcPr>
            <w:tcW w:w="7780" w:type="dxa"/>
          </w:tcPr>
          <w:p w14:paraId="56823FB1" w14:textId="77777777" w:rsidR="001220CC" w:rsidRPr="00CA31F6" w:rsidRDefault="001220CC" w:rsidP="004D13B5">
            <w:pPr>
              <w:pStyle w:val="Index1"/>
              <w:rPr>
                <w:lang w:val="en-US"/>
              </w:rPr>
            </w:pPr>
          </w:p>
        </w:tc>
      </w:tr>
    </w:tbl>
    <w:p w14:paraId="22421968" w14:textId="77777777" w:rsidR="008F2AE9" w:rsidRPr="00F31FE8" w:rsidRDefault="008F2AE9" w:rsidP="004D13B5">
      <w:pPr>
        <w:rPr>
          <w:lang w:val="en-US"/>
        </w:rPr>
      </w:pPr>
    </w:p>
    <w:p w14:paraId="5CD56C6B" w14:textId="77777777" w:rsidR="008F2AE9" w:rsidRDefault="008F2AE9" w:rsidP="004D13B5">
      <w:pPr>
        <w:pStyle w:val="Ttulo0"/>
      </w:pPr>
      <w:r>
        <w:lastRenderedPageBreak/>
        <w:t>Sumário</w:t>
      </w:r>
    </w:p>
    <w:p w14:paraId="08B340DB" w14:textId="71BE4920" w:rsidR="00F53E24" w:rsidRDefault="000C396C" w:rsidP="004D13B5">
      <w:pPr>
        <w:pStyle w:val="TOC1"/>
        <w:rPr>
          <w:rFonts w:asciiTheme="minorHAnsi" w:eastAsiaTheme="minorEastAsia" w:hAnsiTheme="minorHAnsi" w:cstheme="minorBidi"/>
          <w:noProof/>
          <w:color w:val="auto"/>
          <w:sz w:val="22"/>
          <w:szCs w:val="22"/>
          <w:lang w:eastAsia="pt-BR"/>
        </w:rPr>
        <w:pPrChange w:id="30" w:author="Juliano Varella De Carvalho" w:date="2020-11-06T16:01:00Z">
          <w:pPr>
            <w:pStyle w:val="TOC1"/>
            <w:tabs>
              <w:tab w:val="right" w:leader="dot" w:pos="9062"/>
            </w:tabs>
          </w:pPr>
        </w:pPrChange>
      </w:pPr>
      <w:r>
        <w:fldChar w:fldCharType="begin"/>
      </w:r>
      <w:r w:rsidR="008F2AE9" w:rsidRPr="0004090E">
        <w:instrText xml:space="preserve"> TOC \o "2-3" \h \z \t "Título 1;1;Título 1 - sem numeração;1" </w:instrText>
      </w:r>
      <w:r>
        <w:fldChar w:fldCharType="separate"/>
      </w:r>
      <w:r w:rsidR="00AF6093">
        <w:fldChar w:fldCharType="begin"/>
      </w:r>
      <w:r w:rsidR="00AF6093">
        <w:instrText xml:space="preserve"> HYPERLINK \l "_Toc55260940" </w:instrText>
      </w:r>
      <w:r w:rsidR="00AF6093">
        <w:fldChar w:fldCharType="separate"/>
      </w:r>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r w:rsidR="00AF6093">
        <w:rPr>
          <w:noProof/>
        </w:rPr>
        <w:fldChar w:fldCharType="end"/>
      </w:r>
    </w:p>
    <w:p w14:paraId="5FCBD30B" w14:textId="01C7EC8A" w:rsidR="00F53E24" w:rsidRDefault="00AF6093" w:rsidP="004D13B5">
      <w:pPr>
        <w:pStyle w:val="TOC1"/>
        <w:rPr>
          <w:rFonts w:asciiTheme="minorHAnsi" w:eastAsiaTheme="minorEastAsia" w:hAnsiTheme="minorHAnsi" w:cstheme="minorBidi"/>
          <w:noProof/>
          <w:color w:val="auto"/>
          <w:sz w:val="22"/>
          <w:szCs w:val="22"/>
          <w:lang w:eastAsia="pt-BR"/>
        </w:rPr>
        <w:pPrChange w:id="31" w:author="Juliano Varella De Carvalho" w:date="2020-11-06T16:01:00Z">
          <w:pPr>
            <w:pStyle w:val="TOC1"/>
            <w:tabs>
              <w:tab w:val="right" w:leader="dot" w:pos="9062"/>
            </w:tabs>
          </w:pPr>
        </w:pPrChange>
      </w:pPr>
      <w:r>
        <w:fldChar w:fldCharType="begin"/>
      </w:r>
      <w:r>
        <w:instrText xml:space="preserve"> HYPERLINK \l "_Toc55260941" </w:instrText>
      </w:r>
      <w:r>
        <w:fldChar w:fldCharType="separate"/>
      </w:r>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r>
        <w:rPr>
          <w:noProof/>
        </w:rPr>
        <w:fldChar w:fldCharType="end"/>
      </w:r>
    </w:p>
    <w:p w14:paraId="296C43C2" w14:textId="7FCB887F" w:rsidR="00F53E24" w:rsidRDefault="00AF6093" w:rsidP="004D13B5">
      <w:pPr>
        <w:pStyle w:val="TOC2"/>
        <w:rPr>
          <w:rFonts w:asciiTheme="minorHAnsi" w:eastAsiaTheme="minorEastAsia" w:hAnsiTheme="minorHAnsi" w:cstheme="minorBidi"/>
          <w:color w:val="auto"/>
          <w:sz w:val="22"/>
          <w:szCs w:val="22"/>
          <w:lang w:eastAsia="pt-BR"/>
        </w:rPr>
        <w:pPrChange w:id="32" w:author="Juliano Varella De Carvalho" w:date="2020-11-06T16:01:00Z">
          <w:pPr>
            <w:pStyle w:val="TOC2"/>
            <w:tabs>
              <w:tab w:val="left" w:pos="1248"/>
              <w:tab w:val="right" w:leader="dot" w:pos="9062"/>
            </w:tabs>
          </w:pPr>
        </w:pPrChange>
      </w:pPr>
      <w:r>
        <w:fldChar w:fldCharType="begin"/>
      </w:r>
      <w:r>
        <w:instrText xml:space="preserve"> HYPERLINK \l "_Toc55260942" </w:instrText>
      </w:r>
      <w:r>
        <w:fldChar w:fldCharType="separate"/>
      </w:r>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r>
        <w:fldChar w:fldCharType="end"/>
      </w:r>
    </w:p>
    <w:p w14:paraId="39703F7F" w14:textId="2CBE63A3" w:rsidR="00F53E24" w:rsidRDefault="00AF6093" w:rsidP="004D13B5">
      <w:pPr>
        <w:pStyle w:val="TOC2"/>
        <w:rPr>
          <w:rFonts w:asciiTheme="minorHAnsi" w:eastAsiaTheme="minorEastAsia" w:hAnsiTheme="minorHAnsi" w:cstheme="minorBidi"/>
          <w:color w:val="auto"/>
          <w:sz w:val="22"/>
          <w:szCs w:val="22"/>
          <w:lang w:eastAsia="pt-BR"/>
        </w:rPr>
        <w:pPrChange w:id="33" w:author="Juliano Varella De Carvalho" w:date="2020-11-06T16:01:00Z">
          <w:pPr>
            <w:pStyle w:val="TOC2"/>
            <w:tabs>
              <w:tab w:val="left" w:pos="1248"/>
              <w:tab w:val="right" w:leader="dot" w:pos="9062"/>
            </w:tabs>
          </w:pPr>
        </w:pPrChange>
      </w:pPr>
      <w:r>
        <w:fldChar w:fldCharType="begin"/>
      </w:r>
      <w:r>
        <w:instrText xml:space="preserve"> HYPERLINK \l "_Toc55260943" </w:instrText>
      </w:r>
      <w:r>
        <w:fldChar w:fldCharType="separate"/>
      </w:r>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r>
        <w:fldChar w:fldCharType="end"/>
      </w:r>
    </w:p>
    <w:p w14:paraId="2240B2B2" w14:textId="5FF82BB5" w:rsidR="00F53E24" w:rsidRDefault="00AF6093" w:rsidP="004D13B5">
      <w:pPr>
        <w:pStyle w:val="TOC2"/>
        <w:rPr>
          <w:rFonts w:asciiTheme="minorHAnsi" w:eastAsiaTheme="minorEastAsia" w:hAnsiTheme="minorHAnsi" w:cstheme="minorBidi"/>
          <w:color w:val="auto"/>
          <w:sz w:val="22"/>
          <w:szCs w:val="22"/>
          <w:lang w:eastAsia="pt-BR"/>
        </w:rPr>
        <w:pPrChange w:id="34" w:author="Juliano Varella De Carvalho" w:date="2020-11-06T16:01:00Z">
          <w:pPr>
            <w:pStyle w:val="TOC2"/>
            <w:tabs>
              <w:tab w:val="left" w:pos="1248"/>
              <w:tab w:val="right" w:leader="dot" w:pos="9062"/>
            </w:tabs>
          </w:pPr>
        </w:pPrChange>
      </w:pPr>
      <w:r>
        <w:fldChar w:fldCharType="begin"/>
      </w:r>
      <w:r>
        <w:instrText xml:space="preserve"> HYPERLINK \l "_Toc55260944" </w:instrText>
      </w:r>
      <w:r>
        <w:fldChar w:fldCharType="separate"/>
      </w:r>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r>
        <w:fldChar w:fldCharType="end"/>
      </w:r>
    </w:p>
    <w:p w14:paraId="27141C0D" w14:textId="2B202BF1" w:rsidR="00F53E24" w:rsidRDefault="00AF6093" w:rsidP="004D13B5">
      <w:pPr>
        <w:pStyle w:val="TOC2"/>
        <w:rPr>
          <w:rFonts w:asciiTheme="minorHAnsi" w:eastAsiaTheme="minorEastAsia" w:hAnsiTheme="minorHAnsi" w:cstheme="minorBidi"/>
          <w:color w:val="auto"/>
          <w:sz w:val="22"/>
          <w:szCs w:val="22"/>
          <w:lang w:eastAsia="pt-BR"/>
        </w:rPr>
        <w:pPrChange w:id="35" w:author="Juliano Varella De Carvalho" w:date="2020-11-06T16:01:00Z">
          <w:pPr>
            <w:pStyle w:val="TOC2"/>
            <w:tabs>
              <w:tab w:val="left" w:pos="1248"/>
              <w:tab w:val="right" w:leader="dot" w:pos="9062"/>
            </w:tabs>
          </w:pPr>
        </w:pPrChange>
      </w:pPr>
      <w:r>
        <w:fldChar w:fldCharType="begin"/>
      </w:r>
      <w:r>
        <w:instrText xml:space="preserve"> HYPERLINK \l "_Toc55260945" </w:instrText>
      </w:r>
      <w:r>
        <w:fldChar w:fldCharType="separate"/>
      </w:r>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r>
        <w:fldChar w:fldCharType="end"/>
      </w:r>
    </w:p>
    <w:p w14:paraId="4984D9D7" w14:textId="3AEE2842" w:rsidR="00F53E24" w:rsidRDefault="00AF6093" w:rsidP="004D13B5">
      <w:pPr>
        <w:pStyle w:val="TOC3"/>
        <w:rPr>
          <w:rFonts w:asciiTheme="minorHAnsi" w:eastAsiaTheme="minorEastAsia" w:hAnsiTheme="minorHAnsi" w:cstheme="minorBidi"/>
          <w:color w:val="auto"/>
          <w:sz w:val="22"/>
          <w:szCs w:val="22"/>
          <w:lang w:eastAsia="pt-BR"/>
        </w:rPr>
        <w:pPrChange w:id="36" w:author="Juliano Varella De Carvalho" w:date="2020-11-06T16:01:00Z">
          <w:pPr>
            <w:pStyle w:val="TOC3"/>
            <w:tabs>
              <w:tab w:val="left" w:pos="1440"/>
              <w:tab w:val="right" w:leader="dot" w:pos="9062"/>
            </w:tabs>
          </w:pPr>
        </w:pPrChange>
      </w:pPr>
      <w:r>
        <w:fldChar w:fldCharType="begin"/>
      </w:r>
      <w:r>
        <w:instrText xml:space="preserve"> HYPERLINK \l "_Toc55260946" </w:instrText>
      </w:r>
      <w:r>
        <w:fldChar w:fldCharType="separate"/>
      </w:r>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r>
        <w:fldChar w:fldCharType="end"/>
      </w:r>
    </w:p>
    <w:p w14:paraId="08A5F303" w14:textId="6E33AE1E" w:rsidR="00F53E24" w:rsidRDefault="00AF6093" w:rsidP="004D13B5">
      <w:pPr>
        <w:pStyle w:val="TOC2"/>
        <w:rPr>
          <w:rFonts w:asciiTheme="minorHAnsi" w:eastAsiaTheme="minorEastAsia" w:hAnsiTheme="minorHAnsi" w:cstheme="minorBidi"/>
          <w:color w:val="auto"/>
          <w:sz w:val="22"/>
          <w:szCs w:val="22"/>
          <w:lang w:eastAsia="pt-BR"/>
        </w:rPr>
        <w:pPrChange w:id="37" w:author="Juliano Varella De Carvalho" w:date="2020-11-06T16:01:00Z">
          <w:pPr>
            <w:pStyle w:val="TOC2"/>
            <w:tabs>
              <w:tab w:val="left" w:pos="1248"/>
              <w:tab w:val="right" w:leader="dot" w:pos="9062"/>
            </w:tabs>
          </w:pPr>
        </w:pPrChange>
      </w:pPr>
      <w:r>
        <w:fldChar w:fldCharType="begin"/>
      </w:r>
      <w:r>
        <w:instrText xml:space="preserve"> HYPERLINK \l "_Toc55260947" </w:instrText>
      </w:r>
      <w:r>
        <w:fldChar w:fldCharType="separate"/>
      </w:r>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r>
        <w:fldChar w:fldCharType="end"/>
      </w:r>
    </w:p>
    <w:p w14:paraId="61686EC3" w14:textId="4D37376C" w:rsidR="00F53E24" w:rsidRDefault="00AF6093" w:rsidP="004D13B5">
      <w:pPr>
        <w:pStyle w:val="TOC2"/>
        <w:rPr>
          <w:rFonts w:asciiTheme="minorHAnsi" w:eastAsiaTheme="minorEastAsia" w:hAnsiTheme="minorHAnsi" w:cstheme="minorBidi"/>
          <w:color w:val="auto"/>
          <w:sz w:val="22"/>
          <w:szCs w:val="22"/>
          <w:lang w:eastAsia="pt-BR"/>
        </w:rPr>
        <w:pPrChange w:id="38" w:author="Juliano Varella De Carvalho" w:date="2020-11-06T16:01:00Z">
          <w:pPr>
            <w:pStyle w:val="TOC2"/>
            <w:tabs>
              <w:tab w:val="left" w:pos="1248"/>
              <w:tab w:val="right" w:leader="dot" w:pos="9062"/>
            </w:tabs>
          </w:pPr>
        </w:pPrChange>
      </w:pPr>
      <w:r>
        <w:fldChar w:fldCharType="begin"/>
      </w:r>
      <w:r>
        <w:instrText xml:space="preserve"> HYPERLINK \l "_Toc55260948" </w:instrText>
      </w:r>
      <w:r>
        <w:fldChar w:fldCharType="separate"/>
      </w:r>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r>
        <w:fldChar w:fldCharType="end"/>
      </w:r>
    </w:p>
    <w:p w14:paraId="7E6E2346" w14:textId="4503917B" w:rsidR="00F53E24" w:rsidRDefault="00AF6093" w:rsidP="004D13B5">
      <w:pPr>
        <w:pStyle w:val="TOC1"/>
        <w:rPr>
          <w:rFonts w:asciiTheme="minorHAnsi" w:eastAsiaTheme="minorEastAsia" w:hAnsiTheme="minorHAnsi" w:cstheme="minorBidi"/>
          <w:noProof/>
          <w:color w:val="auto"/>
          <w:sz w:val="22"/>
          <w:szCs w:val="22"/>
          <w:lang w:eastAsia="pt-BR"/>
        </w:rPr>
        <w:pPrChange w:id="39" w:author="Juliano Varella De Carvalho" w:date="2020-11-06T16:01:00Z">
          <w:pPr>
            <w:pStyle w:val="TOC1"/>
            <w:tabs>
              <w:tab w:val="right" w:leader="dot" w:pos="9062"/>
            </w:tabs>
          </w:pPr>
        </w:pPrChange>
      </w:pPr>
      <w:r>
        <w:fldChar w:fldCharType="begin"/>
      </w:r>
      <w:r>
        <w:instrText xml:space="preserve"> HYPERLINK \l "_Toc55260949" </w:instrText>
      </w:r>
      <w:r>
        <w:fldChar w:fldCharType="separate"/>
      </w:r>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r>
        <w:rPr>
          <w:noProof/>
        </w:rPr>
        <w:fldChar w:fldCharType="end"/>
      </w:r>
    </w:p>
    <w:p w14:paraId="624C3EF8" w14:textId="29E0A2E0" w:rsidR="00F53E24" w:rsidRDefault="00AF6093" w:rsidP="004D13B5">
      <w:pPr>
        <w:pStyle w:val="TOC2"/>
        <w:rPr>
          <w:rFonts w:asciiTheme="minorHAnsi" w:eastAsiaTheme="minorEastAsia" w:hAnsiTheme="minorHAnsi" w:cstheme="minorBidi"/>
          <w:color w:val="auto"/>
          <w:sz w:val="22"/>
          <w:szCs w:val="22"/>
          <w:lang w:eastAsia="pt-BR"/>
        </w:rPr>
        <w:pPrChange w:id="40" w:author="Juliano Varella De Carvalho" w:date="2020-11-06T16:01:00Z">
          <w:pPr>
            <w:pStyle w:val="TOC2"/>
            <w:tabs>
              <w:tab w:val="left" w:pos="1248"/>
              <w:tab w:val="right" w:leader="dot" w:pos="9062"/>
            </w:tabs>
          </w:pPr>
        </w:pPrChange>
      </w:pPr>
      <w:r>
        <w:fldChar w:fldCharType="begin"/>
      </w:r>
      <w:r>
        <w:instrText xml:space="preserve"> HYPERLINK \l "_Toc55260950" </w:instrText>
      </w:r>
      <w:r>
        <w:fldChar w:fldCharType="separate"/>
      </w:r>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r>
        <w:fldChar w:fldCharType="end"/>
      </w:r>
    </w:p>
    <w:p w14:paraId="2218AAC1" w14:textId="2D9D5DD5" w:rsidR="00F53E24" w:rsidRDefault="00AF6093" w:rsidP="004D13B5">
      <w:pPr>
        <w:pStyle w:val="TOC3"/>
        <w:rPr>
          <w:rFonts w:asciiTheme="minorHAnsi" w:eastAsiaTheme="minorEastAsia" w:hAnsiTheme="minorHAnsi" w:cstheme="minorBidi"/>
          <w:color w:val="auto"/>
          <w:sz w:val="22"/>
          <w:szCs w:val="22"/>
          <w:lang w:eastAsia="pt-BR"/>
        </w:rPr>
        <w:pPrChange w:id="41" w:author="Juliano Varella De Carvalho" w:date="2020-11-06T16:01:00Z">
          <w:pPr>
            <w:pStyle w:val="TOC3"/>
            <w:tabs>
              <w:tab w:val="left" w:pos="1440"/>
              <w:tab w:val="right" w:leader="dot" w:pos="9062"/>
            </w:tabs>
          </w:pPr>
        </w:pPrChange>
      </w:pPr>
      <w:r>
        <w:fldChar w:fldCharType="begin"/>
      </w:r>
      <w:r>
        <w:instrText xml:space="preserve"> HYPERLINK \l "_Toc55260951" </w:instrText>
      </w:r>
      <w:r>
        <w:fldChar w:fldCharType="separate"/>
      </w:r>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r>
        <w:fldChar w:fldCharType="end"/>
      </w:r>
    </w:p>
    <w:p w14:paraId="275B6EDA" w14:textId="2C5E3656" w:rsidR="00F53E24" w:rsidRDefault="00AF6093" w:rsidP="004D13B5">
      <w:pPr>
        <w:pStyle w:val="TOC3"/>
        <w:rPr>
          <w:rFonts w:asciiTheme="minorHAnsi" w:eastAsiaTheme="minorEastAsia" w:hAnsiTheme="minorHAnsi" w:cstheme="minorBidi"/>
          <w:color w:val="auto"/>
          <w:sz w:val="22"/>
          <w:szCs w:val="22"/>
          <w:lang w:eastAsia="pt-BR"/>
        </w:rPr>
        <w:pPrChange w:id="42" w:author="Juliano Varella De Carvalho" w:date="2020-11-06T16:01:00Z">
          <w:pPr>
            <w:pStyle w:val="TOC3"/>
            <w:tabs>
              <w:tab w:val="left" w:pos="1440"/>
              <w:tab w:val="right" w:leader="dot" w:pos="9062"/>
            </w:tabs>
          </w:pPr>
        </w:pPrChange>
      </w:pPr>
      <w:r>
        <w:fldChar w:fldCharType="begin"/>
      </w:r>
      <w:r>
        <w:instrText xml:space="preserve"> HYPERLINK \l "_Toc55260952" </w:instrText>
      </w:r>
      <w:r>
        <w:fldChar w:fldCharType="separate"/>
      </w:r>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r>
        <w:fldChar w:fldCharType="end"/>
      </w:r>
    </w:p>
    <w:p w14:paraId="79B878A2" w14:textId="3E11B4F4" w:rsidR="00F53E24" w:rsidRDefault="00AF6093" w:rsidP="004D13B5">
      <w:pPr>
        <w:pStyle w:val="TOC3"/>
        <w:rPr>
          <w:rFonts w:asciiTheme="minorHAnsi" w:eastAsiaTheme="minorEastAsia" w:hAnsiTheme="minorHAnsi" w:cstheme="minorBidi"/>
          <w:color w:val="auto"/>
          <w:sz w:val="22"/>
          <w:szCs w:val="22"/>
          <w:lang w:eastAsia="pt-BR"/>
        </w:rPr>
        <w:pPrChange w:id="43" w:author="Juliano Varella De Carvalho" w:date="2020-11-06T16:01:00Z">
          <w:pPr>
            <w:pStyle w:val="TOC3"/>
            <w:tabs>
              <w:tab w:val="left" w:pos="1440"/>
              <w:tab w:val="right" w:leader="dot" w:pos="9062"/>
            </w:tabs>
          </w:pPr>
        </w:pPrChange>
      </w:pPr>
      <w:r>
        <w:fldChar w:fldCharType="begin"/>
      </w:r>
      <w:r>
        <w:instrText xml:space="preserve"> HYPERLINK \l "_Toc55260953" </w:instrText>
      </w:r>
      <w:r>
        <w:fldChar w:fldCharType="separate"/>
      </w:r>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r>
        <w:fldChar w:fldCharType="end"/>
      </w:r>
    </w:p>
    <w:p w14:paraId="34F8DE15" w14:textId="53A0BDD3" w:rsidR="00F53E24" w:rsidRDefault="00AF6093" w:rsidP="004D13B5">
      <w:pPr>
        <w:pStyle w:val="TOC3"/>
        <w:rPr>
          <w:rFonts w:asciiTheme="minorHAnsi" w:eastAsiaTheme="minorEastAsia" w:hAnsiTheme="minorHAnsi" w:cstheme="minorBidi"/>
          <w:color w:val="auto"/>
          <w:sz w:val="22"/>
          <w:szCs w:val="22"/>
          <w:lang w:eastAsia="pt-BR"/>
        </w:rPr>
        <w:pPrChange w:id="44" w:author="Juliano Varella De Carvalho" w:date="2020-11-06T16:01:00Z">
          <w:pPr>
            <w:pStyle w:val="TOC3"/>
            <w:tabs>
              <w:tab w:val="left" w:pos="1440"/>
              <w:tab w:val="right" w:leader="dot" w:pos="9062"/>
            </w:tabs>
          </w:pPr>
        </w:pPrChange>
      </w:pPr>
      <w:r>
        <w:fldChar w:fldCharType="begin"/>
      </w:r>
      <w:r>
        <w:instrText xml:space="preserve"> HYPERLINK \l "_Toc55260954" </w:instrText>
      </w:r>
      <w:r>
        <w:fldChar w:fldCharType="separate"/>
      </w:r>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r>
        <w:fldChar w:fldCharType="end"/>
      </w:r>
    </w:p>
    <w:p w14:paraId="4A6C8F97" w14:textId="7726B7CC" w:rsidR="00F53E24" w:rsidRDefault="00AF6093" w:rsidP="004D13B5">
      <w:pPr>
        <w:pStyle w:val="TOC2"/>
        <w:rPr>
          <w:rFonts w:asciiTheme="minorHAnsi" w:eastAsiaTheme="minorEastAsia" w:hAnsiTheme="minorHAnsi" w:cstheme="minorBidi"/>
          <w:color w:val="auto"/>
          <w:sz w:val="22"/>
          <w:szCs w:val="22"/>
          <w:lang w:eastAsia="pt-BR"/>
        </w:rPr>
        <w:pPrChange w:id="45" w:author="Juliano Varella De Carvalho" w:date="2020-11-06T16:01:00Z">
          <w:pPr>
            <w:pStyle w:val="TOC2"/>
            <w:tabs>
              <w:tab w:val="left" w:pos="1248"/>
              <w:tab w:val="right" w:leader="dot" w:pos="9062"/>
            </w:tabs>
          </w:pPr>
        </w:pPrChange>
      </w:pPr>
      <w:r>
        <w:fldChar w:fldCharType="begin"/>
      </w:r>
      <w:r>
        <w:instrText xml:space="preserve"> HYPERLINK \l "_Toc55260955" </w:instrText>
      </w:r>
      <w:r>
        <w:fldChar w:fldCharType="separate"/>
      </w:r>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r>
        <w:fldChar w:fldCharType="end"/>
      </w:r>
    </w:p>
    <w:p w14:paraId="41CD6407" w14:textId="68A7E8CD" w:rsidR="00F53E24" w:rsidRDefault="00AF6093" w:rsidP="004D13B5">
      <w:pPr>
        <w:pStyle w:val="TOC3"/>
        <w:rPr>
          <w:rFonts w:asciiTheme="minorHAnsi" w:eastAsiaTheme="minorEastAsia" w:hAnsiTheme="minorHAnsi" w:cstheme="minorBidi"/>
          <w:color w:val="auto"/>
          <w:sz w:val="22"/>
          <w:szCs w:val="22"/>
          <w:lang w:eastAsia="pt-BR"/>
        </w:rPr>
        <w:pPrChange w:id="46" w:author="Juliano Varella De Carvalho" w:date="2020-11-06T16:01:00Z">
          <w:pPr>
            <w:pStyle w:val="TOC3"/>
            <w:tabs>
              <w:tab w:val="left" w:pos="1440"/>
              <w:tab w:val="right" w:leader="dot" w:pos="9062"/>
            </w:tabs>
          </w:pPr>
        </w:pPrChange>
      </w:pPr>
      <w:r>
        <w:fldChar w:fldCharType="begin"/>
      </w:r>
      <w:r>
        <w:instrText xml:space="preserve"> HYPERLINK \l "_Toc55260956" </w:instrText>
      </w:r>
      <w:r>
        <w:fldChar w:fldCharType="separate"/>
      </w:r>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r>
        <w:fldChar w:fldCharType="end"/>
      </w:r>
    </w:p>
    <w:p w14:paraId="7F834804" w14:textId="46DD4518" w:rsidR="00F53E24" w:rsidRDefault="00AF6093" w:rsidP="004D13B5">
      <w:pPr>
        <w:pStyle w:val="TOC3"/>
        <w:rPr>
          <w:rFonts w:asciiTheme="minorHAnsi" w:eastAsiaTheme="minorEastAsia" w:hAnsiTheme="minorHAnsi" w:cstheme="minorBidi"/>
          <w:color w:val="auto"/>
          <w:sz w:val="22"/>
          <w:szCs w:val="22"/>
          <w:lang w:eastAsia="pt-BR"/>
        </w:rPr>
        <w:pPrChange w:id="47" w:author="Juliano Varella De Carvalho" w:date="2020-11-06T16:01:00Z">
          <w:pPr>
            <w:pStyle w:val="TOC3"/>
            <w:tabs>
              <w:tab w:val="left" w:pos="1440"/>
              <w:tab w:val="right" w:leader="dot" w:pos="9062"/>
            </w:tabs>
          </w:pPr>
        </w:pPrChange>
      </w:pPr>
      <w:r>
        <w:fldChar w:fldCharType="begin"/>
      </w:r>
      <w:r>
        <w:instrText xml:space="preserve"> HYPERLINK \l "_Toc55260957" </w:instrText>
      </w:r>
      <w:r>
        <w:fldChar w:fldCharType="separate"/>
      </w:r>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r>
        <w:fldChar w:fldCharType="end"/>
      </w:r>
    </w:p>
    <w:p w14:paraId="6A6EBBBC" w14:textId="436AEDEF" w:rsidR="00F53E24" w:rsidRDefault="00AF6093" w:rsidP="004D13B5">
      <w:pPr>
        <w:pStyle w:val="TOC2"/>
        <w:rPr>
          <w:rFonts w:asciiTheme="minorHAnsi" w:eastAsiaTheme="minorEastAsia" w:hAnsiTheme="minorHAnsi" w:cstheme="minorBidi"/>
          <w:color w:val="auto"/>
          <w:sz w:val="22"/>
          <w:szCs w:val="22"/>
          <w:lang w:eastAsia="pt-BR"/>
        </w:rPr>
        <w:pPrChange w:id="48" w:author="Juliano Varella De Carvalho" w:date="2020-11-06T16:01:00Z">
          <w:pPr>
            <w:pStyle w:val="TOC2"/>
            <w:tabs>
              <w:tab w:val="left" w:pos="1248"/>
              <w:tab w:val="right" w:leader="dot" w:pos="9062"/>
            </w:tabs>
          </w:pPr>
        </w:pPrChange>
      </w:pPr>
      <w:r>
        <w:fldChar w:fldCharType="begin"/>
      </w:r>
      <w:r>
        <w:instrText xml:space="preserve"> HYPERLINK \l "_Toc55260958" </w:instrText>
      </w:r>
      <w:r>
        <w:fldChar w:fldCharType="separate"/>
      </w:r>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r>
        <w:fldChar w:fldCharType="end"/>
      </w:r>
    </w:p>
    <w:p w14:paraId="352505EC" w14:textId="5D70C080" w:rsidR="00F53E24" w:rsidRDefault="00AF6093" w:rsidP="004D13B5">
      <w:pPr>
        <w:pStyle w:val="TOC3"/>
        <w:rPr>
          <w:rFonts w:asciiTheme="minorHAnsi" w:eastAsiaTheme="minorEastAsia" w:hAnsiTheme="minorHAnsi" w:cstheme="minorBidi"/>
          <w:color w:val="auto"/>
          <w:sz w:val="22"/>
          <w:szCs w:val="22"/>
          <w:lang w:eastAsia="pt-BR"/>
        </w:rPr>
        <w:pPrChange w:id="49" w:author="Juliano Varella De Carvalho" w:date="2020-11-06T16:01:00Z">
          <w:pPr>
            <w:pStyle w:val="TOC3"/>
            <w:tabs>
              <w:tab w:val="left" w:pos="1440"/>
              <w:tab w:val="right" w:leader="dot" w:pos="9062"/>
            </w:tabs>
          </w:pPr>
        </w:pPrChange>
      </w:pPr>
      <w:r>
        <w:fldChar w:fldCharType="begin"/>
      </w:r>
      <w:r>
        <w:instrText xml:space="preserve"> HYPERLINK \l "_Toc55260959" </w:instrText>
      </w:r>
      <w:r>
        <w:fldChar w:fldCharType="separate"/>
      </w:r>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r>
        <w:fldChar w:fldCharType="end"/>
      </w:r>
    </w:p>
    <w:p w14:paraId="6860F46A" w14:textId="41B5589E" w:rsidR="00F53E24" w:rsidRDefault="00AF6093" w:rsidP="004D13B5">
      <w:pPr>
        <w:pStyle w:val="TOC3"/>
        <w:rPr>
          <w:rFonts w:asciiTheme="minorHAnsi" w:eastAsiaTheme="minorEastAsia" w:hAnsiTheme="minorHAnsi" w:cstheme="minorBidi"/>
          <w:color w:val="auto"/>
          <w:sz w:val="22"/>
          <w:szCs w:val="22"/>
          <w:lang w:eastAsia="pt-BR"/>
        </w:rPr>
        <w:pPrChange w:id="50" w:author="Juliano Varella De Carvalho" w:date="2020-11-06T16:01:00Z">
          <w:pPr>
            <w:pStyle w:val="TOC3"/>
            <w:tabs>
              <w:tab w:val="left" w:pos="1440"/>
              <w:tab w:val="right" w:leader="dot" w:pos="9062"/>
            </w:tabs>
          </w:pPr>
        </w:pPrChange>
      </w:pPr>
      <w:r>
        <w:fldChar w:fldCharType="begin"/>
      </w:r>
      <w:r>
        <w:instrText xml:space="preserve"> HYPERLINK \l "_Toc55260960" </w:instrText>
      </w:r>
      <w:r>
        <w:fldChar w:fldCharType="separate"/>
      </w:r>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r>
        <w:fldChar w:fldCharType="end"/>
      </w:r>
    </w:p>
    <w:p w14:paraId="6A8D83DC" w14:textId="5B9E69BB" w:rsidR="00F53E24" w:rsidRDefault="00AF6093" w:rsidP="004D13B5">
      <w:pPr>
        <w:pStyle w:val="TOC2"/>
        <w:rPr>
          <w:rFonts w:asciiTheme="minorHAnsi" w:eastAsiaTheme="minorEastAsia" w:hAnsiTheme="minorHAnsi" w:cstheme="minorBidi"/>
          <w:color w:val="auto"/>
          <w:sz w:val="22"/>
          <w:szCs w:val="22"/>
          <w:lang w:eastAsia="pt-BR"/>
        </w:rPr>
        <w:pPrChange w:id="51" w:author="Juliano Varella De Carvalho" w:date="2020-11-06T16:01:00Z">
          <w:pPr>
            <w:pStyle w:val="TOC2"/>
            <w:tabs>
              <w:tab w:val="left" w:pos="1248"/>
              <w:tab w:val="right" w:leader="dot" w:pos="9062"/>
            </w:tabs>
          </w:pPr>
        </w:pPrChange>
      </w:pPr>
      <w:r>
        <w:fldChar w:fldCharType="begin"/>
      </w:r>
      <w:r>
        <w:instrText xml:space="preserve"> HYPERLINK \l "_Toc55260961" </w:instrText>
      </w:r>
      <w:r>
        <w:fldChar w:fldCharType="separate"/>
      </w:r>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r>
        <w:fldChar w:fldCharType="end"/>
      </w:r>
    </w:p>
    <w:p w14:paraId="52088AB4" w14:textId="3C0FC1AF" w:rsidR="00F53E24" w:rsidRDefault="00AF6093" w:rsidP="004D13B5">
      <w:pPr>
        <w:pStyle w:val="TOC3"/>
        <w:rPr>
          <w:rFonts w:asciiTheme="minorHAnsi" w:eastAsiaTheme="minorEastAsia" w:hAnsiTheme="minorHAnsi" w:cstheme="minorBidi"/>
          <w:color w:val="auto"/>
          <w:sz w:val="22"/>
          <w:szCs w:val="22"/>
          <w:lang w:eastAsia="pt-BR"/>
        </w:rPr>
        <w:pPrChange w:id="52" w:author="Juliano Varella De Carvalho" w:date="2020-11-06T16:01:00Z">
          <w:pPr>
            <w:pStyle w:val="TOC3"/>
            <w:tabs>
              <w:tab w:val="left" w:pos="1440"/>
              <w:tab w:val="right" w:leader="dot" w:pos="9062"/>
            </w:tabs>
          </w:pPr>
        </w:pPrChange>
      </w:pPr>
      <w:r>
        <w:fldChar w:fldCharType="begin"/>
      </w:r>
      <w:r>
        <w:instrText xml:space="preserve"> HYPERLINK \l "_Toc55260962" </w:instrText>
      </w:r>
      <w:r>
        <w:fldChar w:fldCharType="separate"/>
      </w:r>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r>
        <w:fldChar w:fldCharType="end"/>
      </w:r>
    </w:p>
    <w:p w14:paraId="2CBDF7EE" w14:textId="3623561A" w:rsidR="00F53E24" w:rsidRDefault="00AF6093" w:rsidP="004D13B5">
      <w:pPr>
        <w:pStyle w:val="TOC3"/>
        <w:rPr>
          <w:rFonts w:asciiTheme="minorHAnsi" w:eastAsiaTheme="minorEastAsia" w:hAnsiTheme="minorHAnsi" w:cstheme="minorBidi"/>
          <w:color w:val="auto"/>
          <w:sz w:val="22"/>
          <w:szCs w:val="22"/>
          <w:lang w:eastAsia="pt-BR"/>
        </w:rPr>
        <w:pPrChange w:id="53" w:author="Juliano Varella De Carvalho" w:date="2020-11-06T16:01:00Z">
          <w:pPr>
            <w:pStyle w:val="TOC3"/>
            <w:tabs>
              <w:tab w:val="left" w:pos="1440"/>
              <w:tab w:val="right" w:leader="dot" w:pos="9062"/>
            </w:tabs>
          </w:pPr>
        </w:pPrChange>
      </w:pPr>
      <w:r>
        <w:fldChar w:fldCharType="begin"/>
      </w:r>
      <w:r>
        <w:instrText xml:space="preserve"> HYPERLINK \l "_Toc55260963" </w:instrText>
      </w:r>
      <w:r>
        <w:fldChar w:fldCharType="separate"/>
      </w:r>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r>
        <w:fldChar w:fldCharType="end"/>
      </w:r>
    </w:p>
    <w:p w14:paraId="0EDD2574" w14:textId="1A52123A" w:rsidR="00F53E24" w:rsidRDefault="00AF6093" w:rsidP="004D13B5">
      <w:pPr>
        <w:pStyle w:val="TOC3"/>
        <w:rPr>
          <w:rFonts w:asciiTheme="minorHAnsi" w:eastAsiaTheme="minorEastAsia" w:hAnsiTheme="minorHAnsi" w:cstheme="minorBidi"/>
          <w:color w:val="auto"/>
          <w:sz w:val="22"/>
          <w:szCs w:val="22"/>
          <w:lang w:eastAsia="pt-BR"/>
        </w:rPr>
        <w:pPrChange w:id="54" w:author="Juliano Varella De Carvalho" w:date="2020-11-06T16:01:00Z">
          <w:pPr>
            <w:pStyle w:val="TOC3"/>
            <w:tabs>
              <w:tab w:val="left" w:pos="1440"/>
              <w:tab w:val="right" w:leader="dot" w:pos="9062"/>
            </w:tabs>
          </w:pPr>
        </w:pPrChange>
      </w:pPr>
      <w:r>
        <w:fldChar w:fldCharType="begin"/>
      </w:r>
      <w:r>
        <w:instrText xml:space="preserve"> HYPERLINK \l "_Toc55260964" </w:instrText>
      </w:r>
      <w:r>
        <w:fldChar w:fldCharType="separate"/>
      </w:r>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r>
        <w:fldChar w:fldCharType="end"/>
      </w:r>
    </w:p>
    <w:p w14:paraId="54F28B43" w14:textId="0A8FBCFB" w:rsidR="00F53E24" w:rsidRDefault="00AF6093" w:rsidP="004D13B5">
      <w:pPr>
        <w:pStyle w:val="TOC1"/>
        <w:rPr>
          <w:rFonts w:asciiTheme="minorHAnsi" w:eastAsiaTheme="minorEastAsia" w:hAnsiTheme="minorHAnsi" w:cstheme="minorBidi"/>
          <w:noProof/>
          <w:color w:val="auto"/>
          <w:sz w:val="22"/>
          <w:szCs w:val="22"/>
          <w:lang w:eastAsia="pt-BR"/>
        </w:rPr>
        <w:pPrChange w:id="55" w:author="Juliano Varella De Carvalho" w:date="2020-11-06T16:01:00Z">
          <w:pPr>
            <w:pStyle w:val="TOC1"/>
            <w:tabs>
              <w:tab w:val="right" w:leader="dot" w:pos="9062"/>
            </w:tabs>
          </w:pPr>
        </w:pPrChange>
      </w:pPr>
      <w:r>
        <w:fldChar w:fldCharType="begin"/>
      </w:r>
      <w:r>
        <w:instrText xml:space="preserve"> HYPERLINK \l "_Toc55260965" </w:instrText>
      </w:r>
      <w:r>
        <w:fldChar w:fldCharType="separate"/>
      </w:r>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r>
        <w:rPr>
          <w:noProof/>
        </w:rPr>
        <w:fldChar w:fldCharType="end"/>
      </w:r>
    </w:p>
    <w:p w14:paraId="77D5650D" w14:textId="43F4F1DF" w:rsidR="00F53E24" w:rsidRDefault="00AF6093" w:rsidP="004D13B5">
      <w:pPr>
        <w:pStyle w:val="TOC2"/>
        <w:rPr>
          <w:rFonts w:asciiTheme="minorHAnsi" w:eastAsiaTheme="minorEastAsia" w:hAnsiTheme="minorHAnsi" w:cstheme="minorBidi"/>
          <w:color w:val="auto"/>
          <w:sz w:val="22"/>
          <w:szCs w:val="22"/>
          <w:lang w:eastAsia="pt-BR"/>
        </w:rPr>
        <w:pPrChange w:id="56" w:author="Juliano Varella De Carvalho" w:date="2020-11-06T16:01:00Z">
          <w:pPr>
            <w:pStyle w:val="TOC2"/>
            <w:tabs>
              <w:tab w:val="left" w:pos="1248"/>
              <w:tab w:val="right" w:leader="dot" w:pos="9062"/>
            </w:tabs>
          </w:pPr>
        </w:pPrChange>
      </w:pPr>
      <w:r>
        <w:fldChar w:fldCharType="begin"/>
      </w:r>
      <w:r>
        <w:instrText xml:space="preserve"> HYPERLINK \l "_Toc55260966" </w:instrText>
      </w:r>
      <w:r>
        <w:fldChar w:fldCharType="separate"/>
      </w:r>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r>
        <w:fldChar w:fldCharType="end"/>
      </w:r>
    </w:p>
    <w:p w14:paraId="50928A26" w14:textId="53E8437B" w:rsidR="00F53E24" w:rsidRDefault="00AF6093" w:rsidP="004D13B5">
      <w:pPr>
        <w:pStyle w:val="TOC3"/>
        <w:rPr>
          <w:rFonts w:asciiTheme="minorHAnsi" w:eastAsiaTheme="minorEastAsia" w:hAnsiTheme="minorHAnsi" w:cstheme="minorBidi"/>
          <w:color w:val="auto"/>
          <w:sz w:val="22"/>
          <w:szCs w:val="22"/>
          <w:lang w:eastAsia="pt-BR"/>
        </w:rPr>
        <w:pPrChange w:id="57" w:author="Juliano Varella De Carvalho" w:date="2020-11-06T16:01:00Z">
          <w:pPr>
            <w:pStyle w:val="TOC3"/>
            <w:tabs>
              <w:tab w:val="left" w:pos="1440"/>
              <w:tab w:val="right" w:leader="dot" w:pos="9062"/>
            </w:tabs>
          </w:pPr>
        </w:pPrChange>
      </w:pPr>
      <w:r>
        <w:fldChar w:fldCharType="begin"/>
      </w:r>
      <w:r>
        <w:instrText xml:space="preserve"> HYPERLINK \l "_Toc55260967" </w:instrText>
      </w:r>
      <w:r>
        <w:fldChar w:fldCharType="separate"/>
      </w:r>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r>
        <w:fldChar w:fldCharType="end"/>
      </w:r>
    </w:p>
    <w:p w14:paraId="20CAB956" w14:textId="0328CB57" w:rsidR="00F53E24" w:rsidRDefault="00AF6093" w:rsidP="004D13B5">
      <w:pPr>
        <w:pStyle w:val="TOC3"/>
        <w:rPr>
          <w:rFonts w:asciiTheme="minorHAnsi" w:eastAsiaTheme="minorEastAsia" w:hAnsiTheme="minorHAnsi" w:cstheme="minorBidi"/>
          <w:color w:val="auto"/>
          <w:sz w:val="22"/>
          <w:szCs w:val="22"/>
          <w:lang w:eastAsia="pt-BR"/>
        </w:rPr>
        <w:pPrChange w:id="58" w:author="Juliano Varella De Carvalho" w:date="2020-11-06T16:01:00Z">
          <w:pPr>
            <w:pStyle w:val="TOC3"/>
            <w:tabs>
              <w:tab w:val="left" w:pos="1440"/>
              <w:tab w:val="right" w:leader="dot" w:pos="9062"/>
            </w:tabs>
          </w:pPr>
        </w:pPrChange>
      </w:pPr>
      <w:r>
        <w:fldChar w:fldCharType="begin"/>
      </w:r>
      <w:r>
        <w:instrText xml:space="preserve"> HYPERLINK \l "_Toc55260968" </w:instrText>
      </w:r>
      <w:r>
        <w:fldChar w:fldCharType="separate"/>
      </w:r>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r>
        <w:fldChar w:fldCharType="end"/>
      </w:r>
    </w:p>
    <w:p w14:paraId="1C34D071" w14:textId="1B59475D" w:rsidR="00F53E24" w:rsidRDefault="00AF6093" w:rsidP="004D13B5">
      <w:pPr>
        <w:pStyle w:val="TOC3"/>
        <w:rPr>
          <w:rFonts w:asciiTheme="minorHAnsi" w:eastAsiaTheme="minorEastAsia" w:hAnsiTheme="minorHAnsi" w:cstheme="minorBidi"/>
          <w:color w:val="auto"/>
          <w:sz w:val="22"/>
          <w:szCs w:val="22"/>
          <w:lang w:eastAsia="pt-BR"/>
        </w:rPr>
        <w:pPrChange w:id="59" w:author="Juliano Varella De Carvalho" w:date="2020-11-06T16:01:00Z">
          <w:pPr>
            <w:pStyle w:val="TOC3"/>
            <w:tabs>
              <w:tab w:val="left" w:pos="1440"/>
              <w:tab w:val="right" w:leader="dot" w:pos="9062"/>
            </w:tabs>
          </w:pPr>
        </w:pPrChange>
      </w:pPr>
      <w:r>
        <w:fldChar w:fldCharType="begin"/>
      </w:r>
      <w:r>
        <w:instrText xml:space="preserve"> HYPERLINK \l "_Toc55260969" </w:instrText>
      </w:r>
      <w:r>
        <w:fldChar w:fldCharType="separate"/>
      </w:r>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r>
        <w:fldChar w:fldCharType="end"/>
      </w:r>
    </w:p>
    <w:p w14:paraId="312D3B5F" w14:textId="463870C8" w:rsidR="00F53E24" w:rsidRDefault="00AF6093" w:rsidP="004D13B5">
      <w:pPr>
        <w:pStyle w:val="TOC2"/>
        <w:rPr>
          <w:rFonts w:asciiTheme="minorHAnsi" w:eastAsiaTheme="minorEastAsia" w:hAnsiTheme="minorHAnsi" w:cstheme="minorBidi"/>
          <w:color w:val="auto"/>
          <w:sz w:val="22"/>
          <w:szCs w:val="22"/>
          <w:lang w:eastAsia="pt-BR"/>
        </w:rPr>
        <w:pPrChange w:id="60" w:author="Juliano Varella De Carvalho" w:date="2020-11-06T16:01:00Z">
          <w:pPr>
            <w:pStyle w:val="TOC2"/>
            <w:tabs>
              <w:tab w:val="left" w:pos="1248"/>
              <w:tab w:val="right" w:leader="dot" w:pos="9062"/>
            </w:tabs>
          </w:pPr>
        </w:pPrChange>
      </w:pPr>
      <w:r>
        <w:lastRenderedPageBreak/>
        <w:fldChar w:fldCharType="begin"/>
      </w:r>
      <w:r>
        <w:instrText xml:space="preserve"> HYPERLINK \l "_Toc55260970" </w:instrText>
      </w:r>
      <w:r>
        <w:fldChar w:fldCharType="separate"/>
      </w:r>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r>
        <w:fldChar w:fldCharType="end"/>
      </w:r>
    </w:p>
    <w:p w14:paraId="2F4B6775" w14:textId="31873EDB" w:rsidR="00F53E24" w:rsidRDefault="00AF6093" w:rsidP="004D13B5">
      <w:pPr>
        <w:pStyle w:val="TOC3"/>
        <w:rPr>
          <w:rFonts w:asciiTheme="minorHAnsi" w:eastAsiaTheme="minorEastAsia" w:hAnsiTheme="minorHAnsi" w:cstheme="minorBidi"/>
          <w:color w:val="auto"/>
          <w:sz w:val="22"/>
          <w:szCs w:val="22"/>
          <w:lang w:eastAsia="pt-BR"/>
        </w:rPr>
        <w:pPrChange w:id="61" w:author="Juliano Varella De Carvalho" w:date="2020-11-06T16:01:00Z">
          <w:pPr>
            <w:pStyle w:val="TOC3"/>
            <w:tabs>
              <w:tab w:val="left" w:pos="1440"/>
              <w:tab w:val="right" w:leader="dot" w:pos="9062"/>
            </w:tabs>
          </w:pPr>
        </w:pPrChange>
      </w:pPr>
      <w:r>
        <w:fldChar w:fldCharType="begin"/>
      </w:r>
      <w:r>
        <w:instrText xml:space="preserve"> HYPERLINK \l "_Toc55260971" </w:instrText>
      </w:r>
      <w:r>
        <w:fldChar w:fldCharType="separate"/>
      </w:r>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r>
        <w:fldChar w:fldCharType="end"/>
      </w:r>
    </w:p>
    <w:p w14:paraId="7ACCB2F7" w14:textId="363FB904" w:rsidR="00F53E24" w:rsidRDefault="00AF6093" w:rsidP="004D13B5">
      <w:pPr>
        <w:pStyle w:val="TOC3"/>
        <w:rPr>
          <w:rFonts w:asciiTheme="minorHAnsi" w:eastAsiaTheme="minorEastAsia" w:hAnsiTheme="minorHAnsi" w:cstheme="minorBidi"/>
          <w:color w:val="auto"/>
          <w:sz w:val="22"/>
          <w:szCs w:val="22"/>
          <w:lang w:eastAsia="pt-BR"/>
        </w:rPr>
        <w:pPrChange w:id="62" w:author="Juliano Varella De Carvalho" w:date="2020-11-06T16:01:00Z">
          <w:pPr>
            <w:pStyle w:val="TOC3"/>
            <w:tabs>
              <w:tab w:val="left" w:pos="1440"/>
              <w:tab w:val="right" w:leader="dot" w:pos="9062"/>
            </w:tabs>
          </w:pPr>
        </w:pPrChange>
      </w:pPr>
      <w:r>
        <w:fldChar w:fldCharType="begin"/>
      </w:r>
      <w:r>
        <w:instrText xml:space="preserve"> HYPERLINK \l "_Toc55260972" </w:instrText>
      </w:r>
      <w:r>
        <w:fldChar w:fldCharType="separate"/>
      </w:r>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r>
        <w:fldChar w:fldCharType="end"/>
      </w:r>
    </w:p>
    <w:p w14:paraId="19FAA82A" w14:textId="047A96A9" w:rsidR="00F53E24" w:rsidRDefault="00AF6093" w:rsidP="004D13B5">
      <w:pPr>
        <w:pStyle w:val="TOC3"/>
        <w:rPr>
          <w:rFonts w:asciiTheme="minorHAnsi" w:eastAsiaTheme="minorEastAsia" w:hAnsiTheme="minorHAnsi" w:cstheme="minorBidi"/>
          <w:color w:val="auto"/>
          <w:sz w:val="22"/>
          <w:szCs w:val="22"/>
          <w:lang w:eastAsia="pt-BR"/>
        </w:rPr>
        <w:pPrChange w:id="63" w:author="Juliano Varella De Carvalho" w:date="2020-11-06T16:01:00Z">
          <w:pPr>
            <w:pStyle w:val="TOC3"/>
            <w:tabs>
              <w:tab w:val="left" w:pos="1440"/>
              <w:tab w:val="right" w:leader="dot" w:pos="9062"/>
            </w:tabs>
          </w:pPr>
        </w:pPrChange>
      </w:pPr>
      <w:r>
        <w:fldChar w:fldCharType="begin"/>
      </w:r>
      <w:r>
        <w:instrText xml:space="preserve"> HYPERLINK \l "_Toc55260973" </w:instrText>
      </w:r>
      <w:r>
        <w:fldChar w:fldCharType="separate"/>
      </w:r>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r>
        <w:fldChar w:fldCharType="end"/>
      </w:r>
    </w:p>
    <w:p w14:paraId="4012259B" w14:textId="2B5B6A45" w:rsidR="00F53E24" w:rsidRDefault="00AF6093" w:rsidP="004D13B5">
      <w:pPr>
        <w:pStyle w:val="TOC3"/>
        <w:rPr>
          <w:rFonts w:asciiTheme="minorHAnsi" w:eastAsiaTheme="minorEastAsia" w:hAnsiTheme="minorHAnsi" w:cstheme="minorBidi"/>
          <w:color w:val="auto"/>
          <w:sz w:val="22"/>
          <w:szCs w:val="22"/>
          <w:lang w:eastAsia="pt-BR"/>
        </w:rPr>
        <w:pPrChange w:id="64" w:author="Juliano Varella De Carvalho" w:date="2020-11-06T16:01:00Z">
          <w:pPr>
            <w:pStyle w:val="TOC3"/>
            <w:tabs>
              <w:tab w:val="left" w:pos="1440"/>
              <w:tab w:val="right" w:leader="dot" w:pos="9062"/>
            </w:tabs>
          </w:pPr>
        </w:pPrChange>
      </w:pPr>
      <w:r>
        <w:fldChar w:fldCharType="begin"/>
      </w:r>
      <w:r>
        <w:instrText xml:space="preserve"> HYPERLINK \l "_Toc55260974" </w:instrText>
      </w:r>
      <w:r>
        <w:fldChar w:fldCharType="separate"/>
      </w:r>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r>
        <w:fldChar w:fldCharType="end"/>
      </w:r>
    </w:p>
    <w:p w14:paraId="133976B1" w14:textId="7DFB2345" w:rsidR="00F53E24" w:rsidRDefault="00AF6093" w:rsidP="004D13B5">
      <w:pPr>
        <w:pStyle w:val="TOC3"/>
        <w:rPr>
          <w:rFonts w:asciiTheme="minorHAnsi" w:eastAsiaTheme="minorEastAsia" w:hAnsiTheme="minorHAnsi" w:cstheme="minorBidi"/>
          <w:color w:val="auto"/>
          <w:sz w:val="22"/>
          <w:szCs w:val="22"/>
          <w:lang w:eastAsia="pt-BR"/>
        </w:rPr>
        <w:pPrChange w:id="65" w:author="Juliano Varella De Carvalho" w:date="2020-11-06T16:01:00Z">
          <w:pPr>
            <w:pStyle w:val="TOC3"/>
            <w:tabs>
              <w:tab w:val="left" w:pos="1440"/>
              <w:tab w:val="right" w:leader="dot" w:pos="9062"/>
            </w:tabs>
          </w:pPr>
        </w:pPrChange>
      </w:pPr>
      <w:r>
        <w:fldChar w:fldCharType="begin"/>
      </w:r>
      <w:r>
        <w:instrText xml:space="preserve"> HYPERLINK \l "_Toc55260975" </w:instrText>
      </w:r>
      <w:r>
        <w:fldChar w:fldCharType="separate"/>
      </w:r>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r>
        <w:fldChar w:fldCharType="end"/>
      </w:r>
    </w:p>
    <w:p w14:paraId="1E8B0D70" w14:textId="59624F4C" w:rsidR="00F53E24" w:rsidRDefault="00AF6093" w:rsidP="004D13B5">
      <w:pPr>
        <w:pStyle w:val="TOC3"/>
        <w:rPr>
          <w:rFonts w:asciiTheme="minorHAnsi" w:eastAsiaTheme="minorEastAsia" w:hAnsiTheme="minorHAnsi" w:cstheme="minorBidi"/>
          <w:color w:val="auto"/>
          <w:sz w:val="22"/>
          <w:szCs w:val="22"/>
          <w:lang w:eastAsia="pt-BR"/>
        </w:rPr>
        <w:pPrChange w:id="66" w:author="Juliano Varella De Carvalho" w:date="2020-11-06T16:01:00Z">
          <w:pPr>
            <w:pStyle w:val="TOC3"/>
            <w:tabs>
              <w:tab w:val="left" w:pos="1440"/>
              <w:tab w:val="right" w:leader="dot" w:pos="9062"/>
            </w:tabs>
          </w:pPr>
        </w:pPrChange>
      </w:pPr>
      <w:r>
        <w:fldChar w:fldCharType="begin"/>
      </w:r>
      <w:r>
        <w:instrText xml:space="preserve"> HYPERLINK \l "_Toc55260976" </w:instrText>
      </w:r>
      <w:r>
        <w:fldChar w:fldCharType="separate"/>
      </w:r>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r>
        <w:fldChar w:fldCharType="end"/>
      </w:r>
    </w:p>
    <w:p w14:paraId="578F50D0" w14:textId="5792132F" w:rsidR="00F53E24" w:rsidRDefault="00AF6093" w:rsidP="004D13B5">
      <w:pPr>
        <w:pStyle w:val="TOC1"/>
        <w:rPr>
          <w:rFonts w:asciiTheme="minorHAnsi" w:eastAsiaTheme="minorEastAsia" w:hAnsiTheme="minorHAnsi" w:cstheme="minorBidi"/>
          <w:noProof/>
          <w:color w:val="auto"/>
          <w:sz w:val="22"/>
          <w:szCs w:val="22"/>
          <w:lang w:eastAsia="pt-BR"/>
        </w:rPr>
        <w:pPrChange w:id="67" w:author="Juliano Varella De Carvalho" w:date="2020-11-06T16:01:00Z">
          <w:pPr>
            <w:pStyle w:val="TOC1"/>
            <w:tabs>
              <w:tab w:val="right" w:leader="dot" w:pos="9062"/>
            </w:tabs>
          </w:pPr>
        </w:pPrChange>
      </w:pPr>
      <w:r>
        <w:fldChar w:fldCharType="begin"/>
      </w:r>
      <w:r>
        <w:instrText xml:space="preserve"> HYPERLINK \l "_Toc55260977" </w:instrText>
      </w:r>
      <w:r>
        <w:fldChar w:fldCharType="separate"/>
      </w:r>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r>
        <w:rPr>
          <w:noProof/>
        </w:rPr>
        <w:fldChar w:fldCharType="end"/>
      </w:r>
    </w:p>
    <w:p w14:paraId="301C0E36" w14:textId="545543BE" w:rsidR="00F53E24" w:rsidRDefault="00AF6093" w:rsidP="004D13B5">
      <w:pPr>
        <w:pStyle w:val="TOC2"/>
        <w:rPr>
          <w:rFonts w:asciiTheme="minorHAnsi" w:eastAsiaTheme="minorEastAsia" w:hAnsiTheme="minorHAnsi" w:cstheme="minorBidi"/>
          <w:color w:val="auto"/>
          <w:sz w:val="22"/>
          <w:szCs w:val="22"/>
          <w:lang w:eastAsia="pt-BR"/>
        </w:rPr>
        <w:pPrChange w:id="68" w:author="Juliano Varella De Carvalho" w:date="2020-11-06T16:01:00Z">
          <w:pPr>
            <w:pStyle w:val="TOC2"/>
            <w:tabs>
              <w:tab w:val="left" w:pos="1248"/>
              <w:tab w:val="right" w:leader="dot" w:pos="9062"/>
            </w:tabs>
          </w:pPr>
        </w:pPrChange>
      </w:pPr>
      <w:r>
        <w:fldChar w:fldCharType="begin"/>
      </w:r>
      <w:r>
        <w:instrText xml:space="preserve"> HYPERLINK \l "_Toc55260978" </w:instrText>
      </w:r>
      <w:r>
        <w:fldChar w:fldCharType="separate"/>
      </w:r>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r>
        <w:fldChar w:fldCharType="end"/>
      </w:r>
    </w:p>
    <w:p w14:paraId="3F59EE81" w14:textId="6D21BE12" w:rsidR="00F53E24" w:rsidRDefault="00AF6093" w:rsidP="004D13B5">
      <w:pPr>
        <w:pStyle w:val="TOC1"/>
        <w:rPr>
          <w:rFonts w:asciiTheme="minorHAnsi" w:eastAsiaTheme="minorEastAsia" w:hAnsiTheme="minorHAnsi" w:cstheme="minorBidi"/>
          <w:noProof/>
          <w:color w:val="auto"/>
          <w:sz w:val="22"/>
          <w:szCs w:val="22"/>
          <w:lang w:eastAsia="pt-BR"/>
        </w:rPr>
        <w:pPrChange w:id="69" w:author="Juliano Varella De Carvalho" w:date="2020-11-06T16:01:00Z">
          <w:pPr>
            <w:pStyle w:val="TOC1"/>
            <w:tabs>
              <w:tab w:val="right" w:leader="dot" w:pos="9062"/>
            </w:tabs>
          </w:pPr>
        </w:pPrChange>
      </w:pPr>
      <w:r>
        <w:fldChar w:fldCharType="begin"/>
      </w:r>
      <w:r>
        <w:instrText xml:space="preserve"> HYPERLINK \l "_Toc55260979" </w:instrText>
      </w:r>
      <w:r>
        <w:fldChar w:fldCharType="separate"/>
      </w:r>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r>
        <w:rPr>
          <w:noProof/>
        </w:rPr>
        <w:fldChar w:fldCharType="end"/>
      </w:r>
    </w:p>
    <w:p w14:paraId="5AA42494" w14:textId="781FB03D" w:rsidR="008F2AE9" w:rsidRDefault="000C396C" w:rsidP="004D13B5">
      <w:r>
        <w:fldChar w:fldCharType="end"/>
      </w:r>
    </w:p>
    <w:p w14:paraId="661C36CD" w14:textId="77777777" w:rsidR="008F2AE9" w:rsidRDefault="008F2AE9" w:rsidP="004D13B5">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4D13B5">
      <w:pPr>
        <w:pStyle w:val="Heading1"/>
      </w:pPr>
      <w:bookmarkStart w:id="70" w:name="_Toc53928594"/>
      <w:bookmarkStart w:id="71" w:name="_Toc55260940"/>
      <w:r w:rsidRPr="000964B3">
        <w:lastRenderedPageBreak/>
        <w:t>Introdução</w:t>
      </w:r>
      <w:bookmarkEnd w:id="70"/>
      <w:bookmarkEnd w:id="71"/>
    </w:p>
    <w:p w14:paraId="5A0E57EE" w14:textId="7D156BBA" w:rsidR="00DA05B5" w:rsidRDefault="00DA05B5" w:rsidP="004D13B5">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4D13B5">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4D13B5">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4D13B5">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4D13B5">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4D13B5">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4D13B5">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4D13B5">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4D13B5">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4D13B5">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4D13B5">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4D13B5">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4D13B5">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4D13B5">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4D13B5">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4D13B5">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4D13B5">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4D13B5">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4D13B5"/>
    <w:p w14:paraId="1ACC3228" w14:textId="6195256A" w:rsidR="002B6979" w:rsidRDefault="002B6979" w:rsidP="004D13B5">
      <w:pPr>
        <w:pStyle w:val="Heading1"/>
      </w:pPr>
      <w:bookmarkStart w:id="72" w:name="_Toc55260941"/>
      <w:r>
        <w:lastRenderedPageBreak/>
        <w:t>Trabalhos relacionados</w:t>
      </w:r>
      <w:bookmarkEnd w:id="72"/>
    </w:p>
    <w:p w14:paraId="5CB45EF1" w14:textId="564496C1" w:rsidR="00F66337" w:rsidRDefault="00471239" w:rsidP="004D13B5">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4D13B5">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4D13B5">
      <w:pPr>
        <w:pStyle w:val="Heading2"/>
      </w:pPr>
      <w:bookmarkStart w:id="73" w:name="_Toc55260942"/>
      <w:r>
        <w:t>Levantamento bibliográfico inicial</w:t>
      </w:r>
      <w:bookmarkEnd w:id="73"/>
    </w:p>
    <w:p w14:paraId="40F08AC9" w14:textId="6CD11710" w:rsidR="00F15F2F" w:rsidRDefault="0062433B" w:rsidP="004D13B5">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4D13B5">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4D13B5">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4D13B5">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4D13B5">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4D13B5">
      <w:pPr>
        <w:pStyle w:val="Heading2"/>
      </w:pPr>
      <w:bookmarkStart w:id="74" w:name="_Toc55260943"/>
      <w:r>
        <w:t>O protocolo d</w:t>
      </w:r>
      <w:r w:rsidR="00765824">
        <w:t>e</w:t>
      </w:r>
      <w:r>
        <w:t xml:space="preserve"> revisão</w:t>
      </w:r>
      <w:bookmarkEnd w:id="74"/>
    </w:p>
    <w:p w14:paraId="42D42C32" w14:textId="1B76998A" w:rsidR="0071123B" w:rsidRDefault="0071123B" w:rsidP="004D13B5">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4D13B5">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4D13B5">
      <w:pPr>
        <w:pStyle w:val="ListParagraph"/>
        <w:numPr>
          <w:ilvl w:val="0"/>
          <w:numId w:val="3"/>
        </w:numPr>
      </w:pPr>
      <w:r>
        <w:t xml:space="preserve">Estudos </w:t>
      </w:r>
      <w:r w:rsidR="00913C91">
        <w:t>r</w:t>
      </w:r>
      <w:r>
        <w:t>ealizados</w:t>
      </w:r>
    </w:p>
    <w:p w14:paraId="4F1E7AE9" w14:textId="6F1BD88F" w:rsidR="00D50112" w:rsidRDefault="00D50112" w:rsidP="004D13B5">
      <w:pPr>
        <w:pStyle w:val="ListParagraph"/>
        <w:numPr>
          <w:ilvl w:val="0"/>
          <w:numId w:val="3"/>
        </w:numPr>
      </w:pPr>
      <w:r>
        <w:t xml:space="preserve">Técnicas </w:t>
      </w:r>
      <w:r w:rsidR="00362D8A">
        <w:t xml:space="preserve">de recomendação </w:t>
      </w:r>
      <w:r>
        <w:t>utilizada</w:t>
      </w:r>
      <w:r w:rsidR="00362D8A">
        <w:t>s</w:t>
      </w:r>
    </w:p>
    <w:p w14:paraId="47B80A35" w14:textId="174099BC" w:rsidR="00D50112" w:rsidRDefault="00362D8A" w:rsidP="004D13B5">
      <w:pPr>
        <w:pStyle w:val="ListParagraph"/>
        <w:numPr>
          <w:ilvl w:val="0"/>
          <w:numId w:val="3"/>
        </w:numPr>
      </w:pPr>
      <w:r>
        <w:t>Contextos utilizados</w:t>
      </w:r>
      <w:r w:rsidR="00804534">
        <w:t xml:space="preserve"> para recomendação</w:t>
      </w:r>
    </w:p>
    <w:p w14:paraId="2B572389" w14:textId="77777777" w:rsidR="008D579B" w:rsidRDefault="008D579B" w:rsidP="004D13B5"/>
    <w:p w14:paraId="24567107" w14:textId="6D97FD19" w:rsidR="008D579B" w:rsidRDefault="008D579B" w:rsidP="004D13B5">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4D13B5">
      <w:pPr>
        <w:pStyle w:val="ListParagraph"/>
        <w:numPr>
          <w:ilvl w:val="0"/>
          <w:numId w:val="4"/>
        </w:numPr>
      </w:pPr>
      <w:r w:rsidRPr="00CA31F6">
        <w:t>RecSys</w:t>
      </w:r>
    </w:p>
    <w:p w14:paraId="26AA3250" w14:textId="2287B641" w:rsidR="008D579B" w:rsidRPr="00CA31F6" w:rsidRDefault="008D579B" w:rsidP="004D13B5">
      <w:pPr>
        <w:pStyle w:val="ListParagraph"/>
        <w:numPr>
          <w:ilvl w:val="0"/>
          <w:numId w:val="4"/>
        </w:numPr>
        <w:rPr>
          <w:lang w:val="en-US"/>
        </w:rPr>
      </w:pPr>
      <w:r w:rsidRPr="00CA31F6">
        <w:rPr>
          <w:lang w:val="en-US"/>
        </w:rPr>
        <w:t>Machine Learning</w:t>
      </w:r>
    </w:p>
    <w:p w14:paraId="703195DE" w14:textId="61281D29" w:rsidR="008D579B" w:rsidRDefault="008D579B" w:rsidP="004D13B5">
      <w:pPr>
        <w:pStyle w:val="ListParagraph"/>
        <w:numPr>
          <w:ilvl w:val="0"/>
          <w:numId w:val="4"/>
        </w:numPr>
      </w:pPr>
      <w:r w:rsidRPr="008D579B">
        <w:t>Sistemas de recomendação musical</w:t>
      </w:r>
    </w:p>
    <w:p w14:paraId="5C02332F" w14:textId="3175A75E" w:rsidR="008D579B" w:rsidRPr="003217A5" w:rsidRDefault="006676C9" w:rsidP="004D13B5">
      <w:pPr>
        <w:pStyle w:val="ListParagraph"/>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4D13B5"/>
    <w:p w14:paraId="12B874AC" w14:textId="0005DCED" w:rsidR="004C6DA1" w:rsidRDefault="00CC24CC" w:rsidP="004D13B5">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4D13B5">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4D13B5">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4D13B5">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4D13B5">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4D13B5">
      <w:pPr>
        <w:pStyle w:val="Heading2"/>
      </w:pPr>
      <w:bookmarkStart w:id="75" w:name="_Toc55260944"/>
      <w:r w:rsidRPr="004A3A38">
        <w:t>PROCURA NOS MOTORES DE BUSCA</w:t>
      </w:r>
      <w:bookmarkEnd w:id="75"/>
    </w:p>
    <w:p w14:paraId="565BD62B" w14:textId="4FC2D39E" w:rsidR="00B15B79" w:rsidRDefault="00C42379" w:rsidP="004D13B5">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7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6"/>
      <w:r w:rsidR="004A7D8A">
        <w:rPr>
          <w:rStyle w:val="CommentReference"/>
        </w:rPr>
        <w:commentReference w:id="7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4D13B5">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4D13B5">
      <w:pPr>
        <w:pStyle w:val="Caption"/>
      </w:pPr>
      <w:bookmarkStart w:id="77" w:name="_Ref40822595"/>
      <w:bookmarkStart w:id="78" w:name="_Ref40822554"/>
      <w:bookmarkStart w:id="7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7"/>
      <w:r>
        <w:rPr>
          <w:noProof/>
        </w:rPr>
        <w:t xml:space="preserve"> -</w:t>
      </w:r>
      <w:r>
        <w:t xml:space="preserve"> Motor avançado de busca da</w:t>
      </w:r>
      <w:r w:rsidRPr="00A841A0">
        <w:t xml:space="preserve"> ACM (próprio, 2020)</w:t>
      </w:r>
      <w:bookmarkEnd w:id="78"/>
      <w:bookmarkEnd w:id="79"/>
    </w:p>
    <w:p w14:paraId="42D7707F" w14:textId="77777777" w:rsidR="00B00090" w:rsidRDefault="00B00090" w:rsidP="004D13B5"/>
    <w:p w14:paraId="53F7643E" w14:textId="6CDA73C5" w:rsidR="00C42379" w:rsidRDefault="003B2512" w:rsidP="004D13B5">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4D13B5">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4D13B5">
      <w:pPr>
        <w:pStyle w:val="Caption"/>
      </w:pPr>
      <w:bookmarkStart w:id="80" w:name="_Ref40822631"/>
      <w:bookmarkStart w:id="8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80"/>
      <w:r>
        <w:rPr>
          <w:noProof/>
        </w:rPr>
        <w:t xml:space="preserve"> -</w:t>
      </w:r>
      <w:r>
        <w:t xml:space="preserve"> Resultado de busca dos proceedings no motor de busca da ACM (próprio, 2020)</w:t>
      </w:r>
      <w:bookmarkEnd w:id="81"/>
    </w:p>
    <w:p w14:paraId="610807AF" w14:textId="14F45416" w:rsidR="00006881" w:rsidRDefault="00006881" w:rsidP="004D13B5">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4D13B5">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4D13B5">
      <w:pPr>
        <w:pStyle w:val="Caption"/>
      </w:pPr>
      <w:bookmarkStart w:id="82" w:name="_Ref40822641"/>
      <w:bookmarkStart w:id="8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82"/>
      <w:r>
        <w:rPr>
          <w:noProof/>
        </w:rPr>
        <w:t xml:space="preserve"> -</w:t>
      </w:r>
      <w:r>
        <w:t xml:space="preserve"> </w:t>
      </w:r>
      <w:r w:rsidRPr="00353DD1">
        <w:t xml:space="preserve">Resultado de busca dos </w:t>
      </w:r>
      <w:r>
        <w:t>journals</w:t>
      </w:r>
      <w:r w:rsidRPr="00353DD1">
        <w:t xml:space="preserve"> no motor de busca da ACM (próprio, 2020)</w:t>
      </w:r>
      <w:bookmarkEnd w:id="83"/>
    </w:p>
    <w:p w14:paraId="01684C1C" w14:textId="3C32978A" w:rsidR="004A3A38" w:rsidRDefault="008568F7" w:rsidP="004D13B5">
      <w:pPr>
        <w:pStyle w:val="Heading2"/>
      </w:pPr>
      <w:bookmarkStart w:id="84" w:name="_Toc55260945"/>
      <w:r w:rsidRPr="008568F7">
        <w:t>ETAPAS DA REVISÃO DOS TRABALHOS</w:t>
      </w:r>
      <w:bookmarkEnd w:id="84"/>
    </w:p>
    <w:p w14:paraId="07248AA1" w14:textId="652FF9C5" w:rsidR="004367EC" w:rsidRDefault="005D0600" w:rsidP="004D13B5">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4D13B5">
      <w:pPr>
        <w:pStyle w:val="Figuras"/>
      </w:pPr>
      <w:r>
        <w:drawing>
          <wp:inline distT="0" distB="0" distL="0" distR="0" wp14:anchorId="0C5E9678" wp14:editId="43DCAC34">
            <wp:extent cx="5368290" cy="1539240"/>
            <wp:effectExtent l="0" t="0" r="381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4D13B5">
      <w:pPr>
        <w:pStyle w:val="Caption"/>
      </w:pPr>
      <w:bookmarkStart w:id="85" w:name="_Ref40822414"/>
      <w:bookmarkStart w:id="86" w:name="_Ref40817235"/>
      <w:bookmarkStart w:id="8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85"/>
      <w:r w:rsidR="00412F59">
        <w:t xml:space="preserve"> - </w:t>
      </w:r>
      <w:r>
        <w:t>Etapas realizadas para filtrar os trabalhos encontrados no motor de busca da ACM</w:t>
      </w:r>
      <w:bookmarkEnd w:id="86"/>
      <w:r w:rsidR="004A14AF" w:rsidRPr="00353DD1">
        <w:t xml:space="preserve"> (próprio, 2020)</w:t>
      </w:r>
      <w:bookmarkEnd w:id="87"/>
    </w:p>
    <w:p w14:paraId="2DDF2826" w14:textId="5152A44E" w:rsidR="00C3617C" w:rsidRDefault="00C3617C" w:rsidP="004D13B5">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4D13B5">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4D13B5">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4D13B5">
      <w:pPr>
        <w:pStyle w:val="Caption"/>
      </w:pPr>
      <w:bookmarkStart w:id="88" w:name="_Ref40822493"/>
      <w:bookmarkStart w:id="89" w:name="_Ref40822087"/>
      <w:bookmarkStart w:id="9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8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89"/>
      <w:bookmarkEnd w:id="90"/>
    </w:p>
    <w:p w14:paraId="1201F167" w14:textId="0ED72CA8" w:rsidR="00CA77E5" w:rsidRPr="00CA77E5" w:rsidRDefault="00CA77E5" w:rsidP="004D13B5"/>
    <w:p w14:paraId="79ACB8DA" w14:textId="1C16783D" w:rsidR="009F7EBE" w:rsidRDefault="002F7588" w:rsidP="004D13B5">
      <w:pPr>
        <w:pStyle w:val="Heading3"/>
      </w:pPr>
      <w:r>
        <w:tab/>
      </w:r>
      <w:bookmarkStart w:id="91" w:name="_Toc55260946"/>
      <w:r w:rsidR="00B662FD">
        <w:t>Trabalhos selecionados</w:t>
      </w:r>
      <w:bookmarkEnd w:id="91"/>
    </w:p>
    <w:p w14:paraId="250F842B" w14:textId="361A61C8" w:rsidR="0012444C" w:rsidRPr="0012444C" w:rsidRDefault="0012444C" w:rsidP="004D13B5">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92"/>
      <w:commentRangeStart w:id="93"/>
      <w:r w:rsidRPr="0012444C">
        <w:t xml:space="preserve">4 trabalhos relacionados </w:t>
      </w:r>
      <w:commentRangeEnd w:id="92"/>
      <w:r w:rsidR="004A7D8A">
        <w:rPr>
          <w:rStyle w:val="CommentReference"/>
        </w:rPr>
        <w:commentReference w:id="92"/>
      </w:r>
      <w:commentRangeEnd w:id="93"/>
      <w:r w:rsidR="0050196A">
        <w:rPr>
          <w:rStyle w:val="CommentReference"/>
        </w:rPr>
        <w:commentReference w:id="93"/>
      </w:r>
      <w:r w:rsidRPr="0012444C">
        <w:t>ao objetivo descrito no protocolo de revisão desse trabalho.</w:t>
      </w:r>
    </w:p>
    <w:p w14:paraId="4D2BFBE4" w14:textId="77777777" w:rsidR="00377BBD" w:rsidRDefault="00377BBD" w:rsidP="004D13B5">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63D6319D" w:rsidR="00377BBD" w:rsidRDefault="00377BBD" w:rsidP="004D13B5">
      <w:pPr>
        <w:pStyle w:val="Caption"/>
      </w:pPr>
      <w:bookmarkStart w:id="94" w:name="_Ref40822509"/>
      <w:bookmarkStart w:id="95" w:name="_Ref40821926"/>
      <w:bookmarkStart w:id="9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94"/>
      <w:r w:rsidR="00052712">
        <w:t xml:space="preserve"> - </w:t>
      </w:r>
      <w:r>
        <w:t>Procedimento de filtro realizado baseado nos trabalhos encontrados no motor de busca da ACM</w:t>
      </w:r>
      <w:r w:rsidRPr="00353DD1">
        <w:t xml:space="preserve"> (próprio, 2020)</w:t>
      </w:r>
      <w:bookmarkEnd w:id="95"/>
      <w:bookmarkEnd w:id="96"/>
    </w:p>
    <w:p w14:paraId="3366D774" w14:textId="23416EAB" w:rsidR="005424C2" w:rsidRDefault="005424C2" w:rsidP="004D13B5"/>
    <w:p w14:paraId="7A5B0100" w14:textId="5D06947D" w:rsidR="00215DF2" w:rsidRDefault="005424C2" w:rsidP="004D13B5">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97"/>
      <w:r w:rsidR="0060257A">
        <w:t>breve</w:t>
      </w:r>
      <w:r w:rsidR="0050196A">
        <w:t xml:space="preserve"> resumo</w:t>
      </w:r>
      <w:r w:rsidR="003C36AB" w:rsidRPr="003C36AB">
        <w:t xml:space="preserve"> </w:t>
      </w:r>
      <w:commentRangeEnd w:id="97"/>
      <w:r w:rsidR="004A7D8A">
        <w:rPr>
          <w:rStyle w:val="CommentReference"/>
        </w:rPr>
        <w:commentReference w:id="9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4D13B5">
      <w:pPr>
        <w:pStyle w:val="Listas1"/>
      </w:pPr>
      <w:r w:rsidRPr="00E279E5">
        <w:t>Qual o problema que ele resolveu?</w:t>
      </w:r>
    </w:p>
    <w:p w14:paraId="38464060" w14:textId="5C11DCFB" w:rsidR="00615D0C" w:rsidRDefault="00615D0C" w:rsidP="004D13B5">
      <w:pPr>
        <w:pStyle w:val="ListParagraph"/>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4D13B5">
      <w:pPr>
        <w:pStyle w:val="Listas1"/>
      </w:pPr>
      <w:r w:rsidRPr="00E279E5">
        <w:t>Quais técnicas foram usadas?</w:t>
      </w:r>
    </w:p>
    <w:p w14:paraId="79CDD4B0" w14:textId="199E101D" w:rsidR="00F4777A" w:rsidRDefault="00F4777A" w:rsidP="004D13B5">
      <w:pPr>
        <w:pStyle w:val="ListParagraph"/>
        <w:numPr>
          <w:ilvl w:val="1"/>
          <w:numId w:val="5"/>
        </w:numPr>
      </w:pPr>
      <w:r>
        <w:t xml:space="preserve">Foi utilizada </w:t>
      </w:r>
      <w:r w:rsidR="009837C8">
        <w:t>alguma</w:t>
      </w:r>
      <w:r>
        <w:t xml:space="preserve"> recomendação colaborativa?</w:t>
      </w:r>
    </w:p>
    <w:p w14:paraId="0838B372" w14:textId="3D010AC6" w:rsidR="00585B9A" w:rsidRDefault="00585B9A" w:rsidP="004D13B5">
      <w:pPr>
        <w:pStyle w:val="ListParagraph"/>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4D13B5">
      <w:pPr>
        <w:pStyle w:val="Listas1"/>
      </w:pPr>
      <w:r w:rsidRPr="00E279E5">
        <w:t>Qual a base de treinamento e teste?</w:t>
      </w:r>
    </w:p>
    <w:p w14:paraId="729234C2" w14:textId="60984C22" w:rsidR="00F05B21" w:rsidRDefault="00F05B21" w:rsidP="004D13B5">
      <w:pPr>
        <w:pStyle w:val="ListParagraph"/>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4D13B5">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4D13B5">
      <w:pPr>
        <w:pStyle w:val="ListParagraph"/>
        <w:numPr>
          <w:ilvl w:val="1"/>
          <w:numId w:val="5"/>
        </w:numPr>
      </w:pPr>
      <w:r>
        <w:t>Foi analisado o comportamento?</w:t>
      </w:r>
      <w:r w:rsidR="00257F87">
        <w:t xml:space="preserve"> Q</w:t>
      </w:r>
      <w:r w:rsidR="00EF1BFD">
        <w:t>uais aspectos?</w:t>
      </w:r>
    </w:p>
    <w:p w14:paraId="0F42C33F" w14:textId="27A5752D" w:rsidR="00EF1BFD" w:rsidRDefault="005128F2" w:rsidP="004D13B5">
      <w:pPr>
        <w:pStyle w:val="ListParagraph"/>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4D13B5">
      <w:pPr>
        <w:pStyle w:val="Listas1"/>
      </w:pPr>
      <w:r w:rsidRPr="00E279E5">
        <w:t>Como é obtido o contexto?</w:t>
      </w:r>
    </w:p>
    <w:p w14:paraId="00D8101E" w14:textId="01FE5FE3" w:rsidR="003771F4" w:rsidRDefault="003771F4" w:rsidP="004D13B5">
      <w:pPr>
        <w:pStyle w:val="ListParagraph"/>
        <w:numPr>
          <w:ilvl w:val="1"/>
          <w:numId w:val="5"/>
        </w:numPr>
      </w:pPr>
      <w:r>
        <w:t>O usuário pode auxiliar na definição do contexto?</w:t>
      </w:r>
    </w:p>
    <w:p w14:paraId="261CE855" w14:textId="67B75F83" w:rsidR="00530530" w:rsidRDefault="00DC3A27" w:rsidP="004D13B5">
      <w:pPr>
        <w:pStyle w:val="ListParagraph"/>
        <w:numPr>
          <w:ilvl w:val="1"/>
          <w:numId w:val="5"/>
        </w:numPr>
      </w:pPr>
      <w:r>
        <w:t>É apresentado o contexto</w:t>
      </w:r>
      <w:r w:rsidR="00787AEE">
        <w:t xml:space="preserve"> atual</w:t>
      </w:r>
      <w:r>
        <w:t xml:space="preserve"> para o usuário?</w:t>
      </w:r>
    </w:p>
    <w:p w14:paraId="3089FFC2" w14:textId="0B7857A2" w:rsidR="002E16AD" w:rsidRPr="00BE64A0" w:rsidRDefault="002E16AD" w:rsidP="004D13B5">
      <w:pPr>
        <w:pStyle w:val="Listas1"/>
      </w:pPr>
      <w:r w:rsidRPr="00BE64A0">
        <w:t>A recomendação atingiu as expectativas do usuário?</w:t>
      </w:r>
    </w:p>
    <w:p w14:paraId="0BC660E5" w14:textId="137F9354" w:rsidR="002F37B9" w:rsidRDefault="002F37B9" w:rsidP="004D13B5">
      <w:pPr>
        <w:pStyle w:val="ListParagraph"/>
        <w:numPr>
          <w:ilvl w:val="1"/>
          <w:numId w:val="5"/>
        </w:numPr>
      </w:pPr>
      <w:r>
        <w:t>Quais foram os critérios de qualidade utilizado</w:t>
      </w:r>
      <w:r w:rsidR="00947D5D">
        <w:t>s</w:t>
      </w:r>
      <w:r>
        <w:t>?</w:t>
      </w:r>
    </w:p>
    <w:p w14:paraId="2043AFCB" w14:textId="78A6817E" w:rsidR="00101A83" w:rsidRDefault="00101A83" w:rsidP="004D13B5">
      <w:pPr>
        <w:pStyle w:val="ListParagraph"/>
        <w:numPr>
          <w:ilvl w:val="1"/>
          <w:numId w:val="5"/>
        </w:numPr>
      </w:pPr>
      <w:r>
        <w:t>Quantidade de usuários utilizada? (tamanho da base)</w:t>
      </w:r>
    </w:p>
    <w:p w14:paraId="0EA2F1BE" w14:textId="79B15FCA" w:rsidR="00FE1979" w:rsidRDefault="00ED094B" w:rsidP="004D13B5">
      <w:pPr>
        <w:pStyle w:val="ListParagraph"/>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4D13B5">
      <w:pPr>
        <w:pStyle w:val="Listas1"/>
      </w:pPr>
      <w:r w:rsidRPr="00BE64A0">
        <w:t>Tiveram outros resultados apresentados? Quais?</w:t>
      </w:r>
    </w:p>
    <w:p w14:paraId="2DC9835C" w14:textId="66B240F7" w:rsidR="00A6577E" w:rsidRPr="00390005" w:rsidRDefault="00851B82" w:rsidP="004D13B5">
      <w:pPr>
        <w:pStyle w:val="Heading4"/>
        <w:rPr>
          <w:lang w:val="en-US"/>
        </w:rPr>
      </w:pPr>
      <w:bookmarkStart w:id="9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98"/>
    </w:p>
    <w:p w14:paraId="563D51F4" w14:textId="18F721B4" w:rsidR="007A22BA" w:rsidRPr="0088087B" w:rsidRDefault="0080100E" w:rsidP="004D13B5">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4D13B5">
      <w:pPr>
        <w:pStyle w:val="Heading4"/>
        <w:rPr>
          <w:lang w:val="en-US"/>
        </w:rPr>
      </w:pPr>
      <w:bookmarkStart w:id="99" w:name="_Ref40822303"/>
      <w:r w:rsidRPr="00E9095F">
        <w:rPr>
          <w:lang w:val="en-US"/>
        </w:rPr>
        <w:t>Prediction of music pairwise preferences from facial expressions</w:t>
      </w:r>
      <w:bookmarkEnd w:id="99"/>
    </w:p>
    <w:p w14:paraId="15BC4C6C" w14:textId="44D8D609" w:rsidR="00F43E36" w:rsidRPr="009634F0" w:rsidRDefault="006D2ECB" w:rsidP="004D13B5">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4D13B5">
      <w:pPr>
        <w:pStyle w:val="Heading4"/>
      </w:pPr>
      <w:bookmarkStart w:id="100" w:name="_Ref40822310"/>
      <w:r>
        <w:t>Qual o problema que ele resolveu?</w:t>
      </w:r>
    </w:p>
    <w:p w14:paraId="75AFC6F7" w14:textId="02E953D1" w:rsidR="0084499B" w:rsidRPr="0084499B" w:rsidRDefault="0084499B" w:rsidP="004D13B5">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4D13B5">
      <w:pPr>
        <w:pStyle w:val="Heading4"/>
      </w:pPr>
      <w:r>
        <w:t>Quais técnicas foram usadas?</w:t>
      </w:r>
    </w:p>
    <w:p w14:paraId="2CC70BB5" w14:textId="6E6165A1" w:rsidR="009952AB" w:rsidRDefault="009952AB" w:rsidP="004D13B5">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4D13B5">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4D13B5">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4D13B5">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4D13B5">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4D13B5">
      <w:pPr>
        <w:pStyle w:val="Heading4"/>
      </w:pPr>
      <w:r>
        <w:t>Qual a base de treinamento e teste?</w:t>
      </w:r>
    </w:p>
    <w:p w14:paraId="25F9CB4F" w14:textId="0A12E662" w:rsidR="00A36DB8" w:rsidRPr="00A36DB8" w:rsidRDefault="00A36DB8" w:rsidP="004D13B5">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4D13B5">
      <w:pPr>
        <w:pStyle w:val="Heading4"/>
      </w:pPr>
      <w:r>
        <w:t>Quais os contextos utilizados?</w:t>
      </w:r>
    </w:p>
    <w:p w14:paraId="7265A4A5" w14:textId="71E088C0" w:rsidR="00A36DB8" w:rsidRDefault="00A36DB8" w:rsidP="004D13B5">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4D13B5">
      <w:pPr>
        <w:pStyle w:val="Heading4"/>
      </w:pPr>
      <w:r>
        <w:t>Como é obtido o contexto?</w:t>
      </w:r>
    </w:p>
    <w:p w14:paraId="732380C6" w14:textId="77777777" w:rsidR="004E75AE" w:rsidRDefault="00FD637E" w:rsidP="004D13B5">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4D13B5">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4D13B5">
      <w:pPr>
        <w:pStyle w:val="Heading4"/>
      </w:pPr>
      <w:r>
        <w:t>A recomendação atingiu as expectativas do usuário?</w:t>
      </w:r>
    </w:p>
    <w:p w14:paraId="2BD8EBD4" w14:textId="76A27477" w:rsidR="007C48E1" w:rsidRDefault="00413F67" w:rsidP="004D13B5">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4D13B5">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4D13B5">
      <w:pPr>
        <w:pStyle w:val="Heading4"/>
      </w:pPr>
      <w:r>
        <w:t>Tiveram outros resultados apresentados? Quais?</w:t>
      </w:r>
    </w:p>
    <w:p w14:paraId="0ADB2A08" w14:textId="1DE967E0" w:rsidR="00354103" w:rsidRPr="00354103" w:rsidRDefault="00354103" w:rsidP="004D13B5">
      <w:r>
        <w:tab/>
      </w:r>
      <w:r w:rsidR="00D40C23">
        <w:t>Não tiveram outros resultados apresentados.</w:t>
      </w:r>
    </w:p>
    <w:p w14:paraId="6478257F" w14:textId="1A1B74FD" w:rsidR="00D064C6" w:rsidRDefault="00D064C6" w:rsidP="004D13B5">
      <w:pPr>
        <w:pStyle w:val="Heading4"/>
        <w:rPr>
          <w:lang w:val="en-US"/>
        </w:rPr>
      </w:pPr>
      <w:r w:rsidRPr="00D064C6">
        <w:rPr>
          <w:lang w:val="en-US"/>
        </w:rPr>
        <w:t>Towards Intent-Aware Contextual Music Recommendation: Initial Experiments</w:t>
      </w:r>
      <w:bookmarkEnd w:id="100"/>
    </w:p>
    <w:p w14:paraId="05B04869" w14:textId="477DA499" w:rsidR="00B92075" w:rsidRDefault="0077029A" w:rsidP="004D13B5">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4D13B5">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4D13B5">
      <w:pPr>
        <w:pStyle w:val="Heading4"/>
      </w:pPr>
      <w:r w:rsidRPr="000A3B00">
        <w:tab/>
      </w:r>
      <w:r w:rsidR="00B87B98">
        <w:t>Qual o problema que ele resolveu?</w:t>
      </w:r>
    </w:p>
    <w:p w14:paraId="608D79C0" w14:textId="48094ADD" w:rsidR="00B87B98" w:rsidRPr="0084499B" w:rsidRDefault="00B87B98" w:rsidP="004D13B5">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4D13B5">
      <w:pPr>
        <w:pStyle w:val="Heading4"/>
      </w:pPr>
      <w:r>
        <w:t>Quais técnicas foram usadas?</w:t>
      </w:r>
    </w:p>
    <w:p w14:paraId="52A2441C" w14:textId="4DFFDD7A" w:rsidR="00516903" w:rsidRDefault="00B87B98" w:rsidP="004D13B5">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4D13B5">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4D13B5">
      <w:pPr>
        <w:pStyle w:val="Heading4"/>
      </w:pPr>
      <w:r>
        <w:t>Qual a base de treinamento e teste?</w:t>
      </w:r>
    </w:p>
    <w:p w14:paraId="3C6D7511" w14:textId="0BC85AB0" w:rsidR="00B87B98" w:rsidRPr="00A36DB8" w:rsidRDefault="00B87B98" w:rsidP="004D13B5">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4D13B5">
      <w:pPr>
        <w:pStyle w:val="Heading4"/>
      </w:pPr>
      <w:r>
        <w:t>Quais os contextos utilizados?</w:t>
      </w:r>
    </w:p>
    <w:p w14:paraId="28EC470E" w14:textId="3C643D3B" w:rsidR="00B87B98" w:rsidRPr="00A36DB8" w:rsidRDefault="00B87B98" w:rsidP="004D13B5">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4D13B5">
      <w:pPr>
        <w:pStyle w:val="Heading4"/>
      </w:pPr>
      <w:r>
        <w:t>Como é obtido o contexto?</w:t>
      </w:r>
    </w:p>
    <w:p w14:paraId="2D365478" w14:textId="3CF5EFC1" w:rsidR="00B87B98" w:rsidRPr="00413F67" w:rsidRDefault="00B87B98" w:rsidP="004D13B5">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4D13B5">
      <w:pPr>
        <w:pStyle w:val="Heading4"/>
      </w:pPr>
      <w:r>
        <w:t>A recomendação atingiu as expectativas do usuário?</w:t>
      </w:r>
    </w:p>
    <w:p w14:paraId="77389F4C" w14:textId="7650585D" w:rsidR="00683408" w:rsidRDefault="00683408" w:rsidP="004D13B5">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4D13B5">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4D13B5">
      <w:pPr>
        <w:pStyle w:val="Heading4"/>
      </w:pPr>
      <w:r>
        <w:t>Tiveram outros resultados apresentados? Quais?</w:t>
      </w:r>
    </w:p>
    <w:p w14:paraId="6E7D95F7" w14:textId="3449EA5D" w:rsidR="00B87B98" w:rsidRPr="00354103" w:rsidRDefault="00B87B98" w:rsidP="004D13B5">
      <w:r>
        <w:tab/>
      </w:r>
      <w:r w:rsidR="009D3C7F">
        <w:t>Não tiveram outros resultados apresentados.</w:t>
      </w:r>
    </w:p>
    <w:p w14:paraId="3A75EB83" w14:textId="70ACD03A" w:rsidR="00D064C6" w:rsidRDefault="00D064C6" w:rsidP="004D13B5">
      <w:pPr>
        <w:pStyle w:val="Heading4"/>
        <w:rPr>
          <w:lang w:val="en-US"/>
        </w:rPr>
      </w:pPr>
      <w:bookmarkStart w:id="101" w:name="_Ref40822320"/>
      <w:r w:rsidRPr="00D064C6">
        <w:rPr>
          <w:lang w:val="en-US"/>
        </w:rPr>
        <w:t>Quantitative Study of Music Listening Behavior in a Smartphone Context</w:t>
      </w:r>
      <w:bookmarkEnd w:id="101"/>
    </w:p>
    <w:p w14:paraId="61E6B872" w14:textId="4830FF22" w:rsidR="00770C1B" w:rsidRDefault="00B550F0" w:rsidP="004D13B5">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4D13B5">
      <w:pPr>
        <w:pStyle w:val="ListParagraph"/>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4D13B5">
      <w:pPr>
        <w:pStyle w:val="ListParagraph"/>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4D13B5">
      <w:pPr>
        <w:pStyle w:val="ListParagraph"/>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4D13B5"/>
    <w:p w14:paraId="2A8535D0" w14:textId="29B68F94" w:rsidR="00774680" w:rsidRPr="00E4071D" w:rsidRDefault="00CA31F6" w:rsidP="004D13B5">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4D13B5">
      <w:pPr>
        <w:pStyle w:val="Heading4"/>
      </w:pPr>
      <w:r w:rsidRPr="000A3B00">
        <w:tab/>
      </w:r>
      <w:r w:rsidR="00B87B98">
        <w:t>Qual o problema que ele resolveu?</w:t>
      </w:r>
    </w:p>
    <w:p w14:paraId="56F1ADBE" w14:textId="1C4DEBE7" w:rsidR="00B87B98" w:rsidRDefault="00B87B98" w:rsidP="004D13B5">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4D13B5">
      <w:pPr>
        <w:pStyle w:val="Heading4"/>
      </w:pPr>
      <w:r>
        <w:t>Quais técnicas foram usadas?</w:t>
      </w:r>
    </w:p>
    <w:p w14:paraId="648EDE5A" w14:textId="1C115997" w:rsidR="0053040E" w:rsidRDefault="00B87B98" w:rsidP="004D13B5">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4D13B5">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4D13B5">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4D13B5">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4D13B5">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4D13B5">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4D13B5">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4D13B5">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4D13B5">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4D13B5">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4D13B5">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4D13B5">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4D13B5">
      <w:pPr>
        <w:pStyle w:val="Heading4"/>
      </w:pPr>
      <w:r>
        <w:t>Qual a base de treinamento e teste?</w:t>
      </w:r>
    </w:p>
    <w:p w14:paraId="311BD162" w14:textId="10D9B4FE" w:rsidR="00B87B98" w:rsidRPr="00A36DB8" w:rsidRDefault="00B87B98" w:rsidP="004D13B5">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4D13B5">
      <w:pPr>
        <w:pStyle w:val="Heading4"/>
      </w:pPr>
      <w:r>
        <w:t>Quais os contextos utilizados?</w:t>
      </w:r>
    </w:p>
    <w:p w14:paraId="17B0FD91" w14:textId="38D8D1FB" w:rsidR="00B87B98" w:rsidRDefault="00B87B98" w:rsidP="004D13B5">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4D13B5">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C3D80E6" w:rsidR="00686678" w:rsidRDefault="00686678" w:rsidP="004D13B5">
      <w:pPr>
        <w:pStyle w:val="Caption"/>
      </w:pPr>
      <w:bookmarkStart w:id="10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102"/>
    </w:p>
    <w:p w14:paraId="7BFC721F" w14:textId="77777777" w:rsidR="00B87B98" w:rsidRDefault="00B87B98" w:rsidP="004D13B5">
      <w:pPr>
        <w:pStyle w:val="Heading4"/>
      </w:pPr>
      <w:r>
        <w:t>Como é obtido o contexto?</w:t>
      </w:r>
    </w:p>
    <w:p w14:paraId="1EB31649" w14:textId="7504F387" w:rsidR="00B87B98" w:rsidRPr="00FD637E" w:rsidRDefault="00B87B98" w:rsidP="004D13B5">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4D13B5">
      <w:pPr>
        <w:pStyle w:val="Heading4"/>
      </w:pPr>
      <w:r>
        <w:t>A recomendação atingiu as expectativas do usuário?</w:t>
      </w:r>
    </w:p>
    <w:p w14:paraId="55E00ECF" w14:textId="2EEC6434" w:rsidR="00B87B98" w:rsidRPr="00413F67" w:rsidRDefault="00B87B98" w:rsidP="004D13B5">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103" w:name="OLE_LINK1"/>
      <w:r w:rsidR="005F2713">
        <w:t xml:space="preserve"> </w:t>
      </w:r>
      <w:r w:rsidR="004A4D7D">
        <w:t>continha</w:t>
      </w:r>
      <w:bookmarkEnd w:id="103"/>
      <w:r w:rsidR="004A4D7D">
        <w:t xml:space="preserve"> 48 usuários, que a partir de uma filtragem dos dados efetuada, passou para 19 nas respostas das questões.</w:t>
      </w:r>
    </w:p>
    <w:p w14:paraId="6903AB86" w14:textId="77777777" w:rsidR="00B87B98" w:rsidRDefault="00B87B98" w:rsidP="004D13B5">
      <w:pPr>
        <w:pStyle w:val="Heading4"/>
      </w:pPr>
      <w:r>
        <w:t>Tiveram outros resultados apresentados? Quais?</w:t>
      </w:r>
    </w:p>
    <w:p w14:paraId="038411B0" w14:textId="1A598632" w:rsidR="0063452F" w:rsidRPr="00B87B98" w:rsidRDefault="00B87B98" w:rsidP="004D13B5">
      <w:r>
        <w:tab/>
      </w:r>
      <w:r w:rsidR="00CE3AB5">
        <w:t>Não tiveram outros resultados apresentados.</w:t>
      </w:r>
    </w:p>
    <w:p w14:paraId="7CCC49B8" w14:textId="34B6377F" w:rsidR="00E6306C" w:rsidRDefault="005F2713" w:rsidP="004D13B5">
      <w:pPr>
        <w:pStyle w:val="Heading2"/>
      </w:pPr>
      <w:bookmarkStart w:id="104" w:name="_Toc55260947"/>
      <w:r w:rsidRPr="005F2713">
        <w:t>FUNCIONALIDADES DOS TRABALHOS INVESTIGADOS</w:t>
      </w:r>
      <w:bookmarkEnd w:id="104"/>
    </w:p>
    <w:p w14:paraId="485F8F37" w14:textId="29C18B5E" w:rsidR="002522D8" w:rsidRDefault="00762CF2" w:rsidP="004D13B5">
      <w:r>
        <w:tab/>
      </w:r>
      <w:commentRangeStart w:id="10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105"/>
      <w:r w:rsidR="006A14FF">
        <w:rPr>
          <w:rStyle w:val="CommentReference"/>
        </w:rPr>
        <w:commentReference w:id="105"/>
      </w:r>
    </w:p>
    <w:p w14:paraId="6C75A231" w14:textId="0EA4BDA9" w:rsidR="000E3E85" w:rsidRDefault="000E3E85" w:rsidP="004D13B5">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4D13B5"/>
    <w:p w14:paraId="356E43BA" w14:textId="5A8F36D9" w:rsidR="00FB0449" w:rsidRDefault="00FB0449" w:rsidP="004D13B5">
      <w:pPr>
        <w:pStyle w:val="Caption"/>
      </w:pPr>
      <w:bookmarkStart w:id="106" w:name="_Ref42381546"/>
      <w:bookmarkStart w:id="10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106"/>
      <w:r>
        <w:t xml:space="preserve"> </w:t>
      </w:r>
      <w:r w:rsidRPr="00B840C8">
        <w:t>Relação das funcionalidades desenvolvidas em cada artigo revisado</w:t>
      </w:r>
      <w:bookmarkEnd w:id="107"/>
    </w:p>
    <w:tbl>
      <w:tblPr>
        <w:tblStyle w:val="TableGrid"/>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4D13B5"/>
        </w:tc>
        <w:tc>
          <w:tcPr>
            <w:tcW w:w="851" w:type="dxa"/>
          </w:tcPr>
          <w:p w14:paraId="057BD11E" w14:textId="71A9B75E" w:rsidR="00133BC3" w:rsidRPr="00DF0B4C" w:rsidRDefault="00133BC3" w:rsidP="004D13B5">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4D13B5">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4D13B5">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4D13B5">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4D13B5">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4D13B5">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4D13B5">
            <w:r>
              <w:t>Tem foco no entendimento do contexto para recomendações musicais?</w:t>
            </w:r>
          </w:p>
        </w:tc>
        <w:tc>
          <w:tcPr>
            <w:tcW w:w="851" w:type="dxa"/>
          </w:tcPr>
          <w:p w14:paraId="441F6F66" w14:textId="5FA12BD7" w:rsidR="00133BC3" w:rsidRPr="007C62DC" w:rsidRDefault="00133BC3" w:rsidP="004D13B5">
            <w:r w:rsidRPr="00902E83">
              <w:rPr>
                <w:rFonts w:ascii="Apple Color Emoji" w:hAnsi="Apple Color Emoji" w:cs="Apple Color Emoji"/>
              </w:rPr>
              <w:t>✔</w:t>
            </w:r>
          </w:p>
        </w:tc>
        <w:tc>
          <w:tcPr>
            <w:tcW w:w="1276" w:type="dxa"/>
          </w:tcPr>
          <w:p w14:paraId="05017945" w14:textId="4AB9FD06" w:rsidR="00133BC3" w:rsidRPr="007C62DC" w:rsidRDefault="00133BC3" w:rsidP="004D13B5">
            <w:r w:rsidRPr="00902E83">
              <w:rPr>
                <w:rFonts w:ascii="Apple Color Emoji" w:hAnsi="Apple Color Emoji" w:cs="Apple Color Emoji"/>
              </w:rPr>
              <w:t>✔</w:t>
            </w:r>
          </w:p>
        </w:tc>
        <w:tc>
          <w:tcPr>
            <w:tcW w:w="1134" w:type="dxa"/>
          </w:tcPr>
          <w:p w14:paraId="2495FE0C" w14:textId="3187CCA2" w:rsidR="00133BC3" w:rsidRPr="007C62DC" w:rsidRDefault="00133BC3" w:rsidP="004D13B5">
            <w:r w:rsidRPr="00902E83">
              <w:rPr>
                <w:rFonts w:ascii="Apple Color Emoji" w:hAnsi="Apple Color Emoji" w:cs="Apple Color Emoji"/>
              </w:rPr>
              <w:t>❌</w:t>
            </w:r>
          </w:p>
        </w:tc>
        <w:tc>
          <w:tcPr>
            <w:tcW w:w="992" w:type="dxa"/>
          </w:tcPr>
          <w:p w14:paraId="75828768" w14:textId="53847281" w:rsidR="00133BC3" w:rsidRPr="00902E83" w:rsidRDefault="00133BC3" w:rsidP="004D13B5">
            <w:r w:rsidRPr="00902E83">
              <w:rPr>
                <w:rFonts w:ascii="Apple Color Emoji" w:hAnsi="Apple Color Emoji" w:cs="Apple Color Emoji"/>
              </w:rPr>
              <w:t>✔</w:t>
            </w:r>
          </w:p>
        </w:tc>
        <w:tc>
          <w:tcPr>
            <w:tcW w:w="992" w:type="dxa"/>
          </w:tcPr>
          <w:p w14:paraId="6076D553" w14:textId="07E205F8" w:rsidR="00133BC3" w:rsidRPr="00902E83" w:rsidRDefault="00F818D4" w:rsidP="004D13B5">
            <w:r w:rsidRPr="00902E83">
              <w:rPr>
                <w:rFonts w:ascii="Apple Color Emoji" w:hAnsi="Apple Color Emoji" w:cs="Apple Color Emoji"/>
              </w:rPr>
              <w:t>❌</w:t>
            </w:r>
          </w:p>
        </w:tc>
        <w:tc>
          <w:tcPr>
            <w:tcW w:w="1228" w:type="dxa"/>
          </w:tcPr>
          <w:p w14:paraId="293FCBC2" w14:textId="742C3EEC" w:rsidR="00133BC3" w:rsidRPr="00902E83" w:rsidRDefault="00133BC3" w:rsidP="004D13B5">
            <w:r w:rsidRPr="00902E83">
              <w:rPr>
                <w:rFonts w:ascii="Apple Color Emoji" w:hAnsi="Apple Color Emoji" w:cs="Apple Color Emoji"/>
              </w:rPr>
              <w:t>✔</w:t>
            </w:r>
          </w:p>
        </w:tc>
      </w:tr>
      <w:tr w:rsidR="00133BC3" w:rsidRPr="00902E83" w14:paraId="4988E608" w14:textId="77777777" w:rsidTr="00133BC3">
        <w:tc>
          <w:tcPr>
            <w:tcW w:w="2263" w:type="dxa"/>
          </w:tcPr>
          <w:p w14:paraId="17CD6A31" w14:textId="6502524B" w:rsidR="00133BC3" w:rsidRPr="00902E83" w:rsidRDefault="00133BC3" w:rsidP="004D13B5">
            <w:r w:rsidRPr="00902E83">
              <w:t>O trabalho foi</w:t>
            </w:r>
            <w:r>
              <w:t>/será</w:t>
            </w:r>
            <w:r w:rsidRPr="00902E83">
              <w:t xml:space="preserve"> validado em um caso real?</w:t>
            </w:r>
          </w:p>
        </w:tc>
        <w:tc>
          <w:tcPr>
            <w:tcW w:w="851" w:type="dxa"/>
          </w:tcPr>
          <w:p w14:paraId="5ABC353F" w14:textId="0E4B0474" w:rsidR="00133BC3" w:rsidRPr="00902E83" w:rsidRDefault="00133BC3" w:rsidP="004D13B5">
            <w:r w:rsidRPr="00902E83">
              <w:rPr>
                <w:rFonts w:ascii="Apple Color Emoji" w:hAnsi="Apple Color Emoji" w:cs="Apple Color Emoji"/>
              </w:rPr>
              <w:t>❌</w:t>
            </w:r>
          </w:p>
        </w:tc>
        <w:tc>
          <w:tcPr>
            <w:tcW w:w="1276" w:type="dxa"/>
          </w:tcPr>
          <w:p w14:paraId="01538D4E" w14:textId="5CD2F69F" w:rsidR="00133BC3" w:rsidRPr="00902E83" w:rsidRDefault="00133BC3" w:rsidP="004D13B5">
            <w:r w:rsidRPr="00902E83">
              <w:rPr>
                <w:rFonts w:ascii="Apple Color Emoji" w:hAnsi="Apple Color Emoji" w:cs="Apple Color Emoji"/>
              </w:rPr>
              <w:t>❌</w:t>
            </w:r>
          </w:p>
        </w:tc>
        <w:tc>
          <w:tcPr>
            <w:tcW w:w="1134" w:type="dxa"/>
          </w:tcPr>
          <w:p w14:paraId="7D608D86" w14:textId="149A5948" w:rsidR="00133BC3" w:rsidRPr="00902E83" w:rsidRDefault="00133BC3" w:rsidP="004D13B5">
            <w:r w:rsidRPr="00902E83">
              <w:rPr>
                <w:rFonts w:ascii="Apple Color Emoji" w:hAnsi="Apple Color Emoji" w:cs="Apple Color Emoji"/>
              </w:rPr>
              <w:t>✔</w:t>
            </w:r>
          </w:p>
        </w:tc>
        <w:tc>
          <w:tcPr>
            <w:tcW w:w="992" w:type="dxa"/>
          </w:tcPr>
          <w:p w14:paraId="0A36339D" w14:textId="6848BCAB" w:rsidR="00133BC3" w:rsidRPr="00902E83" w:rsidRDefault="00AE1371" w:rsidP="004D13B5">
            <w:r w:rsidRPr="00902E83">
              <w:rPr>
                <w:rFonts w:ascii="Apple Color Emoji" w:hAnsi="Apple Color Emoji" w:cs="Apple Color Emoji"/>
              </w:rPr>
              <w:t>✔</w:t>
            </w:r>
          </w:p>
        </w:tc>
        <w:tc>
          <w:tcPr>
            <w:tcW w:w="992" w:type="dxa"/>
          </w:tcPr>
          <w:p w14:paraId="19E30BA2" w14:textId="0A2016A8" w:rsidR="00133BC3" w:rsidRPr="00902E83" w:rsidRDefault="00AE1371" w:rsidP="004D13B5">
            <w:r w:rsidRPr="00902E83">
              <w:rPr>
                <w:rFonts w:ascii="Apple Color Emoji" w:hAnsi="Apple Color Emoji" w:cs="Apple Color Emoji"/>
              </w:rPr>
              <w:t>✔</w:t>
            </w:r>
          </w:p>
        </w:tc>
        <w:tc>
          <w:tcPr>
            <w:tcW w:w="1228" w:type="dxa"/>
          </w:tcPr>
          <w:p w14:paraId="7C22439D" w14:textId="49E2B914" w:rsidR="00133BC3" w:rsidRPr="00902E83" w:rsidRDefault="00133BC3" w:rsidP="004D13B5">
            <w:r w:rsidRPr="00902E83">
              <w:rPr>
                <w:rFonts w:ascii="Apple Color Emoji" w:hAnsi="Apple Color Emoji" w:cs="Apple Color Emoji"/>
              </w:rPr>
              <w:t>✔</w:t>
            </w:r>
          </w:p>
        </w:tc>
      </w:tr>
      <w:tr w:rsidR="00133BC3" w:rsidRPr="00902E83" w14:paraId="3A01B34D" w14:textId="77777777" w:rsidTr="00133BC3">
        <w:tc>
          <w:tcPr>
            <w:tcW w:w="2263" w:type="dxa"/>
          </w:tcPr>
          <w:p w14:paraId="4C0B4223" w14:textId="34507218" w:rsidR="00133BC3" w:rsidRPr="00902E83" w:rsidRDefault="00133BC3" w:rsidP="004D13B5">
            <w:r w:rsidRPr="00902E83">
              <w:t xml:space="preserve">Utiliza do contexto </w:t>
            </w:r>
            <w:r>
              <w:t>comportamental</w:t>
            </w:r>
            <w:r w:rsidRPr="00902E83">
              <w:t>?</w:t>
            </w:r>
          </w:p>
        </w:tc>
        <w:tc>
          <w:tcPr>
            <w:tcW w:w="851" w:type="dxa"/>
          </w:tcPr>
          <w:p w14:paraId="625FC88F" w14:textId="23475129" w:rsidR="00133BC3" w:rsidRPr="00902E83" w:rsidRDefault="00133BC3" w:rsidP="004D13B5">
            <w:r w:rsidRPr="00902E83">
              <w:rPr>
                <w:rFonts w:ascii="Apple Color Emoji" w:hAnsi="Apple Color Emoji" w:cs="Apple Color Emoji"/>
              </w:rPr>
              <w:t>✔</w:t>
            </w:r>
          </w:p>
        </w:tc>
        <w:tc>
          <w:tcPr>
            <w:tcW w:w="1276" w:type="dxa"/>
          </w:tcPr>
          <w:p w14:paraId="0F9DFEDA" w14:textId="50E7C2EE" w:rsidR="00133BC3" w:rsidRPr="00902E83" w:rsidRDefault="00133BC3" w:rsidP="004D13B5">
            <w:r w:rsidRPr="00902E83">
              <w:rPr>
                <w:rFonts w:ascii="Apple Color Emoji" w:hAnsi="Apple Color Emoji" w:cs="Apple Color Emoji"/>
              </w:rPr>
              <w:t>✔</w:t>
            </w:r>
          </w:p>
        </w:tc>
        <w:tc>
          <w:tcPr>
            <w:tcW w:w="1134" w:type="dxa"/>
          </w:tcPr>
          <w:p w14:paraId="3B46B010" w14:textId="6FC15AB7" w:rsidR="00133BC3" w:rsidRPr="00902E83" w:rsidRDefault="00133BC3" w:rsidP="004D13B5">
            <w:r w:rsidRPr="00902E83">
              <w:rPr>
                <w:rFonts w:ascii="Apple Color Emoji" w:hAnsi="Apple Color Emoji" w:cs="Apple Color Emoji"/>
              </w:rPr>
              <w:t>✔</w:t>
            </w:r>
          </w:p>
        </w:tc>
        <w:tc>
          <w:tcPr>
            <w:tcW w:w="992" w:type="dxa"/>
          </w:tcPr>
          <w:p w14:paraId="6E70A0DF" w14:textId="3559AB6E" w:rsidR="00133BC3" w:rsidRPr="00902E83" w:rsidRDefault="00AF3C07" w:rsidP="004D13B5">
            <w:r>
              <w:rPr>
                <w:rFonts w:ascii="Apple Color Emoji" w:hAnsi="Apple Color Emoji" w:cs="Apple Color Emoji"/>
              </w:rPr>
              <w:t>✔</w:t>
            </w:r>
          </w:p>
        </w:tc>
        <w:tc>
          <w:tcPr>
            <w:tcW w:w="992" w:type="dxa"/>
          </w:tcPr>
          <w:p w14:paraId="2095E8AF" w14:textId="149833ED" w:rsidR="00133BC3" w:rsidRPr="00902E83" w:rsidRDefault="00AF3C07" w:rsidP="004D13B5">
            <w:r>
              <w:rPr>
                <w:rFonts w:ascii="Apple Color Emoji" w:hAnsi="Apple Color Emoji" w:cs="Apple Color Emoji"/>
              </w:rPr>
              <w:t>❌</w:t>
            </w:r>
          </w:p>
        </w:tc>
        <w:tc>
          <w:tcPr>
            <w:tcW w:w="1228" w:type="dxa"/>
          </w:tcPr>
          <w:p w14:paraId="21DD1880" w14:textId="364217C0" w:rsidR="00133BC3" w:rsidRPr="00902E83" w:rsidRDefault="00133BC3" w:rsidP="004D13B5">
            <w:r w:rsidRPr="00902E83">
              <w:rPr>
                <w:rFonts w:ascii="Apple Color Emoji" w:hAnsi="Apple Color Emoji" w:cs="Apple Color Emoji"/>
              </w:rPr>
              <w:t>✔</w:t>
            </w:r>
          </w:p>
        </w:tc>
      </w:tr>
      <w:tr w:rsidR="00133BC3" w:rsidRPr="00902E83" w14:paraId="2F042FD1" w14:textId="77777777" w:rsidTr="00133BC3">
        <w:tc>
          <w:tcPr>
            <w:tcW w:w="2263" w:type="dxa"/>
          </w:tcPr>
          <w:p w14:paraId="5BA8A89A" w14:textId="3146CA47" w:rsidR="00133BC3" w:rsidRPr="00902E83" w:rsidRDefault="00133BC3" w:rsidP="004D13B5">
            <w:r w:rsidRPr="00902E83">
              <w:t xml:space="preserve">Utiliza do contexto </w:t>
            </w:r>
            <w:r>
              <w:t>de ambiente</w:t>
            </w:r>
            <w:r w:rsidRPr="00902E83">
              <w:t>?</w:t>
            </w:r>
          </w:p>
        </w:tc>
        <w:tc>
          <w:tcPr>
            <w:tcW w:w="851" w:type="dxa"/>
          </w:tcPr>
          <w:p w14:paraId="2440BEFF" w14:textId="2A185E34" w:rsidR="00133BC3" w:rsidRPr="00902E83" w:rsidRDefault="00133BC3" w:rsidP="004D13B5">
            <w:r w:rsidRPr="00902E83">
              <w:rPr>
                <w:rFonts w:ascii="Apple Color Emoji" w:hAnsi="Apple Color Emoji" w:cs="Apple Color Emoji"/>
              </w:rPr>
              <w:t>❌</w:t>
            </w:r>
          </w:p>
        </w:tc>
        <w:tc>
          <w:tcPr>
            <w:tcW w:w="1276" w:type="dxa"/>
          </w:tcPr>
          <w:p w14:paraId="62EC11FA" w14:textId="1A0B3498" w:rsidR="00133BC3" w:rsidRPr="00902E83" w:rsidRDefault="00133BC3" w:rsidP="004D13B5">
            <w:r w:rsidRPr="00902E83">
              <w:rPr>
                <w:rFonts w:ascii="Apple Color Emoji" w:hAnsi="Apple Color Emoji" w:cs="Apple Color Emoji"/>
              </w:rPr>
              <w:t>❌</w:t>
            </w:r>
          </w:p>
        </w:tc>
        <w:tc>
          <w:tcPr>
            <w:tcW w:w="1134" w:type="dxa"/>
          </w:tcPr>
          <w:p w14:paraId="157A9FC1" w14:textId="164542DD" w:rsidR="00133BC3" w:rsidRPr="00902E83" w:rsidRDefault="00133BC3" w:rsidP="004D13B5">
            <w:r>
              <w:rPr>
                <w:rFonts w:ascii="Apple Color Emoji" w:hAnsi="Apple Color Emoji" w:cs="Apple Color Emoji"/>
              </w:rPr>
              <w:t>✔</w:t>
            </w:r>
          </w:p>
        </w:tc>
        <w:tc>
          <w:tcPr>
            <w:tcW w:w="992" w:type="dxa"/>
          </w:tcPr>
          <w:p w14:paraId="16CFA34A" w14:textId="426ACED9" w:rsidR="00133BC3" w:rsidRDefault="00AF3C07" w:rsidP="004D13B5">
            <w:r>
              <w:rPr>
                <w:rFonts w:ascii="Apple Color Emoji" w:hAnsi="Apple Color Emoji" w:cs="Apple Color Emoji"/>
              </w:rPr>
              <w:t>✔</w:t>
            </w:r>
          </w:p>
        </w:tc>
        <w:tc>
          <w:tcPr>
            <w:tcW w:w="992" w:type="dxa"/>
          </w:tcPr>
          <w:p w14:paraId="1B83EC91" w14:textId="51DC33B7" w:rsidR="00133BC3" w:rsidRDefault="00AF3C07" w:rsidP="004D13B5">
            <w:r>
              <w:rPr>
                <w:rFonts w:ascii="Apple Color Emoji" w:hAnsi="Apple Color Emoji" w:cs="Apple Color Emoji"/>
              </w:rPr>
              <w:t>❌</w:t>
            </w:r>
          </w:p>
        </w:tc>
        <w:tc>
          <w:tcPr>
            <w:tcW w:w="1228" w:type="dxa"/>
          </w:tcPr>
          <w:p w14:paraId="1C4F733A" w14:textId="320C4370" w:rsidR="00133BC3" w:rsidRPr="00902E83" w:rsidRDefault="00133BC3" w:rsidP="004D13B5">
            <w:r>
              <w:rPr>
                <w:rFonts w:ascii="Apple Color Emoji" w:hAnsi="Apple Color Emoji" w:cs="Apple Color Emoji"/>
              </w:rPr>
              <w:t>✔</w:t>
            </w:r>
          </w:p>
        </w:tc>
      </w:tr>
      <w:tr w:rsidR="00133BC3" w:rsidRPr="00902E83" w14:paraId="4E5C84AD" w14:textId="3660FFD0" w:rsidTr="00133BC3">
        <w:tc>
          <w:tcPr>
            <w:tcW w:w="2263" w:type="dxa"/>
          </w:tcPr>
          <w:p w14:paraId="4AFC0513" w14:textId="0137024F" w:rsidR="00133BC3" w:rsidRPr="00902E83" w:rsidRDefault="00133BC3" w:rsidP="004D13B5">
            <w:r w:rsidRPr="00902E83">
              <w:t>Utiliza do contexto explicito?</w:t>
            </w:r>
          </w:p>
        </w:tc>
        <w:tc>
          <w:tcPr>
            <w:tcW w:w="851" w:type="dxa"/>
          </w:tcPr>
          <w:p w14:paraId="70BCCBF7" w14:textId="3FA5AB2A" w:rsidR="00133BC3" w:rsidRPr="00902E83" w:rsidRDefault="00133BC3" w:rsidP="004D13B5">
            <w:r>
              <w:rPr>
                <w:rFonts w:ascii="Apple Color Emoji" w:hAnsi="Apple Color Emoji" w:cs="Apple Color Emoji"/>
              </w:rPr>
              <w:t>❌</w:t>
            </w:r>
          </w:p>
        </w:tc>
        <w:tc>
          <w:tcPr>
            <w:tcW w:w="1276" w:type="dxa"/>
          </w:tcPr>
          <w:p w14:paraId="15E9C0B0" w14:textId="6F53612B" w:rsidR="00133BC3" w:rsidRPr="00902E83" w:rsidRDefault="00133BC3" w:rsidP="004D13B5">
            <w:r>
              <w:rPr>
                <w:rFonts w:ascii="Apple Color Emoji" w:hAnsi="Apple Color Emoji" w:cs="Apple Color Emoji"/>
              </w:rPr>
              <w:t>❌</w:t>
            </w:r>
          </w:p>
        </w:tc>
        <w:tc>
          <w:tcPr>
            <w:tcW w:w="1134" w:type="dxa"/>
          </w:tcPr>
          <w:p w14:paraId="4391E073" w14:textId="571ED4A4" w:rsidR="00133BC3" w:rsidRPr="00902E83" w:rsidRDefault="00133BC3" w:rsidP="004D13B5">
            <w:r>
              <w:rPr>
                <w:rFonts w:ascii="Apple Color Emoji" w:hAnsi="Apple Color Emoji" w:cs="Apple Color Emoji"/>
              </w:rPr>
              <w:t>✔</w:t>
            </w:r>
          </w:p>
        </w:tc>
        <w:tc>
          <w:tcPr>
            <w:tcW w:w="992" w:type="dxa"/>
          </w:tcPr>
          <w:p w14:paraId="502F4905" w14:textId="48F01661" w:rsidR="00133BC3" w:rsidRDefault="00AF3C07" w:rsidP="004D13B5">
            <w:r>
              <w:rPr>
                <w:rFonts w:ascii="Apple Color Emoji" w:hAnsi="Apple Color Emoji" w:cs="Apple Color Emoji"/>
              </w:rPr>
              <w:t>✔</w:t>
            </w:r>
          </w:p>
        </w:tc>
        <w:tc>
          <w:tcPr>
            <w:tcW w:w="992" w:type="dxa"/>
          </w:tcPr>
          <w:p w14:paraId="28CF93C9" w14:textId="779E810C" w:rsidR="00133BC3" w:rsidRDefault="00AF3C07" w:rsidP="004D13B5">
            <w:r>
              <w:rPr>
                <w:rFonts w:ascii="Apple Color Emoji" w:hAnsi="Apple Color Emoji" w:cs="Apple Color Emoji"/>
              </w:rPr>
              <w:t>❌</w:t>
            </w:r>
          </w:p>
        </w:tc>
        <w:tc>
          <w:tcPr>
            <w:tcW w:w="1228" w:type="dxa"/>
          </w:tcPr>
          <w:p w14:paraId="42428EDA" w14:textId="2F173817" w:rsidR="00133BC3" w:rsidRPr="00902E83" w:rsidRDefault="00133BC3" w:rsidP="004D13B5">
            <w:r>
              <w:rPr>
                <w:rFonts w:ascii="Apple Color Emoji" w:hAnsi="Apple Color Emoji" w:cs="Apple Color Emoji"/>
              </w:rPr>
              <w:t>✔</w:t>
            </w:r>
          </w:p>
        </w:tc>
      </w:tr>
      <w:tr w:rsidR="00133BC3" w:rsidRPr="00902E83" w14:paraId="682A38D2" w14:textId="77777777" w:rsidTr="00133BC3">
        <w:tc>
          <w:tcPr>
            <w:tcW w:w="2263" w:type="dxa"/>
          </w:tcPr>
          <w:p w14:paraId="20FD37C3" w14:textId="77B4BF07" w:rsidR="00133BC3" w:rsidRPr="00902E83" w:rsidRDefault="00133BC3" w:rsidP="004D13B5">
            <w:r w:rsidRPr="00902E83">
              <w:t>Utiliza do contexto implícito?</w:t>
            </w:r>
          </w:p>
        </w:tc>
        <w:tc>
          <w:tcPr>
            <w:tcW w:w="851" w:type="dxa"/>
          </w:tcPr>
          <w:p w14:paraId="185BAB56" w14:textId="4A909F3D" w:rsidR="00133BC3" w:rsidRPr="00902E83" w:rsidRDefault="00133BC3" w:rsidP="004D13B5">
            <w:r>
              <w:rPr>
                <w:rFonts w:ascii="Apple Color Emoji" w:hAnsi="Apple Color Emoji" w:cs="Apple Color Emoji"/>
              </w:rPr>
              <w:t>✔</w:t>
            </w:r>
          </w:p>
        </w:tc>
        <w:tc>
          <w:tcPr>
            <w:tcW w:w="1276" w:type="dxa"/>
          </w:tcPr>
          <w:p w14:paraId="0FC8BBDE" w14:textId="2F514D54" w:rsidR="00133BC3" w:rsidRPr="00902E83" w:rsidRDefault="00133BC3" w:rsidP="004D13B5">
            <w:r>
              <w:rPr>
                <w:rFonts w:ascii="Apple Color Emoji" w:hAnsi="Apple Color Emoji" w:cs="Apple Color Emoji"/>
              </w:rPr>
              <w:t>✔</w:t>
            </w:r>
          </w:p>
        </w:tc>
        <w:tc>
          <w:tcPr>
            <w:tcW w:w="1134" w:type="dxa"/>
          </w:tcPr>
          <w:p w14:paraId="22DBDAEA" w14:textId="351E7CCE" w:rsidR="00133BC3" w:rsidRPr="00902E83" w:rsidRDefault="00133BC3" w:rsidP="004D13B5">
            <w:r>
              <w:rPr>
                <w:rFonts w:ascii="Apple Color Emoji" w:hAnsi="Apple Color Emoji" w:cs="Apple Color Emoji"/>
              </w:rPr>
              <w:t>✔</w:t>
            </w:r>
          </w:p>
        </w:tc>
        <w:tc>
          <w:tcPr>
            <w:tcW w:w="992" w:type="dxa"/>
          </w:tcPr>
          <w:p w14:paraId="482B2C34" w14:textId="0619E919" w:rsidR="00133BC3" w:rsidRDefault="00AF3C07" w:rsidP="004D13B5">
            <w:r>
              <w:rPr>
                <w:rFonts w:ascii="Apple Color Emoji" w:hAnsi="Apple Color Emoji" w:cs="Apple Color Emoji"/>
              </w:rPr>
              <w:t>✔</w:t>
            </w:r>
          </w:p>
        </w:tc>
        <w:tc>
          <w:tcPr>
            <w:tcW w:w="992" w:type="dxa"/>
          </w:tcPr>
          <w:p w14:paraId="5226CC13" w14:textId="2F92CEE1" w:rsidR="00133BC3" w:rsidRDefault="00AF3C07" w:rsidP="004D13B5">
            <w:r>
              <w:rPr>
                <w:rFonts w:ascii="Apple Color Emoji" w:hAnsi="Apple Color Emoji" w:cs="Apple Color Emoji"/>
              </w:rPr>
              <w:t>❌</w:t>
            </w:r>
          </w:p>
        </w:tc>
        <w:tc>
          <w:tcPr>
            <w:tcW w:w="1228" w:type="dxa"/>
          </w:tcPr>
          <w:p w14:paraId="6769FD60" w14:textId="3E656029" w:rsidR="00133BC3" w:rsidRPr="00902E83" w:rsidRDefault="00133BC3" w:rsidP="004D13B5">
            <w:r>
              <w:rPr>
                <w:rFonts w:ascii="Apple Color Emoji" w:hAnsi="Apple Color Emoji" w:cs="Apple Color Emoji"/>
              </w:rPr>
              <w:t>✔</w:t>
            </w:r>
          </w:p>
        </w:tc>
      </w:tr>
      <w:tr w:rsidR="00133BC3" w:rsidRPr="00902E83" w14:paraId="1AF7A3F0" w14:textId="77777777" w:rsidTr="00133BC3">
        <w:tc>
          <w:tcPr>
            <w:tcW w:w="2263" w:type="dxa"/>
          </w:tcPr>
          <w:p w14:paraId="5FDD8C1C" w14:textId="1A9EE2A1" w:rsidR="00133BC3" w:rsidRDefault="00133BC3" w:rsidP="004D13B5">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4D13B5">
            <w:r>
              <w:rPr>
                <w:rFonts w:ascii="Apple Color Emoji" w:hAnsi="Apple Color Emoji" w:cs="Apple Color Emoji"/>
              </w:rPr>
              <w:t>❌</w:t>
            </w:r>
          </w:p>
        </w:tc>
        <w:tc>
          <w:tcPr>
            <w:tcW w:w="1276" w:type="dxa"/>
          </w:tcPr>
          <w:p w14:paraId="4194C9EB" w14:textId="12A928F8" w:rsidR="00133BC3" w:rsidRDefault="00133BC3" w:rsidP="004D13B5">
            <w:r>
              <w:rPr>
                <w:rFonts w:ascii="Apple Color Emoji" w:hAnsi="Apple Color Emoji" w:cs="Apple Color Emoji"/>
              </w:rPr>
              <w:t>❌</w:t>
            </w:r>
          </w:p>
        </w:tc>
        <w:tc>
          <w:tcPr>
            <w:tcW w:w="1134" w:type="dxa"/>
          </w:tcPr>
          <w:p w14:paraId="041307D4" w14:textId="79D83BE7" w:rsidR="00133BC3" w:rsidRDefault="00133BC3" w:rsidP="004D13B5">
            <w:r>
              <w:rPr>
                <w:rFonts w:ascii="Apple Color Emoji" w:hAnsi="Apple Color Emoji" w:cs="Apple Color Emoji"/>
              </w:rPr>
              <w:t>❌</w:t>
            </w:r>
          </w:p>
        </w:tc>
        <w:tc>
          <w:tcPr>
            <w:tcW w:w="992" w:type="dxa"/>
          </w:tcPr>
          <w:p w14:paraId="6920001E" w14:textId="7444B42E" w:rsidR="00133BC3" w:rsidRDefault="00133BC3" w:rsidP="004D13B5">
            <w:r>
              <w:rPr>
                <w:rFonts w:ascii="Apple Color Emoji" w:hAnsi="Apple Color Emoji" w:cs="Apple Color Emoji"/>
              </w:rPr>
              <w:t>✔</w:t>
            </w:r>
          </w:p>
        </w:tc>
        <w:tc>
          <w:tcPr>
            <w:tcW w:w="992" w:type="dxa"/>
          </w:tcPr>
          <w:p w14:paraId="0BB17045" w14:textId="59AC683C" w:rsidR="00133BC3" w:rsidRDefault="00133BC3" w:rsidP="004D13B5">
            <w:r>
              <w:rPr>
                <w:rFonts w:ascii="Apple Color Emoji" w:hAnsi="Apple Color Emoji" w:cs="Apple Color Emoji"/>
              </w:rPr>
              <w:t>✔</w:t>
            </w:r>
          </w:p>
        </w:tc>
        <w:tc>
          <w:tcPr>
            <w:tcW w:w="1228" w:type="dxa"/>
          </w:tcPr>
          <w:p w14:paraId="312CB3BA" w14:textId="4BC4EE04" w:rsidR="00133BC3" w:rsidRDefault="00133BC3" w:rsidP="004D13B5">
            <w:r>
              <w:rPr>
                <w:rFonts w:ascii="Apple Color Emoji" w:hAnsi="Apple Color Emoji" w:cs="Apple Color Emoji"/>
              </w:rPr>
              <w:t>✔</w:t>
            </w:r>
          </w:p>
        </w:tc>
      </w:tr>
      <w:tr w:rsidR="00133BC3" w:rsidRPr="00902E83" w14:paraId="42084703" w14:textId="77777777" w:rsidTr="00133BC3">
        <w:tc>
          <w:tcPr>
            <w:tcW w:w="2263" w:type="dxa"/>
          </w:tcPr>
          <w:p w14:paraId="607494FB" w14:textId="62590B7A" w:rsidR="00133BC3" w:rsidRPr="00902E83" w:rsidRDefault="00133BC3" w:rsidP="004D13B5">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4D13B5">
            <w:r>
              <w:rPr>
                <w:rFonts w:ascii="Apple Color Emoji" w:hAnsi="Apple Color Emoji" w:cs="Apple Color Emoji"/>
              </w:rPr>
              <w:t>❌</w:t>
            </w:r>
          </w:p>
        </w:tc>
        <w:tc>
          <w:tcPr>
            <w:tcW w:w="1276" w:type="dxa"/>
          </w:tcPr>
          <w:p w14:paraId="34E72F30" w14:textId="2F112282" w:rsidR="00133BC3" w:rsidRDefault="00133BC3" w:rsidP="004D13B5">
            <w:r>
              <w:rPr>
                <w:rFonts w:ascii="Apple Color Emoji" w:hAnsi="Apple Color Emoji" w:cs="Apple Color Emoji"/>
              </w:rPr>
              <w:t>✔</w:t>
            </w:r>
          </w:p>
        </w:tc>
        <w:tc>
          <w:tcPr>
            <w:tcW w:w="1134" w:type="dxa"/>
          </w:tcPr>
          <w:p w14:paraId="240A04A7" w14:textId="2E653236" w:rsidR="00133BC3" w:rsidRDefault="00133BC3" w:rsidP="004D13B5">
            <w:r>
              <w:rPr>
                <w:rFonts w:ascii="Apple Color Emoji" w:hAnsi="Apple Color Emoji" w:cs="Apple Color Emoji"/>
              </w:rPr>
              <w:t>✔</w:t>
            </w:r>
          </w:p>
        </w:tc>
        <w:tc>
          <w:tcPr>
            <w:tcW w:w="992" w:type="dxa"/>
          </w:tcPr>
          <w:p w14:paraId="43BD8DF6" w14:textId="7F206F4F" w:rsidR="00133BC3" w:rsidRDefault="00C300C3" w:rsidP="004D13B5">
            <w:r>
              <w:rPr>
                <w:rFonts w:ascii="Apple Color Emoji" w:hAnsi="Apple Color Emoji" w:cs="Apple Color Emoji"/>
              </w:rPr>
              <w:t>❌</w:t>
            </w:r>
          </w:p>
        </w:tc>
        <w:tc>
          <w:tcPr>
            <w:tcW w:w="992" w:type="dxa"/>
          </w:tcPr>
          <w:p w14:paraId="38BC4F4E" w14:textId="763D9098" w:rsidR="00133BC3" w:rsidRDefault="00C300C3" w:rsidP="004D13B5">
            <w:r>
              <w:rPr>
                <w:rFonts w:ascii="Apple Color Emoji" w:hAnsi="Apple Color Emoji" w:cs="Apple Color Emoji"/>
              </w:rPr>
              <w:t>❌</w:t>
            </w:r>
          </w:p>
        </w:tc>
        <w:tc>
          <w:tcPr>
            <w:tcW w:w="1228" w:type="dxa"/>
          </w:tcPr>
          <w:p w14:paraId="2F6147B2" w14:textId="105F044D" w:rsidR="00133BC3" w:rsidRDefault="00C300C3" w:rsidP="004D13B5">
            <w:r>
              <w:rPr>
                <w:rFonts w:ascii="Apple Color Emoji" w:hAnsi="Apple Color Emoji" w:cs="Apple Color Emoji"/>
              </w:rPr>
              <w:t>❌</w:t>
            </w:r>
          </w:p>
        </w:tc>
      </w:tr>
      <w:tr w:rsidR="00133BC3" w:rsidRPr="00902E83" w14:paraId="62942329" w14:textId="77777777" w:rsidTr="00133BC3">
        <w:tc>
          <w:tcPr>
            <w:tcW w:w="2263" w:type="dxa"/>
          </w:tcPr>
          <w:p w14:paraId="2EC4E1EE" w14:textId="463E1775" w:rsidR="00133BC3" w:rsidRDefault="00133BC3" w:rsidP="004D13B5">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4D13B5">
            <w:r>
              <w:rPr>
                <w:rFonts w:ascii="Apple Color Emoji" w:hAnsi="Apple Color Emoji" w:cs="Apple Color Emoji"/>
              </w:rPr>
              <w:t>❌</w:t>
            </w:r>
          </w:p>
        </w:tc>
        <w:tc>
          <w:tcPr>
            <w:tcW w:w="1276" w:type="dxa"/>
          </w:tcPr>
          <w:p w14:paraId="1F69CB03" w14:textId="2F899535" w:rsidR="00133BC3" w:rsidRDefault="00133BC3" w:rsidP="004D13B5">
            <w:r>
              <w:rPr>
                <w:rFonts w:ascii="Apple Color Emoji" w:hAnsi="Apple Color Emoji" w:cs="Apple Color Emoji"/>
              </w:rPr>
              <w:t>❌</w:t>
            </w:r>
          </w:p>
        </w:tc>
        <w:tc>
          <w:tcPr>
            <w:tcW w:w="1134" w:type="dxa"/>
          </w:tcPr>
          <w:p w14:paraId="389DEEDC" w14:textId="096DFF94" w:rsidR="00133BC3" w:rsidRDefault="00133BC3" w:rsidP="004D13B5">
            <w:r>
              <w:rPr>
                <w:rFonts w:ascii="Apple Color Emoji" w:hAnsi="Apple Color Emoji" w:cs="Apple Color Emoji"/>
              </w:rPr>
              <w:t>✔</w:t>
            </w:r>
          </w:p>
        </w:tc>
        <w:tc>
          <w:tcPr>
            <w:tcW w:w="992" w:type="dxa"/>
          </w:tcPr>
          <w:p w14:paraId="33405BA6" w14:textId="0AEDF795" w:rsidR="00133BC3" w:rsidRDefault="00A87396" w:rsidP="004D13B5">
            <w:r>
              <w:rPr>
                <w:rFonts w:ascii="Apple Color Emoji" w:hAnsi="Apple Color Emoji" w:cs="Apple Color Emoji"/>
              </w:rPr>
              <w:t>❌</w:t>
            </w:r>
          </w:p>
        </w:tc>
        <w:tc>
          <w:tcPr>
            <w:tcW w:w="992" w:type="dxa"/>
          </w:tcPr>
          <w:p w14:paraId="171A61E4" w14:textId="14C0F87A" w:rsidR="00133BC3" w:rsidRDefault="00A87396" w:rsidP="004D13B5">
            <w:r>
              <w:rPr>
                <w:rFonts w:ascii="Apple Color Emoji" w:hAnsi="Apple Color Emoji" w:cs="Apple Color Emoji"/>
              </w:rPr>
              <w:t>❌</w:t>
            </w:r>
          </w:p>
        </w:tc>
        <w:tc>
          <w:tcPr>
            <w:tcW w:w="1228" w:type="dxa"/>
          </w:tcPr>
          <w:p w14:paraId="1DE12D50" w14:textId="59216728" w:rsidR="00133BC3" w:rsidRDefault="00A87396" w:rsidP="004D13B5">
            <w:r>
              <w:rPr>
                <w:rFonts w:ascii="Apple Color Emoji" w:hAnsi="Apple Color Emoji" w:cs="Apple Color Emoji"/>
              </w:rPr>
              <w:t>❌</w:t>
            </w:r>
          </w:p>
        </w:tc>
      </w:tr>
      <w:tr w:rsidR="00133BC3" w:rsidRPr="00902E83" w14:paraId="531F6F5E" w14:textId="77777777" w:rsidTr="00133BC3">
        <w:tc>
          <w:tcPr>
            <w:tcW w:w="2263" w:type="dxa"/>
          </w:tcPr>
          <w:p w14:paraId="2E4A82AA" w14:textId="7877B97C" w:rsidR="00133BC3" w:rsidRDefault="00133BC3" w:rsidP="004D13B5">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4D13B5">
            <w:r>
              <w:rPr>
                <w:rFonts w:ascii="Apple Color Emoji" w:hAnsi="Apple Color Emoji" w:cs="Apple Color Emoji"/>
              </w:rPr>
              <w:t>✔</w:t>
            </w:r>
          </w:p>
        </w:tc>
        <w:tc>
          <w:tcPr>
            <w:tcW w:w="1276" w:type="dxa"/>
          </w:tcPr>
          <w:p w14:paraId="7EC2706F" w14:textId="20587CFD" w:rsidR="00133BC3" w:rsidRDefault="00133BC3" w:rsidP="004D13B5">
            <w:r>
              <w:rPr>
                <w:rFonts w:ascii="Apple Color Emoji" w:hAnsi="Apple Color Emoji" w:cs="Apple Color Emoji"/>
              </w:rPr>
              <w:t>❌</w:t>
            </w:r>
          </w:p>
        </w:tc>
        <w:tc>
          <w:tcPr>
            <w:tcW w:w="1134" w:type="dxa"/>
          </w:tcPr>
          <w:p w14:paraId="04605587" w14:textId="0501A47C" w:rsidR="00133BC3" w:rsidRDefault="00133BC3" w:rsidP="004D13B5">
            <w:r>
              <w:rPr>
                <w:rFonts w:ascii="Apple Color Emoji" w:hAnsi="Apple Color Emoji" w:cs="Apple Color Emoji"/>
              </w:rPr>
              <w:t>❌</w:t>
            </w:r>
          </w:p>
        </w:tc>
        <w:tc>
          <w:tcPr>
            <w:tcW w:w="992" w:type="dxa"/>
          </w:tcPr>
          <w:p w14:paraId="3519B922" w14:textId="5A9A47A8" w:rsidR="00133BC3" w:rsidRDefault="00107911" w:rsidP="004D13B5">
            <w:r>
              <w:rPr>
                <w:rFonts w:ascii="Apple Color Emoji" w:hAnsi="Apple Color Emoji" w:cs="Apple Color Emoji"/>
              </w:rPr>
              <w:t>❌</w:t>
            </w:r>
          </w:p>
        </w:tc>
        <w:tc>
          <w:tcPr>
            <w:tcW w:w="992" w:type="dxa"/>
          </w:tcPr>
          <w:p w14:paraId="6C049567" w14:textId="54A46C61" w:rsidR="00133BC3" w:rsidRDefault="00107911" w:rsidP="004D13B5">
            <w:r>
              <w:rPr>
                <w:rFonts w:ascii="Apple Color Emoji" w:hAnsi="Apple Color Emoji" w:cs="Apple Color Emoji"/>
              </w:rPr>
              <w:t>❌</w:t>
            </w:r>
          </w:p>
        </w:tc>
        <w:tc>
          <w:tcPr>
            <w:tcW w:w="1228" w:type="dxa"/>
          </w:tcPr>
          <w:p w14:paraId="7EBDD19D" w14:textId="6638A38B" w:rsidR="00133BC3" w:rsidRDefault="00107911" w:rsidP="004D13B5">
            <w:r>
              <w:rPr>
                <w:rFonts w:ascii="Apple Color Emoji" w:hAnsi="Apple Color Emoji" w:cs="Apple Color Emoji"/>
              </w:rPr>
              <w:t>❌</w:t>
            </w:r>
          </w:p>
        </w:tc>
      </w:tr>
      <w:tr w:rsidR="00133BC3" w:rsidRPr="00433FDA" w14:paraId="478F27A7" w14:textId="77777777" w:rsidTr="00133BC3">
        <w:tc>
          <w:tcPr>
            <w:tcW w:w="2263" w:type="dxa"/>
          </w:tcPr>
          <w:p w14:paraId="22705079" w14:textId="2C4D64A4" w:rsidR="00133BC3" w:rsidRPr="00433FDA" w:rsidRDefault="00133BC3" w:rsidP="004D13B5">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4D13B5">
            <w:r>
              <w:rPr>
                <w:rFonts w:ascii="Apple Color Emoji" w:hAnsi="Apple Color Emoji" w:cs="Apple Color Emoji"/>
              </w:rPr>
              <w:t>✔</w:t>
            </w:r>
          </w:p>
        </w:tc>
        <w:tc>
          <w:tcPr>
            <w:tcW w:w="1276" w:type="dxa"/>
          </w:tcPr>
          <w:p w14:paraId="3097A931" w14:textId="2EA435E5" w:rsidR="00133BC3" w:rsidRPr="00433FDA" w:rsidRDefault="00133BC3" w:rsidP="004D13B5">
            <w:r>
              <w:rPr>
                <w:rFonts w:ascii="Apple Color Emoji" w:hAnsi="Apple Color Emoji" w:cs="Apple Color Emoji"/>
              </w:rPr>
              <w:t>❌</w:t>
            </w:r>
          </w:p>
        </w:tc>
        <w:tc>
          <w:tcPr>
            <w:tcW w:w="1134" w:type="dxa"/>
          </w:tcPr>
          <w:p w14:paraId="45429285" w14:textId="0B1088D6" w:rsidR="00133BC3" w:rsidRPr="00433FDA" w:rsidRDefault="00133BC3" w:rsidP="004D13B5">
            <w:r>
              <w:rPr>
                <w:rFonts w:ascii="Apple Color Emoji" w:hAnsi="Apple Color Emoji" w:cs="Apple Color Emoji"/>
              </w:rPr>
              <w:t>❌</w:t>
            </w:r>
          </w:p>
        </w:tc>
        <w:tc>
          <w:tcPr>
            <w:tcW w:w="992" w:type="dxa"/>
          </w:tcPr>
          <w:p w14:paraId="50ED4D3B" w14:textId="6C1A7876" w:rsidR="00133BC3" w:rsidRDefault="00107911" w:rsidP="004D13B5">
            <w:r>
              <w:rPr>
                <w:rFonts w:ascii="Apple Color Emoji" w:hAnsi="Apple Color Emoji" w:cs="Apple Color Emoji"/>
              </w:rPr>
              <w:t>❌</w:t>
            </w:r>
          </w:p>
        </w:tc>
        <w:tc>
          <w:tcPr>
            <w:tcW w:w="992" w:type="dxa"/>
          </w:tcPr>
          <w:p w14:paraId="077C0D4F" w14:textId="02EF9045" w:rsidR="00133BC3" w:rsidRDefault="00107911" w:rsidP="004D13B5">
            <w:r>
              <w:rPr>
                <w:rFonts w:ascii="Apple Color Emoji" w:hAnsi="Apple Color Emoji" w:cs="Apple Color Emoji"/>
              </w:rPr>
              <w:t>❌</w:t>
            </w:r>
          </w:p>
        </w:tc>
        <w:tc>
          <w:tcPr>
            <w:tcW w:w="1228" w:type="dxa"/>
          </w:tcPr>
          <w:p w14:paraId="25FBCA5D" w14:textId="552057E9" w:rsidR="00133BC3" w:rsidRPr="00433FDA" w:rsidRDefault="00107911" w:rsidP="004D13B5">
            <w:r>
              <w:rPr>
                <w:rFonts w:ascii="Apple Color Emoji" w:hAnsi="Apple Color Emoji" w:cs="Apple Color Emoji"/>
              </w:rPr>
              <w:t>❌</w:t>
            </w:r>
          </w:p>
        </w:tc>
      </w:tr>
    </w:tbl>
    <w:p w14:paraId="1ECF9EDE" w14:textId="77777777" w:rsidR="00FB0449" w:rsidRPr="00433FDA" w:rsidRDefault="00105560" w:rsidP="004D13B5">
      <w:r w:rsidRPr="00433FDA">
        <w:tab/>
      </w:r>
    </w:p>
    <w:p w14:paraId="3CAD5848" w14:textId="273780F6" w:rsidR="00105560" w:rsidRDefault="00FB0449" w:rsidP="004D13B5">
      <w:r w:rsidRPr="00433FDA">
        <w:tab/>
      </w:r>
    </w:p>
    <w:p w14:paraId="2563C68A" w14:textId="47DDBCBE" w:rsidR="008B1BE6" w:rsidRDefault="00A92768" w:rsidP="004D13B5">
      <w:pPr>
        <w:pStyle w:val="Heading2"/>
      </w:pPr>
      <w:bookmarkStart w:id="108" w:name="_Toc55260948"/>
      <w:r>
        <w:t>Conclusões dos trabalhos revisados</w:t>
      </w:r>
      <w:bookmarkEnd w:id="108"/>
    </w:p>
    <w:p w14:paraId="51F57A9F" w14:textId="7AC1E336" w:rsidR="00A92768" w:rsidRDefault="00A92768" w:rsidP="004D13B5">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4D13B5">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CF53152" w:rsidR="007B0815" w:rsidRPr="008739F4" w:rsidRDefault="008739F4" w:rsidP="004D13B5">
      <w:pPr>
        <w:pStyle w:val="Heading1"/>
      </w:pPr>
      <w:bookmarkStart w:id="109" w:name="_Toc55260949"/>
      <w:r w:rsidRPr="008739F4">
        <w:lastRenderedPageBreak/>
        <w:t>COLETA DO CONTEXTO DOS USU</w:t>
      </w:r>
      <w:ins w:id="110" w:author="Érico Souza Loewe" w:date="2020-11-04T13:55:00Z">
        <w:r w:rsidR="00B21656">
          <w:t>á</w:t>
        </w:r>
      </w:ins>
      <w:del w:id="111" w:author="Érico Souza Loewe" w:date="2020-11-04T13:55:00Z">
        <w:r w:rsidRPr="008739F4" w:rsidDel="00B21656">
          <w:delText>A</w:delText>
        </w:r>
      </w:del>
      <w:r w:rsidRPr="008739F4">
        <w:t>RIOS</w:t>
      </w:r>
      <w:bookmarkEnd w:id="109"/>
    </w:p>
    <w:p w14:paraId="73046BB6" w14:textId="7233DD7F" w:rsidR="001531B8" w:rsidRDefault="00396243" w:rsidP="004D13B5">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ins w:id="112" w:author="Érico Souza Loewe" w:date="2020-11-04T13:55:00Z">
        <w:r w:rsidR="00B21656">
          <w:t>realizável</w:t>
        </w:r>
      </w:ins>
      <w:del w:id="113" w:author="Érico Souza Loewe" w:date="2020-11-04T13:55:00Z">
        <w:r w:rsidR="00C15DF2" w:rsidDel="00B21656">
          <w:delText>possível</w:delText>
        </w:r>
      </w:del>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756FD960" w:rsidR="000F766B" w:rsidRDefault="001531B8" w:rsidP="004D13B5">
      <w:r>
        <w:tab/>
        <w:t>Com isso,</w:t>
      </w:r>
      <w:del w:id="114" w:author="Érico Souza Loewe" w:date="2020-11-04T13:56:00Z">
        <w:r w:rsidDel="00B21656">
          <w:delText xml:space="preserve"> foi possível</w:delText>
        </w:r>
      </w:del>
      <w:r>
        <w:t xml:space="preserve">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ins w:id="115" w:author="Érico Souza Loewe" w:date="2020-11-04T13:56:00Z">
        <w:r w:rsidR="00B21656">
          <w:t xml:space="preserve">, passou a ser primaz e </w:t>
        </w:r>
      </w:ins>
      <w:ins w:id="116" w:author="Érico Souza Loewe" w:date="2020-11-04T13:58:00Z">
        <w:r w:rsidR="00B21656">
          <w:t>plausível</w:t>
        </w:r>
      </w:ins>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4D13B5">
      <w:pPr>
        <w:pStyle w:val="Heading2"/>
      </w:pPr>
      <w:bookmarkStart w:id="117" w:name="_Toc55260950"/>
      <w:r>
        <w:t>Contexto</w:t>
      </w:r>
      <w:bookmarkEnd w:id="117"/>
    </w:p>
    <w:p w14:paraId="7D3E268F" w14:textId="5EF33C32" w:rsidR="00A53B06" w:rsidRDefault="00B627FA" w:rsidP="004D13B5">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ins w:id="118" w:author="Érico Souza Loewe" w:date="2020-11-04T13:58:00Z">
        <w:r w:rsidR="00B21656">
          <w:t>,</w:t>
        </w:r>
      </w:ins>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4D13B5">
      <w:pPr>
        <w:pStyle w:val="Quote"/>
      </w:pPr>
      <w:commentRangeStart w:id="119"/>
      <w:r>
        <w:t>O</w:t>
      </w:r>
      <w:r w:rsidR="00B54E54">
        <w:t xml:space="preserve"> c</w:t>
      </w:r>
      <w:r w:rsidR="00B54E54" w:rsidRPr="00B54E54">
        <w:t>onjunto de circunstâncias inter-relacionadas de cuja tessitura se depreende determinado fato ou situação; circunstância(s), conjuntura, situação.</w:t>
      </w:r>
      <w:commentRangeEnd w:id="119"/>
      <w:r w:rsidR="00272F79">
        <w:rPr>
          <w:rStyle w:val="CommentReference"/>
          <w:iCs/>
          <w:color w:val="000000"/>
        </w:rPr>
        <w:commentReference w:id="119"/>
      </w:r>
    </w:p>
    <w:p w14:paraId="5331FD33" w14:textId="32EA6DC9" w:rsidR="00642AD9" w:rsidRDefault="00642AD9" w:rsidP="004D13B5">
      <w:r>
        <w:tab/>
      </w:r>
      <w:commentRangeStart w:id="120"/>
      <w:r w:rsidR="00571016">
        <w:t>Um sistema de recomendação busca encontrar os melhores itens para um devido fim,</w:t>
      </w:r>
      <w:del w:id="121" w:author="Érico Souza Loewe" w:date="2020-11-04T14:00:00Z">
        <w:r w:rsidR="00571016" w:rsidDel="00B21656">
          <w:delText xml:space="preserve"> </w:delText>
        </w:r>
      </w:del>
      <w:del w:id="122" w:author="Érico Souza Loewe" w:date="2020-11-04T13:59:00Z">
        <w:r w:rsidR="00571016" w:rsidDel="00B21656">
          <w:delText>onde</w:delText>
        </w:r>
      </w:del>
      <w:r w:rsidR="00571016">
        <w:t xml:space="preserve"> geralmente</w:t>
      </w:r>
      <w:ins w:id="123" w:author="Érico Souza Loewe" w:date="2020-11-04T14:00:00Z">
        <w:r w:rsidR="00B21656">
          <w:t>,</w:t>
        </w:r>
      </w:ins>
      <w:r w:rsidR="00571016">
        <w:t xml:space="preserve"> </w:t>
      </w:r>
      <w:ins w:id="124" w:author="Érico Souza Loewe" w:date="2020-11-04T14:00:00Z">
        <w:r w:rsidR="00B21656">
          <w:t>baseado</w:t>
        </w:r>
      </w:ins>
      <w:del w:id="125" w:author="Érico Souza Loewe" w:date="2020-11-04T14:00:00Z">
        <w:r w:rsidR="00571016" w:rsidDel="00B21656">
          <w:delText>se baseia</w:delText>
        </w:r>
      </w:del>
      <w:r w:rsidR="00571016">
        <w:t xml:space="preserve"> em dados históricos </w:t>
      </w:r>
      <w:r w:rsidR="00535551">
        <w:t>para</w:t>
      </w:r>
      <w:r w:rsidR="00571016">
        <w:t xml:space="preserve"> </w:t>
      </w:r>
      <w:r w:rsidR="00535551">
        <w:t>produzi-las</w:t>
      </w:r>
      <w:commentRangeEnd w:id="120"/>
      <w:r w:rsidR="00272F79">
        <w:rPr>
          <w:rStyle w:val="CommentReference"/>
        </w:rPr>
        <w:commentReference w:id="120"/>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del w:id="126" w:author="Érico Souza Loewe" w:date="2020-11-04T14:04:00Z">
        <w:r w:rsidR="004710EA" w:rsidDel="004D5489">
          <w:delText xml:space="preserve">é </w:delText>
        </w:r>
        <w:r w:rsidR="002155B6" w:rsidDel="004D5489">
          <w:delText>possível</w:delText>
        </w:r>
        <w:r w:rsidR="004710EA" w:rsidDel="004D5489">
          <w:delText xml:space="preserve"> </w:delText>
        </w:r>
      </w:del>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ins w:id="127" w:author="Érico de Souza" w:date="2020-11-04T14:07:00Z">
        <w:r w:rsidR="009C1F97">
          <w:t>,</w:t>
        </w:r>
      </w:ins>
      <w:ins w:id="128" w:author="Érico Souza Loewe" w:date="2020-11-04T14:05:00Z">
        <w:r w:rsidR="004D5489">
          <w:t xml:space="preserve"> já não é mais um problema</w:t>
        </w:r>
      </w:ins>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ins w:id="129" w:author="Érico Souza Loewe" w:date="2020-11-04T14:04:00Z">
        <w:r w:rsidR="004D5489">
          <w:t>8</w:t>
        </w:r>
      </w:ins>
      <w:del w:id="130" w:author="Érico Souza Loewe" w:date="2020-11-04T14:04:00Z">
        <w:r w:rsidR="00AA7768" w:rsidDel="004D5489">
          <w:rPr>
            <w:noProof/>
          </w:rPr>
          <w:delText>9</w:delText>
        </w:r>
      </w:del>
      <w:r w:rsidR="00AA7768">
        <w:fldChar w:fldCharType="end"/>
      </w:r>
      <w:r w:rsidR="00272F79">
        <w:t xml:space="preserve"> apresenta</w:t>
      </w:r>
      <w:r w:rsidR="00AA7768">
        <w:t xml:space="preserve"> uma visão macro dos contextos que serão considerados n</w:t>
      </w:r>
      <w:ins w:id="131" w:author="Érico de Souza" w:date="2020-11-04T14:07:00Z">
        <w:r w:rsidR="00A43A7F">
          <w:t>o</w:t>
        </w:r>
      </w:ins>
      <w:del w:id="132" w:author="Érico de Souza" w:date="2020-11-04T14:07:00Z">
        <w:r w:rsidR="00AA7768" w:rsidDel="00A43A7F">
          <w:delText>este</w:delText>
        </w:r>
      </w:del>
      <w:r w:rsidR="00AA7768">
        <w:t xml:space="preserve"> </w:t>
      </w:r>
      <w:ins w:id="133" w:author="Érico de Souza" w:date="2020-11-04T14:07:00Z">
        <w:r w:rsidR="00A43A7F">
          <w:t>projeto</w:t>
        </w:r>
      </w:ins>
      <w:del w:id="134" w:author="Érico de Souza" w:date="2020-11-04T14:07:00Z">
        <w:r w:rsidR="00AA7768" w:rsidDel="00A43A7F">
          <w:delText>trabalho</w:delText>
        </w:r>
      </w:del>
      <w:r w:rsidR="00AA7768">
        <w:t>.</w:t>
      </w:r>
    </w:p>
    <w:p w14:paraId="328A89FB" w14:textId="77777777" w:rsidR="000E3BBD" w:rsidRDefault="000E3BBD" w:rsidP="004D13B5">
      <w:pPr>
        <w:pStyle w:val="Figuras"/>
      </w:pPr>
      <w:r>
        <w:drawing>
          <wp:inline distT="0" distB="0" distL="0" distR="0" wp14:anchorId="269E67DD" wp14:editId="7ACE4DC6">
            <wp:extent cx="5486400" cy="2585357"/>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2F75EC1E" w:rsidR="000E3BBD" w:rsidRPr="00642AD9" w:rsidRDefault="000E3BBD" w:rsidP="004D13B5">
      <w:pPr>
        <w:pStyle w:val="Caption"/>
      </w:pPr>
      <w:bookmarkStart w:id="135" w:name="_Ref42447869"/>
      <w:bookmarkStart w:id="136"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135"/>
      <w:r>
        <w:t xml:space="preserve"> Apresentação dos contextos utilizados no trabalho </w:t>
      </w:r>
      <w:r w:rsidRPr="00353DD1">
        <w:t>(próprio, 2020)</w:t>
      </w:r>
      <w:bookmarkEnd w:id="136"/>
    </w:p>
    <w:p w14:paraId="2B059024" w14:textId="5C2EEED2" w:rsidR="008849DE" w:rsidRDefault="008849DE" w:rsidP="004D13B5">
      <w:pPr>
        <w:pStyle w:val="Heading3"/>
      </w:pPr>
      <w:bookmarkStart w:id="137" w:name="_Ref48855940"/>
      <w:bookmarkStart w:id="138" w:name="_Toc55260951"/>
      <w:r w:rsidRPr="008849DE">
        <w:t>O que é o contexto comportamental?</w:t>
      </w:r>
      <w:bookmarkEnd w:id="137"/>
      <w:bookmarkEnd w:id="138"/>
    </w:p>
    <w:p w14:paraId="0406F967" w14:textId="66827A1B" w:rsidR="00A5596A" w:rsidRDefault="00A5596A" w:rsidP="004D13B5">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ins w:id="139" w:author="Érico de Souza" w:date="2020-11-04T14:07:00Z">
        <w:r w:rsidR="00A43A7F">
          <w:t>,</w:t>
        </w:r>
      </w:ins>
      <w:r>
        <w:t xml:space="preserve"> </w:t>
      </w:r>
      <w:r w:rsidR="00400306">
        <w:t>comportamento</w:t>
      </w:r>
      <w:r>
        <w:t xml:space="preserve"> pode ser tido por:</w:t>
      </w:r>
    </w:p>
    <w:p w14:paraId="42015F7F" w14:textId="696E4551" w:rsidR="00A5596A" w:rsidRDefault="00A5596A" w:rsidP="004D13B5">
      <w:pPr>
        <w:pStyle w:val="Quote"/>
      </w:pPr>
      <w:commentRangeStart w:id="140"/>
      <w:r w:rsidRPr="00A5596A">
        <w:t>Qualquer ação ou reação do organismo ou parte dele</w:t>
      </w:r>
      <w:r w:rsidR="008264A2">
        <w:t>.</w:t>
      </w:r>
      <w:commentRangeEnd w:id="140"/>
      <w:r w:rsidR="00272F79">
        <w:rPr>
          <w:rStyle w:val="CommentReference"/>
          <w:iCs/>
          <w:color w:val="000000"/>
        </w:rPr>
        <w:commentReference w:id="140"/>
      </w:r>
    </w:p>
    <w:p w14:paraId="60D04307" w14:textId="49A3ACF8" w:rsidR="00A5596A" w:rsidRPr="00A5596A" w:rsidRDefault="00514193" w:rsidP="004D13B5">
      <w:r>
        <w:tab/>
      </w:r>
      <w:r w:rsidR="00272F79">
        <w:t xml:space="preserve">A partir da definição de contexto, </w:t>
      </w:r>
      <w:ins w:id="141" w:author="Érico de Souza" w:date="2020-11-04T14:08:00Z">
        <w:r w:rsidR="00D86874">
          <w:t>surgiu</w:t>
        </w:r>
      </w:ins>
      <w:del w:id="142" w:author="Érico de Souza" w:date="2020-11-04T14:08:00Z">
        <w:r w:rsidR="00272F79" w:rsidDel="00D86874">
          <w:delText>f</w:delText>
        </w:r>
        <w:r w:rsidDel="00D86874">
          <w:delText>oi realizado</w:delText>
        </w:r>
      </w:del>
      <w:r>
        <w:t xml:space="preserve"> </w:t>
      </w:r>
      <w:commentRangeStart w:id="143"/>
      <w:r>
        <w:t xml:space="preserve">um </w:t>
      </w:r>
      <w:r w:rsidR="005B7378">
        <w:t xml:space="preserve">levantamento </w:t>
      </w:r>
      <w:commentRangeEnd w:id="143"/>
      <w:r w:rsidR="00CF5FC9">
        <w:rPr>
          <w:rStyle w:val="CommentReference"/>
        </w:rPr>
        <w:commentReference w:id="14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144"/>
      <w:r w:rsidR="00E2722E">
        <w:t>a</w:t>
      </w:r>
      <w:ins w:id="145" w:author="Érico de Souza" w:date="2020-11-04T14:09:00Z">
        <w:r w:rsidR="00C17ADF">
          <w:t xml:space="preserve"> fim de as </w:t>
        </w:r>
      </w:ins>
      <w:del w:id="146" w:author="Érico de Souza" w:date="2020-11-04T14:09:00Z">
        <w:r w:rsidR="00E2722E" w:rsidDel="00C17ADF">
          <w:delText xml:space="preserve">s </w:delText>
        </w:r>
        <w:commentRangeEnd w:id="144"/>
        <w:r w:rsidR="00CF5FC9" w:rsidDel="00C17ADF">
          <w:rPr>
            <w:rStyle w:val="CommentReference"/>
          </w:rPr>
          <w:commentReference w:id="144"/>
        </w:r>
        <w:commentRangeStart w:id="147"/>
        <w:r w:rsidR="00E2722E" w:rsidDel="00C17ADF">
          <w:delText>quais,</w:delText>
        </w:r>
        <w:r w:rsidR="00E47C29" w:rsidDel="00C17ADF">
          <w:delText xml:space="preserve"> serão </w:delText>
        </w:r>
      </w:del>
      <w:r w:rsidR="00E47C29">
        <w:t>coloca</w:t>
      </w:r>
      <w:ins w:id="148" w:author="Érico de Souza" w:date="2020-11-04T14:09:00Z">
        <w:r w:rsidR="00C17ADF">
          <w:t>r</w:t>
        </w:r>
      </w:ins>
      <w:del w:id="149" w:author="Érico de Souza" w:date="2020-11-04T14:09:00Z">
        <w:r w:rsidR="00E47C29" w:rsidDel="00C17ADF">
          <w:delText>das</w:delText>
        </w:r>
      </w:del>
      <w:r w:rsidR="00E47C29">
        <w:t xml:space="preserve"> no questionário</w:t>
      </w:r>
      <w:ins w:id="150" w:author="Érico de Souza" w:date="2020-11-04T14:10:00Z">
        <w:r w:rsidR="00C17ADF">
          <w:t>.</w:t>
        </w:r>
      </w:ins>
      <w:del w:id="151" w:author="Érico de Souza" w:date="2020-11-04T14:10:00Z">
        <w:r w:rsidR="008D52B5" w:rsidDel="00C17ADF">
          <w:delText>,</w:delText>
        </w:r>
      </w:del>
      <w:del w:id="152" w:author="Érico de Souza" w:date="2020-11-04T14:09:00Z">
        <w:r w:rsidR="00E47C29" w:rsidDel="00C17ADF">
          <w:delText xml:space="preserve"> e o</w:delText>
        </w:r>
      </w:del>
      <w:r w:rsidR="00E47C29">
        <w:t xml:space="preserve"> </w:t>
      </w:r>
      <w:ins w:id="153" w:author="Érico de Souza" w:date="2020-11-04T14:10:00Z">
        <w:r w:rsidR="00C17ADF">
          <w:t>S</w:t>
        </w:r>
      </w:ins>
      <w:del w:id="154" w:author="Érico de Souza" w:date="2020-11-04T14:10:00Z">
        <w:r w:rsidR="00E47C29" w:rsidDel="00C17ADF">
          <w:delText>s</w:delText>
        </w:r>
      </w:del>
      <w:r w:rsidR="00E47C29">
        <w:t xml:space="preserve">eu </w:t>
      </w:r>
      <w:r w:rsidR="00E47C29">
        <w:lastRenderedPageBreak/>
        <w:t xml:space="preserve">resultado será utilizado </w:t>
      </w:r>
      <w:r w:rsidR="00281F2A">
        <w:t xml:space="preserve">como peso para </w:t>
      </w:r>
      <w:r w:rsidR="00E47C29">
        <w:t>cada ação e</w:t>
      </w:r>
      <w:ins w:id="155" w:author="Érico de Souza" w:date="2020-11-04T14:10:00Z">
        <w:r w:rsidR="00C17ADF">
          <w:t>,</w:t>
        </w:r>
      </w:ins>
      <w:r w:rsidR="004A123F">
        <w:t xml:space="preserve"> no futuro, auxiliar na recomendação musical</w:t>
      </w:r>
      <w:commentRangeEnd w:id="147"/>
      <w:r w:rsidR="00CF5FC9">
        <w:rPr>
          <w:rStyle w:val="CommentReference"/>
        </w:rPr>
        <w:commentReference w:id="147"/>
      </w:r>
      <w:r w:rsidR="00E2722E">
        <w:t>.</w:t>
      </w:r>
      <w:r w:rsidR="008C15E5">
        <w:t xml:space="preserve"> Esse estudo trouxe a seguinte lista de ações:</w:t>
      </w:r>
    </w:p>
    <w:p w14:paraId="67655CDD" w14:textId="1D4861AD" w:rsidR="00CE4919" w:rsidRDefault="00C700E5" w:rsidP="004D13B5">
      <w:pPr>
        <w:pStyle w:val="ListParagraph"/>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4D13B5">
      <w:pPr>
        <w:pStyle w:val="ListParagraph"/>
        <w:numPr>
          <w:ilvl w:val="0"/>
          <w:numId w:val="7"/>
        </w:numPr>
      </w:pPr>
      <w:r>
        <w:t xml:space="preserve">Escolher </w:t>
      </w:r>
      <w:r w:rsidR="00117E6F">
        <w:t>música</w:t>
      </w:r>
      <w:r w:rsidR="00645E4F">
        <w:t>s preferidas</w:t>
      </w:r>
    </w:p>
    <w:p w14:paraId="5CB257C9" w14:textId="5A128209" w:rsidR="007F620B" w:rsidRDefault="007F620B" w:rsidP="004D13B5">
      <w:pPr>
        <w:pStyle w:val="ListParagraph"/>
        <w:numPr>
          <w:ilvl w:val="0"/>
          <w:numId w:val="7"/>
        </w:numPr>
      </w:pPr>
      <w:r>
        <w:t>Definir a atividade</w:t>
      </w:r>
    </w:p>
    <w:p w14:paraId="12F05223" w14:textId="03E8BD91" w:rsidR="007F620B" w:rsidRDefault="007F620B" w:rsidP="004D13B5">
      <w:pPr>
        <w:pStyle w:val="ListParagraph"/>
        <w:numPr>
          <w:ilvl w:val="0"/>
          <w:numId w:val="7"/>
        </w:numPr>
      </w:pPr>
      <w:r>
        <w:t>Definir o humor</w:t>
      </w:r>
    </w:p>
    <w:p w14:paraId="3D2B4D19" w14:textId="1D8B687C" w:rsidR="008849DE" w:rsidRDefault="008849DE" w:rsidP="004D13B5">
      <w:pPr>
        <w:pStyle w:val="Heading3"/>
      </w:pPr>
      <w:bookmarkStart w:id="156" w:name="_Toc55260952"/>
      <w:r w:rsidRPr="008849DE">
        <w:t>O que é o contexto</w:t>
      </w:r>
      <w:r w:rsidR="00CF5FC9">
        <w:t xml:space="preserve"> de</w:t>
      </w:r>
      <w:r w:rsidRPr="008849DE">
        <w:t xml:space="preserve"> ambiente?</w:t>
      </w:r>
      <w:bookmarkEnd w:id="156"/>
    </w:p>
    <w:p w14:paraId="721FB838" w14:textId="2EAC9C14" w:rsidR="002D7CBA" w:rsidRDefault="002D7CBA" w:rsidP="004D13B5">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ins w:id="157" w:author="Érico de Souza" w:date="2020-11-04T14:10:00Z">
        <w:r w:rsidR="001010B0">
          <w:t>,</w:t>
        </w:r>
      </w:ins>
      <w:r>
        <w:t xml:space="preserve"> </w:t>
      </w:r>
      <w:r w:rsidR="00C6087F">
        <w:t>ambiente</w:t>
      </w:r>
      <w:r>
        <w:t xml:space="preserve"> pode ser tido por:</w:t>
      </w:r>
    </w:p>
    <w:p w14:paraId="45EB3042" w14:textId="47E2A51A" w:rsidR="002D7CBA" w:rsidRDefault="00CF31B0" w:rsidP="004D13B5">
      <w:pPr>
        <w:pStyle w:val="Quote"/>
      </w:pPr>
      <w:commentRangeStart w:id="158"/>
      <w:r w:rsidRPr="00CF31B0">
        <w:t>Conjunto de condições físicas, biológicas e químicas que rodeiam os seres vivos e as coisas</w:t>
      </w:r>
      <w:r w:rsidR="008264A2">
        <w:t>.</w:t>
      </w:r>
      <w:commentRangeEnd w:id="158"/>
      <w:r w:rsidR="00CF5FC9">
        <w:rPr>
          <w:rStyle w:val="CommentReference"/>
          <w:iCs/>
          <w:color w:val="000000"/>
        </w:rPr>
        <w:commentReference w:id="158"/>
      </w:r>
    </w:p>
    <w:p w14:paraId="6AA72DD0" w14:textId="6B8C966A" w:rsidR="002D7CBA" w:rsidRPr="00A5596A" w:rsidRDefault="002D7CBA" w:rsidP="004D13B5">
      <w:r>
        <w:tab/>
      </w:r>
      <w:ins w:id="159" w:author="Érico de Souza" w:date="2020-11-04T14:11:00Z">
        <w:r w:rsidR="00EE0447">
          <w:t>Pela citação acima,</w:t>
        </w:r>
      </w:ins>
      <w:del w:id="160" w:author="Érico de Souza" w:date="2020-11-04T14:11:00Z">
        <w:r w:rsidR="002D5D1C" w:rsidDel="00EE0447">
          <w:delText>Com essa definição,</w:delText>
        </w:r>
      </w:del>
      <w:r w:rsidR="002D5D1C">
        <w:t xml:space="preserve"> </w:t>
      </w:r>
      <w:ins w:id="161" w:author="Érico de Souza" w:date="2020-11-04T14:12:00Z">
        <w:r w:rsidR="005E318F">
          <w:t>sucedeu-se</w:t>
        </w:r>
      </w:ins>
      <w:del w:id="162" w:author="Érico de Souza" w:date="2020-11-04T14:12:00Z">
        <w:r w:rsidR="00CF5FC9" w:rsidDel="005E318F">
          <w:delText>foram</w:delText>
        </w:r>
      </w:del>
      <w:r w:rsidR="00CF5FC9">
        <w:t xml:space="preserve"> pesquisa</w:t>
      </w:r>
      <w:ins w:id="163" w:author="Érico de Souza" w:date="2020-11-04T14:12:00Z">
        <w:r w:rsidR="005E318F">
          <w:t>s de</w:t>
        </w:r>
      </w:ins>
      <w:del w:id="164" w:author="Érico de Souza" w:date="2020-11-04T14:12:00Z">
        <w:r w:rsidR="00CF5FC9" w:rsidDel="005E318F">
          <w:delText>dos</w:delText>
        </w:r>
      </w:del>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ins w:id="165" w:author="Érico de Souza" w:date="2020-11-04T14:13:00Z">
        <w:r w:rsidR="00CA7115">
          <w:t>a análise</w:t>
        </w:r>
      </w:ins>
      <w:del w:id="166" w:author="Érico de Souza" w:date="2020-11-04T14:12:00Z">
        <w:r w:rsidR="00907761" w:rsidDel="00550890">
          <w:delText>foi</w:delText>
        </w:r>
      </w:del>
      <w:r w:rsidR="00907761">
        <w:t xml:space="preserve"> </w:t>
      </w:r>
      <w:ins w:id="167" w:author="Érico de Souza" w:date="2020-11-04T14:14:00Z">
        <w:r w:rsidR="009E7EF6">
          <w:t>exp</w:t>
        </w:r>
      </w:ins>
      <w:ins w:id="168" w:author="Érico de Souza" w:date="2020-11-04T14:15:00Z">
        <w:r w:rsidR="00571F73">
          <w:t>ô</w:t>
        </w:r>
      </w:ins>
      <w:ins w:id="169" w:author="Érico de Souza" w:date="2020-11-04T14:14:00Z">
        <w:r w:rsidR="009E7EF6">
          <w:t>s</w:t>
        </w:r>
      </w:ins>
      <w:del w:id="170" w:author="Érico de Souza" w:date="2020-11-04T14:14:00Z">
        <w:r w:rsidR="00907761" w:rsidDel="009E7EF6">
          <w:delText>identificado</w:delText>
        </w:r>
      </w:del>
      <w:commentRangeStart w:id="171"/>
      <w:r w:rsidR="00246A57">
        <w:t xml:space="preserve"> </w:t>
      </w:r>
      <w:ins w:id="172" w:author="Érico de Souza" w:date="2020-11-04T14:13:00Z">
        <w:r w:rsidR="000B3ABD">
          <w:t>três</w:t>
        </w:r>
      </w:ins>
      <w:del w:id="173" w:author="Érico de Souza" w:date="2020-11-04T14:13:00Z">
        <w:r w:rsidR="00246A57" w:rsidDel="000B3ABD">
          <w:delText>3</w:delText>
        </w:r>
      </w:del>
      <w:r w:rsidR="00246A57">
        <w:t xml:space="preserve"> possíveis contextos</w:t>
      </w:r>
      <w:r w:rsidR="00907761">
        <w:t xml:space="preserve"> de ambiente</w:t>
      </w:r>
      <w:ins w:id="174" w:author="Érico de Souza" w:date="2020-11-04T14:15:00Z">
        <w:r w:rsidR="00013EA8">
          <w:t xml:space="preserve"> a ser</w:t>
        </w:r>
      </w:ins>
      <w:del w:id="175" w:author="Érico de Souza" w:date="2020-11-04T14:15:00Z">
        <w:r w:rsidR="00246A57" w:rsidDel="00013EA8">
          <w:delText xml:space="preserve"> </w:delText>
        </w:r>
      </w:del>
      <w:commentRangeEnd w:id="171"/>
      <w:r w:rsidR="00CF5FC9">
        <w:rPr>
          <w:rStyle w:val="CommentReference"/>
        </w:rPr>
        <w:commentReference w:id="171"/>
      </w:r>
      <w:del w:id="176" w:author="Érico de Souza" w:date="2020-11-04T14:15:00Z">
        <w:r w:rsidR="00246A57" w:rsidDel="00013EA8">
          <w:delText xml:space="preserve">que podem </w:delText>
        </w:r>
        <w:commentRangeStart w:id="177"/>
        <w:r w:rsidR="00246A57" w:rsidDel="00013EA8">
          <w:delText>ser</w:delText>
        </w:r>
      </w:del>
      <w:r w:rsidR="00246A57">
        <w:t xml:space="preserve"> </w:t>
      </w:r>
      <w:commentRangeEnd w:id="177"/>
      <w:r w:rsidR="00CF5FC9">
        <w:rPr>
          <w:rStyle w:val="CommentReference"/>
        </w:rPr>
        <w:commentReference w:id="177"/>
      </w:r>
      <w:r w:rsidR="00246A57">
        <w:t xml:space="preserve">representados na aplicação, </w:t>
      </w:r>
      <w:ins w:id="178" w:author="Érico de Souza" w:date="2020-11-04T14:16:00Z">
        <w:r w:rsidR="007F7D5F">
          <w:t>determinados por</w:t>
        </w:r>
      </w:ins>
      <w:del w:id="179" w:author="Érico de Souza" w:date="2020-11-04T14:16:00Z">
        <w:r w:rsidR="00246A57" w:rsidDel="007F7D5F">
          <w:delText>que são</w:delText>
        </w:r>
      </w:del>
      <w:r w:rsidR="00246A57">
        <w:t>:</w:t>
      </w:r>
      <w:commentRangeStart w:id="180"/>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180"/>
      <w:r w:rsidR="00CF5FC9">
        <w:rPr>
          <w:rStyle w:val="CommentReference"/>
        </w:rPr>
        <w:commentReference w:id="180"/>
      </w:r>
      <w:r w:rsidR="007641AA">
        <w:t xml:space="preserve"> </w:t>
      </w:r>
      <w:ins w:id="181" w:author="Érico de Souza" w:date="2020-11-04T14:23:00Z">
        <w:r w:rsidR="00031E0B">
          <w:t>Com</w:t>
        </w:r>
      </w:ins>
      <w:ins w:id="182" w:author="Érico de Souza" w:date="2020-11-04T14:21:00Z">
        <w:r w:rsidR="00786C5A">
          <w:t xml:space="preserve"> finalidade</w:t>
        </w:r>
      </w:ins>
      <w:ins w:id="183" w:author="Érico de Souza" w:date="2020-11-04T14:23:00Z">
        <w:r w:rsidR="00F51370">
          <w:t xml:space="preserve"> </w:t>
        </w:r>
      </w:ins>
      <w:ins w:id="184" w:author="Érico de Souza" w:date="2020-11-04T14:24:00Z">
        <w:r w:rsidR="004D51C7">
          <w:t>de explicitar o</w:t>
        </w:r>
      </w:ins>
      <w:ins w:id="185" w:author="Érico de Souza" w:date="2020-11-04T14:18:00Z">
        <w:r w:rsidR="00A913A2">
          <w:t xml:space="preserve"> produto final, </w:t>
        </w:r>
      </w:ins>
      <w:ins w:id="186" w:author="Érico de Souza" w:date="2020-11-04T14:19:00Z">
        <w:r w:rsidR="003C6421">
          <w:t xml:space="preserve">o protótipo </w:t>
        </w:r>
        <w:r w:rsidR="00B46633">
          <w:t xml:space="preserve">explorará apenas </w:t>
        </w:r>
        <w:r w:rsidR="00A56E84">
          <w:t>o serviço de l</w:t>
        </w:r>
      </w:ins>
      <w:ins w:id="187" w:author="Érico de Souza" w:date="2020-11-04T14:20:00Z">
        <w:r w:rsidR="00A56E84">
          <w:t>ocalização.</w:t>
        </w:r>
      </w:ins>
      <w:del w:id="188" w:author="Érico de Souza" w:date="2020-11-04T14:18:00Z">
        <w:r w:rsidR="007641AA" w:rsidDel="009E7774">
          <w:delText xml:space="preserve">Devido </w:delText>
        </w:r>
        <w:r w:rsidR="00B11C5A" w:rsidDel="009E7774">
          <w:delText>a um tempo limitado de desenvolvimento</w:delText>
        </w:r>
        <w:r w:rsidR="007641AA" w:rsidDel="009E7774">
          <w:delText xml:space="preserve"> da aplicação só </w:delText>
        </w:r>
        <w:r w:rsidR="00706CA6" w:rsidDel="009E7774">
          <w:delText>será</w:delText>
        </w:r>
        <w:r w:rsidR="007641AA" w:rsidDel="009E7774">
          <w:delText xml:space="preserve"> utilizado o contexto localização.</w:delText>
        </w:r>
      </w:del>
    </w:p>
    <w:p w14:paraId="550D217F" w14:textId="51089891" w:rsidR="008849DE" w:rsidRDefault="008849DE" w:rsidP="004D13B5">
      <w:pPr>
        <w:pStyle w:val="Heading3"/>
      </w:pPr>
      <w:bookmarkStart w:id="189"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89"/>
    </w:p>
    <w:p w14:paraId="72669C84" w14:textId="2C805864" w:rsidR="00CF04BE" w:rsidRDefault="00BD6225" w:rsidP="004D13B5">
      <w:r>
        <w:tab/>
      </w:r>
      <w:ins w:id="190" w:author="Érico de Souza" w:date="2020-11-04T14:26:00Z">
        <w:r w:rsidR="000B2725">
          <w:t>O</w:t>
        </w:r>
        <w:r w:rsidR="001A572F">
          <w:t>b</w:t>
        </w:r>
        <w:r w:rsidR="000B2725">
          <w:t>ter-se-á</w:t>
        </w:r>
        <w:r w:rsidR="001A572F">
          <w:t xml:space="preserve"> </w:t>
        </w:r>
        <w:r w:rsidR="000B2725">
          <w:t>o</w:t>
        </w:r>
      </w:ins>
      <w:del w:id="191" w:author="Érico de Souza" w:date="2020-11-04T14:26:00Z">
        <w:r w:rsidR="00EF23A5" w:rsidDel="000B2725">
          <w:delText>O</w:delText>
        </w:r>
      </w:del>
      <w:r w:rsidR="00EF23A5">
        <w:t>s contextos</w:t>
      </w:r>
      <w:r>
        <w:t xml:space="preserve"> </w:t>
      </w:r>
      <w:r w:rsidR="00CF5FC9">
        <w:t xml:space="preserve">no </w:t>
      </w:r>
      <w:r w:rsidR="004234B0">
        <w:rPr>
          <w:i/>
        </w:rPr>
        <w:t>LORS</w:t>
      </w:r>
      <w:r w:rsidR="00CF5FC9">
        <w:t xml:space="preserve"> </w:t>
      </w:r>
      <w:del w:id="192" w:author="Érico de Souza" w:date="2020-11-04T14:27:00Z">
        <w:r w:rsidDel="000B2725">
          <w:delText>serão obtidos</w:delText>
        </w:r>
        <w:r w:rsidR="00CF5FC9" w:rsidDel="000B2725">
          <w:delText xml:space="preserve"> </w:delText>
        </w:r>
      </w:del>
      <w:r>
        <w:t>a</w:t>
      </w:r>
      <w:r w:rsidR="00C23039">
        <w:t xml:space="preserve"> partir da captura de </w:t>
      </w:r>
      <w:r w:rsidR="00233953">
        <w:t>formulários</w:t>
      </w:r>
      <w:r w:rsidR="007276D7">
        <w:t xml:space="preserve"> e</w:t>
      </w:r>
      <w:r>
        <w:t xml:space="preserve"> eventos</w:t>
      </w:r>
      <w:r w:rsidR="00C23039">
        <w:t xml:space="preserve"> de um app</w:t>
      </w:r>
      <w:ins w:id="193" w:author="Érico de Souza" w:date="2020-11-04T14:31:00Z">
        <w:r w:rsidR="00FA28F8">
          <w:t>,</w:t>
        </w:r>
      </w:ins>
      <w:del w:id="194" w:author="Érico de Souza" w:date="2020-11-04T14:31:00Z">
        <w:r w:rsidR="002367B6" w:rsidDel="00FA28F8">
          <w:delText>.</w:delText>
        </w:r>
        <w:r w:rsidR="00FE3FBF" w:rsidDel="00FA28F8">
          <w:delText xml:space="preserve"> </w:delText>
        </w:r>
        <w:r w:rsidR="00E50F49" w:rsidDel="00FA28F8">
          <w:delText>Na</w:delText>
        </w:r>
      </w:del>
      <w:r w:rsidR="00E50F49">
        <w:t xml:space="preserve"> aplica</w:t>
      </w:r>
      <w:ins w:id="195" w:author="Érico de Souza" w:date="2020-11-04T14:31:00Z">
        <w:r w:rsidR="00B75D5D">
          <w:t>dos</w:t>
        </w:r>
      </w:ins>
      <w:ins w:id="196" w:author="Érico de Souza" w:date="2020-11-04T14:32:00Z">
        <w:r w:rsidR="00B75D5D">
          <w:t>, por conjuntur</w:t>
        </w:r>
        <w:r w:rsidR="009642A2">
          <w:t>a</w:t>
        </w:r>
      </w:ins>
      <w:del w:id="197" w:author="Érico de Souza" w:date="2020-11-04T14:31:00Z">
        <w:r w:rsidR="00E50F49" w:rsidDel="00B75D5D">
          <w:delText>ção</w:delText>
        </w:r>
      </w:del>
      <w:ins w:id="198" w:author="Érico de Souza" w:date="2020-11-04T14:32:00Z">
        <w:r w:rsidR="009642A2">
          <w:t>,</w:t>
        </w:r>
      </w:ins>
      <w:del w:id="199" w:author="Érico de Souza" w:date="2020-11-04T14:32:00Z">
        <w:r w:rsidR="00E50F49" w:rsidDel="009642A2">
          <w:delText xml:space="preserve">, será obtido </w:delText>
        </w:r>
        <w:r w:rsidR="0039573D" w:rsidDel="009642A2">
          <w:delText>contexto</w:delText>
        </w:r>
      </w:del>
      <w:r w:rsidR="0039573D">
        <w:t xml:space="preserve"> </w:t>
      </w:r>
      <w:r w:rsidR="00E50F49">
        <w:t xml:space="preserve">de duas maneiras: (i) explicitamente, </w:t>
      </w:r>
      <w:ins w:id="200" w:author="Érico de Souza" w:date="2020-11-04T14:33:00Z">
        <w:r w:rsidR="00224777">
          <w:t>para</w:t>
        </w:r>
      </w:ins>
      <w:del w:id="201" w:author="Érico de Souza" w:date="2020-11-04T14:33:00Z">
        <w:r w:rsidR="00E50F49" w:rsidDel="00224777">
          <w:delText>onde</w:delText>
        </w:r>
      </w:del>
      <w:r w:rsidR="00E50F49">
        <w:t xml:space="preserve"> o usuário</w:t>
      </w:r>
      <w:del w:id="202" w:author="Érico de Souza" w:date="2020-11-04T14:33:00Z">
        <w:r w:rsidR="00E50F49" w:rsidDel="00224777">
          <w:delText xml:space="preserve"> irá</w:delText>
        </w:r>
      </w:del>
      <w:r w:rsidR="00E50F49">
        <w:t xml:space="preserve"> cadastrar o que está fazendo. Ex.: emoções, atividades</w:t>
      </w:r>
      <w:r w:rsidR="00E44E8B">
        <w:t xml:space="preserve"> e localização</w:t>
      </w:r>
      <w:r w:rsidR="00E50F49">
        <w:t xml:space="preserve">. (ii) implicitamente, </w:t>
      </w:r>
      <w:ins w:id="203" w:author="Érico de Souza" w:date="2020-11-04T14:35:00Z">
        <w:r w:rsidR="00F74FAE">
          <w:t xml:space="preserve">adquirido </w:t>
        </w:r>
      </w:ins>
      <w:del w:id="204" w:author="Érico de Souza" w:date="2020-11-04T14:35:00Z">
        <w:r w:rsidR="0039573D" w:rsidDel="00F74FAE">
          <w:delText xml:space="preserve">a qual </w:delText>
        </w:r>
        <w:r w:rsidR="00FB4D12" w:rsidDel="00F74FAE">
          <w:delText>será</w:delText>
        </w:r>
        <w:r w:rsidR="0039573D" w:rsidDel="00F74FAE">
          <w:delText xml:space="preserve"> obtid</w:delText>
        </w:r>
        <w:r w:rsidR="00FB4D12" w:rsidDel="00F74FAE">
          <w:delText>o</w:delText>
        </w:r>
        <w:r w:rsidR="0039573D" w:rsidDel="00F74FAE">
          <w:delText xml:space="preserve"> </w:delText>
        </w:r>
      </w:del>
      <w:r w:rsidR="0039573D">
        <w:t>através d</w:t>
      </w:r>
      <w:r w:rsidR="00CF04BE">
        <w:t>as ações do usuário realizadas no aplicativo</w:t>
      </w:r>
      <w:ins w:id="205" w:author="Érico de Souza" w:date="2020-11-04T14:35:00Z">
        <w:r w:rsidR="001F2541">
          <w:t xml:space="preserve"> como os </w:t>
        </w:r>
      </w:ins>
      <w:del w:id="206" w:author="Érico de Souza" w:date="2020-11-04T14:35:00Z">
        <w:r w:rsidR="00CF04BE" w:rsidDel="001F2541">
          <w:delText>.</w:delText>
        </w:r>
        <w:r w:rsidR="00CE64CC" w:rsidDel="001F2541">
          <w:delText xml:space="preserve"> Ex.: </w:delText>
        </w:r>
        <w:r w:rsidR="001A18FD" w:rsidRPr="001A18FD" w:rsidDel="001F2541">
          <w:delText xml:space="preserve">ações sobre os </w:delText>
        </w:r>
      </w:del>
      <w:r w:rsidR="001A18FD" w:rsidRPr="001A18FD">
        <w:t>componentes do app</w:t>
      </w:r>
      <w:ins w:id="207" w:author="Érico de Souza" w:date="2020-11-04T14:36:00Z">
        <w:r w:rsidR="00A20546">
          <w:t>. Ex.</w:t>
        </w:r>
        <w:r w:rsidR="00E80069">
          <w:t>:</w:t>
        </w:r>
      </w:ins>
      <w:ins w:id="208" w:author="Érico de Souza" w:date="2020-11-04T14:37:00Z">
        <w:r w:rsidR="00E80069">
          <w:t xml:space="preserve"> sua</w:t>
        </w:r>
      </w:ins>
      <w:del w:id="209" w:author="Érico de Souza" w:date="2020-11-04T14:36:00Z">
        <w:r w:rsidR="00CE64CC" w:rsidDel="00A20546">
          <w:delText>,</w:delText>
        </w:r>
      </w:del>
      <w:r w:rsidR="00CE64CC">
        <w:t xml:space="preserve"> </w:t>
      </w:r>
      <w:r w:rsidR="007D153C">
        <w:t>localização</w:t>
      </w:r>
      <w:r w:rsidR="00CE64CC">
        <w:t>.</w:t>
      </w:r>
    </w:p>
    <w:p w14:paraId="1ABFA8C1" w14:textId="4F30D594" w:rsidR="00EF1EAD" w:rsidRDefault="00E50F49" w:rsidP="004D13B5">
      <w:r>
        <w:tab/>
      </w:r>
      <w:r w:rsidR="00EF1EAD">
        <w:t xml:space="preserve">São poucas as ações que auxiliam no entendimento do contexto </w:t>
      </w:r>
      <w:r w:rsidR="008264A2">
        <w:t xml:space="preserve">e </w:t>
      </w:r>
      <w:r w:rsidR="00EF1EAD">
        <w:t xml:space="preserve">que podem ser obtidas </w:t>
      </w:r>
      <w:commentRangeStart w:id="210"/>
      <w:r w:rsidR="00EF1EAD">
        <w:t>implicitamente</w:t>
      </w:r>
      <w:commentRangeEnd w:id="210"/>
      <w:r w:rsidR="00CF5FC9">
        <w:rPr>
          <w:rStyle w:val="CommentReference"/>
        </w:rPr>
        <w:commentReference w:id="210"/>
      </w:r>
      <w:r w:rsidR="008E1661">
        <w:t xml:space="preserve">, </w:t>
      </w:r>
      <w:r w:rsidR="00EF1EAD">
        <w:t xml:space="preserve">isso devido as limitações dos sensores e dados disponíveis na </w:t>
      </w:r>
      <w:commentRangeStart w:id="211"/>
      <w:r w:rsidR="00EF1EAD">
        <w:t xml:space="preserve">aplicação </w:t>
      </w:r>
      <w:commentRangeEnd w:id="211"/>
      <w:r w:rsidR="00CF5FC9">
        <w:rPr>
          <w:rStyle w:val="CommentReference"/>
        </w:rPr>
        <w:lastRenderedPageBreak/>
        <w:commentReference w:id="211"/>
      </w:r>
      <w:r w:rsidR="00EF1EAD">
        <w:t>desenvolvida</w:t>
      </w:r>
      <w:ins w:id="212" w:author="Érico de Souza" w:date="2020-11-04T14:40:00Z">
        <w:r w:rsidR="00924C6E">
          <w:t>.</w:t>
        </w:r>
      </w:ins>
      <w:del w:id="213" w:author="Érico de Souza" w:date="2020-11-04T14:40:00Z">
        <w:r w:rsidR="00EF1EAD" w:rsidDel="00924C6E">
          <w:delText>,</w:delText>
        </w:r>
      </w:del>
      <w:r w:rsidR="00EF1EAD">
        <w:t xml:space="preserve"> </w:t>
      </w:r>
      <w:ins w:id="214" w:author="Érico de Souza" w:date="2020-11-04T14:40:00Z">
        <w:r w:rsidR="00924C6E">
          <w:t>P</w:t>
        </w:r>
      </w:ins>
      <w:del w:id="215" w:author="Érico de Souza" w:date="2020-11-04T14:40:00Z">
        <w:r w:rsidR="00EF1EAD" w:rsidDel="00924C6E">
          <w:delText>p</w:delText>
        </w:r>
      </w:del>
      <w:r w:rsidR="00EF1EAD">
        <w:t xml:space="preserve">or isso, o sistema </w:t>
      </w:r>
      <w:del w:id="216" w:author="Érico de Souza" w:date="2020-11-04T14:40:00Z">
        <w:r w:rsidR="008264A2" w:rsidDel="00924C6E">
          <w:delText xml:space="preserve">que será </w:delText>
        </w:r>
        <w:r w:rsidR="00EF1EAD" w:rsidDel="00924C6E">
          <w:delText xml:space="preserve">desenvolvido </w:delText>
        </w:r>
      </w:del>
      <w:ins w:id="217" w:author="Érico de Souza" w:date="2020-11-04T14:40:00Z">
        <w:r w:rsidR="00924C6E">
          <w:t>d</w:t>
        </w:r>
      </w:ins>
      <w:del w:id="218" w:author="Érico de Souza" w:date="2020-11-04T14:40:00Z">
        <w:r w:rsidR="00EF1EAD" w:rsidDel="00924C6E">
          <w:delText>n</w:delText>
        </w:r>
      </w:del>
      <w:r w:rsidR="00EF1EAD">
        <w:t>es</w:t>
      </w:r>
      <w:r w:rsidR="008264A2">
        <w:t>t</w:t>
      </w:r>
      <w:r w:rsidR="00EF1EAD">
        <w:t>e trabalho</w:t>
      </w:r>
      <w:del w:id="219" w:author="Érico de Souza" w:date="2020-11-04T14:40:00Z">
        <w:r w:rsidR="00EF1EAD" w:rsidDel="00924C6E">
          <w:delText>,</w:delText>
        </w:r>
      </w:del>
      <w:r w:rsidR="00EF1EAD">
        <w:t xml:space="preserve"> contar</w:t>
      </w:r>
      <w:r w:rsidR="008264A2">
        <w:t>á</w:t>
      </w:r>
      <w:r w:rsidR="00EF1EAD">
        <w:t xml:space="preserve"> com informações disposta</w:t>
      </w:r>
      <w:r w:rsidR="008264A2">
        <w:t>s</w:t>
      </w:r>
      <w:r w:rsidR="00EF1EAD">
        <w:t xml:space="preserve"> de maneira expl</w:t>
      </w:r>
      <w:ins w:id="220" w:author="Érico de Souza" w:date="2020-11-04T14:41:00Z">
        <w:r w:rsidR="00151EF5">
          <w:t>í</w:t>
        </w:r>
      </w:ins>
      <w:del w:id="221" w:author="Érico de Souza" w:date="2020-11-04T14:41:00Z">
        <w:r w:rsidR="00EF1EAD" w:rsidDel="00151EF5">
          <w:delText>i</w:delText>
        </w:r>
      </w:del>
      <w:r w:rsidR="00EF1EAD">
        <w:t xml:space="preserve">cita e </w:t>
      </w:r>
      <w:r w:rsidR="005B61E3">
        <w:t>implícita, sendo elas:</w:t>
      </w:r>
    </w:p>
    <w:p w14:paraId="0B4CC62F" w14:textId="4B70F708" w:rsidR="00502915" w:rsidRDefault="005B61E3" w:rsidP="004D13B5">
      <w:pPr>
        <w:pStyle w:val="Listas1"/>
      </w:pPr>
      <w:r>
        <w:t>Informações adquiridas de maneira implícita:</w:t>
      </w:r>
      <w:r w:rsidR="001D264D">
        <w:t xml:space="preserve"> </w:t>
      </w:r>
    </w:p>
    <w:p w14:paraId="6DCAEC74" w14:textId="52C4A7CD" w:rsidR="00502915" w:rsidRDefault="00502915" w:rsidP="004D13B5">
      <w:pPr>
        <w:pStyle w:val="ListParagraph"/>
        <w:numPr>
          <w:ilvl w:val="1"/>
          <w:numId w:val="8"/>
        </w:numPr>
      </w:pPr>
      <w:r>
        <w:t>localização</w:t>
      </w:r>
    </w:p>
    <w:p w14:paraId="4CDF95E2" w14:textId="6705B670" w:rsidR="00502915" w:rsidRDefault="00502915" w:rsidP="004D13B5">
      <w:pPr>
        <w:pStyle w:val="ListParagraph"/>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4D13B5">
      <w:pPr>
        <w:pStyle w:val="ListParagraph"/>
        <w:numPr>
          <w:ilvl w:val="1"/>
          <w:numId w:val="8"/>
        </w:numPr>
      </w:pPr>
      <w:r>
        <w:t>tempo</w:t>
      </w:r>
    </w:p>
    <w:p w14:paraId="3C400799" w14:textId="09D81936" w:rsidR="009A3482" w:rsidRDefault="009A3482" w:rsidP="004D13B5">
      <w:pPr>
        <w:pStyle w:val="ListParagraph"/>
        <w:numPr>
          <w:ilvl w:val="1"/>
          <w:numId w:val="8"/>
        </w:numPr>
      </w:pPr>
      <w:r>
        <w:t>músicas preferidas</w:t>
      </w:r>
    </w:p>
    <w:p w14:paraId="7306FA4D" w14:textId="1F7E7425" w:rsidR="005B61E3" w:rsidRDefault="005B61E3" w:rsidP="004D13B5">
      <w:pPr>
        <w:pStyle w:val="Listas1"/>
      </w:pPr>
      <w:r>
        <w:t>Informações adquiridas de maneira expl</w:t>
      </w:r>
      <w:ins w:id="222" w:author="Érico de Souza" w:date="2020-11-04T14:41:00Z">
        <w:r w:rsidR="00151EF5">
          <w:t>í</w:t>
        </w:r>
      </w:ins>
      <w:del w:id="223" w:author="Érico de Souza" w:date="2020-11-04T14:41:00Z">
        <w:r w:rsidDel="00151EF5">
          <w:delText>i</w:delText>
        </w:r>
      </w:del>
      <w:r>
        <w:t xml:space="preserve">cita: </w:t>
      </w:r>
    </w:p>
    <w:p w14:paraId="1DDA9A7C" w14:textId="207F3058" w:rsidR="0051636D" w:rsidRDefault="0051636D" w:rsidP="004D13B5">
      <w:pPr>
        <w:pStyle w:val="ListParagraph"/>
        <w:numPr>
          <w:ilvl w:val="1"/>
          <w:numId w:val="8"/>
        </w:numPr>
      </w:pPr>
      <w:commentRangeStart w:id="224"/>
      <w:commentRangeStart w:id="225"/>
      <w:r>
        <w:t>localização</w:t>
      </w:r>
      <w:commentRangeEnd w:id="224"/>
      <w:r w:rsidR="008264A2">
        <w:rPr>
          <w:rStyle w:val="CommentReference"/>
        </w:rPr>
        <w:commentReference w:id="224"/>
      </w:r>
      <w:commentRangeEnd w:id="225"/>
      <w:r w:rsidR="001C6C9A">
        <w:rPr>
          <w:rStyle w:val="CommentReference"/>
        </w:rPr>
        <w:commentReference w:id="225"/>
      </w:r>
    </w:p>
    <w:p w14:paraId="261C9F77" w14:textId="061C673C" w:rsidR="0051636D" w:rsidRDefault="0051636D" w:rsidP="004D13B5">
      <w:pPr>
        <w:pStyle w:val="ListParagraph"/>
        <w:numPr>
          <w:ilvl w:val="1"/>
          <w:numId w:val="8"/>
        </w:numPr>
      </w:pPr>
      <w:r>
        <w:t>humor</w:t>
      </w:r>
    </w:p>
    <w:p w14:paraId="2075FD7D" w14:textId="1C9A3C0E" w:rsidR="0051636D" w:rsidRDefault="0051636D" w:rsidP="004D13B5">
      <w:pPr>
        <w:pStyle w:val="ListParagraph"/>
        <w:numPr>
          <w:ilvl w:val="1"/>
          <w:numId w:val="8"/>
        </w:numPr>
      </w:pPr>
      <w:r>
        <w:t>atividade</w:t>
      </w:r>
    </w:p>
    <w:p w14:paraId="7363CFA4" w14:textId="7C52EA3A" w:rsidR="0097248D" w:rsidRDefault="00356B19" w:rsidP="004D13B5">
      <w:pPr>
        <w:pStyle w:val="ListParagraph"/>
        <w:numPr>
          <w:ilvl w:val="1"/>
          <w:numId w:val="8"/>
        </w:numPr>
        <w:rPr>
          <w:ins w:id="226" w:author="Érico de Souza" w:date="2020-11-04T14:42:00Z"/>
        </w:rPr>
      </w:pPr>
      <w:r>
        <w:t xml:space="preserve">músicas </w:t>
      </w:r>
      <w:r w:rsidR="009A3482">
        <w:t>preferidas</w:t>
      </w:r>
    </w:p>
    <w:p w14:paraId="13F0B1A1" w14:textId="77777777" w:rsidR="0097248D" w:rsidRDefault="0097248D" w:rsidP="004D13B5">
      <w:pPr>
        <w:pPrChange w:id="227" w:author="Juliano Varella De Carvalho" w:date="2020-11-06T16:01:00Z">
          <w:pPr>
            <w:pStyle w:val="ListParagraph"/>
            <w:numPr>
              <w:ilvl w:val="1"/>
              <w:numId w:val="8"/>
            </w:numPr>
            <w:ind w:left="1440" w:hanging="360"/>
          </w:pPr>
        </w:pPrChange>
      </w:pPr>
    </w:p>
    <w:p w14:paraId="13E4EF17" w14:textId="3A7905F0" w:rsidR="00B146A6" w:rsidRDefault="00B146A6" w:rsidP="004D13B5">
      <w:r>
        <w:tab/>
        <w:t xml:space="preserve">Os dados de localização </w:t>
      </w:r>
      <w:ins w:id="228" w:author="Érico de Souza" w:date="2020-11-04T14:43:00Z">
        <w:r w:rsidR="00BF16EF">
          <w:t>implícitos</w:t>
        </w:r>
      </w:ins>
      <w:del w:id="229" w:author="Érico de Souza" w:date="2020-11-04T14:43:00Z">
        <w:r w:rsidDel="00BF16EF">
          <w:delText>obtidos implicitamente</w:delText>
        </w:r>
      </w:del>
      <w:r>
        <w:t xml:space="preserve"> são</w:t>
      </w:r>
      <w:ins w:id="230" w:author="Érico de Souza" w:date="2020-11-04T14:44:00Z">
        <w:r w:rsidR="008545D5">
          <w:t xml:space="preserve"> os</w:t>
        </w:r>
      </w:ins>
      <w:r>
        <w:t xml:space="preserve"> </w:t>
      </w:r>
      <w:ins w:id="231" w:author="Érico de Souza" w:date="2020-11-04T14:43:00Z">
        <w:r w:rsidR="00BF16EF">
          <w:t>de</w:t>
        </w:r>
      </w:ins>
      <w:del w:id="232" w:author="Érico de Souza" w:date="2020-11-04T14:43:00Z">
        <w:r w:rsidDel="00BF16EF">
          <w:delText>a</w:delText>
        </w:r>
      </w:del>
      <w:r>
        <w:t xml:space="preserve"> latitude e longitude do usuário</w:t>
      </w:r>
      <w:ins w:id="233" w:author="Érico de Souza" w:date="2020-11-04T14:43:00Z">
        <w:r w:rsidR="0097248D">
          <w:t>;</w:t>
        </w:r>
      </w:ins>
      <w:del w:id="234" w:author="Érico de Souza" w:date="2020-11-04T14:43:00Z">
        <w:r w:rsidDel="0097248D">
          <w:delText>,</w:delText>
        </w:r>
      </w:del>
      <w:r>
        <w:t xml:space="preserve"> eles foram salvos na aplicação</w:t>
      </w:r>
      <w:ins w:id="235" w:author="Érico de Souza" w:date="2020-11-04T14:48:00Z">
        <w:r w:rsidR="005B4DA8">
          <w:t xml:space="preserve"> -</w:t>
        </w:r>
      </w:ins>
      <w:del w:id="236" w:author="Érico de Souza" w:date="2020-11-04T14:43:00Z">
        <w:r w:rsidDel="0097248D">
          <w:delText>,</w:delText>
        </w:r>
      </w:del>
      <w:del w:id="237" w:author="Érico de Souza" w:date="2020-11-04T14:44:00Z">
        <w:r w:rsidDel="00F70E61">
          <w:delText xml:space="preserve"> porém,</w:delText>
        </w:r>
      </w:del>
      <w:r>
        <w:t xml:space="preserve"> </w:t>
      </w:r>
      <w:ins w:id="238" w:author="Érico de Souza" w:date="2020-11-04T14:51:00Z">
        <w:r w:rsidR="00192BDA">
          <w:t>d</w:t>
        </w:r>
      </w:ins>
      <w:del w:id="239" w:author="Érico de Souza" w:date="2020-11-04T14:44:00Z">
        <w:r w:rsidDel="00F70E61">
          <w:delText>d</w:delText>
        </w:r>
      </w:del>
      <w:r>
        <w:t xml:space="preserve">evido ao tempo limitado para o desenvolvimento, </w:t>
      </w:r>
      <w:r w:rsidR="00A37EE4">
        <w:t>o dado</w:t>
      </w:r>
      <w:r>
        <w:t xml:space="preserve"> não foi utilizado.</w:t>
      </w:r>
      <w:r w:rsidR="007E6CBF">
        <w:t xml:space="preserve"> </w:t>
      </w:r>
      <w:ins w:id="240" w:author="Érico de Souza" w:date="2020-11-04T14:48:00Z">
        <w:r w:rsidR="00E62847">
          <w:t>Logo, o</w:t>
        </w:r>
      </w:ins>
      <w:del w:id="241" w:author="Érico de Souza" w:date="2020-11-04T14:48:00Z">
        <w:r w:rsidR="007E6CBF" w:rsidDel="00E62847">
          <w:delText>O</w:delText>
        </w:r>
      </w:del>
      <w:r w:rsidR="007E6CBF">
        <w:t xml:space="preserve"> tempo </w:t>
      </w:r>
      <w:ins w:id="242" w:author="Érico de Souza" w:date="2020-11-04T14:49:00Z">
        <w:r w:rsidR="00E62847">
          <w:t>implícito</w:t>
        </w:r>
      </w:ins>
      <w:del w:id="243" w:author="Érico de Souza" w:date="2020-11-04T14:49:00Z">
        <w:r w:rsidR="007E6CBF" w:rsidDel="00E62847">
          <w:delText>d</w:delText>
        </w:r>
      </w:del>
      <w:del w:id="244" w:author="Érico de Souza" w:date="2020-11-04T14:48:00Z">
        <w:r w:rsidR="007E6CBF" w:rsidDel="00E62847">
          <w:delText>o obtido implicitamente</w:delText>
        </w:r>
      </w:del>
      <w:r w:rsidR="007E6CBF">
        <w:t xml:space="preserve"> é a data e hora do evento, registrado para</w:t>
      </w:r>
      <w:ins w:id="245" w:author="Érico de Souza" w:date="2020-11-04T14:49:00Z">
        <w:r w:rsidR="009F6C0F">
          <w:t>,</w:t>
        </w:r>
      </w:ins>
      <w:r w:rsidR="007E6CBF">
        <w:t xml:space="preserve"> no futuro</w:t>
      </w:r>
      <w:ins w:id="246" w:author="Érico de Souza" w:date="2020-11-04T14:49:00Z">
        <w:r w:rsidR="009F6C0F">
          <w:t>,</w:t>
        </w:r>
      </w:ins>
      <w:r w:rsidR="007E6CBF">
        <w:t xml:space="preserve"> poder ser aplicado um modelo sequencial junto ao KNN.</w:t>
      </w:r>
    </w:p>
    <w:p w14:paraId="10D98F62" w14:textId="7CB9F60C" w:rsidR="00512D8C" w:rsidRDefault="00A4134C" w:rsidP="004D13B5">
      <w:pPr>
        <w:pStyle w:val="Heading3"/>
      </w:pPr>
      <w:bookmarkStart w:id="247" w:name="_Ref42462937"/>
      <w:bookmarkStart w:id="248" w:name="_Toc55260954"/>
      <w:r>
        <w:t>O que são a</w:t>
      </w:r>
      <w:r w:rsidR="00512D8C">
        <w:t xml:space="preserve">s ações do </w:t>
      </w:r>
      <w:r w:rsidR="006B1587">
        <w:t>usuário</w:t>
      </w:r>
      <w:r>
        <w:t>?</w:t>
      </w:r>
      <w:bookmarkEnd w:id="247"/>
      <w:bookmarkEnd w:id="248"/>
    </w:p>
    <w:p w14:paraId="22431373" w14:textId="03A3F070" w:rsidR="00614F8F" w:rsidRDefault="00EF2967" w:rsidP="004D13B5">
      <w:r>
        <w:tab/>
        <w:t>As ações do usuário trazem diversas informações referentes ao</w:t>
      </w:r>
      <w:del w:id="249" w:author="Érico de Souza" w:date="2020-11-04T14:50:00Z">
        <w:r w:rsidDel="00FA0041">
          <w:delText xml:space="preserve"> contexto</w:delText>
        </w:r>
      </w:del>
      <w:r>
        <w:t xml:space="preserve"> que ele está vivendo</w:t>
      </w:r>
      <w:ins w:id="250" w:author="Érico de Souza" w:date="2020-11-04T14:53:00Z">
        <w:r w:rsidR="008863AC">
          <w:t xml:space="preserve"> (</w:t>
        </w:r>
      </w:ins>
      <w:del w:id="251" w:author="Érico de Souza" w:date="2020-11-04T14:50:00Z">
        <w:r w:rsidDel="001A22D3">
          <w:delText>,</w:delText>
        </w:r>
      </w:del>
      <w:del w:id="252" w:author="Érico de Souza" w:date="2020-11-04T14:53:00Z">
        <w:r w:rsidDel="008863AC">
          <w:delText xml:space="preserve"> </w:delText>
        </w:r>
      </w:del>
      <w:del w:id="253" w:author="Érico de Souza" w:date="2020-11-04T14:51:00Z">
        <w:r w:rsidDel="001A22D3">
          <w:delText>e</w:delText>
        </w:r>
      </w:del>
      <w:del w:id="254" w:author="Érico de Souza" w:date="2020-11-04T14:53:00Z">
        <w:r w:rsidDel="008863AC">
          <w:delText xml:space="preserve">las </w:delText>
        </w:r>
      </w:del>
      <w:r>
        <w:t>auxilia</w:t>
      </w:r>
      <w:ins w:id="255" w:author="Érico de Souza" w:date="2020-11-04T14:53:00Z">
        <w:r w:rsidR="00D4335B">
          <w:t>ndo</w:t>
        </w:r>
      </w:ins>
      <w:del w:id="256" w:author="Érico de Souza" w:date="2020-11-04T14:53:00Z">
        <w:r w:rsidDel="00D4335B">
          <w:delText>m</w:delText>
        </w:r>
      </w:del>
      <w:r>
        <w:t xml:space="preserve"> </w:t>
      </w:r>
      <w:del w:id="257" w:author="Érico de Souza" w:date="2020-11-04T14:53:00Z">
        <w:r w:rsidDel="00D4335B">
          <w:delText>n</w:delText>
        </w:r>
      </w:del>
      <w:r>
        <w:t xml:space="preserve">o entendimento do seu </w:t>
      </w:r>
      <w:ins w:id="258" w:author="Érico de Souza" w:date="2020-11-04T14:54:00Z">
        <w:r w:rsidR="00D4335B">
          <w:t>ambient</w:t>
        </w:r>
      </w:ins>
      <w:ins w:id="259" w:author="Érico de Souza" w:date="2020-11-05T00:38:00Z">
        <w:r w:rsidR="008F1D7D">
          <w:t>e</w:t>
        </w:r>
      </w:ins>
      <w:del w:id="260" w:author="Érico de Souza" w:date="2020-11-04T14:54:00Z">
        <w:r w:rsidDel="00D4335B">
          <w:delText>contexto</w:delText>
        </w:r>
      </w:del>
      <w:r>
        <w:t xml:space="preserve"> e </w:t>
      </w:r>
      <w:del w:id="261" w:author="Érico de Souza" w:date="2020-11-04T14:54:00Z">
        <w:r w:rsidDel="00D4335B">
          <w:delText>n</w:delText>
        </w:r>
      </w:del>
      <w:r>
        <w:t>a validação da acuracidade das recomendações feitas</w:t>
      </w:r>
      <w:ins w:id="262" w:author="Érico de Souza" w:date="2020-11-04T14:54:00Z">
        <w:r w:rsidR="00184F7C">
          <w:t>, por exemplo).</w:t>
        </w:r>
      </w:ins>
      <w:del w:id="263" w:author="Érico de Souza" w:date="2020-11-04T14:54:00Z">
        <w:r w:rsidDel="00184F7C">
          <w:delText>.</w:delText>
        </w:r>
      </w:del>
      <w:r>
        <w:t xml:space="preserve"> São elas que</w:t>
      </w:r>
      <w:r w:rsidR="005460EE">
        <w:t xml:space="preserve"> demonstrar</w:t>
      </w:r>
      <w:r w:rsidR="006E5255">
        <w:t>ão</w:t>
      </w:r>
      <w:ins w:id="264" w:author="Érico de Souza" w:date="2020-11-04T15:00:00Z">
        <w:r w:rsidR="00611490">
          <w:t xml:space="preserve"> ao sistema</w:t>
        </w:r>
      </w:ins>
      <w:ins w:id="265" w:author="Érico de Souza" w:date="2020-11-04T14:58:00Z">
        <w:r w:rsidR="00717411">
          <w:t>,</w:t>
        </w:r>
        <w:r w:rsidR="00717411" w:rsidRPr="00717411">
          <w:t xml:space="preserve"> </w:t>
        </w:r>
      </w:ins>
      <w:ins w:id="266" w:author="Érico de Souza" w:date="2020-11-04T14:59:00Z">
        <w:r w:rsidR="0024566C">
          <w:t>através</w:t>
        </w:r>
      </w:ins>
      <w:ins w:id="267" w:author="Érico de Souza" w:date="2020-11-04T14:58:00Z">
        <w:r w:rsidR="00717411">
          <w:t xml:space="preserve"> das músicas recomendadas,</w:t>
        </w:r>
      </w:ins>
      <w:r w:rsidR="0041002E">
        <w:t xml:space="preserve"> </w:t>
      </w:r>
      <w:del w:id="268" w:author="Érico de Souza" w:date="2020-11-04T15:00:00Z">
        <w:r w:rsidR="0041002E" w:rsidDel="00611490">
          <w:delText>ao sistema</w:delText>
        </w:r>
      </w:del>
      <w:del w:id="269" w:author="Érico de Souza" w:date="2020-11-04T14:56:00Z">
        <w:r w:rsidR="0041002E" w:rsidDel="00D10D40">
          <w:delText>,</w:delText>
        </w:r>
      </w:del>
      <w:del w:id="270" w:author="Érico de Souza" w:date="2020-11-04T15:00:00Z">
        <w:r w:rsidR="005460EE" w:rsidDel="00611490">
          <w:delText xml:space="preserve"> </w:delText>
        </w:r>
      </w:del>
      <w:r w:rsidR="005460EE">
        <w:t>o gosto</w:t>
      </w:r>
      <w:del w:id="271" w:author="Érico de Souza" w:date="2020-11-04T14:56:00Z">
        <w:r w:rsidR="005460EE" w:rsidDel="00DD3FC9">
          <w:delText xml:space="preserve"> ou </w:delText>
        </w:r>
        <w:r w:rsidR="006E5255" w:rsidDel="00DD3FC9">
          <w:delText>não</w:delText>
        </w:r>
      </w:del>
      <w:r w:rsidR="006E5255">
        <w:t xml:space="preserve"> </w:t>
      </w:r>
      <w:r w:rsidR="005460EE">
        <w:t>do usuário,</w:t>
      </w:r>
      <w:ins w:id="272" w:author="Érico de Souza" w:date="2020-11-04T14:56:00Z">
        <w:r w:rsidR="00D10D40">
          <w:t xml:space="preserve"> </w:t>
        </w:r>
      </w:ins>
      <w:ins w:id="273" w:author="Érico de Souza" w:date="2020-11-04T14:58:00Z">
        <w:r w:rsidR="00F83BA9">
          <w:t>se são de um determinado estilo musical ou de outro</w:t>
        </w:r>
      </w:ins>
      <w:del w:id="274" w:author="Érico de Souza" w:date="2020-11-04T14:59:00Z">
        <w:r w:rsidR="005460EE" w:rsidDel="00F83BA9">
          <w:delText xml:space="preserve"> </w:delText>
        </w:r>
      </w:del>
      <w:del w:id="275" w:author="Érico de Souza" w:date="2020-11-04T14:58:00Z">
        <w:r w:rsidR="005460EE" w:rsidDel="00717411">
          <w:delText>em cima das músicas recomendadas</w:delText>
        </w:r>
      </w:del>
      <w:r w:rsidR="005460EE">
        <w:t>.</w:t>
      </w:r>
      <w:r w:rsidR="0068589A">
        <w:t xml:space="preserve"> Cada ação terá um nível de importância, </w:t>
      </w:r>
      <w:r w:rsidR="00530DD8">
        <w:t xml:space="preserve">a qual </w:t>
      </w:r>
      <w:r w:rsidR="00854FBA">
        <w:t>será</w:t>
      </w:r>
      <w:r w:rsidR="00530DD8">
        <w:t xml:space="preserve"> obtida </w:t>
      </w:r>
      <w:ins w:id="276" w:author="Érico de Souza" w:date="2020-11-04T15:03:00Z">
        <w:r w:rsidR="0067427E">
          <w:t xml:space="preserve">pelas </w:t>
        </w:r>
      </w:ins>
      <w:del w:id="277" w:author="Érico de Souza" w:date="2020-11-04T15:03:00Z">
        <w:r w:rsidR="005B7330" w:rsidDel="0067427E">
          <w:delText xml:space="preserve">através das </w:delText>
        </w:r>
      </w:del>
      <w:r w:rsidR="005B7330">
        <w:t>respostas</w:t>
      </w:r>
      <w:r w:rsidR="00530DD8">
        <w:t xml:space="preserve"> do </w:t>
      </w:r>
      <w:r w:rsidR="009326E5">
        <w:t>questionário</w:t>
      </w:r>
      <w:commentRangeStart w:id="278"/>
      <w:commentRangeEnd w:id="278"/>
      <w:r w:rsidR="008264A2">
        <w:rPr>
          <w:rStyle w:val="CommentReference"/>
        </w:rPr>
        <w:commentReference w:id="278"/>
      </w:r>
      <w:r w:rsidR="0068589A">
        <w:t>.</w:t>
      </w:r>
      <w:r w:rsidR="00BA3092">
        <w:t xml:space="preserve"> As possíveis </w:t>
      </w:r>
      <w:ins w:id="279" w:author="Érico de Souza" w:date="2020-11-04T15:04:00Z">
        <w:r w:rsidR="00CF408A">
          <w:t>atividades</w:t>
        </w:r>
      </w:ins>
      <w:del w:id="280" w:author="Érico de Souza" w:date="2020-11-04T15:04:00Z">
        <w:r w:rsidR="00BA3092" w:rsidDel="00CF408A">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4D13B5">
      <w:pPr>
        <w:pStyle w:val="Heading2"/>
      </w:pPr>
      <w:bookmarkStart w:id="281" w:name="_Toc55260955"/>
      <w:r>
        <w:t>P</w:t>
      </w:r>
      <w:r w:rsidR="00726572">
        <w:t>esquisa com usuários sobre recomendação musical</w:t>
      </w:r>
      <w:bookmarkEnd w:id="281"/>
    </w:p>
    <w:p w14:paraId="303F21D0" w14:textId="7ACAC80B" w:rsidR="006C7738" w:rsidRPr="006C7738" w:rsidRDefault="006C7738" w:rsidP="004D13B5">
      <w:r>
        <w:tab/>
      </w:r>
      <w:r w:rsidR="00F7313E">
        <w:t>Para validar o modelo de sistema de recomendação</w:t>
      </w:r>
      <w:ins w:id="282" w:author="Érico de Souza" w:date="2020-11-04T15:10:00Z">
        <w:r w:rsidR="005E6C4A">
          <w:t>,</w:t>
        </w:r>
      </w:ins>
      <w:r w:rsidR="00B2728C">
        <w:t xml:space="preserve"> </w:t>
      </w:r>
      <w:ins w:id="283" w:author="Érico de Souza" w:date="2020-11-04T15:10:00Z">
        <w:r w:rsidR="005E6C4A">
          <w:t>criou-se</w:t>
        </w:r>
      </w:ins>
      <w:commentRangeStart w:id="284"/>
      <w:del w:id="285" w:author="Érico de Souza" w:date="2020-11-04T15:10:00Z">
        <w:r w:rsidR="00B2728C" w:rsidDel="005E6C4A">
          <w:delText>foi</w:delText>
        </w:r>
        <w:r w:rsidR="00F7313E" w:rsidDel="005E6C4A">
          <w:delText xml:space="preserve"> </w:delText>
        </w:r>
        <w:r w:rsidR="00B2728C" w:rsidDel="005E6C4A">
          <w:delText>desenvolvida</w:delText>
        </w:r>
      </w:del>
      <w:r w:rsidR="00B2728C">
        <w:t xml:space="preserve"> </w:t>
      </w:r>
      <w:commentRangeEnd w:id="284"/>
      <w:r w:rsidR="00B2728C">
        <w:rPr>
          <w:rStyle w:val="CommentReference"/>
        </w:rPr>
        <w:commentReference w:id="284"/>
      </w:r>
      <w:r w:rsidR="00F7313E">
        <w:t xml:space="preserve">uma </w:t>
      </w:r>
      <w:commentRangeStart w:id="286"/>
      <w:commentRangeStart w:id="287"/>
      <w:r w:rsidR="00F7313E">
        <w:t>aplicação</w:t>
      </w:r>
      <w:commentRangeEnd w:id="286"/>
      <w:r w:rsidR="008264A2">
        <w:rPr>
          <w:rStyle w:val="CommentReference"/>
        </w:rPr>
        <w:commentReference w:id="286"/>
      </w:r>
      <w:commentRangeEnd w:id="287"/>
      <w:r w:rsidR="001C6C9A">
        <w:rPr>
          <w:rStyle w:val="CommentReference"/>
        </w:rPr>
        <w:commentReference w:id="287"/>
      </w:r>
      <w:r w:rsidR="00F7313E">
        <w:t xml:space="preserve">, </w:t>
      </w:r>
      <w:del w:id="288" w:author="Érico de Souza" w:date="2020-11-04T15:11:00Z">
        <w:r w:rsidR="00F7313E" w:rsidDel="00067DFC">
          <w:delText xml:space="preserve">a </w:delText>
        </w:r>
        <w:r w:rsidR="00987D76" w:rsidDel="00067DFC">
          <w:delText>qual foi</w:delText>
        </w:r>
        <w:r w:rsidR="00F7313E" w:rsidDel="00067DFC">
          <w:delText xml:space="preserve"> </w:delText>
        </w:r>
      </w:del>
      <w:r w:rsidR="00F7313E">
        <w:t>distribuída aos usuários que participar</w:t>
      </w:r>
      <w:r w:rsidR="00B2728C">
        <w:t>a</w:t>
      </w:r>
      <w:r w:rsidR="00F7313E">
        <w:t>m d</w:t>
      </w:r>
      <w:r w:rsidR="006A34B2">
        <w:t>o questionário</w:t>
      </w:r>
      <w:r w:rsidR="00B2728C">
        <w:t xml:space="preserve"> previamente realizado</w:t>
      </w:r>
      <w:ins w:id="289" w:author="Érico de Souza" w:date="2020-11-04T15:13:00Z">
        <w:r w:rsidR="00BB4EBD">
          <w:t>;</w:t>
        </w:r>
      </w:ins>
      <w:del w:id="290" w:author="Érico de Souza" w:date="2020-11-04T15:13:00Z">
        <w:r w:rsidR="00B2728C" w:rsidDel="00BB4EBD">
          <w:delText>,</w:delText>
        </w:r>
      </w:del>
      <w:r w:rsidR="00B2728C">
        <w:t xml:space="preserve"> </w:t>
      </w:r>
      <w:ins w:id="291" w:author="Érico de Souza" w:date="2020-11-04T15:13:00Z">
        <w:r w:rsidR="002B6338">
          <w:t>reu</w:t>
        </w:r>
        <w:r w:rsidR="000361E0">
          <w:t xml:space="preserve">nindo, </w:t>
        </w:r>
        <w:r w:rsidR="000361E0">
          <w:lastRenderedPageBreak/>
          <w:t>assim,</w:t>
        </w:r>
      </w:ins>
      <w:del w:id="292" w:author="Érico de Souza" w:date="2020-11-04T15:13:00Z">
        <w:r w:rsidR="00B2728C" w:rsidDel="002B6338">
          <w:delText>o</w:delText>
        </w:r>
      </w:del>
      <w:del w:id="293" w:author="Érico de Souza" w:date="2020-11-04T15:12:00Z">
        <w:r w:rsidR="00B2728C" w:rsidDel="002B6338">
          <w:delText>nde foram obtidas</w:delText>
        </w:r>
      </w:del>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4D13B5">
      <w:pPr>
        <w:pStyle w:val="Figuras"/>
      </w:pPr>
      <w:commentRangeStart w:id="294"/>
      <w:commentRangeStart w:id="295"/>
      <w:commentRangeStart w:id="296"/>
      <w:r>
        <w:drawing>
          <wp:inline distT="0" distB="0" distL="0" distR="0" wp14:anchorId="5DFBBC3E" wp14:editId="120B7D82">
            <wp:extent cx="5486400" cy="2166258"/>
            <wp:effectExtent l="12700" t="0" r="254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294"/>
      <w:commentRangeEnd w:id="295"/>
      <w:r w:rsidR="00B2728C">
        <w:rPr>
          <w:rStyle w:val="CommentReference"/>
        </w:rPr>
        <w:commentReference w:id="294"/>
      </w:r>
      <w:r w:rsidR="00215D62">
        <w:rPr>
          <w:rStyle w:val="CommentReference"/>
        </w:rPr>
        <w:commentReference w:id="295"/>
      </w:r>
      <w:commentRangeEnd w:id="296"/>
      <w:r w:rsidR="005B39DC">
        <w:rPr>
          <w:rStyle w:val="CommentReference"/>
        </w:rPr>
        <w:commentReference w:id="296"/>
      </w:r>
    </w:p>
    <w:p w14:paraId="232A08C4" w14:textId="065F25EE" w:rsidR="002638C0" w:rsidRDefault="007649CF" w:rsidP="004D13B5">
      <w:pPr>
        <w:pStyle w:val="Caption"/>
      </w:pPr>
      <w:bookmarkStart w:id="297" w:name="_Ref42452795"/>
      <w:bookmarkStart w:id="298"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297"/>
      <w:r>
        <w:t xml:space="preserve"> Etapas do desenvolvimento</w:t>
      </w:r>
      <w:r>
        <w:rPr>
          <w:noProof/>
        </w:rPr>
        <w:t xml:space="preserve"> do sistema de recomendação musical</w:t>
      </w:r>
      <w:r>
        <w:t xml:space="preserve"> </w:t>
      </w:r>
      <w:bookmarkStart w:id="299" w:name="_Hlk42442745"/>
      <w:r w:rsidRPr="00353DD1">
        <w:t>(próprio, 2020)</w:t>
      </w:r>
      <w:bookmarkEnd w:id="298"/>
      <w:bookmarkEnd w:id="299"/>
    </w:p>
    <w:p w14:paraId="24FD8A78" w14:textId="43765BE7" w:rsidR="00D902DF" w:rsidRDefault="00D902DF" w:rsidP="004D13B5">
      <w:commentRangeStart w:id="300"/>
      <w:r>
        <w:tab/>
        <w:t xml:space="preserve">As perguntas </w:t>
      </w:r>
      <w:ins w:id="301" w:author="Érico de Souza" w:date="2020-11-04T15:15:00Z">
        <w:r w:rsidR="009B3E32">
          <w:t>expostas</w:t>
        </w:r>
      </w:ins>
      <w:del w:id="302" w:author="Érico de Souza" w:date="2020-11-04T15:15:00Z">
        <w:r w:rsidR="00215D62" w:rsidDel="009B3E32">
          <w:delText>aplicadas</w:delText>
        </w:r>
      </w:del>
      <w:r w:rsidR="00215D62">
        <w:t xml:space="preserve"> </w:t>
      </w:r>
      <w:r>
        <w:t xml:space="preserve">no questionário </w:t>
      </w:r>
      <w:r w:rsidR="00C00AE5">
        <w:t>permitir</w:t>
      </w:r>
      <w:ins w:id="303" w:author="Érico de Souza" w:date="2020-11-04T15:16:00Z">
        <w:r w:rsidR="004A1725">
          <w:t>ão</w:t>
        </w:r>
      </w:ins>
      <w:del w:id="304" w:author="Érico de Souza" w:date="2020-11-04T15:16:00Z">
        <w:r w:rsidR="00C00AE5" w:rsidDel="004A1725">
          <w:delText>am</w:delText>
        </w:r>
      </w:del>
      <w:r>
        <w:t xml:space="preserve"> </w:t>
      </w:r>
      <w:r w:rsidR="00C74645">
        <w:t>conhecer</w:t>
      </w:r>
      <w:r>
        <w:t xml:space="preserve"> melhor os usuários que utilizarão </w:t>
      </w:r>
      <w:r w:rsidR="00215D62">
        <w:t>a aplicação</w:t>
      </w:r>
      <w:ins w:id="305" w:author="Érico de Souza" w:date="2020-11-04T15:16:00Z">
        <w:r w:rsidR="004A1725">
          <w:t>.</w:t>
        </w:r>
      </w:ins>
      <w:del w:id="306" w:author="Érico de Souza" w:date="2020-11-04T15:16:00Z">
        <w:r w:rsidDel="004A1725">
          <w:delText>,</w:delText>
        </w:r>
      </w:del>
      <w:r>
        <w:t xml:space="preserve"> </w:t>
      </w:r>
      <w:ins w:id="307" w:author="Érico de Souza" w:date="2020-11-04T15:16:00Z">
        <w:r w:rsidR="004A1725">
          <w:t>S</w:t>
        </w:r>
      </w:ins>
      <w:del w:id="308" w:author="Érico de Souza" w:date="2020-11-04T15:16:00Z">
        <w:r w:rsidDel="004A1725">
          <w:delText>s</w:delText>
        </w:r>
      </w:del>
      <w:r>
        <w:t xml:space="preserve">endo assim, </w:t>
      </w:r>
      <w:ins w:id="309" w:author="Érico de Souza" w:date="2020-11-04T15:17:00Z">
        <w:r w:rsidR="004A1725">
          <w:t>todas as questões</w:t>
        </w:r>
      </w:ins>
      <w:del w:id="310" w:author="Érico de Souza" w:date="2020-11-04T15:17:00Z">
        <w:r w:rsidR="00C00AE5" w:rsidDel="004A1725">
          <w:delText xml:space="preserve">foram </w:delText>
        </w:r>
        <w:r w:rsidR="00215D62" w:rsidDel="004A1725">
          <w:delText xml:space="preserve">utilizadas </w:delText>
        </w:r>
        <w:r w:rsidR="005C6E53" w:rsidDel="004A1725">
          <w:delText>perguntas que</w:delText>
        </w:r>
      </w:del>
      <w:r w:rsidR="005C6E53">
        <w:t xml:space="preserve"> </w:t>
      </w:r>
      <w:r w:rsidR="00215D62">
        <w:t>permit</w:t>
      </w:r>
      <w:ins w:id="311" w:author="Érico de Souza" w:date="2020-11-04T15:17:00Z">
        <w:r w:rsidR="004A1725">
          <w:t>e</w:t>
        </w:r>
      </w:ins>
      <w:del w:id="312" w:author="Érico de Souza" w:date="2020-11-04T15:17:00Z">
        <w:r w:rsidR="00215D62" w:rsidDel="004A1725">
          <w:delText>a</w:delText>
        </w:r>
      </w:del>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300"/>
      <w:r w:rsidR="00C00AE5">
        <w:rPr>
          <w:rStyle w:val="CommentReference"/>
        </w:rPr>
        <w:commentReference w:id="300"/>
      </w:r>
    </w:p>
    <w:p w14:paraId="49CCDBDD" w14:textId="350965E0" w:rsidR="002D4647" w:rsidRDefault="002D4647" w:rsidP="004D13B5">
      <w:pPr>
        <w:pStyle w:val="Caption"/>
      </w:pPr>
      <w:bookmarkStart w:id="313" w:name="_Ref48857312"/>
      <w:bookmarkStart w:id="314" w:name="_Toc55260909"/>
      <w:del w:id="315" w:author="Érico de Souza" w:date="2020-11-04T15:19:00Z">
        <w:r w:rsidDel="00492551">
          <w:delText xml:space="preserve">Quadro </w:delText>
        </w:r>
        <w:r w:rsidR="00331D61" w:rsidDel="00492551">
          <w:fldChar w:fldCharType="begin"/>
        </w:r>
        <w:r w:rsidR="00331D61" w:rsidDel="00492551">
          <w:delInstrText xml:space="preserve"> SEQ Quadro \* ARABIC </w:delInstrText>
        </w:r>
        <w:r w:rsidR="00331D61" w:rsidDel="00492551">
          <w:fldChar w:fldCharType="separate"/>
        </w:r>
        <w:r w:rsidR="00496F40" w:rsidDel="00492551">
          <w:rPr>
            <w:noProof/>
          </w:rPr>
          <w:delText>2</w:delText>
        </w:r>
        <w:r w:rsidR="00331D61" w:rsidDel="00492551">
          <w:rPr>
            <w:noProof/>
          </w:rPr>
          <w:fldChar w:fldCharType="end"/>
        </w:r>
        <w:bookmarkEnd w:id="313"/>
        <w:r w:rsidDel="00492551">
          <w:delText xml:space="preserve"> </w:delText>
        </w:r>
        <w:r w:rsidR="00551311" w:rsidDel="00492551">
          <w:delText xml:space="preserve">Perguntas e respostas </w:delText>
        </w:r>
        <w:r w:rsidR="00341E20" w:rsidDel="00492551">
          <w:delText xml:space="preserve">disponibilizadas a um certo </w:delText>
        </w:r>
        <w:r w:rsidR="00622395" w:rsidDel="00492551">
          <w:delText>público</w:delText>
        </w:r>
        <w:r w:rsidR="00551311" w:rsidDel="00492551">
          <w:delText xml:space="preserve"> através d</w:delText>
        </w:r>
        <w:r w:rsidR="009B191B" w:rsidDel="00492551">
          <w:delText>os</w:delText>
        </w:r>
        <w:r w:rsidR="00551311" w:rsidDel="00492551">
          <w:delText xml:space="preserve"> formulário</w:delText>
        </w:r>
        <w:r w:rsidR="009B191B" w:rsidDel="00492551">
          <w:delText>s</w:delText>
        </w:r>
        <w:r w:rsidR="00551311" w:rsidDel="00492551">
          <w:delText xml:space="preserve"> do Google</w:delText>
        </w:r>
        <w:r w:rsidR="00A97104" w:rsidDel="00492551">
          <w:delText>.</w:delText>
        </w:r>
        <w:r w:rsidR="00883412" w:rsidDel="00492551">
          <w:delText xml:space="preserve"> </w:delText>
        </w:r>
        <w:r w:rsidR="00883412" w:rsidRPr="00883412" w:rsidDel="00492551">
          <w:delText>(próprio, 2020)</w:delText>
        </w:r>
      </w:del>
      <w:bookmarkEnd w:id="314"/>
    </w:p>
    <w:tbl>
      <w:tblPr>
        <w:tblStyle w:val="TableGrid"/>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4D13B5">
            <w:r w:rsidRPr="00CE0E7B">
              <w:lastRenderedPageBreak/>
              <w:t>Pergunta</w:t>
            </w:r>
          </w:p>
        </w:tc>
        <w:tc>
          <w:tcPr>
            <w:tcW w:w="4531" w:type="dxa"/>
          </w:tcPr>
          <w:p w14:paraId="19A5F2D0" w14:textId="74102221" w:rsidR="00505BB9" w:rsidRPr="00CE0E7B" w:rsidRDefault="009C0756" w:rsidP="004D13B5">
            <w:r w:rsidRPr="00CE0E7B">
              <w:t>Possíveis r</w:t>
            </w:r>
            <w:r w:rsidR="00616558" w:rsidRPr="00CE0E7B">
              <w:t>espostas</w:t>
            </w:r>
          </w:p>
        </w:tc>
      </w:tr>
      <w:tr w:rsidR="00505BB9" w:rsidRPr="00AF6093" w14:paraId="17E52F1E" w14:textId="77777777" w:rsidTr="00113F09">
        <w:tc>
          <w:tcPr>
            <w:tcW w:w="4531" w:type="dxa"/>
          </w:tcPr>
          <w:p w14:paraId="6CACCD3E" w14:textId="67222F38" w:rsidR="00505BB9" w:rsidRDefault="00505BB9" w:rsidP="004D13B5">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4D13B5">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4D13B5">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4D13B5">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4D13B5">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4D13B5">
            <w:r>
              <w:t>Sim, não</w:t>
            </w:r>
          </w:p>
        </w:tc>
      </w:tr>
      <w:tr w:rsidR="00505BB9" w:rsidRPr="008774E9" w14:paraId="75D77620" w14:textId="77777777" w:rsidTr="00113F09">
        <w:tc>
          <w:tcPr>
            <w:tcW w:w="4531" w:type="dxa"/>
          </w:tcPr>
          <w:p w14:paraId="2C5797DE" w14:textId="2F30D500" w:rsidR="00505BB9" w:rsidRPr="008774E9" w:rsidRDefault="004A4AF1" w:rsidP="004D13B5">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D13B5">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4D13B5">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4D13B5">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4D13B5">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4D13B5">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4D13B5">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4D13B5">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4D13B5">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4D13B5">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4D13B5">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4D13B5">
            <w:r>
              <w:t>Sim, não</w:t>
            </w:r>
          </w:p>
        </w:tc>
      </w:tr>
      <w:tr w:rsidR="00FC3EB1" w:rsidRPr="008774E9" w14:paraId="6B5F8F1C" w14:textId="77777777" w:rsidTr="00113F09">
        <w:tc>
          <w:tcPr>
            <w:tcW w:w="4531" w:type="dxa"/>
          </w:tcPr>
          <w:p w14:paraId="2C123B59" w14:textId="728E8535" w:rsidR="00FC3EB1" w:rsidRPr="00FC3EB1" w:rsidRDefault="00722B09" w:rsidP="004D13B5">
            <w:r w:rsidRPr="00722B09">
              <w:t>10.</w:t>
            </w:r>
            <w:r>
              <w:t xml:space="preserve"> </w:t>
            </w:r>
            <w:r w:rsidRPr="00722B09">
              <w:t>Quanto tempo por semana você escuta música?</w:t>
            </w:r>
          </w:p>
        </w:tc>
        <w:tc>
          <w:tcPr>
            <w:tcW w:w="4531" w:type="dxa"/>
          </w:tcPr>
          <w:p w14:paraId="527B9DBF" w14:textId="469D125A" w:rsidR="00FC3EB1" w:rsidRPr="008774E9" w:rsidRDefault="00FE1C28" w:rsidP="004D13B5">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4D13B5">
            <w:r w:rsidRPr="00D05002">
              <w:t>11.</w:t>
            </w:r>
            <w:r>
              <w:t xml:space="preserve"> </w:t>
            </w:r>
            <w:r w:rsidRPr="00D05002">
              <w:t>Quais são os gêneros musicais que gosta de escutar?</w:t>
            </w:r>
          </w:p>
        </w:tc>
        <w:tc>
          <w:tcPr>
            <w:tcW w:w="4531" w:type="dxa"/>
          </w:tcPr>
          <w:p w14:paraId="2D9036DE" w14:textId="5509DE6C" w:rsidR="003C4ACB" w:rsidRDefault="003C4ACB" w:rsidP="004D13B5">
            <w:r w:rsidRPr="003C4ACB">
              <w:t>Alternativa, Blues, Clássica, Country, Dance, Eletrônica, Folk, Funk, Hip Hop, Latina, MPB, Jazz, Pop, Reggae, R&amp;B, Rock, Soundtrack, Vocal</w:t>
            </w:r>
          </w:p>
          <w:p w14:paraId="6D5A4641" w14:textId="1FE47E96" w:rsidR="00D05002" w:rsidRDefault="00D05002" w:rsidP="004D13B5"/>
        </w:tc>
      </w:tr>
      <w:tr w:rsidR="00953CD3" w:rsidRPr="008774E9" w14:paraId="2888903F" w14:textId="77777777" w:rsidTr="00113F09">
        <w:tc>
          <w:tcPr>
            <w:tcW w:w="4531" w:type="dxa"/>
          </w:tcPr>
          <w:p w14:paraId="5D2D57A8" w14:textId="442AC843" w:rsidR="00953CD3" w:rsidRPr="00D05002" w:rsidRDefault="00953CD3" w:rsidP="004D13B5">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4D13B5">
            <w:r w:rsidRPr="004453EE">
              <w:t>Sim, não</w:t>
            </w:r>
          </w:p>
        </w:tc>
      </w:tr>
      <w:tr w:rsidR="003B54D7" w:rsidRPr="008774E9" w14:paraId="517C7263" w14:textId="77777777" w:rsidTr="00113F09">
        <w:tc>
          <w:tcPr>
            <w:tcW w:w="4531" w:type="dxa"/>
          </w:tcPr>
          <w:p w14:paraId="5E68D99D" w14:textId="0380E060" w:rsidR="003B54D7" w:rsidRPr="00953CD3" w:rsidRDefault="003B54D7" w:rsidP="004D13B5">
            <w:r w:rsidRPr="003B54D7">
              <w:t>13.</w:t>
            </w:r>
            <w:r w:rsidR="005E2318">
              <w:t xml:space="preserve"> </w:t>
            </w:r>
            <w:r w:rsidRPr="003B54D7">
              <w:t>Sua idade</w:t>
            </w:r>
          </w:p>
        </w:tc>
        <w:tc>
          <w:tcPr>
            <w:tcW w:w="4531" w:type="dxa"/>
          </w:tcPr>
          <w:p w14:paraId="777152A5" w14:textId="0F9689FE" w:rsidR="003B54D7" w:rsidRDefault="003B54D7" w:rsidP="004D13B5"/>
        </w:tc>
      </w:tr>
      <w:tr w:rsidR="003B54D7" w:rsidRPr="008774E9" w14:paraId="7B6C150A" w14:textId="77777777" w:rsidTr="00113F09">
        <w:tc>
          <w:tcPr>
            <w:tcW w:w="4531" w:type="dxa"/>
          </w:tcPr>
          <w:p w14:paraId="2A3E4C0D" w14:textId="7FAE01E3" w:rsidR="003B54D7" w:rsidRPr="00953CD3" w:rsidRDefault="003B54D7" w:rsidP="004D13B5">
            <w:r w:rsidRPr="003B54D7">
              <w:t>14.</w:t>
            </w:r>
            <w:r w:rsidR="005E2318">
              <w:t xml:space="preserve"> </w:t>
            </w:r>
            <w:r w:rsidRPr="003B54D7">
              <w:t>Dicas e sugestões?</w:t>
            </w:r>
          </w:p>
        </w:tc>
        <w:tc>
          <w:tcPr>
            <w:tcW w:w="4531" w:type="dxa"/>
          </w:tcPr>
          <w:p w14:paraId="32F851EF" w14:textId="1D3890FE" w:rsidR="003B54D7" w:rsidRDefault="003B54D7" w:rsidP="004D13B5"/>
        </w:tc>
      </w:tr>
    </w:tbl>
    <w:p w14:paraId="70FA0F03" w14:textId="77777777" w:rsidR="00492551" w:rsidRDefault="00492551" w:rsidP="004D13B5">
      <w:pPr>
        <w:pStyle w:val="Caption"/>
        <w:rPr>
          <w:ins w:id="316" w:author="Érico de Souza" w:date="2020-11-04T15:19:00Z"/>
        </w:rPr>
      </w:pPr>
      <w:ins w:id="317" w:author="Érico de Souza" w:date="2020-11-04T15:19:00Z">
        <w:r>
          <w:t xml:space="preserve">Quadro </w:t>
        </w:r>
        <w:r>
          <w:fldChar w:fldCharType="begin"/>
        </w:r>
        <w:r>
          <w:instrText xml:space="preserve"> SEQ Quadro \* ARABIC </w:instrText>
        </w:r>
        <w:r>
          <w:fldChar w:fldCharType="separate"/>
        </w:r>
        <w:r>
          <w:rPr>
            <w:noProof/>
          </w:rPr>
          <w:t>2</w:t>
        </w:r>
        <w:r>
          <w:rPr>
            <w:noProof/>
          </w:rPr>
          <w:fldChar w:fldCharType="end"/>
        </w:r>
        <w:r>
          <w:t xml:space="preserve"> Perguntas e respostas disponibilizadas a um certo público através dos formulários do Google. </w:t>
        </w:r>
        <w:r w:rsidRPr="00883412">
          <w:t>(próprio, 2020)</w:t>
        </w:r>
      </w:ins>
    </w:p>
    <w:p w14:paraId="155BEDC9" w14:textId="77777777" w:rsidR="004D7BC3" w:rsidRPr="008774E9" w:rsidRDefault="004D7BC3" w:rsidP="004D13B5"/>
    <w:p w14:paraId="7D759CFE" w14:textId="24C4FEDC" w:rsidR="001B6AE9" w:rsidRDefault="001B6AE9" w:rsidP="004D13B5">
      <w:r>
        <w:tab/>
      </w:r>
    </w:p>
    <w:p w14:paraId="6101FFAE" w14:textId="46C22597" w:rsidR="00B021FD" w:rsidRDefault="00B021FD" w:rsidP="004D13B5">
      <w:pPr>
        <w:pStyle w:val="Heading3"/>
      </w:pPr>
      <w:bookmarkStart w:id="318" w:name="_Toc55260956"/>
      <w:r>
        <w:t>Pré-teste</w:t>
      </w:r>
      <w:r w:rsidR="00DB0C61">
        <w:t xml:space="preserve"> do questionário</w:t>
      </w:r>
      <w:bookmarkEnd w:id="318"/>
    </w:p>
    <w:p w14:paraId="559DBF22" w14:textId="4BFCE167" w:rsidR="002419AF" w:rsidRDefault="00B021FD" w:rsidP="004D13B5">
      <w:r>
        <w:tab/>
        <w:t>Com as perguntas do questionário definidas,</w:t>
      </w:r>
      <w:ins w:id="319" w:author="Érico de Souza" w:date="2020-11-04T15:29:00Z">
        <w:r w:rsidR="00597409">
          <w:t xml:space="preserve"> deu-se o</w:t>
        </w:r>
      </w:ins>
      <w:del w:id="320" w:author="Érico de Souza" w:date="2020-11-04T15:27:00Z">
        <w:r w:rsidDel="00B91944">
          <w:delText xml:space="preserve"> foi</w:delText>
        </w:r>
      </w:del>
      <w:r>
        <w:t xml:space="preserve"> </w:t>
      </w:r>
      <w:ins w:id="321" w:author="Érico de Souza" w:date="2020-11-04T15:24:00Z">
        <w:r w:rsidR="009F594F">
          <w:t>in</w:t>
        </w:r>
      </w:ins>
      <w:ins w:id="322" w:author="Érico de Souza" w:date="2020-11-04T15:29:00Z">
        <w:r w:rsidR="00597409">
          <w:t>í</w:t>
        </w:r>
      </w:ins>
      <w:ins w:id="323" w:author="Érico de Souza" w:date="2020-11-04T15:24:00Z">
        <w:r w:rsidR="009F594F">
          <w:t>c</w:t>
        </w:r>
      </w:ins>
      <w:ins w:id="324" w:author="Érico de Souza" w:date="2020-11-04T15:29:00Z">
        <w:r w:rsidR="00597409">
          <w:t>io</w:t>
        </w:r>
        <w:r w:rsidR="00CD7F3A">
          <w:t xml:space="preserve"> de</w:t>
        </w:r>
      </w:ins>
      <w:del w:id="325" w:author="Érico de Souza" w:date="2020-11-04T15:24:00Z">
        <w:r w:rsidR="00C00AE5" w:rsidDel="009F594F">
          <w:delText>realizada</w:delText>
        </w:r>
      </w:del>
      <w:r w:rsidR="00C00AE5">
        <w:t xml:space="preserve"> </w:t>
      </w:r>
      <w:r>
        <w:t>uma validação para garantir que elas f</w:t>
      </w:r>
      <w:ins w:id="326" w:author="Érico de Souza" w:date="2020-11-04T15:29:00Z">
        <w:r w:rsidR="00CD7F3A">
          <w:t>i</w:t>
        </w:r>
      </w:ins>
      <w:del w:id="327" w:author="Érico de Souza" w:date="2020-11-04T15:29:00Z">
        <w:r w:rsidDel="00CD7F3A">
          <w:delText>a</w:delText>
        </w:r>
      </w:del>
      <w:r>
        <w:t>z</w:t>
      </w:r>
      <w:ins w:id="328" w:author="Érico de Souza" w:date="2020-11-04T15:29:00Z">
        <w:r w:rsidR="00CD7F3A">
          <w:t>esse</w:t>
        </w:r>
      </w:ins>
      <w:del w:id="329" w:author="Érico de Souza" w:date="2020-11-04T15:29:00Z">
        <w:r w:rsidDel="00CD7F3A">
          <w:delText>ia</w:delText>
        </w:r>
      </w:del>
      <w:r>
        <w:t>m sentido</w:t>
      </w:r>
      <w:r w:rsidR="00CC6C91">
        <w:t xml:space="preserve">. </w:t>
      </w:r>
      <w:r w:rsidR="00C00AE5">
        <w:t xml:space="preserve">O pré-teste </w:t>
      </w:r>
      <w:r w:rsidR="002419AF">
        <w:t xml:space="preserve">foi </w:t>
      </w:r>
      <w:r w:rsidR="00C00AE5">
        <w:t xml:space="preserve">feito </w:t>
      </w:r>
      <w:r w:rsidR="002419AF">
        <w:t xml:space="preserve">enviando </w:t>
      </w:r>
      <w:ins w:id="330" w:author="Érico de Souza" w:date="2020-11-04T15:31:00Z">
        <w:r w:rsidR="001B70C4">
          <w:t xml:space="preserve">as indagações </w:t>
        </w:r>
      </w:ins>
      <w:del w:id="331" w:author="Érico de Souza" w:date="2020-11-04T15:31:00Z">
        <w:r w:rsidR="002419AF" w:rsidDel="001B70C4">
          <w:delText xml:space="preserve">o questionário </w:delText>
        </w:r>
      </w:del>
      <w:r w:rsidR="002419AF">
        <w:t xml:space="preserve">para 5 pessoas, </w:t>
      </w:r>
      <w:del w:id="332" w:author="Érico de Souza" w:date="2020-11-04T15:32:00Z">
        <w:r w:rsidR="002419AF" w:rsidDel="005C31A9">
          <w:delText>as quais tinham a</w:delText>
        </w:r>
      </w:del>
      <w:r w:rsidR="002419AF">
        <w:t xml:space="preserve"> respons</w:t>
      </w:r>
      <w:ins w:id="333" w:author="Érico de Souza" w:date="2020-11-04T15:32:00Z">
        <w:r w:rsidR="005C31A9">
          <w:t>áveis</w:t>
        </w:r>
      </w:ins>
      <w:del w:id="334" w:author="Érico de Souza" w:date="2020-11-04T15:32:00Z">
        <w:r w:rsidR="002419AF" w:rsidDel="005C31A9">
          <w:delText>abilidade</w:delText>
        </w:r>
      </w:del>
      <w:r w:rsidR="002419AF">
        <w:t xml:space="preserve"> </w:t>
      </w:r>
      <w:ins w:id="335" w:author="Érico de Souza" w:date="2020-11-04T15:32:00Z">
        <w:r w:rsidR="00643C88">
          <w:t>por</w:t>
        </w:r>
      </w:ins>
      <w:del w:id="336" w:author="Érico de Souza" w:date="2020-11-04T15:32:00Z">
        <w:r w:rsidR="002419AF" w:rsidDel="00643C88">
          <w:delText>de</w:delText>
        </w:r>
      </w:del>
      <w:r w:rsidR="002419AF">
        <w:t xml:space="preserve"> analisar as </w:t>
      </w:r>
      <w:ins w:id="337" w:author="Érico de Souza" w:date="2020-11-04T15:31:00Z">
        <w:r w:rsidR="0082042A">
          <w:t xml:space="preserve">inquirições </w:t>
        </w:r>
      </w:ins>
      <w:del w:id="338" w:author="Érico de Souza" w:date="2020-11-04T15:31:00Z">
        <w:r w:rsidR="002419AF" w:rsidDel="0082042A">
          <w:delText xml:space="preserve">perguntas </w:delText>
        </w:r>
      </w:del>
      <w:r w:rsidR="002419AF">
        <w:t>e avaliar a dificuldade de entendimento de cada uma d</w:t>
      </w:r>
      <w:ins w:id="339" w:author="Érico de Souza" w:date="2020-11-04T15:33:00Z">
        <w:r w:rsidR="00643C88">
          <w:t>elas</w:t>
        </w:r>
      </w:ins>
      <w:del w:id="340" w:author="Érico de Souza" w:date="2020-11-04T15:33:00Z">
        <w:r w:rsidR="002419AF" w:rsidDel="00643C88">
          <w:delText>as perguntas</w:delText>
        </w:r>
      </w:del>
      <w:r w:rsidR="002419AF">
        <w:t xml:space="preserve">. </w:t>
      </w:r>
      <w:ins w:id="341" w:author="Érico de Souza" w:date="2020-11-04T15:35:00Z">
        <w:r w:rsidR="00415DEC">
          <w:t>O intu</w:t>
        </w:r>
        <w:r w:rsidR="007937CA">
          <w:t>ito é</w:t>
        </w:r>
      </w:ins>
      <w:del w:id="342" w:author="Érico de Souza" w:date="2020-11-04T15:35:00Z">
        <w:r w:rsidR="002419AF" w:rsidDel="00415DEC">
          <w:delText>Isso foi feito para</w:delText>
        </w:r>
      </w:del>
      <w:r w:rsidR="002419AF">
        <w:t xml:space="preserve"> garantir</w:t>
      </w:r>
      <w:del w:id="343" w:author="Érico de Souza" w:date="2020-11-04T15:35:00Z">
        <w:r w:rsidR="002419AF" w:rsidDel="007937CA">
          <w:delText xml:space="preserve"> que</w:delText>
        </w:r>
      </w:del>
      <w:r w:rsidR="002419AF">
        <w:t xml:space="preserve"> </w:t>
      </w:r>
      <w:ins w:id="344" w:author="Érico de Souza" w:date="2020-11-04T15:37:00Z">
        <w:r w:rsidR="001318D2">
          <w:t>que o</w:t>
        </w:r>
      </w:ins>
      <w:del w:id="345" w:author="Érico de Souza" w:date="2020-11-04T15:37:00Z">
        <w:r w:rsidR="002419AF" w:rsidDel="001318D2">
          <w:delText>o</w:delText>
        </w:r>
      </w:del>
      <w:r w:rsidR="002419AF">
        <w:t xml:space="preserve"> </w:t>
      </w:r>
      <w:r w:rsidR="008210D3">
        <w:t>público</w:t>
      </w:r>
      <w:r w:rsidR="002419AF">
        <w:t xml:space="preserve"> que recebe</w:t>
      </w:r>
      <w:ins w:id="346" w:author="Érico de Souza" w:date="2020-11-04T15:37:00Z">
        <w:r w:rsidR="002253C6">
          <w:t>sse</w:t>
        </w:r>
      </w:ins>
      <w:del w:id="347" w:author="Érico de Souza" w:date="2020-11-04T15:37:00Z">
        <w:r w:rsidR="002419AF" w:rsidDel="002253C6">
          <w:delText>ria</w:delText>
        </w:r>
      </w:del>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ins w:id="348" w:author="Érico de Souza" w:date="2020-11-04T15:38:00Z">
        <w:r w:rsidR="0088497D">
          <w:t xml:space="preserve">também </w:t>
        </w:r>
      </w:ins>
      <w:r w:rsidR="002419AF">
        <w:t>consegui</w:t>
      </w:r>
      <w:ins w:id="349" w:author="Érico de Souza" w:date="2020-11-04T15:38:00Z">
        <w:r w:rsidR="0088497D">
          <w:t>sse</w:t>
        </w:r>
      </w:ins>
      <w:del w:id="350" w:author="Érico de Souza" w:date="2020-11-04T15:38:00Z">
        <w:r w:rsidR="002419AF" w:rsidDel="0088497D">
          <w:delText>r</w:delText>
        </w:r>
      </w:del>
      <w:del w:id="351" w:author="Érico de Souza" w:date="2020-11-04T15:36:00Z">
        <w:r w:rsidR="002419AF" w:rsidDel="00F9360E">
          <w:delText>ia</w:delText>
        </w:r>
      </w:del>
      <w:r w:rsidR="002419AF">
        <w:t xml:space="preserve"> responder as perguntas</w:t>
      </w:r>
      <w:r w:rsidR="00C00AE5">
        <w:t xml:space="preserve"> com </w:t>
      </w:r>
      <w:ins w:id="352" w:author="Érico de Souza" w:date="2020-11-04T15:38:00Z">
        <w:r w:rsidR="0088497D">
          <w:t xml:space="preserve">a </w:t>
        </w:r>
      </w:ins>
      <w:r w:rsidR="00C00AE5">
        <w:t xml:space="preserve">completa compreensão </w:t>
      </w:r>
      <w:r w:rsidR="00D0162D">
        <w:t>delas</w:t>
      </w:r>
      <w:r w:rsidR="00C00AE5">
        <w:t>.</w:t>
      </w:r>
    </w:p>
    <w:p w14:paraId="6DFEE646" w14:textId="6D175165" w:rsidR="00F72CBA" w:rsidRDefault="00F72CBA" w:rsidP="004D13B5">
      <w:pPr>
        <w:pStyle w:val="Heading3"/>
      </w:pPr>
      <w:bookmarkStart w:id="353" w:name="_Toc55260957"/>
      <w:r>
        <w:t xml:space="preserve">Resultados do </w:t>
      </w:r>
      <w:r w:rsidR="00123767">
        <w:t>questionário</w:t>
      </w:r>
      <w:bookmarkEnd w:id="353"/>
    </w:p>
    <w:p w14:paraId="3715E4DD" w14:textId="445B669F" w:rsidR="005859BD" w:rsidRDefault="005859BD" w:rsidP="004D13B5">
      <w:r>
        <w:tab/>
      </w:r>
      <w:commentRangeStart w:id="354"/>
      <w:r>
        <w:t>Com um alcance maior do que 1000 pessoas, sendo 800 funcionários da CWI</w:t>
      </w:r>
      <w:ins w:id="355" w:author="Érico de Souza" w:date="2020-11-04T15:39:00Z">
        <w:r w:rsidR="00890782">
          <w:t>,</w:t>
        </w:r>
      </w:ins>
      <w:r>
        <w:t xml:space="preserve"> que possuem acesso ao Slack, 200 pessoas alcançadas através do Instagram e demais divulgações que tiveram, </w:t>
      </w:r>
      <w:commentRangeEnd w:id="354"/>
      <w:r>
        <w:rPr>
          <w:rStyle w:val="CommentReference"/>
        </w:rPr>
        <w:commentReference w:id="354"/>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5B9EEE1A" w:rsidR="008A0B65" w:rsidRDefault="001F52F1" w:rsidP="004D13B5">
      <w:r>
        <w:tab/>
        <w:t>O questionário foi aberto no dia 6 de julho de 2020</w:t>
      </w:r>
      <w:ins w:id="356" w:author="Érico de Souza" w:date="2020-11-04T15:45:00Z">
        <w:r w:rsidR="008D2441">
          <w:t>, n</w:t>
        </w:r>
        <w:r w:rsidR="0006464B">
          <w:t xml:space="preserve">o mesmo dia que, publicado no </w:t>
        </w:r>
      </w:ins>
      <w:ins w:id="357" w:author="Érico de Souza" w:date="2020-11-04T15:46:00Z">
        <w:r w:rsidR="00855295">
          <w:t>I</w:t>
        </w:r>
      </w:ins>
      <w:ins w:id="358" w:author="Érico de Souza" w:date="2020-11-04T15:45:00Z">
        <w:r w:rsidR="0006464B">
          <w:t>nstagram</w:t>
        </w:r>
      </w:ins>
      <w:ins w:id="359" w:author="Érico de Souza" w:date="2020-11-04T15:46:00Z">
        <w:r w:rsidR="00855295">
          <w:t>,</w:t>
        </w:r>
      </w:ins>
      <w:del w:id="360" w:author="Érico de Souza" w:date="2020-11-04T15:43:00Z">
        <w:r w:rsidDel="004E27B4">
          <w:delText>, n</w:delText>
        </w:r>
      </w:del>
      <w:del w:id="361" w:author="Érico de Souza" w:date="2020-11-04T15:45:00Z">
        <w:r w:rsidDel="008D2441">
          <w:delText>esse dia</w:delText>
        </w:r>
      </w:del>
      <w:del w:id="362" w:author="Érico de Souza" w:date="2020-11-04T15:46:00Z">
        <w:r w:rsidDel="006A2A13">
          <w:delText xml:space="preserve"> foi realizada uma publicação no Instagram para</w:delText>
        </w:r>
      </w:del>
      <w:r>
        <w:t xml:space="preserve"> </w:t>
      </w:r>
      <w:ins w:id="363" w:author="Érico de Souza" w:date="2020-11-04T15:47:00Z">
        <w:r w:rsidR="0088051E">
          <w:t>fora demons</w:t>
        </w:r>
      </w:ins>
      <w:ins w:id="364" w:author="Érico de Souza" w:date="2020-11-04T15:48:00Z">
        <w:r w:rsidR="0088051E">
          <w:t>trado</w:t>
        </w:r>
      </w:ins>
      <w:del w:id="365" w:author="Érico de Souza" w:date="2020-11-04T15:47:00Z">
        <w:r w:rsidDel="0088051E">
          <w:delText>apresentá-lo</w:delText>
        </w:r>
      </w:del>
      <w:r>
        <w:t xml:space="preserve"> ao público</w:t>
      </w:r>
      <w:ins w:id="366" w:author="Érico de Souza" w:date="2020-11-04T15:48:00Z">
        <w:r w:rsidR="0088051E">
          <w:t>.</w:t>
        </w:r>
      </w:ins>
      <w:del w:id="367" w:author="Érico de Souza" w:date="2020-11-04T15:48:00Z">
        <w:r w:rsidDel="0088051E">
          <w:delText>,</w:delText>
        </w:r>
      </w:del>
      <w:r>
        <w:t xml:space="preserve"> </w:t>
      </w:r>
      <w:del w:id="368" w:author="Érico de Souza" w:date="2020-11-04T15:48:00Z">
        <w:r w:rsidDel="0088051E">
          <w:delText xml:space="preserve">e </w:delText>
        </w:r>
      </w:del>
      <w:ins w:id="369" w:author="Érico de Souza" w:date="2020-11-04T15:48:00Z">
        <w:r w:rsidR="0088051E">
          <w:t>N</w:t>
        </w:r>
      </w:ins>
      <w:del w:id="370" w:author="Érico de Souza" w:date="2020-11-04T15:48:00Z">
        <w:r w:rsidDel="0088051E">
          <w:delText>n</w:delText>
        </w:r>
      </w:del>
      <w:r>
        <w:t>o decorrer</w:t>
      </w:r>
      <w:ins w:id="371" w:author="Érico de Souza" w:date="2020-11-04T15:49:00Z">
        <w:r w:rsidR="00A97780">
          <w:t xml:space="preserve"> d</w:t>
        </w:r>
      </w:ins>
      <w:ins w:id="372" w:author="Érico de Souza" w:date="2020-11-04T15:50:00Z">
        <w:r w:rsidR="00492DDA">
          <w:t>e duas semanas</w:t>
        </w:r>
      </w:ins>
      <w:r>
        <w:t>,</w:t>
      </w:r>
      <w:del w:id="373" w:author="Érico de Souza" w:date="2020-11-04T15:49:00Z">
        <w:r w:rsidDel="00A97780">
          <w:delText xml:space="preserve"> foi enviado a</w:delText>
        </w:r>
      </w:del>
      <w:r>
        <w:t xml:space="preserve"> outras redes sociais</w:t>
      </w:r>
      <w:ins w:id="374" w:author="Érico de Souza" w:date="2020-11-04T15:49:00Z">
        <w:r w:rsidR="00A97780">
          <w:t xml:space="preserve"> participaram da pesquisa</w:t>
        </w:r>
      </w:ins>
      <w:r>
        <w:t xml:space="preserve">, como WhatsApp, Slack (empresarial), Twitter e Facebook. O seu fechamento </w:t>
      </w:r>
      <w:ins w:id="375" w:author="Érico de Souza" w:date="2020-11-04T15:49:00Z">
        <w:r w:rsidR="005E4CFF">
          <w:t>aconteceu</w:t>
        </w:r>
      </w:ins>
      <w:del w:id="376" w:author="Érico de Souza" w:date="2020-11-04T15:49:00Z">
        <w:r w:rsidDel="005E4CFF">
          <w:delText>foi realizado</w:delText>
        </w:r>
      </w:del>
      <w:r>
        <w:t xml:space="preserve"> no dia 18 de julho de 2020, somando o total de 12 dias em que o ele ficou aberto.</w:t>
      </w:r>
      <w:commentRangeStart w:id="377"/>
      <w:commentRangeEnd w:id="377"/>
      <w:r>
        <w:rPr>
          <w:rStyle w:val="CommentReference"/>
        </w:rPr>
        <w:commentReference w:id="377"/>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584A9A42" w:rsidR="00AF1DF6" w:rsidRDefault="00AF1DF6" w:rsidP="004D13B5">
      <w:r>
        <w:tab/>
        <w:t xml:space="preserve">Dos dispositivos </w:t>
      </w:r>
      <w:ins w:id="378" w:author="Érico de Souza" w:date="2020-11-04T15:54:00Z">
        <w:r w:rsidR="004E2102">
          <w:t>(</w:t>
        </w:r>
      </w:ins>
      <w:r>
        <w:t>ou aplicativos</w:t>
      </w:r>
      <w:ins w:id="379" w:author="Érico de Souza" w:date="2020-11-04T15:54:00Z">
        <w:r w:rsidR="004E2102">
          <w:t>)</w:t>
        </w:r>
      </w:ins>
      <w:r>
        <w:t xml:space="preserve"> utilizados para realizar a reprodução das </w:t>
      </w:r>
      <w:r w:rsidR="0077460B">
        <w:t>músicas</w:t>
      </w:r>
      <w:r>
        <w:t>, com 168 respostas, o Spotify foi o mais escolhido das opções</w:t>
      </w:r>
      <w:ins w:id="380" w:author="Érico de Souza" w:date="2020-11-04T15:54:00Z">
        <w:r w:rsidR="00382707">
          <w:t>.</w:t>
        </w:r>
      </w:ins>
      <w:del w:id="381" w:author="Érico de Souza" w:date="2020-11-04T15:54:00Z">
        <w:r w:rsidDel="00382707">
          <w:delText>,</w:delText>
        </w:r>
      </w:del>
      <w:r w:rsidR="0077460B">
        <w:t xml:space="preserve"> </w:t>
      </w:r>
      <w:ins w:id="382" w:author="Érico de Souza" w:date="2020-11-04T15:54:00Z">
        <w:r w:rsidR="00382707">
          <w:t>E</w:t>
        </w:r>
      </w:ins>
      <w:del w:id="383" w:author="Érico de Souza" w:date="2020-11-04T15:54:00Z">
        <w:r w:rsidR="0077460B" w:rsidDel="00382707">
          <w:delText>e</w:delText>
        </w:r>
      </w:del>
      <w:r w:rsidR="0077460B">
        <w:t>m segundo lugar ficou o Youtube</w:t>
      </w:r>
      <w:r>
        <w:t xml:space="preserve"> </w:t>
      </w:r>
      <w:r w:rsidR="0077460B">
        <w:t>com 103 respostas (variadas entre 86 no Youtube Music, e 17 tratando sobre o Youtube clássico).</w:t>
      </w:r>
    </w:p>
    <w:p w14:paraId="27E4F469" w14:textId="3A939E89" w:rsidR="001B2E39" w:rsidRDefault="001B2E39" w:rsidP="004D13B5">
      <w:r>
        <w:tab/>
        <w:t>A pergunta “</w:t>
      </w:r>
      <w:r w:rsidRPr="001B2E39">
        <w:t>Você acha que as recomendações musicais realizadas via software poderiam ser melhoradas?</w:t>
      </w:r>
      <w:r>
        <w:t xml:space="preserve">” trouxe uma visão </w:t>
      </w:r>
      <w:ins w:id="384" w:author="Érico de Souza" w:date="2020-11-04T15:58:00Z">
        <w:r w:rsidR="005A3D48">
          <w:t>clara sobre o</w:t>
        </w:r>
      </w:ins>
      <w:del w:id="385" w:author="Érico de Souza" w:date="2020-11-04T15:58:00Z">
        <w:r w:rsidDel="005A3D48">
          <w:delText>da opinião se existe</w:delText>
        </w:r>
      </w:del>
      <w:r>
        <w:t xml:space="preserve"> espaço para esse trabalho evoluir </w:t>
      </w:r>
      <w:ins w:id="386" w:author="Érico de Souza" w:date="2020-11-04T15:58:00Z">
        <w:r w:rsidR="0039323D">
          <w:t>n</w:t>
        </w:r>
      </w:ins>
      <w:r>
        <w:t xml:space="preserve">as técnicas </w:t>
      </w:r>
      <w:commentRangeStart w:id="387"/>
      <w:r>
        <w:t xml:space="preserve">de </w:t>
      </w:r>
      <w:r w:rsidR="00EF0264">
        <w:t>recomendação</w:t>
      </w:r>
      <w:r>
        <w:t xml:space="preserve"> musical</w:t>
      </w:r>
      <w:commentRangeEnd w:id="387"/>
      <w:r w:rsidR="00F372BC">
        <w:rPr>
          <w:rStyle w:val="CommentReference"/>
        </w:rPr>
        <w:commentReference w:id="387"/>
      </w:r>
      <w:ins w:id="388" w:author="Érico de Souza" w:date="2020-11-04T15:57:00Z">
        <w:r w:rsidR="009715BD">
          <w:t>.</w:t>
        </w:r>
      </w:ins>
      <w:del w:id="389" w:author="Érico de Souza" w:date="2020-11-04T15:57:00Z">
        <w:r w:rsidR="0033089C" w:rsidDel="009715BD">
          <w:delText>,</w:delText>
        </w:r>
      </w:del>
      <w:r w:rsidR="0033089C">
        <w:t xml:space="preserve"> </w:t>
      </w:r>
      <w:ins w:id="390" w:author="Érico de Souza" w:date="2020-11-04T15:58:00Z">
        <w:r w:rsidR="0039323D">
          <w:t>Enquanto</w:t>
        </w:r>
      </w:ins>
      <w:del w:id="391" w:author="Érico de Souza" w:date="2020-11-04T15:58:00Z">
        <w:r w:rsidR="0033089C" w:rsidDel="0039323D">
          <w:delText>e</w:delText>
        </w:r>
      </w:del>
      <w:r w:rsidR="0033089C">
        <w:t xml:space="preserve"> a</w:t>
      </w:r>
      <w:ins w:id="392" w:author="Érico de Souza" w:date="2020-11-04T15:58:00Z">
        <w:r w:rsidR="0039323D">
          <w:t>quela que dizia</w:t>
        </w:r>
      </w:ins>
      <w:r w:rsidR="0033089C">
        <w:t xml:space="preserve"> “</w:t>
      </w:r>
      <w:r w:rsidR="0033089C" w:rsidRPr="0033089C">
        <w:t>Você acredita que o contexto poderia melhorar essas recomendações?</w:t>
      </w:r>
      <w:r w:rsidR="0033089C">
        <w:t xml:space="preserve">” </w:t>
      </w:r>
      <w:ins w:id="393" w:author="Érico de Souza" w:date="2020-11-04T16:00:00Z">
        <w:r w:rsidR="00C11899">
          <w:t>mostrou se havia</w:t>
        </w:r>
      </w:ins>
      <w:del w:id="394" w:author="Érico de Souza" w:date="2020-11-04T16:00:00Z">
        <w:r w:rsidR="0033089C" w:rsidDel="00C11899">
          <w:delText>se existe</w:delText>
        </w:r>
      </w:del>
      <w:r w:rsidR="0033089C">
        <w:t xml:space="preserve"> </w:t>
      </w:r>
      <w:ins w:id="395" w:author="Érico de Souza" w:date="2020-11-04T16:00:00Z">
        <w:r w:rsidR="00C11899">
          <w:t>lugar</w:t>
        </w:r>
      </w:ins>
      <w:del w:id="396" w:author="Érico de Souza" w:date="2020-11-04T16:00:00Z">
        <w:r w:rsidR="0033089C" w:rsidDel="00C11899">
          <w:delText>espaço</w:delText>
        </w:r>
      </w:del>
      <w:r w:rsidR="0033089C">
        <w:t xml:space="preserve"> </w:t>
      </w:r>
      <w:ins w:id="397" w:author="Érico de Souza" w:date="2020-11-04T16:01:00Z">
        <w:r w:rsidR="00BC46BC">
          <w:t>nesse</w:t>
        </w:r>
      </w:ins>
      <w:del w:id="398" w:author="Érico de Souza" w:date="2020-11-04T16:01:00Z">
        <w:r w:rsidR="0033089C" w:rsidDel="00BC46BC">
          <w:delText>para o</w:delText>
        </w:r>
      </w:del>
      <w:r w:rsidR="0033089C">
        <w:t xml:space="preserve"> contexto</w:t>
      </w:r>
      <w:r w:rsidR="00A510E7">
        <w:t xml:space="preserve"> do usuário</w:t>
      </w:r>
      <w:ins w:id="399" w:author="Érico de Souza" w:date="2020-11-04T16:01:00Z">
        <w:r w:rsidR="00597744">
          <w:t xml:space="preserve"> para</w:t>
        </w:r>
      </w:ins>
      <w:r w:rsidR="0033089C">
        <w:t xml:space="preserve"> evoluir </w:t>
      </w:r>
      <w:ins w:id="400" w:author="Érico de Souza" w:date="2020-11-04T16:01:00Z">
        <w:r w:rsidR="005D5EA7">
          <w:t>tais</w:t>
        </w:r>
      </w:ins>
      <w:del w:id="401" w:author="Érico de Souza" w:date="2020-11-04T16:01:00Z">
        <w:r w:rsidR="0033089C" w:rsidDel="005D5EA7">
          <w:delText>essas</w:delText>
        </w:r>
      </w:del>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ins w:id="402" w:author="Érico de Souza" w:date="2020-11-04T16:02:00Z">
        <w:r w:rsidR="00597744">
          <w:t xml:space="preserve">pode </w:t>
        </w:r>
      </w:ins>
      <w:del w:id="403" w:author="Érico de Souza" w:date="2020-11-04T16:02:00Z">
        <w:r w:rsidR="00A510E7" w:rsidDel="00597744">
          <w:delText xml:space="preserve">tem </w:delText>
        </w:r>
        <w:r w:rsidR="007E689E" w:rsidDel="00597744">
          <w:delText xml:space="preserve">espaço para </w:delText>
        </w:r>
      </w:del>
      <w:r w:rsidR="007E689E">
        <w:t xml:space="preserve">agregar qualidade </w:t>
      </w:r>
      <w:r w:rsidR="00A510E7">
        <w:t xml:space="preserve">às </w:t>
      </w:r>
      <w:r w:rsidR="007E689E">
        <w:t>recomendações musicais</w:t>
      </w:r>
      <w:r>
        <w:t>.</w:t>
      </w:r>
    </w:p>
    <w:p w14:paraId="094FABD9" w14:textId="14ED32F3" w:rsidR="003A615F" w:rsidRDefault="003A615F" w:rsidP="004D13B5">
      <w:r>
        <w:tab/>
      </w:r>
      <w:commentRangeStart w:id="404"/>
      <w:r w:rsidR="00710204">
        <w:t xml:space="preserve">Para aperfeiçoar a visão do trabalho das características </w:t>
      </w:r>
      <w:ins w:id="405" w:author="Érico de Souza" w:date="2020-11-04T16:03:00Z">
        <w:r w:rsidR="003B0FC6">
          <w:t xml:space="preserve">de </w:t>
        </w:r>
      </w:ins>
      <w:del w:id="406" w:author="Érico de Souza" w:date="2020-11-04T16:03:00Z">
        <w:r w:rsidR="00710204" w:rsidDel="003B0FC6">
          <w:delText xml:space="preserve">possuem </w:delText>
        </w:r>
      </w:del>
      <w:r w:rsidR="00710204">
        <w:t xml:space="preserve">maior importância, </w:t>
      </w:r>
      <w:ins w:id="407" w:author="Érico de Souza" w:date="2020-11-04T16:04:00Z">
        <w:r w:rsidR="003E2366">
          <w:t>usou-se</w:t>
        </w:r>
        <w:r w:rsidR="006D63A1">
          <w:t xml:space="preserve"> três indagaçõ</w:t>
        </w:r>
      </w:ins>
      <w:ins w:id="408" w:author="Érico de Souza" w:date="2020-11-04T16:05:00Z">
        <w:r w:rsidR="006D63A1">
          <w:t>es</w:t>
        </w:r>
      </w:ins>
      <w:del w:id="409" w:author="Érico de Souza" w:date="2020-11-04T16:04:00Z">
        <w:r w:rsidR="00710204" w:rsidDel="003E2366">
          <w:delText>foi</w:delText>
        </w:r>
      </w:del>
      <w:ins w:id="410" w:author="Érico de Souza" w:date="2020-11-04T16:07:00Z">
        <w:r w:rsidR="00B6057B">
          <w:t>, que s</w:t>
        </w:r>
      </w:ins>
      <w:ins w:id="411" w:author="Érico de Souza" w:date="2020-11-04T16:05:00Z">
        <w:r w:rsidR="006D63A1">
          <w:t>ão:</w:t>
        </w:r>
      </w:ins>
      <w:del w:id="412" w:author="Érico de Souza" w:date="2020-11-04T16:05:00Z">
        <w:r w:rsidR="00710204" w:rsidDel="006D63A1">
          <w:delText xml:space="preserve"> realizado as perguntas</w:delText>
        </w:r>
      </w:del>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ins w:id="413" w:author="Érico de Souza" w:date="2020-11-04T16:08:00Z">
        <w:r w:rsidR="00805059">
          <w:t xml:space="preserve"> apareceram</w:t>
        </w:r>
      </w:ins>
      <w:r w:rsidR="00440190">
        <w:t xml:space="preserve"> </w:t>
      </w:r>
      <w:del w:id="414" w:author="Érico de Souza" w:date="2020-11-04T16:08:00Z">
        <w:r w:rsidR="00440190" w:rsidDel="00805059">
          <w:delText xml:space="preserve">foi possível </w:delText>
        </w:r>
        <w:r w:rsidR="00D82FC9" w:rsidDel="00805059">
          <w:delText>conhecer</w:delText>
        </w:r>
        <w:r w:rsidR="00440190" w:rsidDel="00805059">
          <w:delText xml:space="preserve"> de </w:delText>
        </w:r>
      </w:del>
      <w:r w:rsidR="00440190">
        <w:t>novas características (a partir do campo “outro”),</w:t>
      </w:r>
      <w:ins w:id="415" w:author="Érico de Souza" w:date="2020-11-04T16:09:00Z">
        <w:r w:rsidR="003B5453">
          <w:t xml:space="preserve"> assim co</w:t>
        </w:r>
      </w:ins>
      <w:ins w:id="416" w:author="Érico de Souza" w:date="2020-11-04T16:10:00Z">
        <w:r w:rsidR="003B5453">
          <w:t>mo a</w:t>
        </w:r>
        <w:r w:rsidR="003E735C">
          <w:t>umentou a percepção do</w:t>
        </w:r>
      </w:ins>
      <w:r w:rsidR="00440190">
        <w:t xml:space="preserve"> </w:t>
      </w:r>
      <w:del w:id="417" w:author="Érico de Souza" w:date="2020-11-04T16:09:00Z">
        <w:r w:rsidR="00440190" w:rsidDel="003B5453">
          <w:delText xml:space="preserve">e foi possível obter </w:delText>
        </w:r>
        <w:r w:rsidR="006C6BA1" w:rsidDel="003B5453">
          <w:delText>de</w:delText>
        </w:r>
        <w:r w:rsidR="00D82FC9" w:rsidDel="003B5453">
          <w:delText xml:space="preserve"> </w:delText>
        </w:r>
        <w:r w:rsidR="00440190" w:rsidDel="003B5453">
          <w:delText xml:space="preserve">características </w:delText>
        </w:r>
      </w:del>
      <w:r w:rsidR="006C6BA1">
        <w:t>que mais influenciam</w:t>
      </w:r>
      <w:r w:rsidR="00440190">
        <w:t xml:space="preserve"> os usuários na escolha de uma </w:t>
      </w:r>
      <w:r w:rsidR="00B46B67">
        <w:t>música</w:t>
      </w:r>
      <w:r w:rsidR="00440190">
        <w:t>.</w:t>
      </w:r>
      <w:commentRangeEnd w:id="404"/>
      <w:r w:rsidR="00726572">
        <w:rPr>
          <w:rStyle w:val="CommentReference"/>
        </w:rPr>
        <w:commentReference w:id="404"/>
      </w:r>
    </w:p>
    <w:p w14:paraId="0EE24784" w14:textId="60042E8B" w:rsidR="00D26EEE" w:rsidRDefault="00CF14F8" w:rsidP="004D13B5">
      <w:r>
        <w:tab/>
        <w:t>Visando entender o comportamento do público,</w:t>
      </w:r>
      <w:del w:id="418" w:author="Érico de Souza" w:date="2020-11-04T16:12:00Z">
        <w:r w:rsidDel="004312B7">
          <w:delText xml:space="preserve"> foi feito</w:delText>
        </w:r>
      </w:del>
      <w:r>
        <w:t xml:space="preserve"> a</w:t>
      </w:r>
      <w:r w:rsidR="00716764">
        <w:t>s</w:t>
      </w:r>
      <w:r>
        <w:t xml:space="preserve"> </w:t>
      </w:r>
      <w:ins w:id="419" w:author="Érico de Souza" w:date="2020-11-04T16:12:00Z">
        <w:r w:rsidR="00EE736D">
          <w:t>questões</w:t>
        </w:r>
      </w:ins>
      <w:del w:id="420" w:author="Érico de Souza" w:date="2020-11-04T16:12:00Z">
        <w:r w:rsidDel="00EE736D">
          <w:delText>pergunta</w:delText>
        </w:r>
        <w:r w:rsidR="00716764" w:rsidDel="00EE736D">
          <w:delText>s</w:delText>
        </w:r>
      </w:del>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ins w:id="421" w:author="Érico de Souza" w:date="2020-11-04T16:12:00Z">
        <w:r w:rsidR="00EE736D">
          <w:t xml:space="preserve"> foram </w:t>
        </w:r>
      </w:ins>
      <w:ins w:id="422" w:author="Érico de Souza" w:date="2020-11-04T16:13:00Z">
        <w:r w:rsidR="00EE736D">
          <w:t>importantíssimas</w:t>
        </w:r>
      </w:ins>
      <w:r w:rsidR="00716764">
        <w:t>.</w:t>
      </w:r>
      <w:r w:rsidR="00FD7277">
        <w:t xml:space="preserve"> Dessa maneira, </w:t>
      </w:r>
      <w:ins w:id="423" w:author="Érico de Souza" w:date="2020-11-04T16:14:00Z">
        <w:r w:rsidR="003F49DE">
          <w:t>não há tanta dificuldade em</w:t>
        </w:r>
      </w:ins>
      <w:del w:id="424" w:author="Érico de Souza" w:date="2020-11-04T16:14:00Z">
        <w:r w:rsidR="00FD7277" w:rsidDel="003F49DE">
          <w:delText>foi possível</w:delText>
        </w:r>
      </w:del>
      <w:r w:rsidR="00FD7277">
        <w:t xml:space="preserve"> compreender as características mais importantes a serem consideradas no modelo e ordem da aplicação.</w:t>
      </w:r>
    </w:p>
    <w:p w14:paraId="167F0D89" w14:textId="075568C5" w:rsidR="00D26EEE" w:rsidRDefault="006813F3" w:rsidP="004D13B5">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25429877" w:rsidR="00254129" w:rsidRDefault="00410A8F" w:rsidP="004D13B5">
      <w:r>
        <w:tab/>
        <w:t xml:space="preserve">Para obter um conhecimento </w:t>
      </w:r>
      <w:r w:rsidR="00D07245">
        <w:t>da intensidade musical</w:t>
      </w:r>
      <w:r>
        <w:t xml:space="preserve"> do público que lidamos</w:t>
      </w:r>
      <w:ins w:id="425" w:author="Érico de Souza" w:date="2020-11-04T16:17:00Z">
        <w:r w:rsidR="00137DD3">
          <w:t xml:space="preserve"> relacionada ao tempo</w:t>
        </w:r>
      </w:ins>
      <w:ins w:id="426" w:author="Érico de Souza" w:date="2020-11-04T16:19:00Z">
        <w:r w:rsidR="003F6AE9">
          <w:t xml:space="preserve"> </w:t>
        </w:r>
      </w:ins>
      <w:ins w:id="427" w:author="Érico de Souza" w:date="2020-11-04T16:18:00Z">
        <w:r w:rsidR="00603C01">
          <w:t>(estritamente necessário)</w:t>
        </w:r>
      </w:ins>
      <w:r>
        <w:t xml:space="preserve">, </w:t>
      </w:r>
      <w:ins w:id="428" w:author="Érico de Souza" w:date="2020-11-04T16:19:00Z">
        <w:r w:rsidR="003F6AE9">
          <w:t>compôs-se de</w:t>
        </w:r>
      </w:ins>
      <w:del w:id="429" w:author="Érico de Souza" w:date="2020-11-04T16:17:00Z">
        <w:r w:rsidDel="00137DD3">
          <w:delText>foi feito a pergunta</w:delText>
        </w:r>
      </w:del>
      <w:r>
        <w:t xml:space="preserve"> “</w:t>
      </w:r>
      <w:r w:rsidR="00E164B4" w:rsidRPr="00E164B4">
        <w:t xml:space="preserve">Quanto tempo por semana você </w:t>
      </w:r>
      <w:r w:rsidR="00E164B4" w:rsidRPr="00E164B4">
        <w:lastRenderedPageBreak/>
        <w:t>escuta música?</w:t>
      </w:r>
      <w:r>
        <w:t>”.</w:t>
      </w:r>
      <w:r w:rsidR="00D07245">
        <w:t xml:space="preserve"> </w:t>
      </w:r>
      <w:ins w:id="430" w:author="Érico de Souza" w:date="2020-11-04T16:20:00Z">
        <w:r w:rsidR="00B24A32">
          <w:t xml:space="preserve">Deu para </w:t>
        </w:r>
      </w:ins>
      <w:del w:id="431" w:author="Érico de Souza" w:date="2020-11-04T16:20:00Z">
        <w:r w:rsidR="00D07245" w:rsidDel="00B24A32">
          <w:delText xml:space="preserve">Com ela foi possível </w:delText>
        </w:r>
      </w:del>
      <w:r w:rsidR="00D07245">
        <w:t xml:space="preserve">entender que não era um </w:t>
      </w:r>
      <w:r w:rsidR="004B071B">
        <w:t>público</w:t>
      </w:r>
      <w:r w:rsidR="00D07245">
        <w:t xml:space="preserve"> intenso</w:t>
      </w:r>
      <w:ins w:id="432" w:author="Érico de Souza" w:date="2020-11-04T16:20:00Z">
        <w:r w:rsidR="00A34940">
          <w:t>;</w:t>
        </w:r>
      </w:ins>
      <w:del w:id="433" w:author="Érico de Souza" w:date="2020-11-04T16:20:00Z">
        <w:r w:rsidR="00D07245" w:rsidDel="00A34940">
          <w:delText>, pois</w:delText>
        </w:r>
      </w:del>
      <w:r w:rsidR="00D07245">
        <w:t xml:space="preserve"> nas respostas, mais de 50% ouvia de 0 a 10horas por semana.</w:t>
      </w:r>
      <w:r w:rsidR="00C05858">
        <w:t xml:space="preserve"> </w:t>
      </w:r>
    </w:p>
    <w:p w14:paraId="066C13DF" w14:textId="048491DF" w:rsidR="00E164B4" w:rsidRDefault="00005CD2" w:rsidP="004D13B5">
      <w:r>
        <w:tab/>
      </w:r>
      <w:ins w:id="434" w:author="Érico de Souza" w:date="2020-11-04T16:22:00Z">
        <w:r w:rsidR="005867D9">
          <w:t xml:space="preserve"> </w:t>
        </w:r>
      </w:ins>
      <w:del w:id="435" w:author="Érico de Souza" w:date="2020-11-04T16:24:00Z">
        <w:r w:rsidDel="00D5512D">
          <w:delText xml:space="preserve">Visando realizar </w:delText>
        </w:r>
      </w:del>
      <w:ins w:id="436" w:author="Érico de Souza" w:date="2020-11-04T16:24:00Z">
        <w:r w:rsidR="00D5512D">
          <w:t>U</w:t>
        </w:r>
      </w:ins>
      <w:del w:id="437" w:author="Érico de Souza" w:date="2020-11-04T16:24:00Z">
        <w:r w:rsidDel="00D5512D">
          <w:delText>u</w:delText>
        </w:r>
      </w:del>
      <w:r>
        <w:t>m Cold Start</w:t>
      </w:r>
      <w:ins w:id="438" w:author="Érico de Souza" w:date="2020-11-04T16:24:00Z">
        <w:r w:rsidR="00017BB4">
          <w:t xml:space="preserve"> precisari</w:t>
        </w:r>
      </w:ins>
      <w:ins w:id="439" w:author="Érico de Souza" w:date="2020-11-04T16:25:00Z">
        <w:r w:rsidR="00017BB4">
          <w:t>a ser construido</w:t>
        </w:r>
      </w:ins>
      <w:r>
        <w:t xml:space="preserve"> na aplicação</w:t>
      </w:r>
      <w:ins w:id="440" w:author="Érico de Souza" w:date="2020-11-04T16:25:00Z">
        <w:r w:rsidR="00FE7B2C">
          <w:t>. Então</w:t>
        </w:r>
        <w:r w:rsidR="00044B9F">
          <w:t>,</w:t>
        </w:r>
      </w:ins>
      <w:del w:id="441" w:author="Érico de Souza" w:date="2020-11-04T16:25:00Z">
        <w:r w:rsidDel="00FE7B2C">
          <w:delText>,</w:delText>
        </w:r>
      </w:del>
      <w:r>
        <w:t xml:space="preserve"> </w:t>
      </w:r>
      <w:del w:id="442" w:author="Érico de Souza" w:date="2020-11-04T16:22:00Z">
        <w:r w:rsidDel="005867D9">
          <w:delText xml:space="preserve">foi criado a pergunta </w:delText>
        </w:r>
      </w:del>
      <w:r>
        <w:t>“</w:t>
      </w:r>
      <w:r w:rsidR="00E164B4" w:rsidRPr="00E164B4">
        <w:t>Quais são os gêneros musicais que gosta de escutar?</w:t>
      </w:r>
      <w:r>
        <w:t>”</w:t>
      </w:r>
      <w:ins w:id="443" w:author="Érico de Souza" w:date="2020-11-04T16:26:00Z">
        <w:r w:rsidR="00044B9F">
          <w:t xml:space="preserve"> seria a melhor opção,</w:t>
        </w:r>
      </w:ins>
      <w:del w:id="444" w:author="Érico de Souza" w:date="2020-11-04T16:26:00Z">
        <w:r w:rsidDel="00044B9F">
          <w:delText>,</w:delText>
        </w:r>
      </w:del>
      <w:r>
        <w:t xml:space="preserve"> </w:t>
      </w:r>
      <w:ins w:id="445" w:author="Érico de Souza" w:date="2020-11-04T16:27:00Z">
        <w:r w:rsidR="0042113D">
          <w:t>caso o objet</w:t>
        </w:r>
        <w:r w:rsidR="00B10E94">
          <w:t>ivo seja</w:t>
        </w:r>
      </w:ins>
      <w:del w:id="446" w:author="Érico de Souza" w:date="2020-11-04T16:27:00Z">
        <w:r w:rsidDel="0042113D">
          <w:delText>visando</w:delText>
        </w:r>
      </w:del>
      <w:r>
        <w:t xml:space="preserve"> colocar as principais respostas ao plugin. </w:t>
      </w:r>
      <w:del w:id="447" w:author="Érico de Souza" w:date="2020-11-04T16:28:00Z">
        <w:r w:rsidDel="006101F9">
          <w:delText xml:space="preserve">Porém, devido ao tempo limitado de desenvolvimento, </w:delText>
        </w:r>
      </w:del>
      <w:ins w:id="448" w:author="Érico de Souza" w:date="2020-11-04T16:28:00Z">
        <w:r w:rsidR="00F054C7">
          <w:t>A</w:t>
        </w:r>
      </w:ins>
      <w:del w:id="449" w:author="Érico de Souza" w:date="2020-11-04T16:28:00Z">
        <w:r w:rsidDel="00F054C7">
          <w:delText>a</w:delText>
        </w:r>
      </w:del>
      <w:r>
        <w:t xml:space="preserve"> </w:t>
      </w:r>
      <w:r w:rsidRPr="00E54780">
        <w:rPr>
          <w:i/>
        </w:rPr>
        <w:t>feature</w:t>
      </w:r>
      <w:r>
        <w:t xml:space="preserve"> </w:t>
      </w:r>
      <w:ins w:id="450" w:author="Érico de Souza" w:date="2020-11-04T16:28:00Z">
        <w:r w:rsidR="00F054C7">
          <w:t>será desenrolada</w:t>
        </w:r>
      </w:ins>
      <w:ins w:id="451" w:author="Érico de Souza" w:date="2020-11-04T16:29:00Z">
        <w:r w:rsidR="002A7B4C">
          <w:t xml:space="preserve"> </w:t>
        </w:r>
      </w:ins>
      <w:ins w:id="452" w:author="Érico de Souza" w:date="2020-11-04T16:30:00Z">
        <w:r w:rsidR="00976552">
          <w:t>no desenvolvimento do projeto</w:t>
        </w:r>
      </w:ins>
      <w:del w:id="453" w:author="Érico de Souza" w:date="2020-11-04T16:30:00Z">
        <w:r w:rsidDel="00976552">
          <w:delText xml:space="preserve">não foi </w:delText>
        </w:r>
        <w:r w:rsidR="00E54780" w:rsidDel="00976552">
          <w:delText>feita</w:delText>
        </w:r>
      </w:del>
      <w:r>
        <w:t>.</w:t>
      </w:r>
    </w:p>
    <w:p w14:paraId="08CDF2F8" w14:textId="22E38774" w:rsidR="00C049E1" w:rsidRDefault="00C05858" w:rsidP="004D13B5">
      <w:r>
        <w:tab/>
      </w:r>
      <w:r w:rsidR="00173EA6">
        <w:t>Respeitando a privacidade do público, foi feito a pergunta “</w:t>
      </w:r>
      <w:r w:rsidR="00C049E1" w:rsidRPr="00C049E1">
        <w:t>Gostaria de participar de uma pesquisa que visa melhorar a recomendação musical?</w:t>
      </w:r>
      <w:r w:rsidR="00173EA6">
        <w:t xml:space="preserve">”, </w:t>
      </w:r>
      <w:del w:id="454" w:author="Érico de Souza" w:date="2020-11-04T16:31:00Z">
        <w:r w:rsidR="00173EA6" w:rsidDel="009139B0">
          <w:delText xml:space="preserve">a qual, foi utilizada para </w:delText>
        </w:r>
      </w:del>
      <w:r w:rsidR="00173EA6">
        <w:t>filtra</w:t>
      </w:r>
      <w:ins w:id="455" w:author="Érico de Souza" w:date="2020-11-04T16:31:00Z">
        <w:r w:rsidR="009139B0">
          <w:t>ndo a</w:t>
        </w:r>
      </w:ins>
      <w:ins w:id="456" w:author="Érico de Souza" w:date="2020-11-04T16:32:00Z">
        <w:r w:rsidR="0031674E">
          <w:t>ssim,</w:t>
        </w:r>
      </w:ins>
      <w:del w:id="457" w:author="Érico de Souza" w:date="2020-11-04T16:31:00Z">
        <w:r w:rsidR="00173EA6" w:rsidDel="009139B0">
          <w:delText>r</w:delText>
        </w:r>
      </w:del>
      <w:r w:rsidR="00173EA6">
        <w:t xml:space="preserve"> somente os usuários que aceitaram ela para enviar o convite para participar do </w:t>
      </w:r>
      <w:r w:rsidR="00173EA6" w:rsidRPr="003E5C3C">
        <w:rPr>
          <w:i/>
        </w:rPr>
        <w:t>plugin</w:t>
      </w:r>
      <w:r w:rsidR="00173EA6">
        <w:t>.</w:t>
      </w:r>
    </w:p>
    <w:p w14:paraId="032559F2" w14:textId="0E02DDB5" w:rsidR="00C049E1" w:rsidRDefault="00F9027D" w:rsidP="004D13B5">
      <w:r>
        <w:tab/>
      </w:r>
      <w:r w:rsidR="00C635FB">
        <w:t>A pergunta “</w:t>
      </w:r>
      <w:r w:rsidR="00C049E1" w:rsidRPr="00C049E1">
        <w:t>Sua idade</w:t>
      </w:r>
      <w:r w:rsidR="00C635FB">
        <w:t>” foi feita para obter conhecimento do ran</w:t>
      </w:r>
      <w:ins w:id="458" w:author="Érico de Souza" w:date="2020-11-04T16:32:00Z">
        <w:r w:rsidR="0031674E">
          <w:t>k</w:t>
        </w:r>
      </w:ins>
      <w:del w:id="459" w:author="Érico de Souza" w:date="2020-11-04T16:32:00Z">
        <w:r w:rsidR="00C635FB" w:rsidDel="0031674E">
          <w:delText>ge</w:delText>
        </w:r>
      </w:del>
      <w:r w:rsidR="00C635FB">
        <w:t xml:space="preserve"> de idade </w:t>
      </w:r>
      <w:ins w:id="460" w:author="Érico de Souza" w:date="2020-11-04T16:33:00Z">
        <w:r w:rsidR="00105F59">
          <w:t xml:space="preserve">da </w:t>
        </w:r>
      </w:ins>
      <w:del w:id="461" w:author="Érico de Souza" w:date="2020-11-04T16:33:00Z">
        <w:r w:rsidR="00C635FB" w:rsidDel="00105F59">
          <w:delText xml:space="preserve">que estávamos lidando na </w:delText>
        </w:r>
      </w:del>
      <w:r w:rsidR="00C635FB">
        <w:t>aplicação</w:t>
      </w:r>
      <w:del w:id="462" w:author="Érico de Souza" w:date="2020-11-04T16:33:00Z">
        <w:r w:rsidR="00C635FB" w:rsidDel="00105F59">
          <w:delText>,</w:delText>
        </w:r>
      </w:del>
      <w:r w:rsidR="00C635FB">
        <w:t xml:space="preserve"> e</w:t>
      </w:r>
      <w:ins w:id="463" w:author="Érico de Souza" w:date="2020-11-04T16:33:00Z">
        <w:r w:rsidR="00105F59">
          <w:t>,</w:t>
        </w:r>
      </w:ins>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ins w:id="464" w:author="Érico de Souza" w:date="2020-11-04T16:34:00Z">
        <w:r w:rsidR="00596DB1">
          <w:t xml:space="preserve"> -</w:t>
        </w:r>
      </w:ins>
      <w:del w:id="465" w:author="Érico de Souza" w:date="2020-11-04T16:33:00Z">
        <w:r w:rsidR="00D47A09" w:rsidDel="00BC02C0">
          <w:delText>,</w:delText>
        </w:r>
      </w:del>
      <w:r w:rsidR="00D47A09">
        <w:t xml:space="preserve"> por isso, </w:t>
      </w:r>
      <w:del w:id="466" w:author="Érico de Souza" w:date="2020-11-04T16:34:00Z">
        <w:r w:rsidR="00D47A09" w:rsidDel="00BC02C0">
          <w:delText xml:space="preserve">foi feito </w:delText>
        </w:r>
      </w:del>
      <w:r w:rsidR="00D47A09">
        <w:t>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4D13B5">
      <w:pPr>
        <w:pStyle w:val="Heading2"/>
      </w:pPr>
      <w:bookmarkStart w:id="467" w:name="_Toc55260958"/>
      <w:r>
        <w:t>Desenvolvimento Do plugin</w:t>
      </w:r>
      <w:bookmarkEnd w:id="467"/>
    </w:p>
    <w:p w14:paraId="4EB2049E" w14:textId="26846613" w:rsidR="00411CBF" w:rsidRDefault="00C076B3" w:rsidP="004D13B5">
      <w:r>
        <w:tab/>
        <w:t xml:space="preserve">Para obter os dados dos usuários, </w:t>
      </w:r>
      <w:ins w:id="468" w:author="Érico de Souza" w:date="2020-11-04T16:52:00Z">
        <w:r w:rsidR="004F1BBA">
          <w:t xml:space="preserve">o projeto </w:t>
        </w:r>
      </w:ins>
      <w:ins w:id="469" w:author="Érico de Souza" w:date="2020-11-04T16:54:00Z">
        <w:r w:rsidR="00AC1D8B">
          <w:t>apresenta</w:t>
        </w:r>
      </w:ins>
      <w:del w:id="470" w:author="Érico de Souza" w:date="2020-11-04T16:53:00Z">
        <w:r w:rsidDel="00B142FC">
          <w:delText>f</w:delText>
        </w:r>
        <w:r w:rsidDel="004F1BBA">
          <w:delText>oi desenvolvid</w:delText>
        </w:r>
      </w:del>
      <w:del w:id="471" w:author="Érico de Souza" w:date="2020-11-04T16:52:00Z">
        <w:r w:rsidDel="004F1BBA">
          <w:delText>o</w:delText>
        </w:r>
      </w:del>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4D13B5">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4D13B5">
      <w:pPr>
        <w:pStyle w:val="Caption"/>
      </w:pPr>
      <w:bookmarkStart w:id="472" w:name="_Ref54973492"/>
      <w:bookmarkStart w:id="473" w:name="_Toc55260888"/>
      <w:r>
        <w:t xml:space="preserve">Figura </w:t>
      </w:r>
      <w:r w:rsidR="00331D61">
        <w:fldChar w:fldCharType="begin"/>
      </w:r>
      <w:r w:rsidR="00331D61">
        <w:instrText xml:space="preserve"> SEQ Figura \* ARABIC </w:instrText>
      </w:r>
      <w:r w:rsidR="00331D61">
        <w:fldChar w:fldCharType="separate"/>
      </w:r>
      <w:r w:rsidR="00772326">
        <w:rPr>
          <w:noProof/>
        </w:rPr>
        <w:t>10</w:t>
      </w:r>
      <w:r w:rsidR="00331D61">
        <w:rPr>
          <w:noProof/>
        </w:rPr>
        <w:fldChar w:fldCharType="end"/>
      </w:r>
      <w:bookmarkEnd w:id="472"/>
      <w:r>
        <w:t xml:space="preserve"> </w:t>
      </w:r>
      <w:r w:rsidR="00F31D61">
        <w:t>A esquerda, t</w:t>
      </w:r>
      <w:r>
        <w:t xml:space="preserve">ela </w:t>
      </w:r>
      <w:r w:rsidR="002C4866">
        <w:t>introdutória</w:t>
      </w:r>
      <w:r>
        <w:t xml:space="preserve"> da aplicação </w:t>
      </w:r>
      <w:r w:rsidRPr="00B61F3A">
        <w:t>(próprio, 2020)</w:t>
      </w:r>
      <w:bookmarkStart w:id="474" w:name="_Ref54973486"/>
      <w:r w:rsidR="00F31D61">
        <w:t xml:space="preserve"> Figura </w:t>
      </w:r>
      <w:r w:rsidR="00331D61">
        <w:fldChar w:fldCharType="begin"/>
      </w:r>
      <w:r w:rsidR="00331D61">
        <w:instrText xml:space="preserve"> SEQ Figura \* ARABIC </w:instrText>
      </w:r>
      <w:r w:rsidR="00331D61">
        <w:fldChar w:fldCharType="separate"/>
      </w:r>
      <w:r w:rsidR="00F31D61">
        <w:rPr>
          <w:noProof/>
        </w:rPr>
        <w:t>11</w:t>
      </w:r>
      <w:r w:rsidR="00331D61">
        <w:rPr>
          <w:noProof/>
        </w:rPr>
        <w:fldChar w:fldCharType="end"/>
      </w:r>
      <w:bookmarkEnd w:id="474"/>
      <w:r w:rsidR="00F31D61">
        <w:t xml:space="preserve"> A direita, tela de login da aplicação </w:t>
      </w:r>
      <w:r w:rsidR="00F31D61" w:rsidRPr="00286A2A">
        <w:t>(próprio, 2020)</w:t>
      </w:r>
      <w:bookmarkEnd w:id="473"/>
    </w:p>
    <w:p w14:paraId="312FD9DB" w14:textId="6991AB1B" w:rsidR="0041211D" w:rsidRPr="0041211D" w:rsidRDefault="0041211D" w:rsidP="004D13B5">
      <w:pPr>
        <w:pStyle w:val="Heading3"/>
      </w:pPr>
      <w:bookmarkStart w:id="475" w:name="_Toc55260959"/>
      <w:r>
        <w:t>Telas da aplicação</w:t>
      </w:r>
      <w:bookmarkEnd w:id="475"/>
    </w:p>
    <w:p w14:paraId="42EBB0A8" w14:textId="6B94DB12" w:rsidR="002C4866" w:rsidRDefault="00AC1AD2" w:rsidP="004D13B5">
      <w:r>
        <w:tab/>
        <w:t xml:space="preserve">A aplicação </w:t>
      </w:r>
      <w:ins w:id="476" w:author="Érico de Souza" w:date="2020-11-04T16:55:00Z">
        <w:r w:rsidR="00053BA2">
          <w:t>é</w:t>
        </w:r>
      </w:ins>
      <w:del w:id="477" w:author="Érico de Souza" w:date="2020-11-04T16:55:00Z">
        <w:r w:rsidDel="00053BA2">
          <w:delText>foi</w:delText>
        </w:r>
      </w:del>
      <w:r>
        <w:t xml:space="preserve"> dividida em 5 telas,</w:t>
      </w:r>
      <w:del w:id="478" w:author="Érico de Souza" w:date="2020-11-04T16:55:00Z">
        <w:r w:rsidDel="00647F7A">
          <w:delText xml:space="preserve"> e ela</w:delText>
        </w:r>
      </w:del>
      <w:r>
        <w:t xml:space="preserve"> inicia</w:t>
      </w:r>
      <w:ins w:id="479" w:author="Érico de Souza" w:date="2020-11-04T16:55:00Z">
        <w:r w:rsidR="00647F7A">
          <w:t>da</w:t>
        </w:r>
      </w:ins>
      <w:del w:id="480" w:author="Érico de Souza" w:date="2020-11-04T16:56:00Z">
        <w:r w:rsidDel="00647F7A">
          <w:delText xml:space="preserve"> com a tela apresentada</w:delText>
        </w:r>
      </w:del>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ins w:id="481" w:author="Érico de Souza" w:date="2020-11-04T16:56:00Z">
        <w:r w:rsidR="00B54E12">
          <w:t xml:space="preserve"> e terminada</w:t>
        </w:r>
      </w:ins>
      <w:del w:id="482" w:author="Érico de Souza" w:date="2020-11-04T16:56:00Z">
        <w:r w:rsidR="00872ACD" w:rsidDel="00B54E12">
          <w:delText>.</w:delText>
        </w:r>
      </w:del>
      <w:r w:rsidR="00A93862">
        <w:t xml:space="preserve"> </w:t>
      </w:r>
      <w:ins w:id="483" w:author="Érico de Souza" w:date="2020-11-04T16:56:00Z">
        <w:r w:rsidR="00B54E12">
          <w:t>na</w:t>
        </w:r>
      </w:ins>
      <w:del w:id="484" w:author="Érico de Souza" w:date="2020-11-04T16:56:00Z">
        <w:r w:rsidR="00A93862" w:rsidDel="00B54E12">
          <w:delText>A</w:delText>
        </w:r>
      </w:del>
      <w:r w:rsidR="00A93862">
        <w:t xml:space="preserve"> segunda tela, é representada </w:t>
      </w:r>
      <w:ins w:id="485" w:author="Érico de Souza" w:date="2020-11-04T16:56:00Z">
        <w:r w:rsidR="00B54E12">
          <w:t>pela</w:t>
        </w:r>
      </w:ins>
      <w:del w:id="486" w:author="Érico de Souza" w:date="2020-11-04T16:56:00Z">
        <w:r w:rsidR="00A93862" w:rsidDel="00B54E12">
          <w:delText>na</w:delText>
        </w:r>
      </w:del>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del w:id="487" w:author="Érico de Souza" w:date="2020-11-04T16:57:00Z">
        <w:r w:rsidR="00A93862" w:rsidDel="00560073">
          <w:delText xml:space="preserve"> </w:delText>
        </w:r>
        <w:r w:rsidR="00D36033" w:rsidDel="00560073">
          <w:delText>a qual</w:delText>
        </w:r>
      </w:del>
      <w:r w:rsidR="00D36033">
        <w:t xml:space="preserve"> </w:t>
      </w:r>
      <w:r w:rsidR="00A93862">
        <w:t>disponibiliza</w:t>
      </w:r>
      <w:ins w:id="488" w:author="Érico de Souza" w:date="2020-11-04T16:57:00Z">
        <w:r w:rsidR="00560073">
          <w:t>ndo</w:t>
        </w:r>
      </w:ins>
      <w:r w:rsidR="00A93862">
        <w:t xml:space="preserve"> opções de login no Spotify.</w:t>
      </w:r>
    </w:p>
    <w:p w14:paraId="09CC183E" w14:textId="52488FA3" w:rsidR="00EF3570" w:rsidRDefault="002A357A" w:rsidP="004D13B5">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ins w:id="489" w:author="Érico de Souza" w:date="2020-11-04T16:58:00Z">
        <w:r w:rsidR="00DE33E2">
          <w:t>três</w:t>
        </w:r>
      </w:ins>
      <w:del w:id="490" w:author="Érico de Souza" w:date="2020-11-04T16:58:00Z">
        <w:r w:rsidR="004E768F" w:rsidDel="00DE33E2">
          <w:delText>3</w:delText>
        </w:r>
      </w:del>
      <w:r w:rsidR="004E768F">
        <w:t xml:space="preserve">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w:t>
      </w:r>
      <w:r w:rsidR="004E768F" w:rsidRPr="004E768F">
        <w:lastRenderedPageBreak/>
        <w:t>nesse momento?</w:t>
      </w:r>
      <w:r w:rsidR="004E768F">
        <w:t>”; (iii) “</w:t>
      </w:r>
      <w:r w:rsidR="004E768F" w:rsidRPr="004E768F">
        <w:t>Onde você está nesse momento?</w:t>
      </w:r>
      <w:r w:rsidR="004E768F">
        <w:t>”</w:t>
      </w:r>
      <w:r w:rsidR="00BB2D52">
        <w:t>.</w:t>
      </w:r>
      <w:r w:rsidR="00AF56EC">
        <w:t xml:space="preserve"> </w:t>
      </w:r>
      <w:del w:id="491" w:author="Érico de Souza" w:date="2020-11-04T17:00:00Z">
        <w:r w:rsidR="00AF56EC" w:rsidDel="00AB6099">
          <w:delText>A partir d</w:delText>
        </w:r>
      </w:del>
      <w:ins w:id="492" w:author="Érico de Souza" w:date="2020-11-04T17:00:00Z">
        <w:r w:rsidR="00AB6099">
          <w:t>E</w:t>
        </w:r>
      </w:ins>
      <w:del w:id="493" w:author="Érico de Souza" w:date="2020-11-04T17:00:00Z">
        <w:r w:rsidR="00AF56EC" w:rsidDel="00AB6099">
          <w:delText>e</w:delText>
        </w:r>
      </w:del>
      <w:r w:rsidR="00AF56EC">
        <w:t>ssas perguntas</w:t>
      </w:r>
      <w:ins w:id="494" w:author="Érico de Souza" w:date="2020-11-04T17:00:00Z">
        <w:r w:rsidR="00874FF1">
          <w:t xml:space="preserve"> tornar</w:t>
        </w:r>
      </w:ins>
      <w:ins w:id="495" w:author="Érico de Souza" w:date="2020-11-04T17:01:00Z">
        <w:r w:rsidR="00874FF1">
          <w:t>am realizável</w:t>
        </w:r>
      </w:ins>
      <w:del w:id="496" w:author="Érico de Souza" w:date="2020-11-04T17:00:00Z">
        <w:r w:rsidR="00AF56EC" w:rsidDel="00874FF1">
          <w:delText>, é possível</w:delText>
        </w:r>
      </w:del>
      <w:r w:rsidR="00AF56EC">
        <w:t xml:space="preserve"> entender o contexto atual do </w:t>
      </w:r>
      <w:r w:rsidR="00A417FB">
        <w:t>usuário</w:t>
      </w:r>
      <w:r w:rsidR="00AF56EC">
        <w:t xml:space="preserve"> naquele período</w:t>
      </w:r>
      <w:ins w:id="497" w:author="Érico de Souza" w:date="2020-11-04T17:02:00Z">
        <w:r w:rsidR="00EA3966">
          <w:t xml:space="preserve"> </w:t>
        </w:r>
        <w:r w:rsidR="006B3D1C">
          <w:t>por serem divulgadas</w:t>
        </w:r>
      </w:ins>
      <w:del w:id="498" w:author="Érico de Souza" w:date="2020-11-04T17:01:00Z">
        <w:r w:rsidR="00AF56EC" w:rsidDel="00EA3966">
          <w:delText>.</w:delText>
        </w:r>
        <w:r w:rsidR="00A417FB" w:rsidDel="00EA3966">
          <w:delText xml:space="preserve"> </w:delText>
        </w:r>
        <w:r w:rsidR="0096616C" w:rsidDel="00EA3966">
          <w:delText>As perguntas são realizadas</w:delText>
        </w:r>
      </w:del>
      <w:r w:rsidR="0096616C">
        <w:t xml:space="preserve"> a cada</w:t>
      </w:r>
      <w:r w:rsidR="004E768F">
        <w:t xml:space="preserve"> 30min</w:t>
      </w:r>
      <w:r w:rsidR="00A417FB">
        <w:t>.</w:t>
      </w:r>
    </w:p>
    <w:p w14:paraId="4ABE777D" w14:textId="77777777" w:rsidR="009F5DDE" w:rsidRDefault="004F5E97" w:rsidP="004D13B5">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4D13B5">
      <w:pPr>
        <w:pStyle w:val="Caption"/>
      </w:pPr>
      <w:bookmarkStart w:id="499" w:name="_Ref54973479"/>
      <w:bookmarkStart w:id="500" w:name="_Toc55260889"/>
      <w:r>
        <w:t xml:space="preserve">Figura </w:t>
      </w:r>
      <w:r w:rsidR="00331D61">
        <w:fldChar w:fldCharType="begin"/>
      </w:r>
      <w:r w:rsidR="00331D61">
        <w:instrText xml:space="preserve"> SEQ Figura \* ARABIC </w:instrText>
      </w:r>
      <w:r w:rsidR="00331D61">
        <w:fldChar w:fldCharType="separate"/>
      </w:r>
      <w:r w:rsidR="00772326">
        <w:rPr>
          <w:noProof/>
        </w:rPr>
        <w:t>12</w:t>
      </w:r>
      <w:r w:rsidR="00331D61">
        <w:rPr>
          <w:noProof/>
        </w:rPr>
        <w:fldChar w:fldCharType="end"/>
      </w:r>
      <w:bookmarkEnd w:id="499"/>
      <w:r>
        <w:t xml:space="preserve"> </w:t>
      </w:r>
      <w:r w:rsidR="009F5DDE">
        <w:t>A esquerda, t</w:t>
      </w:r>
      <w:r>
        <w:t xml:space="preserve">ela de preenchimento do contexto </w:t>
      </w:r>
      <w:r w:rsidRPr="006D6B7A">
        <w:t>(próprio, 2020)</w:t>
      </w:r>
      <w:bookmarkStart w:id="501" w:name="_Ref54973469"/>
      <w:r w:rsidR="009F5DDE">
        <w:t xml:space="preserve"> Figura </w:t>
      </w:r>
      <w:r w:rsidR="00331D61">
        <w:fldChar w:fldCharType="begin"/>
      </w:r>
      <w:r w:rsidR="00331D61">
        <w:instrText xml:space="preserve"> SEQ Figura \* ARABIC </w:instrText>
      </w:r>
      <w:r w:rsidR="00331D61">
        <w:fldChar w:fldCharType="separate"/>
      </w:r>
      <w:r w:rsidR="009F5DDE">
        <w:rPr>
          <w:noProof/>
        </w:rPr>
        <w:t>13</w:t>
      </w:r>
      <w:r w:rsidR="00331D61">
        <w:rPr>
          <w:noProof/>
        </w:rPr>
        <w:fldChar w:fldCharType="end"/>
      </w:r>
      <w:bookmarkEnd w:id="501"/>
      <w:r w:rsidR="009F5DDE">
        <w:t xml:space="preserve"> A direita, tela da lista de dispositivos do Spotify</w:t>
      </w:r>
      <w:r w:rsidR="009F5DDE">
        <w:rPr>
          <w:noProof/>
        </w:rPr>
        <w:t xml:space="preserve"> </w:t>
      </w:r>
      <w:r w:rsidR="009F5DDE" w:rsidRPr="00580B5B">
        <w:rPr>
          <w:noProof/>
        </w:rPr>
        <w:t>(próprio, 2020)</w:t>
      </w:r>
      <w:bookmarkEnd w:id="500"/>
    </w:p>
    <w:p w14:paraId="08241E74" w14:textId="275A53EF" w:rsidR="00C75F43" w:rsidRDefault="002A357A" w:rsidP="004D13B5">
      <w:r>
        <w:tab/>
      </w:r>
      <w:r w:rsidR="00D52683">
        <w:t xml:space="preserve">Para realizar a reprodução musical, é necessário exigir do Spotify que reproduza as </w:t>
      </w:r>
      <w:r w:rsidR="00A0216E">
        <w:t>músicas</w:t>
      </w:r>
      <w:r w:rsidR="00D52683">
        <w:t xml:space="preserve"> no plugin. </w:t>
      </w:r>
      <w:ins w:id="502" w:author="Érico de Souza" w:date="2020-11-05T11:19:00Z">
        <w:r w:rsidR="00911A13">
          <w:t>Tendo isso em mente</w:t>
        </w:r>
      </w:ins>
      <w:del w:id="503" w:author="Érico de Souza" w:date="2020-11-05T11:19:00Z">
        <w:r w:rsidR="00D52683" w:rsidDel="00911A13">
          <w:delText>Para isso</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504" w:author="Érico de Souza" w:date="2020-11-05T11:20:00Z">
        <w:r w:rsidR="00D52683" w:rsidDel="000A42FE">
          <w:delText xml:space="preserve">a qual </w:delText>
        </w:r>
      </w:del>
      <w:ins w:id="505" w:author="Érico de Souza" w:date="2020-11-05T11:24:00Z">
        <w:r w:rsidR="00231299">
          <w:t xml:space="preserve">contando </w:t>
        </w:r>
        <w:r w:rsidR="00231299">
          <w:lastRenderedPageBreak/>
          <w:t>com</w:t>
        </w:r>
      </w:ins>
      <w:del w:id="506" w:author="Érico de Souza" w:date="2020-11-05T11:24:00Z">
        <w:r w:rsidR="00D52683" w:rsidDel="00231299">
          <w:delText>possui</w:delText>
        </w:r>
      </w:del>
      <w:r w:rsidR="00D52683">
        <w:t xml:space="preserve"> um botão “USAR PLUGIN PARA TOCAR </w:t>
      </w:r>
      <w:r w:rsidR="00A0216E">
        <w:t>MÚSICAS”</w:t>
      </w:r>
      <w:r w:rsidR="00D52683">
        <w:t xml:space="preserve"> que</w:t>
      </w:r>
      <w:ins w:id="507" w:author="Érico de Souza" w:date="2020-11-05T11:20:00Z">
        <w:r w:rsidR="000A42FE">
          <w:t>,</w:t>
        </w:r>
      </w:ins>
      <w:r w:rsidR="00D52683">
        <w:t xml:space="preserve"> ao ser pressionado, habilita a reprodução no plugin.</w:t>
      </w:r>
    </w:p>
    <w:p w14:paraId="3A93C852" w14:textId="78411816" w:rsidR="00171C68" w:rsidRDefault="00106097" w:rsidP="004D13B5">
      <w:r>
        <w:tab/>
        <w:t xml:space="preserve">Por fim, </w:t>
      </w:r>
      <w:del w:id="508" w:author="Érico de Souza" w:date="2020-11-05T13:09:00Z">
        <w:r w:rsidDel="00E1461D">
          <w:delText xml:space="preserve">foi desenvolvido a tela principal, que é apresentado </w:delText>
        </w:r>
      </w:del>
      <w:del w:id="509" w:author="Érico de Souza" w:date="2020-11-05T13:10:00Z">
        <w:r w:rsidDel="008C3D16">
          <w:delText>n</w:delText>
        </w:r>
      </w:del>
      <w:r>
        <w:t xml:space="preserve">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ins w:id="510" w:author="Érico de Souza" w:date="2020-11-05T13:13:00Z">
        <w:r w:rsidR="00BF4D96">
          <w:t xml:space="preserve"> exibi</w:t>
        </w:r>
      </w:ins>
      <w:ins w:id="511" w:author="Érico de Souza" w:date="2020-11-05T13:10:00Z">
        <w:r w:rsidR="008C3D16">
          <w:t xml:space="preserve"> a tela princi</w:t>
        </w:r>
        <w:r w:rsidR="0016466E">
          <w:t>pal</w:t>
        </w:r>
      </w:ins>
      <w:ins w:id="512" w:author="Érico de Souza" w:date="2020-11-05T13:12:00Z">
        <w:r w:rsidR="00CD5533">
          <w:t xml:space="preserve"> suscitada</w:t>
        </w:r>
      </w:ins>
      <w:r>
        <w:t>. Ne</w:t>
      </w:r>
      <w:ins w:id="513" w:author="Érico de Souza" w:date="2020-11-05T13:10:00Z">
        <w:r w:rsidR="0016466E">
          <w:t>la</w:t>
        </w:r>
      </w:ins>
      <w:del w:id="514" w:author="Érico de Souza" w:date="2020-11-05T13:10:00Z">
        <w:r w:rsidDel="0016466E">
          <w:delText>ssa tela</w:delText>
        </w:r>
      </w:del>
      <w:r>
        <w:t>, é realizado toda</w:t>
      </w:r>
      <w:ins w:id="515" w:author="Érico de Souza" w:date="2020-11-05T13:13:00Z">
        <w:r w:rsidR="00BF4D96">
          <w:t xml:space="preserve"> a</w:t>
        </w:r>
      </w:ins>
      <w:r>
        <w:t xml:space="preserve"> interação do usuário no período em que ele </w:t>
      </w:r>
      <w:r w:rsidR="002F19D4">
        <w:t>está</w:t>
      </w:r>
      <w:r>
        <w:t xml:space="preserve"> ouvindo as </w:t>
      </w:r>
      <w:r w:rsidR="002F19D4">
        <w:t>músicas</w:t>
      </w:r>
      <w:ins w:id="516" w:author="Érico de Souza" w:date="2020-11-05T13:14:00Z">
        <w:r w:rsidR="002D7AA2">
          <w:t>;</w:t>
        </w:r>
      </w:ins>
      <w:del w:id="517" w:author="Érico de Souza" w:date="2020-11-05T13:14:00Z">
        <w:r w:rsidR="00132291" w:rsidDel="002D7AA2">
          <w:delText>,</w:delText>
        </w:r>
      </w:del>
      <w:r w:rsidR="00132291">
        <w:t xml:space="preserve"> </w:t>
      </w:r>
      <w:r w:rsidR="002F19D4">
        <w:t>as possíveis interações estão</w:t>
      </w:r>
      <w:r w:rsidR="00132291">
        <w:t xml:space="preserve"> listadas abaixo.</w:t>
      </w:r>
    </w:p>
    <w:p w14:paraId="7843C1B6" w14:textId="6FA3AAA7" w:rsidR="002F19D4" w:rsidRDefault="002F19D4" w:rsidP="004D13B5">
      <w:pPr>
        <w:pStyle w:val="ListParagraph"/>
        <w:numPr>
          <w:ilvl w:val="0"/>
          <w:numId w:val="25"/>
        </w:numPr>
      </w:pPr>
      <w:r>
        <w:t>Gost</w:t>
      </w:r>
      <w:r w:rsidR="00FB5593">
        <w:t>ar da música</w:t>
      </w:r>
    </w:p>
    <w:p w14:paraId="776FA56E" w14:textId="7264D29D" w:rsidR="002F19D4" w:rsidRDefault="002F19D4" w:rsidP="004D13B5">
      <w:pPr>
        <w:pStyle w:val="ListParagraph"/>
        <w:numPr>
          <w:ilvl w:val="0"/>
          <w:numId w:val="25"/>
        </w:numPr>
      </w:pPr>
      <w:r>
        <w:t>Não gost</w:t>
      </w:r>
      <w:r w:rsidR="00FB5593">
        <w:t>ar da música</w:t>
      </w:r>
    </w:p>
    <w:p w14:paraId="29184E1A" w14:textId="444C2900" w:rsidR="002F19D4" w:rsidRDefault="002F19D4" w:rsidP="004D13B5">
      <w:pPr>
        <w:pStyle w:val="ListParagraph"/>
        <w:numPr>
          <w:ilvl w:val="0"/>
          <w:numId w:val="25"/>
        </w:numPr>
      </w:pPr>
      <w:r>
        <w:t>Passar / Voltar música</w:t>
      </w:r>
    </w:p>
    <w:p w14:paraId="38CDB014" w14:textId="5141A6C9" w:rsidR="002F19D4" w:rsidRDefault="002F19D4" w:rsidP="004D13B5">
      <w:pPr>
        <w:pStyle w:val="ListParagraph"/>
        <w:numPr>
          <w:ilvl w:val="0"/>
          <w:numId w:val="25"/>
        </w:numPr>
      </w:pPr>
      <w:r>
        <w:t xml:space="preserve">Buscar </w:t>
      </w:r>
      <w:r w:rsidR="00FB5593">
        <w:t>música</w:t>
      </w:r>
    </w:p>
    <w:p w14:paraId="27F1765D" w14:textId="7AF4FD99" w:rsidR="00680EC6" w:rsidRDefault="00680EC6" w:rsidP="004D13B5">
      <w:pPr>
        <w:pStyle w:val="ListParagraph"/>
        <w:numPr>
          <w:ilvl w:val="0"/>
          <w:numId w:val="25"/>
        </w:numPr>
      </w:pPr>
      <w:r>
        <w:t xml:space="preserve">Pausar / Tocar </w:t>
      </w:r>
      <w:r w:rsidR="00FB5593">
        <w:t>música</w:t>
      </w:r>
    </w:p>
    <w:p w14:paraId="5D9383A0" w14:textId="1D68C4DF" w:rsidR="006955F2" w:rsidRDefault="006955F2" w:rsidP="004D13B5">
      <w:pPr>
        <w:rPr>
          <w:ins w:id="518" w:author="Érico de Souza" w:date="2020-11-05T13:28:00Z"/>
        </w:rPr>
      </w:pPr>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ins w:id="519" w:author="Érico de Souza" w:date="2020-11-05T13:16:00Z">
        <w:r w:rsidR="0028378C">
          <w:t>,</w:t>
        </w:r>
        <w:r w:rsidR="008D3B68">
          <w:t xml:space="preserve"> </w:t>
        </w:r>
      </w:ins>
      <w:ins w:id="520" w:author="Érico de Souza" w:date="2020-11-05T13:17:00Z">
        <w:r w:rsidR="00423248">
          <w:t>assim como no oposto</w:t>
        </w:r>
      </w:ins>
      <w:r w:rsidR="00601CDE">
        <w:t>.</w:t>
      </w:r>
      <w:r w:rsidR="00356538">
        <w:t xml:space="preserve"> </w:t>
      </w:r>
      <w:del w:id="521" w:author="Érico de Souza" w:date="2020-11-05T13:17:00Z">
        <w:r w:rsidR="00356538" w:rsidDel="00C86158">
          <w:delText xml:space="preserve">Ao clicar no botão </w:delText>
        </w:r>
      </w:del>
      <w:r w:rsidR="00356538">
        <w:t xml:space="preserve">“não gostei” </w:t>
      </w:r>
      <w:ins w:id="522" w:author="Érico de Souza" w:date="2020-11-05T13:19:00Z">
        <w:r w:rsidR="00654EBC">
          <w:t xml:space="preserve">faria o programa entender </w:t>
        </w:r>
      </w:ins>
      <w:ins w:id="523" w:author="Érico de Souza" w:date="2020-11-05T13:18:00Z">
        <w:r w:rsidR="00C86158">
          <w:t>que</w:t>
        </w:r>
      </w:ins>
      <w:del w:id="524" w:author="Érico de Souza" w:date="2020-11-05T13:19:00Z">
        <w:r w:rsidR="00356538" w:rsidDel="00654EBC">
          <w:delText>é</w:delText>
        </w:r>
      </w:del>
      <w:r w:rsidR="00356538">
        <w:t xml:space="preserve"> </w:t>
      </w:r>
      <w:del w:id="525" w:author="Érico de Souza" w:date="2020-11-05T13:20:00Z">
        <w:r w:rsidR="00356538" w:rsidDel="005A3D88">
          <w:delText xml:space="preserve">salvo a </w:delText>
        </w:r>
      </w:del>
      <w:ins w:id="526" w:author="Érico de Souza" w:date="2020-11-05T13:22:00Z">
        <w:r w:rsidR="00596EBC">
          <w:t xml:space="preserve">a pessoa </w:t>
        </w:r>
        <w:r w:rsidR="006D2177">
          <w:t>possuidora do produto</w:t>
        </w:r>
      </w:ins>
      <w:del w:id="527" w:author="Érico de Souza" w:date="2020-11-05T13:20:00Z">
        <w:r w:rsidR="00356538" w:rsidDel="005A3D88">
          <w:delText xml:space="preserve">informação que </w:delText>
        </w:r>
      </w:del>
      <w:ins w:id="528" w:author="Érico de Souza" w:date="2020-11-05T13:23:00Z">
        <w:r w:rsidR="00A07E46">
          <w:t>, a que tivesse a conta,</w:t>
        </w:r>
      </w:ins>
      <w:del w:id="529" w:author="Érico de Souza" w:date="2020-11-05T13:22:00Z">
        <w:r w:rsidR="00356538" w:rsidDel="006D2177">
          <w:delText xml:space="preserve">o </w:delText>
        </w:r>
        <w:r w:rsidR="002D1363" w:rsidDel="006D2177">
          <w:delText>usuário</w:delText>
        </w:r>
      </w:del>
      <w:r w:rsidR="00356538">
        <w:t xml:space="preserve"> não </w:t>
      </w:r>
      <w:ins w:id="530" w:author="Érico de Souza" w:date="2020-11-05T13:26:00Z">
        <w:r w:rsidR="00C770B7">
          <w:t xml:space="preserve">apreciou aquele </w:t>
        </w:r>
      </w:ins>
      <w:ins w:id="531" w:author="Érico de Souza" w:date="2020-11-05T13:27:00Z">
        <w:r w:rsidR="00B12601">
          <w:t xml:space="preserve">determinado estilo musical </w:t>
        </w:r>
        <w:r w:rsidR="00B12601">
          <w:lastRenderedPageBreak/>
          <w:t>n</w:t>
        </w:r>
        <w:r w:rsidR="003705F0">
          <w:t>o contexto em si</w:t>
        </w:r>
      </w:ins>
      <w:del w:id="532" w:author="Érico de Souza" w:date="2020-11-05T13:26:00Z">
        <w:r w:rsidR="00356538" w:rsidDel="00C770B7">
          <w:delText>gostou</w:delText>
        </w:r>
      </w:del>
      <w:ins w:id="533" w:author="Érico de Souza" w:date="2020-11-05T13:24:00Z">
        <w:r w:rsidR="00E335C7">
          <w:t xml:space="preserve">. </w:t>
        </w:r>
        <w:r w:rsidR="00264B4E">
          <w:t>E</w:t>
        </w:r>
      </w:ins>
      <w:ins w:id="534" w:author="Érico de Souza" w:date="2020-11-05T13:25:00Z">
        <w:r w:rsidR="00264B4E">
          <w:t>le seria</w:t>
        </w:r>
      </w:ins>
      <w:del w:id="535" w:author="Érico de Souza" w:date="2020-11-05T13:24:00Z">
        <w:r w:rsidR="00356538" w:rsidDel="00E335C7">
          <w:delText xml:space="preserve"> e é</w:delText>
        </w:r>
      </w:del>
      <w:r w:rsidR="00356538">
        <w:t xml:space="preserve"> levado</w:t>
      </w:r>
      <w:del w:id="536" w:author="Érico de Souza" w:date="2020-11-05T13:25:00Z">
        <w:r w:rsidR="00356538" w:rsidDel="00264B4E">
          <w:delText xml:space="preserve"> o </w:delText>
        </w:r>
        <w:r w:rsidR="002D1363" w:rsidDel="00264B4E">
          <w:delText>usuário</w:delText>
        </w:r>
      </w:del>
      <w:r w:rsidR="00356538">
        <w:t xml:space="preserve"> </w:t>
      </w:r>
      <w:ins w:id="537" w:author="Érico de Souza" w:date="2020-11-05T13:24:00Z">
        <w:r w:rsidR="00E335C7">
          <w:t>à</w:t>
        </w:r>
      </w:ins>
      <w:del w:id="538" w:author="Érico de Souza" w:date="2020-11-05T13:24:00Z">
        <w:r w:rsidR="00356538" w:rsidDel="00E335C7">
          <w:delText>a</w:delText>
        </w:r>
      </w:del>
      <w:r w:rsidR="00356538">
        <w:t xml:space="preserve"> tela de busca de </w:t>
      </w:r>
      <w:r w:rsidR="002D1363">
        <w:t>música</w:t>
      </w:r>
      <w:r w:rsidR="00DF5289">
        <w:t xml:space="preserve"> </w:t>
      </w:r>
      <w:ins w:id="539" w:author="Érico de Souza" w:date="2020-11-05T13:25:00Z">
        <w:r w:rsidR="00264B4E">
          <w:t>(</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ins w:id="540" w:author="Érico de Souza" w:date="2020-11-05T13:25:00Z">
        <w:r w:rsidR="00264B4E">
          <w:t>)</w:t>
        </w:r>
      </w:ins>
      <w:r w:rsidR="00356538">
        <w:t xml:space="preserve">, para </w:t>
      </w:r>
      <w:del w:id="541" w:author="Érico de Souza" w:date="2020-11-05T13:28:00Z">
        <w:r w:rsidR="00356538" w:rsidDel="003705F0">
          <w:delText xml:space="preserve">o </w:delText>
        </w:r>
        <w:r w:rsidR="002D1363" w:rsidDel="003705F0">
          <w:delText>usuário</w:delText>
        </w:r>
        <w:r w:rsidR="00356538" w:rsidDel="003705F0">
          <w:delText xml:space="preserve"> </w:delText>
        </w:r>
      </w:del>
      <w:r w:rsidR="00356538">
        <w:t xml:space="preserve">apresentar uma </w:t>
      </w:r>
      <w:r w:rsidR="003C6841">
        <w:t>música</w:t>
      </w:r>
      <w:ins w:id="542" w:author="Érico de Souza" w:date="2020-11-05T13:28:00Z">
        <w:r w:rsidR="003705F0">
          <w:t xml:space="preserve"> que</w:t>
        </w:r>
      </w:ins>
      <w:r w:rsidR="00356538">
        <w:t xml:space="preserve"> se identifique melhor </w:t>
      </w:r>
      <w:ins w:id="543" w:author="Érico de Souza" w:date="2020-11-05T13:28:00Z">
        <w:r w:rsidR="007610B2">
          <w:t>com o</w:t>
        </w:r>
      </w:ins>
      <w:del w:id="544" w:author="Érico de Souza" w:date="2020-11-05T13:28:00Z">
        <w:r w:rsidR="00356538" w:rsidDel="007610B2">
          <w:delText>naquele</w:delText>
        </w:r>
      </w:del>
      <w:r w:rsidR="00356538">
        <w:t xml:space="preserve"> momento.</w:t>
      </w:r>
    </w:p>
    <w:p w14:paraId="57555BED" w14:textId="77777777" w:rsidR="007610B2" w:rsidRDefault="007610B2" w:rsidP="004D13B5"/>
    <w:p w14:paraId="27C66969" w14:textId="77777777" w:rsidR="0051171F" w:rsidRDefault="006955F2" w:rsidP="004D13B5">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4D13B5">
      <w:pPr>
        <w:pStyle w:val="Caption"/>
      </w:pPr>
      <w:bookmarkStart w:id="545" w:name="_Ref54973458"/>
      <w:bookmarkStart w:id="546" w:name="_Toc55260890"/>
      <w:r>
        <w:t xml:space="preserve">Figura </w:t>
      </w:r>
      <w:r w:rsidR="00331D61">
        <w:fldChar w:fldCharType="begin"/>
      </w:r>
      <w:r w:rsidR="00331D61">
        <w:instrText xml:space="preserve"> SEQ Figura \* ARABIC </w:instrText>
      </w:r>
      <w:r w:rsidR="00331D61">
        <w:fldChar w:fldCharType="separate"/>
      </w:r>
      <w:r>
        <w:rPr>
          <w:noProof/>
        </w:rPr>
        <w:t>14</w:t>
      </w:r>
      <w:r w:rsidR="00331D61">
        <w:rPr>
          <w:noProof/>
        </w:rPr>
        <w:fldChar w:fldCharType="end"/>
      </w:r>
      <w:bookmarkEnd w:id="545"/>
      <w:r>
        <w:t xml:space="preserve"> A esquerda, tela principal, a qual apresenta a música sendo reproduzida ao usuário </w:t>
      </w:r>
      <w:r w:rsidRPr="00A73EA3">
        <w:t>(próprio, 2020)</w:t>
      </w:r>
      <w:bookmarkStart w:id="547" w:name="_Ref54973404"/>
      <w:r>
        <w:t xml:space="preserve"> </w:t>
      </w:r>
      <w:r w:rsidR="006955F2">
        <w:t xml:space="preserve">Figura </w:t>
      </w:r>
      <w:r w:rsidR="00331D61">
        <w:fldChar w:fldCharType="begin"/>
      </w:r>
      <w:r w:rsidR="00331D61">
        <w:instrText xml:space="preserve"> SEQ Figura \* ARABIC </w:instrText>
      </w:r>
      <w:r w:rsidR="00331D61">
        <w:fldChar w:fldCharType="separate"/>
      </w:r>
      <w:r w:rsidR="00772326">
        <w:rPr>
          <w:noProof/>
        </w:rPr>
        <w:t>15</w:t>
      </w:r>
      <w:r w:rsidR="00331D61">
        <w:rPr>
          <w:noProof/>
        </w:rPr>
        <w:fldChar w:fldCharType="end"/>
      </w:r>
      <w:bookmarkEnd w:id="547"/>
      <w:r w:rsidR="006955F2">
        <w:t xml:space="preserve"> </w:t>
      </w:r>
      <w:r>
        <w:t>A direita, t</w:t>
      </w:r>
      <w:r w:rsidR="006955F2">
        <w:t xml:space="preserve">ela de busca de músicas que encaixem melhor no momento </w:t>
      </w:r>
      <w:r w:rsidR="006955F2" w:rsidRPr="00A73EA3">
        <w:t>(próprio, 2020)</w:t>
      </w:r>
      <w:bookmarkEnd w:id="546"/>
    </w:p>
    <w:p w14:paraId="27958F37" w14:textId="4CE48D31" w:rsidR="006A158D" w:rsidRDefault="006A158D" w:rsidP="004D13B5">
      <w:r>
        <w:tab/>
        <w:t>A ação de buscar música,</w:t>
      </w:r>
      <w:ins w:id="548" w:author="Érico de Souza" w:date="2020-11-05T16:51:00Z">
        <w:r w:rsidR="001862B8">
          <w:t xml:space="preserve"> de</w:t>
        </w:r>
      </w:ins>
      <w:ins w:id="549" w:author="Érico de Souza" w:date="2020-11-05T16:53:00Z">
        <w:r w:rsidR="00E2330F">
          <w:t xml:space="preserve"> ter a opção em relação a um tempo </w:t>
        </w:r>
        <w:r w:rsidR="003A222A">
          <w:t>específico,</w:t>
        </w:r>
      </w:ins>
      <w:r>
        <w:t xml:space="preserve"> </w:t>
      </w:r>
      <w:ins w:id="550" w:author="Érico de Souza" w:date="2020-11-05T16:56:00Z">
        <w:r w:rsidR="008D5BB8">
          <w:t>o levaria</w:t>
        </w:r>
      </w:ins>
      <w:del w:id="551" w:author="Érico de Souza" w:date="2020-11-05T16:56:00Z">
        <w:r w:rsidDel="008D5BB8">
          <w:delText>irá levar</w:delText>
        </w:r>
      </w:del>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w:t>
      </w:r>
      <w:del w:id="552" w:author="Érico de Souza" w:date="2020-11-05T16:47:00Z">
        <w:r w:rsidDel="0089340F">
          <w:delText xml:space="preserve"> a qual</w:delText>
        </w:r>
      </w:del>
      <w:r>
        <w:t xml:space="preserve"> possibilita</w:t>
      </w:r>
      <w:ins w:id="553" w:author="Érico de Souza" w:date="2020-11-05T16:47:00Z">
        <w:r w:rsidR="0089340F">
          <w:t>ndo</w:t>
        </w:r>
      </w:ins>
      <w:r>
        <w:t xml:space="preserve"> o </w:t>
      </w:r>
      <w:ins w:id="554" w:author="Érico de Souza" w:date="2020-11-05T16:47:00Z">
        <w:r w:rsidR="006F04FD">
          <w:t>cliente</w:t>
        </w:r>
      </w:ins>
      <w:ins w:id="555" w:author="Érico de Souza" w:date="2020-11-05T16:48:00Z">
        <w:r w:rsidR="006F04FD">
          <w:t xml:space="preserve"> a</w:t>
        </w:r>
      </w:ins>
      <w:del w:id="556" w:author="Érico de Souza" w:date="2020-11-05T16:47:00Z">
        <w:r w:rsidDel="006F04FD">
          <w:delText>usuário</w:delText>
        </w:r>
      </w:del>
      <w:r>
        <w:t xml:space="preserve"> apresentar uma </w:t>
      </w:r>
      <w:r w:rsidR="003C6841">
        <w:t>música</w:t>
      </w:r>
      <w:r>
        <w:t xml:space="preserve"> que se </w:t>
      </w:r>
      <w:r>
        <w:lastRenderedPageBreak/>
        <w:t>enquadre</w:t>
      </w:r>
      <w:ins w:id="557" w:author="Érico de Souza" w:date="2020-11-05T16:58:00Z">
        <w:r w:rsidR="004720C5">
          <w:t xml:space="preserve"> ao</w:t>
        </w:r>
      </w:ins>
      <w:r>
        <w:t xml:space="preserve"> melhor </w:t>
      </w:r>
      <w:ins w:id="558" w:author="Érico de Souza" w:date="2020-11-05T16:58:00Z">
        <w:r w:rsidR="00304EE4">
          <w:t>conteúdo musical de acordo</w:t>
        </w:r>
      </w:ins>
      <w:ins w:id="559" w:author="Érico de Souza" w:date="2020-11-05T16:59:00Z">
        <w:r w:rsidR="00AB5FD7">
          <w:t xml:space="preserve"> com</w:t>
        </w:r>
        <w:r w:rsidR="00C85060">
          <w:t xml:space="preserve"> seus sen</w:t>
        </w:r>
      </w:ins>
      <w:ins w:id="560" w:author="Érico de Souza" w:date="2020-11-05T17:00:00Z">
        <w:r w:rsidR="00C85060">
          <w:t>timentos</w:t>
        </w:r>
      </w:ins>
      <w:del w:id="561" w:author="Érico de Souza" w:date="2020-11-05T16:58:00Z">
        <w:r w:rsidDel="004720C5">
          <w:delText>no contexto</w:delText>
        </w:r>
      </w:del>
      <w:del w:id="562" w:author="Érico de Souza" w:date="2020-11-05T16:59:00Z">
        <w:r w:rsidDel="00C85060">
          <w:delText xml:space="preserve"> que ele </w:delText>
        </w:r>
        <w:r w:rsidR="00EF5E3C" w:rsidDel="00C85060">
          <w:delText>está</w:delText>
        </w:r>
        <w:r w:rsidDel="00C85060">
          <w:delText xml:space="preserve"> vivendo</w:delText>
        </w:r>
      </w:del>
      <w:r>
        <w:t>. Ao selecionar as</w:t>
      </w:r>
      <w:ins w:id="563" w:author="Érico de Souza" w:date="2020-11-05T17:02:00Z">
        <w:r w:rsidR="00D00DDF">
          <w:t xml:space="preserve"> composições</w:t>
        </w:r>
      </w:ins>
      <w:del w:id="564" w:author="Érico de Souza" w:date="2020-11-05T17:01:00Z">
        <w:r w:rsidDel="00D00DDF">
          <w:delText xml:space="preserve"> músicas</w:delText>
        </w:r>
      </w:del>
      <w:r w:rsidR="00483170">
        <w:t xml:space="preserve"> e clicar em próximo</w:t>
      </w:r>
      <w:r>
        <w:t>, é salvo as informações</w:t>
      </w:r>
      <w:r w:rsidR="00483170">
        <w:t xml:space="preserve"> de sua relação com o contexto vivido.</w:t>
      </w:r>
    </w:p>
    <w:p w14:paraId="69F03113" w14:textId="353B9F00" w:rsidR="00D631AA" w:rsidRDefault="00D631AA" w:rsidP="004D13B5">
      <w:pPr>
        <w:pStyle w:val="Heading3"/>
      </w:pPr>
      <w:bookmarkStart w:id="565" w:name="_Toc55260960"/>
      <w:r>
        <w:t>Tecnologias utilizadas no desenvolvimento</w:t>
      </w:r>
      <w:bookmarkEnd w:id="565"/>
    </w:p>
    <w:p w14:paraId="47EF48E6" w14:textId="0FE50538" w:rsidR="00393A4C" w:rsidRDefault="00393A4C" w:rsidP="004D13B5">
      <w:r>
        <w:tab/>
        <w:t>Para desenvolver a aplicação web,</w:t>
      </w:r>
      <w:del w:id="566" w:author="Érico de Souza" w:date="2020-11-05T17:04:00Z">
        <w:r w:rsidDel="00BF6F38">
          <w:delText xml:space="preserve"> foi</w:delText>
        </w:r>
      </w:del>
      <w:r>
        <w:t xml:space="preserve"> utiliz</w:t>
      </w:r>
      <w:ins w:id="567" w:author="Érico de Souza" w:date="2020-11-05T17:04:00Z">
        <w:r w:rsidR="00072811">
          <w:t>ou-se</w:t>
        </w:r>
      </w:ins>
      <w:del w:id="568" w:author="Érico de Souza" w:date="2020-11-05T17:04:00Z">
        <w:r w:rsidDel="00072811">
          <w:delText>ado</w:delText>
        </w:r>
      </w:del>
      <w:r>
        <w:t xml:space="preserve"> a </w:t>
      </w:r>
      <w:r w:rsidRPr="00393A4C">
        <w:rPr>
          <w:i/>
        </w:rPr>
        <w:t>library React</w:t>
      </w:r>
      <w:r>
        <w:t xml:space="preserve"> </w:t>
      </w:r>
      <w:ins w:id="569" w:author="Érico de Souza" w:date="2020-11-05T17:04:00Z">
        <w:r w:rsidR="00072811">
          <w:t>como</w:t>
        </w:r>
      </w:ins>
      <w:del w:id="570" w:author="Érico de Souza" w:date="2020-11-05T17:04:00Z">
        <w:r w:rsidDel="00072811">
          <w:delText>que</w:delText>
        </w:r>
      </w:del>
      <w:r>
        <w:t xml:space="preserve"> aux</w:t>
      </w:r>
      <w:ins w:id="571" w:author="Érico de Souza" w:date="2020-11-05T17:05:00Z">
        <w:r w:rsidR="00072811">
          <w:t>í</w:t>
        </w:r>
      </w:ins>
      <w:del w:id="572" w:author="Érico de Souza" w:date="2020-11-05T17:04:00Z">
        <w:r w:rsidDel="00072811">
          <w:delText>i</w:delText>
        </w:r>
      </w:del>
      <w:r>
        <w:t>li</w:t>
      </w:r>
      <w:ins w:id="573" w:author="Érico de Souza" w:date="2020-11-05T17:05:00Z">
        <w:r w:rsidR="00072811">
          <w:t>o</w:t>
        </w:r>
      </w:ins>
      <w:del w:id="574" w:author="Érico de Souza" w:date="2020-11-05T17:05:00Z">
        <w:r w:rsidDel="00072811">
          <w:delText>a</w:delText>
        </w:r>
      </w:del>
      <w:r>
        <w:t xml:space="preserve"> na construção de componentes e interfaces.</w:t>
      </w:r>
      <w:r w:rsidR="00666D5A">
        <w:t xml:space="preserve"> </w:t>
      </w:r>
      <w:ins w:id="575" w:author="Érico de Souza" w:date="2020-11-05T17:07:00Z">
        <w:r w:rsidR="00013D43">
          <w:t>Com o desígnio</w:t>
        </w:r>
        <w:r w:rsidR="00BE3C56">
          <w:t xml:space="preserve"> de</w:t>
        </w:r>
      </w:ins>
      <w:del w:id="576" w:author="Érico de Souza" w:date="2020-11-05T17:07:00Z">
        <w:r w:rsidR="00666D5A" w:rsidDel="00013D43">
          <w:delText>Para</w:delText>
        </w:r>
      </w:del>
      <w:r w:rsidR="00666D5A">
        <w:t xml:space="preserve"> estilizar os componentes e </w:t>
      </w:r>
      <w:r w:rsidR="00E16D40">
        <w:t>páginas</w:t>
      </w:r>
      <w:r w:rsidR="00666D5A">
        <w:t xml:space="preserve"> do React, </w:t>
      </w:r>
      <w:ins w:id="577" w:author="Érico de Souza" w:date="2020-11-05T17:08:00Z">
        <w:r w:rsidR="00171D5F">
          <w:t>houve a necessidade</w:t>
        </w:r>
      </w:ins>
      <w:del w:id="578" w:author="Érico de Souza" w:date="2020-11-05T17:08:00Z">
        <w:r w:rsidR="00666D5A" w:rsidDel="00171D5F">
          <w:delText>foi utilizado</w:delText>
        </w:r>
      </w:del>
      <w:r w:rsidR="00666D5A">
        <w:t xml:space="preserve"> </w:t>
      </w:r>
      <w:ins w:id="579" w:author="Érico de Souza" w:date="2020-11-05T17:08:00Z">
        <w:r w:rsidR="00171D5F">
          <w:t>d</w:t>
        </w:r>
      </w:ins>
      <w:r w:rsidR="00666D5A">
        <w:t xml:space="preserve">o framework Material ui, </w:t>
      </w:r>
      <w:ins w:id="580" w:author="Érico de Souza" w:date="2020-11-05T17:24:00Z">
        <w:r w:rsidR="004A0CBC">
          <w:t>por</w:t>
        </w:r>
      </w:ins>
      <w:del w:id="581" w:author="Érico de Souza" w:date="2020-11-05T17:09:00Z">
        <w:r w:rsidR="00666D5A" w:rsidDel="004630C1">
          <w:delText>o qu</w:delText>
        </w:r>
      </w:del>
      <w:del w:id="582" w:author="Érico de Souza" w:date="2020-11-05T17:08:00Z">
        <w:r w:rsidR="00666D5A" w:rsidDel="00171D5F">
          <w:delText>al</w:delText>
        </w:r>
      </w:del>
      <w:del w:id="583" w:author="Érico de Souza" w:date="2020-11-05T17:09:00Z">
        <w:r w:rsidR="00666D5A" w:rsidDel="004630C1">
          <w:delText xml:space="preserve"> possui</w:delText>
        </w:r>
      </w:del>
      <w:r w:rsidR="00666D5A">
        <w:t xml:space="preserve"> estilos prontos baseados no Material (interface do Android)</w:t>
      </w:r>
      <w:ins w:id="584" w:author="Érico de Souza" w:date="2020-11-05T17:08:00Z">
        <w:r w:rsidR="004630C1">
          <w:t xml:space="preserve"> que </w:t>
        </w:r>
      </w:ins>
      <w:ins w:id="585" w:author="Érico de Souza" w:date="2020-11-05T17:09:00Z">
        <w:r w:rsidR="004630C1">
          <w:t>possuía</w:t>
        </w:r>
      </w:ins>
      <w:r w:rsidR="00854E03">
        <w:t>.</w:t>
      </w:r>
    </w:p>
    <w:p w14:paraId="651F64C8" w14:textId="23B8A8B7" w:rsidR="00565DA2" w:rsidRDefault="00565DA2" w:rsidP="004D13B5">
      <w:r>
        <w:tab/>
      </w:r>
      <w:del w:id="586" w:author="Érico de Souza" w:date="2020-11-05T17:17:00Z">
        <w:r w:rsidDel="002D4E52">
          <w:delText xml:space="preserve">Inicialmente, para persistir os eventos do usuário, foi utilizado </w:delText>
        </w:r>
      </w:del>
      <w:ins w:id="587" w:author="Érico de Souza" w:date="2020-11-05T17:17:00Z">
        <w:r w:rsidR="002D4E52">
          <w:t>O</w:t>
        </w:r>
      </w:ins>
      <w:del w:id="588" w:author="Érico de Souza" w:date="2020-11-05T17:17:00Z">
        <w:r w:rsidDel="002D4E52">
          <w:delText>o</w:delText>
        </w:r>
      </w:del>
      <w:r>
        <w:t xml:space="preserve">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ins w:id="589" w:author="Érico de Souza" w:date="2020-11-05T17:17:00Z">
        <w:r w:rsidR="002D4E52">
          <w:t xml:space="preserve"> servi</w:t>
        </w:r>
      </w:ins>
      <w:ins w:id="590" w:author="Érico de Souza" w:date="2020-11-05T17:18:00Z">
        <w:r w:rsidR="003F42AB">
          <w:t>ria</w:t>
        </w:r>
      </w:ins>
      <w:ins w:id="591" w:author="Érico de Souza" w:date="2020-11-05T17:17:00Z">
        <w:r w:rsidR="002D4E52">
          <w:t xml:space="preserve"> </w:t>
        </w:r>
        <w:r w:rsidR="00453483">
          <w:t>como mecanismo para persistir os eventos do usuário</w:t>
        </w:r>
      </w:ins>
      <w:r w:rsidR="00163AF4">
        <w:t>.</w:t>
      </w:r>
      <w:del w:id="592" w:author="Érico de Souza" w:date="2020-11-05T17:18:00Z">
        <w:r w:rsidR="00163AF4" w:rsidDel="00D71E8A">
          <w:delText xml:space="preserve"> </w:delText>
        </w:r>
        <w:r w:rsidR="00ED2866" w:rsidDel="00D71E8A">
          <w:delText>Porém</w:delText>
        </w:r>
        <w:r w:rsidDel="00D71E8A">
          <w:delText>,</w:delText>
        </w:r>
      </w:del>
      <w:r>
        <w:t xml:space="preserve"> </w:t>
      </w:r>
      <w:ins w:id="593" w:author="Érico de Souza" w:date="2020-11-05T17:18:00Z">
        <w:r w:rsidR="00D71E8A">
          <w:t>D</w:t>
        </w:r>
      </w:ins>
      <w:del w:id="594" w:author="Érico de Souza" w:date="2020-11-05T17:18:00Z">
        <w:r w:rsidDel="00D71E8A">
          <w:delText>d</w:delText>
        </w:r>
      </w:del>
      <w:r>
        <w:t xml:space="preserve">evido </w:t>
      </w:r>
      <w:r w:rsidR="00163AF4">
        <w:t>à</w:t>
      </w:r>
      <w:r>
        <w:t xml:space="preserve"> falta de customização d</w:t>
      </w:r>
      <w:ins w:id="595" w:author="Érico de Souza" w:date="2020-11-05T17:19:00Z">
        <w:r w:rsidR="00A95A04">
          <w:t>ele</w:t>
        </w:r>
      </w:ins>
      <w:del w:id="596" w:author="Érico de Souza" w:date="2020-11-05T17:19:00Z">
        <w:r w:rsidDel="00E50811">
          <w:delText>a ferramenta</w:delText>
        </w:r>
      </w:del>
      <w:r>
        <w:t xml:space="preserve">, </w:t>
      </w:r>
      <w:ins w:id="597" w:author="Érico de Souza" w:date="2020-11-05T17:20:00Z">
        <w:r w:rsidR="001B0E50">
          <w:t>achou-se plausível</w:t>
        </w:r>
      </w:ins>
      <w:del w:id="598" w:author="Érico de Souza" w:date="2020-11-05T17:20:00Z">
        <w:r w:rsidDel="001B0E50">
          <w:delText>foi</w:delText>
        </w:r>
      </w:del>
      <w:r>
        <w:t xml:space="preserve"> </w:t>
      </w:r>
      <w:ins w:id="599" w:author="Érico de Souza" w:date="2020-11-05T17:20:00Z">
        <w:r w:rsidR="00CF2BFE">
          <w:t>o subs</w:t>
        </w:r>
      </w:ins>
      <w:ins w:id="600" w:author="Érico de Souza" w:date="2020-11-05T17:21:00Z">
        <w:r w:rsidR="00CF2BFE">
          <w:t>tituir</w:t>
        </w:r>
      </w:ins>
      <w:del w:id="601" w:author="Érico de Souza" w:date="2020-11-05T17:20:00Z">
        <w:r w:rsidDel="001B0E50">
          <w:delText>trocado</w:delText>
        </w:r>
      </w:del>
      <w:r>
        <w:t xml:space="preserve"> </w:t>
      </w:r>
      <w:ins w:id="602" w:author="Érico de Souza" w:date="2020-11-05T17:21:00Z">
        <w:r w:rsidR="00CF2BFE">
          <w:t>pelo</w:t>
        </w:r>
      </w:ins>
      <w:del w:id="603" w:author="Érico de Souza" w:date="2020-11-05T17:21:00Z">
        <w:r w:rsidDel="00CF2BFE">
          <w:delText>para o</w:delText>
        </w:r>
      </w:del>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ins w:id="604" w:author="Érico de Souza" w:date="2020-11-05T17:29:00Z">
        <w:r w:rsidR="00830B2F">
          <w:t>tendo a vantagem de</w:t>
        </w:r>
      </w:ins>
      <w:del w:id="605" w:author="Érico de Souza" w:date="2020-11-05T17:29:00Z">
        <w:r w:rsidR="00163AF4" w:rsidDel="00830B2F">
          <w:delText>o qua</w:delText>
        </w:r>
        <w:r w:rsidR="00BC58FE" w:rsidDel="00830B2F">
          <w:delText>l possui</w:delText>
        </w:r>
      </w:del>
      <w:r w:rsidR="00BC58FE">
        <w:t xml:space="preserve"> uma vasta opção de customização</w:t>
      </w:r>
      <w:r w:rsidR="00B17CC3">
        <w:t xml:space="preserve">, </w:t>
      </w:r>
      <w:ins w:id="606" w:author="Érico de Souza" w:date="2020-11-05T17:30:00Z">
        <w:r w:rsidR="005862A2">
          <w:t>o que</w:t>
        </w:r>
      </w:ins>
      <w:del w:id="607" w:author="Érico de Souza" w:date="2020-11-05T17:30:00Z">
        <w:r w:rsidR="00B17CC3" w:rsidDel="005862A2">
          <w:delText>e</w:delText>
        </w:r>
      </w:del>
      <w:r w:rsidR="00B17CC3">
        <w:t xml:space="preserve"> tornaria </w:t>
      </w:r>
      <w:del w:id="608" w:author="Érico de Souza" w:date="2020-11-05T17:32:00Z">
        <w:r w:rsidR="00B17CC3" w:rsidDel="00A37998">
          <w:delText xml:space="preserve">possível </w:delText>
        </w:r>
      </w:del>
      <w:r w:rsidR="00B17CC3">
        <w:t xml:space="preserve">a adição do </w:t>
      </w:r>
      <w:r w:rsidR="00B17CC3" w:rsidRPr="00AB5A4A">
        <w:rPr>
          <w:i/>
        </w:rPr>
        <w:t>timestamp</w:t>
      </w:r>
      <w:r w:rsidR="00B17CC3">
        <w:t xml:space="preserve"> a cada evento</w:t>
      </w:r>
      <w:ins w:id="609" w:author="Érico de Souza" w:date="2020-11-05T17:32:00Z">
        <w:r w:rsidR="00A37998">
          <w:t xml:space="preserve"> </w:t>
        </w:r>
        <w:r w:rsidR="002B61F6">
          <w:t>uma opção</w:t>
        </w:r>
      </w:ins>
      <w:r w:rsidR="00BC58FE">
        <w:t>.</w:t>
      </w:r>
      <w:r w:rsidR="00AC62AB">
        <w:t xml:space="preserve"> </w:t>
      </w:r>
      <w:r w:rsidR="002B6519">
        <w:t>Com ela foi possível persistir os eventos em um formato NoSQL.</w:t>
      </w:r>
    </w:p>
    <w:p w14:paraId="1A822A87" w14:textId="19C64739" w:rsidR="00A619F7" w:rsidRPr="00393A4C" w:rsidRDefault="006B1D33" w:rsidP="004D13B5">
      <w:r>
        <w:tab/>
      </w:r>
      <w:r w:rsidR="00DA5C86">
        <w:t>No início</w:t>
      </w:r>
      <w:r>
        <w:t xml:space="preserve">, </w:t>
      </w:r>
      <w:ins w:id="610" w:author="Érico de Souza" w:date="2020-11-05T17:37:00Z">
        <w:r w:rsidR="00411DE2">
          <w:t>a fim</w:t>
        </w:r>
      </w:ins>
      <w:ins w:id="611" w:author="Érico de Souza" w:date="2020-11-05T17:38:00Z">
        <w:r w:rsidR="00411DE2">
          <w:t xml:space="preserve"> de</w:t>
        </w:r>
      </w:ins>
      <w:del w:id="612" w:author="Érico de Souza" w:date="2020-11-05T17:37:00Z">
        <w:r w:rsidR="00DA5C86" w:rsidDel="00B470BA">
          <w:delText>p</w:delText>
        </w:r>
        <w:r w:rsidDel="00B470BA">
          <w:delText>ara</w:delText>
        </w:r>
      </w:del>
      <w:r>
        <w:t xml:space="preserve"> enviar o evento </w:t>
      </w:r>
      <w:ins w:id="613" w:author="Érico de Souza" w:date="2020-11-05T17:38:00Z">
        <w:r w:rsidR="00411DE2">
          <w:t>à</w:t>
        </w:r>
      </w:ins>
      <w:del w:id="614" w:author="Érico de Souza" w:date="2020-11-05T17:38:00Z">
        <w:r w:rsidDel="00411DE2">
          <w:delText>a</w:delText>
        </w:r>
      </w:del>
      <w:r>
        <w:t xml:space="preserve"> plataforma, </w:t>
      </w:r>
      <w:ins w:id="615" w:author="Érico de Souza" w:date="2020-11-05T17:34:00Z">
        <w:r w:rsidR="0093428A">
          <w:t>o programa contou</w:t>
        </w:r>
      </w:ins>
      <w:ins w:id="616" w:author="Érico de Souza" w:date="2020-11-05T17:35:00Z">
        <w:r w:rsidR="0093428A">
          <w:t xml:space="preserve"> com</w:t>
        </w:r>
      </w:ins>
      <w:del w:id="617" w:author="Érico de Souza" w:date="2020-11-05T17:34:00Z">
        <w:r w:rsidDel="00EE33EF">
          <w:delText xml:space="preserve">foi </w:delText>
        </w:r>
        <w:r w:rsidR="00DA5C86" w:rsidDel="00EE33EF">
          <w:delText>utilizado</w:delText>
        </w:r>
      </w:del>
      <w:r w:rsidR="00DA5C86">
        <w:t xml:space="preserve"> o </w:t>
      </w:r>
      <w:r w:rsidR="004B4B18">
        <w:t>GTM (</w:t>
      </w:r>
      <w:r w:rsidR="00DA5C86">
        <w:t>Google Tag Manager</w:t>
      </w:r>
      <w:r w:rsidR="004B4B18">
        <w:t>)</w:t>
      </w:r>
      <w:r w:rsidR="00DA5C86">
        <w:t xml:space="preserve"> para fazer esse intermédio</w:t>
      </w:r>
      <w:ins w:id="618" w:author="Érico de Souza" w:date="2020-11-05T17:35:00Z">
        <w:r w:rsidR="00EC3CA8">
          <w:t>.</w:t>
        </w:r>
      </w:ins>
      <w:del w:id="619" w:author="Érico de Souza" w:date="2020-11-05T17:35:00Z">
        <w:r w:rsidR="00DA5C86" w:rsidDel="00EC3CA8">
          <w:delText>,</w:delText>
        </w:r>
      </w:del>
      <w:r w:rsidR="00DA5C86">
        <w:t xml:space="preserve"> </w:t>
      </w:r>
      <w:ins w:id="620" w:author="Érico de Souza" w:date="2020-11-05T17:35:00Z">
        <w:r w:rsidR="00EC3CA8">
          <w:t>P</w:t>
        </w:r>
      </w:ins>
      <w:del w:id="621" w:author="Érico de Souza" w:date="2020-11-05T17:35:00Z">
        <w:r w:rsidR="00DA5C86" w:rsidDel="00EC3CA8">
          <w:delText>p</w:delText>
        </w:r>
      </w:del>
      <w:r w:rsidR="00DA5C86">
        <w:t xml:space="preserve">orém, </w:t>
      </w:r>
      <w:ins w:id="622" w:author="Érico de Souza" w:date="2020-11-05T17:36:00Z">
        <w:r w:rsidR="00263138">
          <w:t>por causa</w:t>
        </w:r>
      </w:ins>
      <w:del w:id="623" w:author="Érico de Souza" w:date="2020-11-05T17:35:00Z">
        <w:r w:rsidR="00DA5C86" w:rsidDel="00263138">
          <w:delText>devido</w:delText>
        </w:r>
      </w:del>
      <w:r w:rsidR="00DA5C86">
        <w:t xml:space="preserve"> </w:t>
      </w:r>
      <w:ins w:id="624" w:author="Érico de Souza" w:date="2020-11-05T17:36:00Z">
        <w:r w:rsidR="00263138">
          <w:t>de</w:t>
        </w:r>
      </w:ins>
      <w:del w:id="625" w:author="Érico de Souza" w:date="2020-11-05T17:36:00Z">
        <w:r w:rsidR="00DA5C86" w:rsidDel="00263138">
          <w:delText>a</w:delText>
        </w:r>
      </w:del>
      <w:r w:rsidR="00DA5C86">
        <w:t xml:space="preserve"> algumas limitações da ferramenta, </w:t>
      </w:r>
      <w:ins w:id="626" w:author="Érico de Souza" w:date="2020-11-05T17:39:00Z">
        <w:r w:rsidR="001152DA">
          <w:t xml:space="preserve">deixou-se </w:t>
        </w:r>
      </w:ins>
      <w:ins w:id="627" w:author="Érico de Souza" w:date="2020-11-05T17:40:00Z">
        <w:r w:rsidR="001152DA">
          <w:t>de ter</w:t>
        </w:r>
      </w:ins>
      <w:del w:id="628" w:author="Érico de Souza" w:date="2020-11-05T17:39:00Z">
        <w:r w:rsidR="00DA5C86" w:rsidDel="001152DA">
          <w:delText>foi removido</w:delText>
        </w:r>
      </w:del>
      <w:r w:rsidR="00DA5C86">
        <w:t xml:space="preserve"> </w:t>
      </w:r>
      <w:ins w:id="629" w:author="Érico de Souza" w:date="2020-11-05T17:40:00Z">
        <w:r w:rsidR="001152DA">
          <w:t>tal</w:t>
        </w:r>
      </w:ins>
      <w:del w:id="630" w:author="Érico de Souza" w:date="2020-11-05T17:40:00Z">
        <w:r w:rsidR="00DA5C86" w:rsidDel="001152DA">
          <w:delText>essa</w:delText>
        </w:r>
      </w:del>
      <w:r w:rsidR="00DA5C86">
        <w:t xml:space="preserve"> </w:t>
      </w:r>
      <w:del w:id="631" w:author="Érico de Souza" w:date="2020-11-05T17:40:00Z">
        <w:r w:rsidR="00DA5C86" w:rsidDel="005E0EA3">
          <w:delText>dependênci</w:delText>
        </w:r>
      </w:del>
      <w:ins w:id="632" w:author="Érico de Souza" w:date="2020-11-05T17:40:00Z">
        <w:r w:rsidR="005E0EA3">
          <w:t>dependência.</w:t>
        </w:r>
      </w:ins>
      <w:del w:id="633" w:author="Érico de Souza" w:date="2020-11-05T17:40:00Z">
        <w:r w:rsidR="00DA5C86" w:rsidDel="005E0EA3">
          <w:delText>a</w:delText>
        </w:r>
      </w:del>
      <w:r w:rsidR="00DA5C86">
        <w:t xml:space="preserve"> </w:t>
      </w:r>
      <w:ins w:id="634" w:author="Érico de Souza" w:date="2020-11-05T17:40:00Z">
        <w:r w:rsidR="005E0EA3">
          <w:t>Foram enviados</w:t>
        </w:r>
      </w:ins>
      <w:del w:id="635" w:author="Érico de Souza" w:date="2020-11-05T17:40:00Z">
        <w:r w:rsidR="00DA5C86" w:rsidDel="005E0EA3">
          <w:delText>e</w:delText>
        </w:r>
      </w:del>
      <w:r w:rsidR="00DA5C86">
        <w:t xml:space="preserve"> enviado os eventos diretamente do </w:t>
      </w:r>
      <w:r w:rsidR="00DA5C86" w:rsidRPr="00DA5C86">
        <w:rPr>
          <w:i/>
        </w:rPr>
        <w:t>Javascript</w:t>
      </w:r>
      <w:r w:rsidR="00DA5C86" w:rsidRPr="00AD472A">
        <w:t>.</w:t>
      </w:r>
    </w:p>
    <w:p w14:paraId="5BB408CD" w14:textId="61F8E0F8" w:rsidR="00A75870" w:rsidRDefault="00A75870" w:rsidP="004D13B5">
      <w:pPr>
        <w:pStyle w:val="Heading2"/>
      </w:pPr>
      <w:bookmarkStart w:id="636" w:name="_Toc55260961"/>
      <w:r>
        <w:t>Distribuição d</w:t>
      </w:r>
      <w:r w:rsidR="00A94338">
        <w:t>a aplicação</w:t>
      </w:r>
      <w:r w:rsidR="00251F73">
        <w:t xml:space="preserve"> e coleta de dados</w:t>
      </w:r>
      <w:bookmarkEnd w:id="636"/>
    </w:p>
    <w:p w14:paraId="7E073C0F" w14:textId="12940FB8" w:rsidR="00A75870" w:rsidRDefault="00A94338" w:rsidP="004D13B5">
      <w:r>
        <w:tab/>
      </w:r>
      <w:r w:rsidR="00A75870">
        <w:t xml:space="preserve">A aplicação </w:t>
      </w:r>
      <w:ins w:id="637" w:author="Érico de Souza" w:date="2020-11-05T17:42:00Z">
        <w:r w:rsidR="002A6DB1">
          <w:t>esteve</w:t>
        </w:r>
      </w:ins>
      <w:del w:id="638" w:author="Érico de Souza" w:date="2020-11-05T17:42:00Z">
        <w:r w:rsidR="00A75870" w:rsidDel="002A6DB1">
          <w:delText>foi</w:delText>
        </w:r>
      </w:del>
      <w:r w:rsidR="00A75870">
        <w:t xml:space="preserve"> disponibilizada</w:t>
      </w:r>
      <w:ins w:id="639" w:author="Érico de Souza" w:date="2020-11-05T17:45:00Z">
        <w:r w:rsidR="00EC4C81">
          <w:t>,</w:t>
        </w:r>
      </w:ins>
      <w:ins w:id="640" w:author="Érico de Souza" w:date="2020-11-05T17:43:00Z">
        <w:r w:rsidR="00CB339C">
          <w:t xml:space="preserve"> </w:t>
        </w:r>
      </w:ins>
      <w:ins w:id="641" w:author="Érico de Souza" w:date="2020-11-05T17:46:00Z">
        <w:r w:rsidR="008E2461">
          <w:t>d</w:t>
        </w:r>
      </w:ins>
      <w:del w:id="642" w:author="Érico de Souza" w:date="2020-11-05T17:46:00Z">
        <w:r w:rsidR="00A75870" w:rsidDel="008E2461">
          <w:delText xml:space="preserve"> </w:delText>
        </w:r>
      </w:del>
      <w:del w:id="643" w:author="Érico de Souza" w:date="2020-11-05T17:43:00Z">
        <w:r w:rsidR="00A75870" w:rsidDel="00CB339C">
          <w:delText>n</w:delText>
        </w:r>
      </w:del>
      <w:del w:id="644" w:author="Érico de Souza" w:date="2020-11-05T17:44:00Z">
        <w:r w:rsidR="00A75870" w:rsidDel="000178CC">
          <w:delText>o período d</w:delText>
        </w:r>
      </w:del>
      <w:r w:rsidR="00A75870">
        <w:t>o dia 28/09 até</w:t>
      </w:r>
      <w:del w:id="645" w:author="Érico de Souza" w:date="2020-11-05T17:44:00Z">
        <w:r w:rsidR="00A75870" w:rsidDel="00B056AB">
          <w:delText xml:space="preserve"> o dia</w:delText>
        </w:r>
      </w:del>
      <w:r w:rsidR="00A75870">
        <w:t xml:space="preserve"> 02/10</w:t>
      </w:r>
      <w:ins w:id="646" w:author="Érico de Souza" w:date="2020-11-05T17:45:00Z">
        <w:r w:rsidR="00EC4C81">
          <w:t>,</w:t>
        </w:r>
      </w:ins>
      <w:r w:rsidR="00A75870">
        <w:t xml:space="preserve"> através de um e-mail</w:t>
      </w:r>
      <w:r w:rsidR="00F544DF">
        <w:t xml:space="preserve"> com instruções de como utilizar a aplicação, </w:t>
      </w:r>
      <w:del w:id="647" w:author="Érico de Souza" w:date="2020-11-05T17:46:00Z">
        <w:r w:rsidR="00F544DF" w:rsidDel="008E2461">
          <w:delText>que foi</w:delText>
        </w:r>
        <w:r w:rsidR="00A75870" w:rsidDel="008E2461">
          <w:delText xml:space="preserve"> </w:delText>
        </w:r>
      </w:del>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4D13B5">
      <w:pPr>
        <w:pStyle w:val="Heading3"/>
      </w:pPr>
      <w:bookmarkStart w:id="648" w:name="_Toc55260962"/>
      <w:r>
        <w:t>Pré-teste</w:t>
      </w:r>
      <w:bookmarkEnd w:id="648"/>
    </w:p>
    <w:p w14:paraId="189A78AB" w14:textId="3B819D82" w:rsidR="00ED623E" w:rsidRPr="00ED623E" w:rsidRDefault="00844E77" w:rsidP="004D13B5">
      <w:r>
        <w:tab/>
        <w:t>Com a aplicação finalizada e hospedada,</w:t>
      </w:r>
      <w:ins w:id="649" w:author="Érico de Souza" w:date="2020-11-05T20:23:00Z">
        <w:r w:rsidR="00DA5F52">
          <w:t xml:space="preserve"> o pr</w:t>
        </w:r>
      </w:ins>
      <w:ins w:id="650" w:author="Érico de Souza" w:date="2020-11-05T20:24:00Z">
        <w:r w:rsidR="00295534">
          <w:t xml:space="preserve">otótipo chegou </w:t>
        </w:r>
      </w:ins>
      <w:ins w:id="651" w:author="Érico de Souza" w:date="2020-11-05T20:26:00Z">
        <w:r w:rsidR="00454839">
          <w:t>às</w:t>
        </w:r>
      </w:ins>
      <w:ins w:id="652" w:author="Érico de Souza" w:date="2020-11-05T20:24:00Z">
        <w:r w:rsidR="00295534">
          <w:t xml:space="preserve"> mão</w:t>
        </w:r>
        <w:r w:rsidR="005A147E">
          <w:t>s</w:t>
        </w:r>
      </w:ins>
      <w:del w:id="653" w:author="Érico de Souza" w:date="2020-11-05T20:24:00Z">
        <w:r w:rsidDel="00295534">
          <w:delText xml:space="preserve"> foi enviado inicialmente para</w:delText>
        </w:r>
      </w:del>
      <w:r>
        <w:t xml:space="preserve"> </w:t>
      </w:r>
      <w:ins w:id="654" w:author="Érico de Souza" w:date="2020-11-05T20:24:00Z">
        <w:r w:rsidR="00295534">
          <w:t>d</w:t>
        </w:r>
      </w:ins>
      <w:r>
        <w:t>o professor orientador para validar o desenvolvimento feito.</w:t>
      </w:r>
      <w:r w:rsidR="004D3E38">
        <w:t xml:space="preserve"> </w:t>
      </w:r>
      <w:ins w:id="655" w:author="Érico de Souza" w:date="2020-11-05T20:27:00Z">
        <w:r w:rsidR="00FA51A4">
          <w:t>Nos teste</w:t>
        </w:r>
      </w:ins>
      <w:ins w:id="656" w:author="Érico de Souza" w:date="2020-11-05T20:29:00Z">
        <w:r w:rsidR="00181CBF">
          <w:t>s</w:t>
        </w:r>
      </w:ins>
      <w:ins w:id="657" w:author="Érico de Souza" w:date="2020-11-05T20:27:00Z">
        <w:r w:rsidR="00FA51A4">
          <w:t xml:space="preserve"> </w:t>
        </w:r>
      </w:ins>
      <w:ins w:id="658" w:author="Érico de Souza" w:date="2020-11-05T20:28:00Z">
        <w:r w:rsidR="007F2F34">
          <w:t>produzidos,</w:t>
        </w:r>
      </w:ins>
      <w:del w:id="659" w:author="Érico de Souza" w:date="2020-11-05T20:27:00Z">
        <w:r w:rsidR="004D3E38" w:rsidDel="00FA51A4">
          <w:delText>Com isso,</w:delText>
        </w:r>
      </w:del>
      <w:del w:id="660" w:author="Érico de Souza" w:date="2020-11-05T20:29:00Z">
        <w:r w:rsidR="004D3E38" w:rsidDel="00181CBF">
          <w:delText xml:space="preserve"> foi encontrado</w:delText>
        </w:r>
      </w:del>
      <w:r w:rsidR="004D3E38">
        <w:t xml:space="preserve"> certos ajustes</w:t>
      </w:r>
      <w:ins w:id="661" w:author="Érico de Souza" w:date="2020-11-05T20:29:00Z">
        <w:r w:rsidR="00127D14">
          <w:t xml:space="preserve"> precisaram</w:t>
        </w:r>
      </w:ins>
      <w:del w:id="662" w:author="Érico de Souza" w:date="2020-11-05T20:29:00Z">
        <w:r w:rsidR="004D3E38" w:rsidDel="00127D14">
          <w:delText xml:space="preserve"> a</w:delText>
        </w:r>
      </w:del>
      <w:r w:rsidR="004D3E38">
        <w:t xml:space="preserve"> ser</w:t>
      </w:r>
      <w:del w:id="663" w:author="Érico de Souza" w:date="2020-11-05T20:29:00Z">
        <w:r w:rsidR="004D3E38" w:rsidDel="00127D14">
          <w:delText>em</w:delText>
        </w:r>
      </w:del>
      <w:r w:rsidR="004D3E38">
        <w:t xml:space="preserve"> feitos antes de</w:t>
      </w:r>
      <w:del w:id="664" w:author="Érico de Souza" w:date="2020-11-05T20:30:00Z">
        <w:r w:rsidR="004D3E38" w:rsidDel="00186FE2">
          <w:delText xml:space="preserve"> ser</w:delText>
        </w:r>
      </w:del>
      <w:r w:rsidR="004D3E38">
        <w:t xml:space="preserve"> divulga</w:t>
      </w:r>
      <w:ins w:id="665" w:author="Érico de Souza" w:date="2020-11-05T20:30:00Z">
        <w:r w:rsidR="00186FE2">
          <w:t>r</w:t>
        </w:r>
      </w:ins>
      <w:del w:id="666" w:author="Érico de Souza" w:date="2020-11-05T20:30:00Z">
        <w:r w:rsidR="004D3E38" w:rsidDel="00186FE2">
          <w:delText>do</w:delText>
        </w:r>
      </w:del>
      <w:r w:rsidR="004D3E38">
        <w:t xml:space="preserve"> a aplicação</w:t>
      </w:r>
      <w:r w:rsidR="00212413">
        <w:t>.</w:t>
      </w:r>
      <w:del w:id="667" w:author="Érico de Souza" w:date="2020-11-05T20:30:00Z">
        <w:r w:rsidR="00212413" w:rsidDel="00186FE2">
          <w:delText xml:space="preserve"> Então, foi</w:delText>
        </w:r>
      </w:del>
      <w:r w:rsidR="00212413">
        <w:t xml:space="preserve"> </w:t>
      </w:r>
      <w:ins w:id="668" w:author="Érico de Souza" w:date="2020-11-05T20:30:00Z">
        <w:r w:rsidR="00186FE2">
          <w:t>C</w:t>
        </w:r>
      </w:ins>
      <w:del w:id="669" w:author="Érico de Souza" w:date="2020-11-05T20:30:00Z">
        <w:r w:rsidR="00212413" w:rsidDel="00186FE2">
          <w:delText>c</w:delText>
        </w:r>
      </w:del>
      <w:r w:rsidR="00212413">
        <w:t>orrigido a aplicação</w:t>
      </w:r>
      <w:r w:rsidR="00A64E1B">
        <w:t>,</w:t>
      </w:r>
      <w:del w:id="670" w:author="Érico de Souza" w:date="2020-11-05T20:31:00Z">
        <w:r w:rsidR="00212413" w:rsidDel="00BB0CCC">
          <w:delText xml:space="preserve"> enviado para mais</w:delText>
        </w:r>
      </w:del>
      <w:r w:rsidR="00212413">
        <w:t xml:space="preserve"> </w:t>
      </w:r>
      <w:ins w:id="671" w:author="Érico de Souza" w:date="2020-11-05T20:31:00Z">
        <w:r w:rsidR="00BB0CCC">
          <w:t>cinco</w:t>
        </w:r>
      </w:ins>
      <w:del w:id="672" w:author="Érico de Souza" w:date="2020-11-05T20:31:00Z">
        <w:r w:rsidR="00212413" w:rsidDel="00BB0CCC">
          <w:delText>5</w:delText>
        </w:r>
      </w:del>
      <w:r w:rsidR="00212413">
        <w:t xml:space="preserve"> pessoas testar</w:t>
      </w:r>
      <w:ins w:id="673" w:author="Érico de Souza" w:date="2020-11-05T20:32:00Z">
        <w:r w:rsidR="00BB0CCC">
          <w:t>a</w:t>
        </w:r>
      </w:ins>
      <w:del w:id="674" w:author="Érico de Souza" w:date="2020-11-05T20:32:00Z">
        <w:r w:rsidR="00212413" w:rsidDel="00BB0CCC">
          <w:delText>e</w:delText>
        </w:r>
      </w:del>
      <w:r w:rsidR="00212413">
        <w:t>m</w:t>
      </w:r>
      <w:del w:id="675" w:author="Érico de Souza" w:date="2020-11-05T20:32:00Z">
        <w:r w:rsidR="00212413" w:rsidDel="00DB2407">
          <w:delText xml:space="preserve"> e</w:delText>
        </w:r>
      </w:del>
      <w:r w:rsidR="00212413">
        <w:t xml:space="preserve"> novamente</w:t>
      </w:r>
      <w:ins w:id="676" w:author="Érico de Souza" w:date="2020-11-05T20:32:00Z">
        <w:r w:rsidR="00DB2407">
          <w:t>,</w:t>
        </w:r>
      </w:ins>
      <w:del w:id="677" w:author="Érico de Souza" w:date="2020-11-05T20:32:00Z">
        <w:r w:rsidR="00212413" w:rsidDel="00DB2407">
          <w:delText xml:space="preserve"> foi</w:delText>
        </w:r>
      </w:del>
      <w:r w:rsidR="00212413">
        <w:t xml:space="preserve"> encontra</w:t>
      </w:r>
      <w:ins w:id="678" w:author="Érico de Souza" w:date="2020-11-05T20:32:00Z">
        <w:r w:rsidR="00DB2407">
          <w:t>n</w:t>
        </w:r>
      </w:ins>
      <w:r w:rsidR="00212413">
        <w:t>do</w:t>
      </w:r>
      <w:ins w:id="679" w:author="Érico de Souza" w:date="2020-11-05T20:32:00Z">
        <w:r w:rsidR="00DB2407">
          <w:t xml:space="preserve"> mais</w:t>
        </w:r>
      </w:ins>
      <w:del w:id="680" w:author="Érico de Souza" w:date="2020-11-05T20:32:00Z">
        <w:r w:rsidR="00212413" w:rsidDel="00DB2407">
          <w:delText xml:space="preserve"> alguns</w:delText>
        </w:r>
      </w:del>
      <w:r w:rsidR="00212413">
        <w:t xml:space="preserve"> pontos a</w:t>
      </w:r>
      <w:del w:id="681" w:author="Érico de Souza" w:date="2020-11-05T20:33:00Z">
        <w:r w:rsidR="00212413" w:rsidDel="00753AF9">
          <w:delText xml:space="preserve"> serem</w:delText>
        </w:r>
      </w:del>
      <w:r w:rsidR="00212413">
        <w:t xml:space="preserve"> corrigi</w:t>
      </w:r>
      <w:ins w:id="682" w:author="Érico de Souza" w:date="2020-11-05T20:33:00Z">
        <w:r w:rsidR="00AD07D5">
          <w:t>r</w:t>
        </w:r>
      </w:ins>
      <w:del w:id="683" w:author="Érico de Souza" w:date="2020-11-05T20:33:00Z">
        <w:r w:rsidR="00212413" w:rsidDel="00AD07D5">
          <w:delText>dos</w:delText>
        </w:r>
      </w:del>
      <w:r w:rsidR="00212413">
        <w:t>.</w:t>
      </w:r>
      <w:del w:id="684" w:author="Érico de Souza" w:date="2020-11-05T20:34:00Z">
        <w:r w:rsidR="00240FAE" w:rsidDel="00AD07D5">
          <w:delText xml:space="preserve"> </w:delText>
        </w:r>
        <w:r w:rsidR="000A5B93" w:rsidDel="00AD07D5">
          <w:delText>P</w:delText>
        </w:r>
        <w:r w:rsidR="00240FAE" w:rsidDel="00AD07D5">
          <w:delText>or fim, foi</w:delText>
        </w:r>
      </w:del>
      <w:r w:rsidR="00240FAE">
        <w:t xml:space="preserve"> </w:t>
      </w:r>
      <w:ins w:id="685" w:author="Érico de Souza" w:date="2020-11-05T20:34:00Z">
        <w:r w:rsidR="005354AC">
          <w:t>E</w:t>
        </w:r>
      </w:ins>
      <w:del w:id="686" w:author="Érico de Souza" w:date="2020-11-05T20:34:00Z">
        <w:r w:rsidR="00240FAE" w:rsidDel="005354AC">
          <w:delText>e</w:delText>
        </w:r>
      </w:del>
      <w:r w:rsidR="00240FAE">
        <w:t>nviado o e-mail</w:t>
      </w:r>
      <w:ins w:id="687" w:author="Érico de Souza" w:date="2020-11-05T20:34:00Z">
        <w:r w:rsidR="005354AC">
          <w:t xml:space="preserve"> </w:t>
        </w:r>
      </w:ins>
      <w:del w:id="688" w:author="Érico de Souza" w:date="2020-11-05T20:38:00Z">
        <w:r w:rsidR="00240FAE" w:rsidDel="00C4143B">
          <w:delText xml:space="preserve"> </w:delText>
        </w:r>
      </w:del>
      <w:ins w:id="689" w:author="Érico de Souza" w:date="2020-11-05T20:36:00Z">
        <w:r w:rsidR="00523D6F">
          <w:t>a</w:t>
        </w:r>
      </w:ins>
      <w:del w:id="690" w:author="Érico de Souza" w:date="2020-11-05T20:36:00Z">
        <w:r w:rsidR="00240FAE" w:rsidDel="00523D6F">
          <w:delText>para</w:delText>
        </w:r>
      </w:del>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ins w:id="691" w:author="Érico de Souza" w:date="2020-11-05T20:39:00Z">
        <w:r w:rsidR="002C4137">
          <w:t>, pôde-se ter uma completa</w:t>
        </w:r>
      </w:ins>
      <w:ins w:id="692" w:author="Érico de Souza" w:date="2020-11-05T20:40:00Z">
        <w:r w:rsidR="000A07FF">
          <w:t xml:space="preserve"> </w:t>
        </w:r>
      </w:ins>
      <w:ins w:id="693" w:author="Érico de Souza" w:date="2020-11-05T20:41:00Z">
        <w:r w:rsidR="001D5E63">
          <w:t xml:space="preserve">verificação </w:t>
        </w:r>
        <w:r w:rsidR="00FF3A77">
          <w:t xml:space="preserve">do que era </w:t>
        </w:r>
      </w:ins>
      <w:ins w:id="694" w:author="Érico de Souza" w:date="2020-11-05T20:42:00Z">
        <w:r w:rsidR="00376619">
          <w:t>e do que poderia ser o dispositivo</w:t>
        </w:r>
      </w:ins>
      <w:r w:rsidR="00463F8D">
        <w:t>.</w:t>
      </w:r>
    </w:p>
    <w:p w14:paraId="2E8CA26A" w14:textId="6B9A96FC" w:rsidR="00AD7C18" w:rsidRDefault="00AD7C18" w:rsidP="004D13B5">
      <w:pPr>
        <w:pStyle w:val="Heading3"/>
      </w:pPr>
      <w:bookmarkStart w:id="695" w:name="_Toc55260963"/>
      <w:r>
        <w:t>Hospedagem</w:t>
      </w:r>
      <w:bookmarkEnd w:id="695"/>
    </w:p>
    <w:p w14:paraId="37DE1F44" w14:textId="35B4691C" w:rsidR="000E20F6" w:rsidRDefault="000E20F6" w:rsidP="004D13B5">
      <w:r>
        <w:tab/>
        <w:t>A aplicação</w:t>
      </w:r>
      <w:ins w:id="696" w:author="Érico de Souza" w:date="2020-11-05T20:43:00Z">
        <w:r w:rsidR="00DC047C">
          <w:t xml:space="preserve"> -</w:t>
        </w:r>
      </w:ins>
      <w:del w:id="697" w:author="Érico de Souza" w:date="2020-11-05T20:42:00Z">
        <w:r w:rsidDel="00DC047C">
          <w:delText xml:space="preserve"> foi</w:delText>
        </w:r>
      </w:del>
      <w:r>
        <w:t xml:space="preserve"> publicada na ferramenta disponível no Github chamada </w:t>
      </w:r>
      <w:r w:rsidRPr="000E20F6">
        <w:rPr>
          <w:i/>
        </w:rPr>
        <w:t>Github Pages</w:t>
      </w:r>
      <w:ins w:id="698" w:author="Érico de Souza" w:date="2020-11-05T20:43:00Z">
        <w:r w:rsidR="00872CF4">
          <w:t xml:space="preserve"> -</w:t>
        </w:r>
      </w:ins>
      <w:del w:id="699" w:author="Érico de Souza" w:date="2020-11-05T20:42:00Z">
        <w:r w:rsidDel="00DC047C">
          <w:delText>.</w:delText>
        </w:r>
      </w:del>
      <w:del w:id="700" w:author="Érico de Souza" w:date="2020-11-05T20:43:00Z">
        <w:r w:rsidDel="00DC047C">
          <w:delText xml:space="preserve"> </w:delText>
        </w:r>
        <w:r w:rsidDel="00872CF4">
          <w:delText>Essa</w:delText>
        </w:r>
      </w:del>
      <w:r>
        <w:t xml:space="preserve"> é</w:t>
      </w:r>
      <w:del w:id="701" w:author="Érico de Souza" w:date="2020-11-05T20:44:00Z">
        <w:r w:rsidDel="008F392B">
          <w:delText xml:space="preserve"> uma ferramenta</w:delText>
        </w:r>
      </w:del>
      <w:r>
        <w:t xml:space="preserve"> gratuita, </w:t>
      </w:r>
      <w:ins w:id="702" w:author="Érico de Souza" w:date="2020-11-05T20:44:00Z">
        <w:r w:rsidR="008272ED">
          <w:t>e</w:t>
        </w:r>
      </w:ins>
      <w:del w:id="703" w:author="Érico de Souza" w:date="2020-11-05T20:44:00Z">
        <w:r w:rsidDel="008272ED">
          <w:delText>que</w:delText>
        </w:r>
      </w:del>
      <w:r>
        <w:t xml:space="preserve"> possibilita a </w:t>
      </w:r>
      <w:ins w:id="704" w:author="Érico de Souza" w:date="2020-11-05T20:45:00Z">
        <w:r w:rsidR="006F3284">
          <w:t>divulgação</w:t>
        </w:r>
      </w:ins>
      <w:del w:id="705" w:author="Érico de Souza" w:date="2020-11-05T20:45:00Z">
        <w:r w:rsidDel="006F3284">
          <w:delText>publicação</w:delText>
        </w:r>
      </w:del>
      <w:r>
        <w:t xml:space="preserve">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57043087" w:rsidR="00503984" w:rsidRDefault="00503984" w:rsidP="004D13B5">
      <w:r>
        <w:tab/>
        <w:t>Os eventos</w:t>
      </w:r>
      <w:r w:rsidR="00F72843">
        <w:t xml:space="preserve"> das </w:t>
      </w:r>
      <w:r w:rsidR="00E16D40">
        <w:t>músicas</w:t>
      </w:r>
      <w:r>
        <w:t xml:space="preserve"> foram salvos em outra plataforma chamada Firebase</w:t>
      </w:r>
      <w:ins w:id="706" w:author="Érico de Souza" w:date="2020-11-05T20:49:00Z">
        <w:r w:rsidR="00E10579">
          <w:t>, que é pag</w:t>
        </w:r>
      </w:ins>
      <w:ins w:id="707" w:author="Érico de Souza" w:date="2020-11-05T20:51:00Z">
        <w:r w:rsidR="004C7F1C">
          <w:t>o;</w:t>
        </w:r>
      </w:ins>
      <w:del w:id="708" w:author="Érico de Souza" w:date="2020-11-05T20:49:00Z">
        <w:r w:rsidDel="00E10579">
          <w:delText>.</w:delText>
        </w:r>
      </w:del>
      <w:del w:id="709" w:author="Érico de Souza" w:date="2020-11-05T20:47:00Z">
        <w:r w:rsidDel="00E2672A">
          <w:delText xml:space="preserve"> </w:delText>
        </w:r>
        <w:r w:rsidR="00441FD9" w:rsidDel="00E2672A">
          <w:delText>Ela</w:delText>
        </w:r>
      </w:del>
      <w:del w:id="710" w:author="Érico de Souza" w:date="2020-11-05T20:49:00Z">
        <w:r w:rsidDel="00F93F92">
          <w:delText xml:space="preserve"> </w:delText>
        </w:r>
      </w:del>
      <w:del w:id="711" w:author="Érico de Souza" w:date="2020-11-05T20:47:00Z">
        <w:r w:rsidDel="00E2672A">
          <w:delText>é</w:delText>
        </w:r>
      </w:del>
      <w:del w:id="712" w:author="Érico de Souza" w:date="2020-11-05T20:49:00Z">
        <w:r w:rsidDel="00F93F92">
          <w:delText xml:space="preserve"> uma</w:delText>
        </w:r>
      </w:del>
      <w:del w:id="713" w:author="Érico de Souza" w:date="2020-11-05T20:51:00Z">
        <w:r w:rsidDel="004C7F1C">
          <w:delText xml:space="preserve"> </w:delText>
        </w:r>
      </w:del>
      <w:ins w:id="714" w:author="Érico de Souza" w:date="2020-11-05T20:50:00Z">
        <w:r w:rsidR="00E10579">
          <w:t xml:space="preserve"> </w:t>
        </w:r>
      </w:ins>
      <w:ins w:id="715" w:author="Érico de Souza" w:date="2020-11-05T20:51:00Z">
        <w:r w:rsidR="00CF774C">
          <w:t>n</w:t>
        </w:r>
      </w:ins>
      <w:ins w:id="716" w:author="Érico de Souza" w:date="2020-11-05T20:50:00Z">
        <w:r w:rsidR="00E10579">
          <w:t>esse trabalho</w:t>
        </w:r>
      </w:ins>
      <w:del w:id="717" w:author="Érico de Souza" w:date="2020-11-05T20:48:00Z">
        <w:r w:rsidDel="007F6A0D">
          <w:delText>ferramenta</w:delText>
        </w:r>
      </w:del>
      <w:del w:id="718" w:author="Érico de Souza" w:date="2020-11-05T20:49:00Z">
        <w:r w:rsidDel="00E10579">
          <w:delText xml:space="preserve"> paga</w:delText>
        </w:r>
      </w:del>
      <w:r>
        <w:t>,</w:t>
      </w:r>
      <w:del w:id="719" w:author="Érico de Souza" w:date="2020-11-05T20:50:00Z">
        <w:r w:rsidDel="00E6095E">
          <w:delText xml:space="preserve"> </w:delText>
        </w:r>
        <w:r w:rsidR="002D7D4B" w:rsidDel="00E6095E">
          <w:delText>porém</w:delText>
        </w:r>
        <w:r w:rsidDel="00E6095E">
          <w:delText>, para o trabalho</w:delText>
        </w:r>
      </w:del>
      <w:r>
        <w:t xml:space="preserve"> </w:t>
      </w:r>
      <w:ins w:id="720" w:author="Érico de Souza" w:date="2020-11-05T20:51:00Z">
        <w:r w:rsidR="00CF774C">
          <w:t>está</w:t>
        </w:r>
      </w:ins>
      <w:del w:id="721" w:author="Érico de Souza" w:date="2020-11-05T20:50:00Z">
        <w:r w:rsidDel="00E6095E">
          <w:delText>foi utilizado</w:delText>
        </w:r>
      </w:del>
      <w:r>
        <w:t xml:space="preserve"> </w:t>
      </w:r>
      <w:ins w:id="722" w:author="Érico de Souza" w:date="2020-11-05T20:51:00Z">
        <w:r w:rsidR="00CF774C">
          <w:t>n</w:t>
        </w:r>
      </w:ins>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4D13B5"/>
    <w:p w14:paraId="66BD8074" w14:textId="7B52CB12" w:rsidR="00360E5F" w:rsidRDefault="00360E5F" w:rsidP="004D13B5">
      <w:pPr>
        <w:pStyle w:val="Heading3"/>
      </w:pPr>
      <w:bookmarkStart w:id="723" w:name="_Toc55260964"/>
      <w:r>
        <w:t xml:space="preserve">Coleta do </w:t>
      </w:r>
      <w:r w:rsidR="000C1A86">
        <w:t>F</w:t>
      </w:r>
      <w:r>
        <w:t>irebase</w:t>
      </w:r>
      <w:bookmarkEnd w:id="723"/>
    </w:p>
    <w:p w14:paraId="6733EB29" w14:textId="20EF24A9" w:rsidR="009D5C44" w:rsidRDefault="007C31E3" w:rsidP="004D13B5">
      <w:r>
        <w:tab/>
        <w:t>Ao final do experimento, fo</w:t>
      </w:r>
      <w:ins w:id="724" w:author="Érico de Souza" w:date="2020-11-05T20:53:00Z">
        <w:r w:rsidR="00421C9C">
          <w:t>ram</w:t>
        </w:r>
      </w:ins>
      <w:del w:id="725" w:author="Érico de Souza" w:date="2020-11-05T20:53:00Z">
        <w:r w:rsidDel="00421C9C">
          <w:delText>i</w:delText>
        </w:r>
      </w:del>
      <w:r>
        <w:t xml:space="preserve"> exportado</w:t>
      </w:r>
      <w:ins w:id="726" w:author="Érico de Souza" w:date="2020-11-05T20:53:00Z">
        <w:r w:rsidR="00421C9C">
          <w:t>s</w:t>
        </w:r>
      </w:ins>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4D13B5">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22FB4646" w:rsidR="00360E5F" w:rsidRDefault="009D5C44" w:rsidP="004D13B5">
      <w:pPr>
        <w:pStyle w:val="Caption"/>
      </w:pPr>
      <w:bookmarkStart w:id="727" w:name="_Ref53931970"/>
      <w:bookmarkStart w:id="728" w:name="_Toc55260891"/>
      <w:r>
        <w:t xml:space="preserve">Figura </w:t>
      </w:r>
      <w:r w:rsidR="00331D61">
        <w:fldChar w:fldCharType="begin"/>
      </w:r>
      <w:r w:rsidR="00331D61">
        <w:instrText xml:space="preserve"> SEQ Figura \* ARABIC </w:instrText>
      </w:r>
      <w:r w:rsidR="00331D61">
        <w:fldChar w:fldCharType="separate"/>
      </w:r>
      <w:r w:rsidR="00772326">
        <w:rPr>
          <w:noProof/>
        </w:rPr>
        <w:t>16</w:t>
      </w:r>
      <w:r w:rsidR="00331D61">
        <w:rPr>
          <w:noProof/>
        </w:rPr>
        <w:fldChar w:fldCharType="end"/>
      </w:r>
      <w:bookmarkEnd w:id="727"/>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728"/>
    </w:p>
    <w:p w14:paraId="7FB894DE" w14:textId="27FFB9CF" w:rsidR="009D5C44" w:rsidRDefault="001C6C85" w:rsidP="004D13B5">
      <w:r>
        <w:tab/>
        <w:t xml:space="preserve">Com o JSON e a estrutura de dados pronta, </w:t>
      </w:r>
      <w:ins w:id="729" w:author="Érico de Souza" w:date="2020-11-05T20:55:00Z">
        <w:r w:rsidR="00186AB8">
          <w:t>datou-se o in</w:t>
        </w:r>
        <w:r w:rsidR="009A5089">
          <w:t>ício de</w:t>
        </w:r>
      </w:ins>
      <w:del w:id="730" w:author="Érico de Souza" w:date="2020-11-05T20:55:00Z">
        <w:r w:rsidDel="00186AB8">
          <w:delText>foi realizado</w:delText>
        </w:r>
      </w:del>
      <w:r>
        <w:t xml:space="preserve"> alguns estudos em </w:t>
      </w:r>
      <w:r w:rsidRPr="001C6C85">
        <w:rPr>
          <w:i/>
        </w:rPr>
        <w:t>python</w:t>
      </w:r>
      <w:r>
        <w:t xml:space="preserve"> </w:t>
      </w:r>
      <w:r w:rsidR="003514F9">
        <w:t xml:space="preserve">para adquirir o conhecimento necessário </w:t>
      </w:r>
      <w:ins w:id="731" w:author="Érico de Souza" w:date="2020-11-05T22:58:00Z">
        <w:r w:rsidR="003B0DC1">
          <w:t>e</w:t>
        </w:r>
      </w:ins>
      <w:del w:id="732" w:author="Érico de Souza" w:date="2020-11-05T22:58:00Z">
        <w:r w:rsidR="003514F9" w:rsidDel="003B0DC1">
          <w:delText>para</w:delText>
        </w:r>
      </w:del>
      <w:r w:rsidR="003514F9">
        <w:t xml:space="preserve"> obter os dados necessários do Spotify</w:t>
      </w:r>
      <w:ins w:id="733" w:author="Érico de Souza" w:date="2020-11-05T22:59:00Z">
        <w:r w:rsidR="0084519B">
          <w:t>,</w:t>
        </w:r>
      </w:ins>
      <w:del w:id="734" w:author="Érico de Souza" w:date="2020-11-05T22:59:00Z">
        <w:r w:rsidR="003514F9" w:rsidDel="0084519B">
          <w:delText xml:space="preserve"> e</w:delText>
        </w:r>
      </w:del>
      <w:r w:rsidR="003514F9">
        <w:t xml:space="preserve"> roda</w:t>
      </w:r>
      <w:ins w:id="735" w:author="Érico de Souza" w:date="2020-11-05T22:59:00Z">
        <w:r w:rsidR="0084519B">
          <w:t>ndo assim,</w:t>
        </w:r>
      </w:ins>
      <w:del w:id="736" w:author="Érico de Souza" w:date="2020-11-05T22:59:00Z">
        <w:r w:rsidR="003514F9" w:rsidDel="0084519B">
          <w:delText>r</w:delText>
        </w:r>
      </w:del>
      <w:r w:rsidR="003514F9">
        <w:t xml:space="preserve"> o algoritmo KNN nos dados obtidos.</w:t>
      </w:r>
      <w:r w:rsidR="00E36D2A">
        <w:t xml:space="preserve"> O</w:t>
      </w:r>
      <w:r w:rsidR="00C5547D">
        <w:t>s primeiros testes</w:t>
      </w:r>
      <w:r w:rsidR="00E36D2A">
        <w:t xml:space="preserve"> do algoritmo </w:t>
      </w:r>
      <w:del w:id="737" w:author="Érico de Souza" w:date="2020-11-05T23:04:00Z">
        <w:r w:rsidR="00E36D2A" w:rsidDel="00495B67">
          <w:lastRenderedPageBreak/>
          <w:delText>fo</w:delText>
        </w:r>
        <w:r w:rsidR="00C5547D" w:rsidDel="00495B67">
          <w:delText>ram</w:delText>
        </w:r>
        <w:r w:rsidR="00E36D2A" w:rsidDel="00495B67">
          <w:delText xml:space="preserve"> realizado</w:delText>
        </w:r>
        <w:r w:rsidR="00C5547D" w:rsidDel="00495B67">
          <w:delText>s</w:delText>
        </w:r>
        <w:r w:rsidR="00E36D2A" w:rsidDel="00495B67">
          <w:delText xml:space="preserve"> </w:delText>
        </w:r>
      </w:del>
      <w:r w:rsidR="00E36D2A">
        <w:t>utiliza</w:t>
      </w:r>
      <w:ins w:id="738" w:author="Érico de Souza" w:date="2020-11-05T23:04:00Z">
        <w:r w:rsidR="00495B67">
          <w:t>ram</w:t>
        </w:r>
      </w:ins>
      <w:del w:id="739" w:author="Érico de Souza" w:date="2020-11-05T23:04:00Z">
        <w:r w:rsidR="00E36D2A" w:rsidDel="00495B67">
          <w:delText>ndo</w:delText>
        </w:r>
      </w:del>
      <w:r w:rsidR="00E36D2A">
        <w:t xml:space="preserve"> a base de íris disponível no </w:t>
      </w:r>
      <w:r w:rsidR="00E36D2A" w:rsidRPr="00E36D2A">
        <w:rPr>
          <w:i/>
        </w:rPr>
        <w:t>sklearn</w:t>
      </w:r>
      <w:ins w:id="740" w:author="Érico de Souza" w:date="2020-11-05T23:01:00Z">
        <w:r w:rsidR="00D06F8B">
          <w:t>.</w:t>
        </w:r>
      </w:ins>
      <w:del w:id="741" w:author="Érico de Souza" w:date="2020-11-05T23:01:00Z">
        <w:r w:rsidR="00C5547D" w:rsidDel="00D06F8B">
          <w:delText>,</w:delText>
        </w:r>
        <w:r w:rsidR="00C5547D" w:rsidDel="006D228F">
          <w:delText xml:space="preserve"> e então,</w:delText>
        </w:r>
      </w:del>
      <w:r w:rsidR="00C5547D">
        <w:t xml:space="preserve"> </w:t>
      </w:r>
      <w:ins w:id="742" w:author="Érico de Souza" w:date="2020-11-05T23:01:00Z">
        <w:r w:rsidR="006D228F">
          <w:t>A</w:t>
        </w:r>
      </w:ins>
      <w:del w:id="743" w:author="Érico de Souza" w:date="2020-11-05T23:01:00Z">
        <w:r w:rsidR="00C5547D" w:rsidDel="006D228F">
          <w:delText>a</w:delText>
        </w:r>
      </w:del>
      <w:r w:rsidR="00C5547D">
        <w:t xml:space="preserve">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79CDCC3A" w:rsidR="00DC433D" w:rsidRDefault="00DC433D" w:rsidP="004D13B5">
      <w:pPr>
        <w:pStyle w:val="Heading1"/>
      </w:pPr>
      <w:bookmarkStart w:id="744" w:name="_Toc55260965"/>
      <w:r w:rsidRPr="00DC433D">
        <w:lastRenderedPageBreak/>
        <w:t>SISTEMA LORS</w:t>
      </w:r>
      <w:bookmarkEnd w:id="744"/>
    </w:p>
    <w:p w14:paraId="0183C3E9" w14:textId="0A448DCE" w:rsidR="00825ED7" w:rsidRDefault="006161E8" w:rsidP="004D13B5">
      <w:r>
        <w:tab/>
      </w:r>
      <w:r w:rsidR="00825ED7">
        <w:t xml:space="preserve">Com a estrutura dos </w:t>
      </w:r>
      <w:r w:rsidR="00240D3E">
        <w:t>dados</w:t>
      </w:r>
      <w:r w:rsidR="00825ED7">
        <w:t xml:space="preserve"> pronta e </w:t>
      </w:r>
      <w:ins w:id="745" w:author="Érico de Souza" w:date="2020-11-05T23:28:00Z">
        <w:r w:rsidR="0083049C">
          <w:t xml:space="preserve">a pesquisa </w:t>
        </w:r>
      </w:ins>
      <w:del w:id="746" w:author="Érico de Souza" w:date="2020-11-05T23:28:00Z">
        <w:r w:rsidR="00825ED7" w:rsidDel="0083049C">
          <w:delText xml:space="preserve">o levantamento </w:delText>
        </w:r>
      </w:del>
      <w:r w:rsidR="00825ED7">
        <w:t xml:space="preserve">dos dados dos usuários, </w:t>
      </w:r>
      <w:ins w:id="747" w:author="Érico de Souza" w:date="2020-11-05T23:26:00Z">
        <w:r w:rsidR="000F2047">
          <w:t>levantou-se</w:t>
        </w:r>
      </w:ins>
      <w:del w:id="748" w:author="Érico de Souza" w:date="2020-11-05T23:26:00Z">
        <w:r w:rsidR="00825ED7" w:rsidDel="000F2047">
          <w:delText xml:space="preserve">foi </w:delText>
        </w:r>
        <w:r w:rsidR="00850509" w:rsidDel="000F2047">
          <w:delText>feito</w:delText>
        </w:r>
      </w:del>
      <w:r w:rsidR="00850509">
        <w:t xml:space="preserve"> </w:t>
      </w:r>
      <w:r w:rsidR="001E46D5">
        <w:t xml:space="preserve">um tratamento </w:t>
      </w:r>
      <w:ins w:id="749" w:author="Érico de Souza" w:date="2020-11-05T23:29:00Z">
        <w:r w:rsidR="00E32C2A">
          <w:t>específico para cada informação</w:t>
        </w:r>
      </w:ins>
      <w:del w:id="750" w:author="Érico de Souza" w:date="2020-11-05T23:29:00Z">
        <w:r w:rsidR="001E46D5" w:rsidDel="00E32C2A">
          <w:delText>dos dados</w:delText>
        </w:r>
      </w:del>
      <w:ins w:id="751" w:author="Érico de Souza" w:date="2020-11-05T23:27:00Z">
        <w:r w:rsidR="0094587C">
          <w:t>,</w:t>
        </w:r>
      </w:ins>
      <w:del w:id="752" w:author="Érico de Souza" w:date="2020-11-05T23:27:00Z">
        <w:r w:rsidR="001E46D5" w:rsidDel="0094587C">
          <w:delText xml:space="preserve"> </w:delText>
        </w:r>
        <w:r w:rsidR="00B7349A" w:rsidDel="0094587C">
          <w:delText>e</w:delText>
        </w:r>
      </w:del>
      <w:r w:rsidR="00B7349A">
        <w:t xml:space="preserve"> realiza</w:t>
      </w:r>
      <w:ins w:id="753" w:author="Érico de Souza" w:date="2020-11-05T23:29:00Z">
        <w:r w:rsidR="00E32C2A">
          <w:t>n</w:t>
        </w:r>
      </w:ins>
      <w:r w:rsidR="00B7349A">
        <w:t>do</w:t>
      </w:r>
      <w:ins w:id="754" w:author="Érico de Souza" w:date="2020-11-05T23:27:00Z">
        <w:r w:rsidR="0094587C">
          <w:t>, dessa forma,</w:t>
        </w:r>
      </w:ins>
      <w:r w:rsidR="00B7349A">
        <w:t xml:space="preserve"> </w:t>
      </w:r>
      <w:commentRangeStart w:id="755"/>
      <w:r w:rsidR="00B7349A">
        <w:t>um</w:t>
      </w:r>
      <w:r w:rsidR="00BE0D3F">
        <w:t xml:space="preserve"> estudo das técnicas de recomendação </w:t>
      </w:r>
      <w:ins w:id="756" w:author="Érico de Souza" w:date="2020-11-05T23:29:00Z">
        <w:r w:rsidR="00E32C2A">
          <w:t>postas</w:t>
        </w:r>
      </w:ins>
      <w:del w:id="757" w:author="Érico de Souza" w:date="2020-11-05T23:29:00Z">
        <w:r w:rsidR="00BE0D3F" w:rsidDel="00E32C2A">
          <w:delText>levantadas</w:delText>
        </w:r>
      </w:del>
      <w:r w:rsidR="00BE0D3F">
        <w:t xml:space="preserve"> nos trabalhos anteriores</w:t>
      </w:r>
      <w:commentRangeEnd w:id="755"/>
      <w:r w:rsidR="00AF6093">
        <w:rPr>
          <w:rStyle w:val="CommentReference"/>
        </w:rPr>
        <w:commentReference w:id="755"/>
      </w:r>
      <w:r w:rsidR="00BE0D3F">
        <w:t xml:space="preserve">. </w:t>
      </w:r>
      <w:r w:rsidR="00C01DFA">
        <w:t xml:space="preserve">Com isso, </w:t>
      </w:r>
      <w:ins w:id="758" w:author="Érico de Souza" w:date="2020-11-05T23:30:00Z">
        <w:r w:rsidR="009D3BA4">
          <w:t>surgiu o</w:t>
        </w:r>
      </w:ins>
      <w:del w:id="759" w:author="Érico de Souza" w:date="2020-11-05T23:30:00Z">
        <w:r w:rsidR="00C01DFA" w:rsidDel="009D3BA4">
          <w:delText>foi</w:delText>
        </w:r>
      </w:del>
      <w:r w:rsidR="00C01DFA">
        <w:t xml:space="preserve"> mode</w:t>
      </w:r>
      <w:ins w:id="760" w:author="Érico de Souza" w:date="2020-11-05T23:30:00Z">
        <w:r w:rsidR="009D3BA4">
          <w:t>lo</w:t>
        </w:r>
      </w:ins>
      <w:del w:id="761" w:author="Érico de Souza" w:date="2020-11-05T23:30:00Z">
        <w:r w:rsidR="00C01DFA" w:rsidDel="009D3BA4">
          <w:delText>lado</w:delText>
        </w:r>
      </w:del>
      <w:r w:rsidR="00C01DFA">
        <w:t xml:space="preserve"> </w:t>
      </w:r>
      <w:ins w:id="762" w:author="Érico de Souza" w:date="2020-11-05T23:31:00Z">
        <w:r w:rsidR="009D3BA4">
          <w:t>d</w:t>
        </w:r>
      </w:ins>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4D13B5">
      <w:pPr>
        <w:pStyle w:val="Heading2"/>
      </w:pPr>
      <w:bookmarkStart w:id="763" w:name="_Toc55260966"/>
      <w:r>
        <w:t>O Algoritmo KNN</w:t>
      </w:r>
      <w:bookmarkEnd w:id="763"/>
    </w:p>
    <w:p w14:paraId="4578993F" w14:textId="7716FB11" w:rsidR="00B55A9C" w:rsidRDefault="00B55A9C" w:rsidP="004D13B5">
      <w:r>
        <w:tab/>
        <w:t xml:space="preserve">O </w:t>
      </w:r>
      <w:r w:rsidRPr="00A30447">
        <w:rPr>
          <w:i/>
        </w:rPr>
        <w:t>k-Nearest Neighbor</w:t>
      </w:r>
      <w:r>
        <w:t xml:space="preserve"> (KNN) é um método de classificação que busca os k pontos dos dados de treino mais </w:t>
      </w:r>
      <w:del w:id="764" w:author="Juliano Varella De Carvalho" w:date="2020-11-06T14:31:00Z">
        <w:r w:rsidDel="00AF6093">
          <w:delText xml:space="preserve">pertos </w:delText>
        </w:r>
      </w:del>
      <w:ins w:id="765" w:author="Juliano Varella De Carvalho" w:date="2020-11-06T14:31:00Z">
        <w:r w:rsidR="00AF6093">
          <w:t xml:space="preserve">próximos </w:t>
        </w:r>
      </w:ins>
      <w:r>
        <w:t>d</w:t>
      </w:r>
      <w:ins w:id="766" w:author="Érico de Souza" w:date="2020-11-05T23:35:00Z">
        <w:r w:rsidR="00E443CD">
          <w:t>o item</w:t>
        </w:r>
      </w:ins>
      <w:del w:id="767" w:author="Érico de Souza" w:date="2020-11-05T23:34:00Z">
        <w:r w:rsidDel="001E15BC">
          <w:delText xml:space="preserve">o </w:delText>
        </w:r>
      </w:del>
      <w:del w:id="768" w:author="Érico de Souza" w:date="2020-11-05T23:33:00Z">
        <w:r w:rsidDel="009912EA">
          <w:delText>ponto</w:delText>
        </w:r>
      </w:del>
      <w:r>
        <w:t xml:space="preserve"> de teste</w:t>
      </w:r>
      <w:ins w:id="769" w:author="Érico de Souza" w:date="2020-11-05T23:35:00Z">
        <w:r w:rsidR="00914444">
          <w:t>.</w:t>
        </w:r>
      </w:ins>
      <w:del w:id="770" w:author="Érico de Souza" w:date="2020-11-05T23:35:00Z">
        <w:r w:rsidDel="00914444">
          <w:delText>, e então,</w:delText>
        </w:r>
      </w:del>
      <w:r>
        <w:t xml:space="preserve"> </w:t>
      </w:r>
      <w:ins w:id="771" w:author="Érico de Souza" w:date="2020-11-05T23:35:00Z">
        <w:r w:rsidR="00914444">
          <w:t>U</w:t>
        </w:r>
      </w:ins>
      <w:del w:id="772" w:author="Érico de Souza" w:date="2020-11-05T23:35:00Z">
        <w:r w:rsidDel="00914444">
          <w:delText>u</w:delText>
        </w:r>
      </w:del>
      <w:r>
        <w:t>ma classe é atrelada a esse ponto através de uma votação majoritária dos k pontos vizinhos</w:t>
      </w:r>
      <w:del w:id="773" w:author="Juliano Varella De Carvalho" w:date="2020-11-06T14:31:00Z">
        <w:r w:rsidDel="00AF6093">
          <w:delText>.</w:delText>
        </w:r>
      </w:del>
      <w:r>
        <w:t xml:space="preserve">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ins w:id="774" w:author="Juliano Varella De Carvalho" w:date="2020-11-06T14:31:00Z">
        <w:r w:rsidR="00AF6093">
          <w:t>.</w:t>
        </w:r>
      </w:ins>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4D13B5">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4D13B5">
      <w:pPr>
        <w:pStyle w:val="Caption"/>
        <w:rPr>
          <w:bCs/>
          <w:iCs/>
          <w:caps/>
          <w:snapToGrid w:val="0"/>
          <w:color w:val="000000"/>
          <w:spacing w:val="10"/>
          <w:kern w:val="28"/>
          <w:szCs w:val="20"/>
        </w:rPr>
      </w:pPr>
      <w:bookmarkStart w:id="775" w:name="_Ref52742150"/>
      <w:bookmarkStart w:id="776" w:name="_Toc55260892"/>
      <w:bookmarkStart w:id="777" w:name="_Ref52742133"/>
      <w:r w:rsidRPr="00AF6093">
        <w:rPr>
          <w:highlight w:val="yellow"/>
          <w:rPrChange w:id="778" w:author="Juliano Varella De Carvalho" w:date="2020-11-06T14:31:00Z">
            <w:rPr/>
          </w:rPrChange>
        </w:rPr>
        <w:t xml:space="preserve">Figura </w:t>
      </w:r>
      <w:r w:rsidR="00331D61" w:rsidRPr="00AF6093">
        <w:rPr>
          <w:highlight w:val="yellow"/>
          <w:rPrChange w:id="779" w:author="Juliano Varella De Carvalho" w:date="2020-11-06T14:31:00Z">
            <w:rPr/>
          </w:rPrChange>
        </w:rPr>
        <w:fldChar w:fldCharType="begin"/>
      </w:r>
      <w:r w:rsidR="00331D61" w:rsidRPr="00AF6093">
        <w:rPr>
          <w:highlight w:val="yellow"/>
          <w:rPrChange w:id="780" w:author="Juliano Varella De Carvalho" w:date="2020-11-06T14:31:00Z">
            <w:rPr/>
          </w:rPrChange>
        </w:rPr>
        <w:instrText xml:space="preserve"> SEQ Figura \* ARABIC </w:instrText>
      </w:r>
      <w:r w:rsidR="00331D61" w:rsidRPr="00AF6093">
        <w:rPr>
          <w:highlight w:val="yellow"/>
          <w:rPrChange w:id="781" w:author="Juliano Varella De Carvalho" w:date="2020-11-06T14:31:00Z">
            <w:rPr/>
          </w:rPrChange>
        </w:rPr>
        <w:fldChar w:fldCharType="separate"/>
      </w:r>
      <w:r w:rsidR="00772326" w:rsidRPr="00AF6093">
        <w:rPr>
          <w:noProof/>
          <w:highlight w:val="yellow"/>
          <w:rPrChange w:id="782" w:author="Juliano Varella De Carvalho" w:date="2020-11-06T14:31:00Z">
            <w:rPr>
              <w:noProof/>
            </w:rPr>
          </w:rPrChange>
        </w:rPr>
        <w:t>17</w:t>
      </w:r>
      <w:r w:rsidR="00331D61" w:rsidRPr="00AF6093">
        <w:rPr>
          <w:noProof/>
          <w:highlight w:val="yellow"/>
          <w:rPrChange w:id="783" w:author="Juliano Varella De Carvalho" w:date="2020-11-06T14:31:00Z">
            <w:rPr>
              <w:noProof/>
            </w:rPr>
          </w:rPrChange>
        </w:rPr>
        <w:fldChar w:fldCharType="end"/>
      </w:r>
      <w:bookmarkEnd w:id="775"/>
      <w:r w:rsidRPr="00AF6093">
        <w:rPr>
          <w:highlight w:val="yellow"/>
          <w:rPrChange w:id="784" w:author="Juliano Varella De Carvalho" w:date="2020-11-06T14:31:00Z">
            <w:rPr/>
          </w:rPrChange>
        </w:rPr>
        <w:t xml:space="preserve"> – Representação gráfica da classificação do algoritmo KNN sobre um plano x1 e x2. No plano, os pontos amarelos são a representação da classe A, roxos classe B e vermelho é o ponto de teste </w:t>
      </w:r>
      <w:r w:rsidRPr="00AF6093">
        <w:rPr>
          <w:noProof/>
          <w:highlight w:val="yellow"/>
          <w:rPrChange w:id="785" w:author="Juliano Varella De Carvalho" w:date="2020-11-06T14:31:00Z">
            <w:rPr>
              <w:noProof/>
            </w:rPr>
          </w:rPrChange>
        </w:rPr>
        <w:t xml:space="preserve"> </w:t>
      </w:r>
      <w:r w:rsidRPr="00AF6093">
        <w:rPr>
          <w:bCs/>
          <w:iCs/>
          <w:caps/>
          <w:snapToGrid w:val="0"/>
          <w:color w:val="000000"/>
          <w:spacing w:val="10"/>
          <w:kern w:val="28"/>
          <w:szCs w:val="20"/>
          <w:highlight w:val="yellow"/>
          <w:rPrChange w:id="786" w:author="Juliano Varella De Carvalho" w:date="2020-11-06T14:31:00Z">
            <w:rPr>
              <w:bCs/>
              <w:iCs/>
              <w:caps/>
              <w:snapToGrid w:val="0"/>
              <w:color w:val="000000"/>
              <w:spacing w:val="10"/>
              <w:kern w:val="28"/>
              <w:szCs w:val="20"/>
            </w:rPr>
          </w:rPrChange>
        </w:rPr>
        <w:fldChar w:fldCharType="begin" w:fldLock="1"/>
      </w:r>
      <w:r w:rsidR="009C731D" w:rsidRPr="00AF6093">
        <w:rPr>
          <w:bCs/>
          <w:iCs/>
          <w:caps/>
          <w:snapToGrid w:val="0"/>
          <w:color w:val="000000"/>
          <w:spacing w:val="10"/>
          <w:kern w:val="28"/>
          <w:szCs w:val="20"/>
          <w:highlight w:val="yellow"/>
          <w:rPrChange w:id="787" w:author="Juliano Varella De Carvalho" w:date="2020-11-06T14:31:00Z">
            <w:rPr>
              <w:bCs/>
              <w:iCs/>
              <w:caps/>
              <w:snapToGrid w:val="0"/>
              <w:color w:val="000000"/>
              <w:spacing w:val="10"/>
              <w:kern w:val="28"/>
              <w:szCs w:val="20"/>
            </w:rPr>
          </w:rPrChange>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F6093">
        <w:rPr>
          <w:bCs/>
          <w:iCs/>
          <w:caps/>
          <w:snapToGrid w:val="0"/>
          <w:color w:val="000000"/>
          <w:spacing w:val="10"/>
          <w:kern w:val="28"/>
          <w:szCs w:val="20"/>
          <w:highlight w:val="yellow"/>
          <w:rPrChange w:id="788" w:author="Juliano Varella De Carvalho" w:date="2020-11-06T14:31:00Z">
            <w:rPr>
              <w:bCs/>
              <w:iCs/>
              <w:caps/>
              <w:snapToGrid w:val="0"/>
              <w:color w:val="000000"/>
              <w:spacing w:val="10"/>
              <w:kern w:val="28"/>
              <w:szCs w:val="20"/>
            </w:rPr>
          </w:rPrChange>
        </w:rPr>
        <w:fldChar w:fldCharType="separate"/>
      </w:r>
      <w:r w:rsidRPr="00AF6093">
        <w:rPr>
          <w:bCs/>
          <w:iCs/>
          <w:caps/>
          <w:noProof/>
          <w:snapToGrid w:val="0"/>
          <w:color w:val="000000"/>
          <w:spacing w:val="10"/>
          <w:kern w:val="28"/>
          <w:szCs w:val="20"/>
          <w:highlight w:val="yellow"/>
          <w:rPrChange w:id="789" w:author="Juliano Varella De Carvalho" w:date="2020-11-06T14:31:00Z">
            <w:rPr>
              <w:bCs/>
              <w:iCs/>
              <w:caps/>
              <w:noProof/>
              <w:snapToGrid w:val="0"/>
              <w:color w:val="000000"/>
              <w:spacing w:val="10"/>
              <w:kern w:val="28"/>
              <w:szCs w:val="20"/>
            </w:rPr>
          </w:rPrChange>
        </w:rPr>
        <w:t>(JOSÉ, 2018)</w:t>
      </w:r>
      <w:bookmarkEnd w:id="776"/>
      <w:r w:rsidRPr="00AF6093">
        <w:rPr>
          <w:bCs/>
          <w:iCs/>
          <w:caps/>
          <w:snapToGrid w:val="0"/>
          <w:color w:val="000000"/>
          <w:spacing w:val="10"/>
          <w:kern w:val="28"/>
          <w:szCs w:val="20"/>
          <w:highlight w:val="yellow"/>
          <w:rPrChange w:id="790" w:author="Juliano Varella De Carvalho" w:date="2020-11-06T14:31:00Z">
            <w:rPr>
              <w:bCs/>
              <w:iCs/>
              <w:caps/>
              <w:snapToGrid w:val="0"/>
              <w:color w:val="000000"/>
              <w:spacing w:val="10"/>
              <w:kern w:val="28"/>
              <w:szCs w:val="20"/>
            </w:rPr>
          </w:rPrChange>
        </w:rPr>
        <w:fldChar w:fldCharType="end"/>
      </w:r>
      <w:bookmarkEnd w:id="777"/>
    </w:p>
    <w:p w14:paraId="395F912C" w14:textId="15370495" w:rsidR="00B55A9C" w:rsidRDefault="00B55A9C" w:rsidP="004D13B5">
      <w:r>
        <w:tab/>
        <w:t>Como</w:t>
      </w:r>
      <w:del w:id="791" w:author="Érico de Souza" w:date="2020-11-05T23:37:00Z">
        <w:r w:rsidDel="00810223">
          <w:delText xml:space="preserve"> é</w:delText>
        </w:r>
      </w:del>
      <w:r>
        <w:t xml:space="preserve"> apresentado</w:t>
      </w:r>
      <w:del w:id="792" w:author="Érico de Souza" w:date="2020-11-05T23:37:00Z">
        <w:r w:rsidDel="00810223">
          <w:delText xml:space="preserve"> na</w:delText>
        </w:r>
      </w:del>
      <w:r>
        <w:t xml:space="preserve"> </w:t>
      </w:r>
      <w:ins w:id="793" w:author="Érico de Souza" w:date="2020-11-05T23:37:00Z">
        <w:r w:rsidR="00810223">
          <w:t>(</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ins w:id="794" w:author="Érico de Souza" w:date="2020-11-05T23:37:00Z">
        <w:r w:rsidR="00810223">
          <w:t>)</w:t>
        </w:r>
        <w:r w:rsidR="00695E37">
          <w:t>,</w:t>
        </w:r>
      </w:ins>
      <w:r>
        <w:t xml:space="preserve"> o algoritmo funciona </w:t>
      </w:r>
      <w:ins w:id="795" w:author="Érico de Souza" w:date="2020-11-05T23:39:00Z">
        <w:r w:rsidR="00131A07">
          <w:t>mediante</w:t>
        </w:r>
      </w:ins>
      <w:del w:id="796" w:author="Érico de Souza" w:date="2020-11-05T23:39:00Z">
        <w:r w:rsidDel="00131A07">
          <w:delText>através</w:delText>
        </w:r>
      </w:del>
      <w:r>
        <w:t xml:space="preserve"> </w:t>
      </w:r>
      <w:del w:id="797" w:author="Érico de Souza" w:date="2020-11-05T23:39:00Z">
        <w:r w:rsidDel="00131A07">
          <w:delText>d</w:delText>
        </w:r>
      </w:del>
      <w:r>
        <w:t>a disposição das características</w:t>
      </w:r>
      <w:ins w:id="798" w:author="Juliano Varella De Carvalho" w:date="2020-11-06T14:32:00Z">
        <w:r w:rsidR="00AF6093">
          <w:t xml:space="preserve"> (atributos)</w:t>
        </w:r>
      </w:ins>
      <w:r>
        <w:t xml:space="preserve"> </w:t>
      </w:r>
      <w:del w:id="799" w:author="Juliano Varella De Carvalho" w:date="2020-11-06T14:32:00Z">
        <w:r w:rsidDel="00AF6093">
          <w:delText xml:space="preserve">x1 </w:delText>
        </w:r>
      </w:del>
      <w:ins w:id="800" w:author="Juliano Varella De Carvalho" w:date="2020-11-06T14:32:00Z">
        <w:r w:rsidR="00AF6093">
          <w:t>X</w:t>
        </w:r>
        <w:r w:rsidR="00AF6093" w:rsidRPr="00AF6093">
          <w:rPr>
            <w:vertAlign w:val="subscript"/>
            <w:rPrChange w:id="801" w:author="Juliano Varella De Carvalho" w:date="2020-11-06T14:32:00Z">
              <w:rPr/>
            </w:rPrChange>
          </w:rPr>
          <w:t>1</w:t>
        </w:r>
        <w:r w:rsidR="00AF6093">
          <w:t xml:space="preserve"> </w:t>
        </w:r>
      </w:ins>
      <w:r>
        <w:t xml:space="preserve">e </w:t>
      </w:r>
      <w:del w:id="802" w:author="Juliano Varella De Carvalho" w:date="2020-11-06T14:32:00Z">
        <w:r w:rsidDel="00AF6093">
          <w:delText xml:space="preserve">x2 </w:delText>
        </w:r>
      </w:del>
      <w:ins w:id="803" w:author="Juliano Varella De Carvalho" w:date="2020-11-06T14:32:00Z">
        <w:r w:rsidR="00AF6093">
          <w:t>X</w:t>
        </w:r>
        <w:r w:rsidR="00AF6093" w:rsidRPr="00AF6093">
          <w:rPr>
            <w:vertAlign w:val="subscript"/>
            <w:rPrChange w:id="804" w:author="Juliano Varella De Carvalho" w:date="2020-11-06T14:32:00Z">
              <w:rPr/>
            </w:rPrChange>
          </w:rPr>
          <w:t>2</w:t>
        </w:r>
        <w:r w:rsidR="00AF6093">
          <w:t xml:space="preserve"> </w:t>
        </w:r>
      </w:ins>
      <w:r>
        <w:t>sobre um plano,</w:t>
      </w:r>
      <w:del w:id="805" w:author="Érico de Souza" w:date="2020-11-05T23:39:00Z">
        <w:r w:rsidDel="003C3F8A">
          <w:delText xml:space="preserve"> e</w:delText>
        </w:r>
      </w:del>
      <w:r>
        <w:t xml:space="preserve"> atribuindo classes a eles (no caso: classe A </w:t>
      </w:r>
      <w:r>
        <w:lastRenderedPageBreak/>
        <w:t>e classe B)</w:t>
      </w:r>
      <w:ins w:id="806" w:author="Érico de Souza" w:date="2020-11-05T23:40:00Z">
        <w:r w:rsidR="003C3F8A">
          <w:t>.</w:t>
        </w:r>
      </w:ins>
      <w:del w:id="807" w:author="Érico de Souza" w:date="2020-11-05T23:40:00Z">
        <w:r w:rsidDel="003C3F8A">
          <w:delText>,</w:delText>
        </w:r>
      </w:del>
      <w:r>
        <w:t xml:space="preserve"> </w:t>
      </w:r>
      <w:ins w:id="808" w:author="Érico de Souza" w:date="2020-11-05T23:40:00Z">
        <w:r w:rsidR="003C3F8A">
          <w:t>E</w:t>
        </w:r>
      </w:ins>
      <w:del w:id="809" w:author="Érico de Souza" w:date="2020-11-05T23:40:00Z">
        <w:r w:rsidDel="003C3F8A">
          <w:delText>e</w:delText>
        </w:r>
      </w:del>
      <w:r>
        <w:t>ntão, a partir da predição do ponto de teste</w:t>
      </w:r>
      <w:ins w:id="810" w:author="Érico de Souza" w:date="2020-11-05T23:40:00Z">
        <w:r w:rsidR="000E6B26">
          <w:t>,</w:t>
        </w:r>
      </w:ins>
      <w:r>
        <w:t xml:space="preserve"> </w:t>
      </w:r>
      <w:ins w:id="811" w:author="Juliano Varella De Carvalho" w:date="2020-11-06T14:32:00Z">
        <w:r w:rsidR="00AF6093">
          <w:t>baseado na distâ</w:t>
        </w:r>
      </w:ins>
      <w:ins w:id="812" w:author="Juliano Varella De Carvalho" w:date="2020-11-06T14:33:00Z">
        <w:r w:rsidR="00AF6093">
          <w:t xml:space="preserve">ncia deste para os demais k pontos, </w:t>
        </w:r>
      </w:ins>
      <w:r>
        <w:t>é encontrado a classe que o representa</w:t>
      </w:r>
      <w:del w:id="813" w:author="Juliano Varella De Carvalho" w:date="2020-11-06T14:33:00Z">
        <w:r w:rsidDel="00AF6093">
          <w:delText>.</w:delText>
        </w:r>
      </w:del>
      <w:r>
        <w:t xml:space="preserve"> </w:t>
      </w:r>
      <w:commentRangeStart w:id="814"/>
      <w:r w:rsidRPr="00AF6093">
        <w:rPr>
          <w:highlight w:val="yellow"/>
          <w:rPrChange w:id="815" w:author="Juliano Varella De Carvalho" w:date="2020-11-06T14:33:00Z">
            <w:rPr/>
          </w:rPrChange>
        </w:rPr>
        <w:t>(TODO_REF)</w:t>
      </w:r>
      <w:commentRangeEnd w:id="814"/>
      <w:r w:rsidR="00AF6093">
        <w:rPr>
          <w:rStyle w:val="CommentReference"/>
        </w:rPr>
        <w:commentReference w:id="814"/>
      </w:r>
      <w:ins w:id="816" w:author="Juliano Varella De Carvalho" w:date="2020-11-06T14:33:00Z">
        <w:r w:rsidR="00AF6093">
          <w:t>.</w:t>
        </w:r>
      </w:ins>
    </w:p>
    <w:p w14:paraId="2251147C" w14:textId="1D840738" w:rsidR="00B55A9C" w:rsidRPr="00AF6093" w:rsidRDefault="00B55A9C" w:rsidP="004D13B5">
      <w:r>
        <w:tab/>
        <w:t>Para rodar o algoritmo de classificação</w:t>
      </w:r>
      <w:ins w:id="817" w:author="Juliano Varella De Carvalho" w:date="2020-11-06T14:34:00Z">
        <w:r w:rsidR="00AF6093">
          <w:t xml:space="preserve"> KNN</w:t>
        </w:r>
      </w:ins>
      <w:r>
        <w:t xml:space="preserve"> nesse trabalho </w:t>
      </w:r>
      <w:del w:id="818" w:author="Juliano Varella De Carvalho" w:date="2020-11-06T14:34:00Z">
        <w:r w:rsidDel="00AF6093">
          <w:delText xml:space="preserve">será </w:delText>
        </w:r>
      </w:del>
      <w:ins w:id="819" w:author="Juliano Varella De Carvalho" w:date="2020-11-06T14:34:00Z">
        <w:r w:rsidR="00AF6093">
          <w:t xml:space="preserve">foi </w:t>
        </w:r>
      </w:ins>
      <w:r>
        <w:t>utilizad</w:t>
      </w:r>
      <w:ins w:id="820" w:author="Juliano Varella De Carvalho" w:date="2020-11-06T14:34:00Z">
        <w:r w:rsidR="00AF6093">
          <w:t>a</w:t>
        </w:r>
      </w:ins>
      <w:del w:id="821" w:author="Juliano Varella De Carvalho" w:date="2020-11-06T14:34:00Z">
        <w:r w:rsidDel="00AF6093">
          <w:delText>o</w:delText>
        </w:r>
      </w:del>
      <w:r>
        <w:t xml:space="preserve"> a implementação da biblioteca em </w:t>
      </w:r>
      <w:r w:rsidRPr="00BE1B35">
        <w:rPr>
          <w:i/>
        </w:rPr>
        <w:t>python</w:t>
      </w:r>
      <w:r>
        <w:t xml:space="preserve"> do </w:t>
      </w:r>
      <w:r w:rsidRPr="00BE1B35">
        <w:rPr>
          <w:i/>
        </w:rPr>
        <w:t>scikit-learn</w:t>
      </w:r>
      <w:del w:id="822" w:author="Érico de Souza" w:date="2020-11-05T23:42:00Z">
        <w:r w:rsidDel="00806AE4">
          <w:rPr>
            <w:i/>
          </w:rPr>
          <w:delText>.</w:delText>
        </w:r>
      </w:del>
      <w:r>
        <w:t xml:space="preserve"> </w:t>
      </w:r>
      <w:del w:id="823" w:author="Érico de Souza" w:date="2020-11-05T23:42:00Z">
        <w:r w:rsidDel="00806AE4">
          <w:delText xml:space="preserve">A qual se </w:delText>
        </w:r>
      </w:del>
      <w:r>
        <w:t>encontra</w:t>
      </w:r>
      <w:ins w:id="824" w:author="Érico de Souza" w:date="2020-11-05T23:42:00Z">
        <w:r w:rsidR="00806AE4">
          <w:t>da</w:t>
        </w:r>
      </w:ins>
      <w:r>
        <w:t xml:space="preserve"> na classe </w:t>
      </w:r>
      <w:r w:rsidRPr="000F2C68">
        <w:rPr>
          <w:i/>
        </w:rPr>
        <w:t>KNeighborsClassifier</w:t>
      </w:r>
      <w:r>
        <w:t xml:space="preserve"> do m</w:t>
      </w:r>
      <w:ins w:id="825" w:author="Érico de Souza" w:date="2020-11-05T23:42:00Z">
        <w:r w:rsidR="002831D7">
          <w:t>ó</w:t>
        </w:r>
      </w:ins>
      <w:del w:id="826" w:author="Érico de Souza" w:date="2020-11-05T23:42:00Z">
        <w:r w:rsidDel="002831D7">
          <w:delText>o</w:delText>
        </w:r>
      </w:del>
      <w:r>
        <w:t xml:space="preserve">dulo </w:t>
      </w:r>
      <w:r w:rsidRPr="000F2C68">
        <w:rPr>
          <w:i/>
        </w:rPr>
        <w:t>sklearn.neighbors</w:t>
      </w:r>
      <w:del w:id="827" w:author="Juliano Varella De Carvalho" w:date="2020-11-06T14:34:00Z">
        <w:r w:rsidDel="00AF6093">
          <w:rPr>
            <w:i/>
          </w:rPr>
          <w:delText>.</w:delText>
        </w:r>
      </w:del>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ins w:id="828" w:author="Juliano Varella De Carvalho" w:date="2020-11-06T14:34:00Z">
        <w:r w:rsidR="00AF6093">
          <w:t>.</w:t>
        </w:r>
      </w:ins>
    </w:p>
    <w:p w14:paraId="66D4A536" w14:textId="543F14EE" w:rsidR="00360E5F" w:rsidRDefault="00F44028" w:rsidP="004D13B5">
      <w:pPr>
        <w:pStyle w:val="Heading3"/>
      </w:pPr>
      <w:bookmarkStart w:id="829" w:name="_Ref54920131"/>
      <w:bookmarkStart w:id="830" w:name="_Toc55260967"/>
      <w:r>
        <w:t>Preparação dos dados para o KNN</w:t>
      </w:r>
      <w:bookmarkEnd w:id="829"/>
      <w:bookmarkEnd w:id="830"/>
    </w:p>
    <w:p w14:paraId="602EF07C" w14:textId="7864FEB4" w:rsidR="00044C36" w:rsidRDefault="00CC3D32" w:rsidP="004D13B5">
      <w:r>
        <w:tab/>
      </w:r>
      <w:ins w:id="831" w:author="Érico de Souza" w:date="2020-11-05T23:07:00Z">
        <w:del w:id="832" w:author="Juliano Varella De Carvalho" w:date="2020-11-06T14:34:00Z">
          <w:r w:rsidR="006D5A3E" w:rsidDel="00AF6093">
            <w:delText>p</w:delText>
          </w:r>
        </w:del>
      </w:ins>
      <w:ins w:id="833" w:author="Juliano Varella De Carvalho" w:date="2020-11-06T14:34:00Z">
        <w:r w:rsidR="00AF6093">
          <w:t>P</w:t>
        </w:r>
      </w:ins>
      <w:ins w:id="834" w:author="Érico de Souza" w:date="2020-11-05T23:07:00Z">
        <w:r w:rsidR="006D5A3E">
          <w:t>lanejando</w:t>
        </w:r>
      </w:ins>
      <w:del w:id="835" w:author="Érico de Souza" w:date="2020-11-05T23:07:00Z">
        <w:r w:rsidDel="006D5A3E">
          <w:delText>Para</w:delText>
        </w:r>
      </w:del>
      <w:r>
        <w:t xml:space="preserve"> salvar os eventos da aplicação, </w:t>
      </w:r>
      <w:del w:id="836" w:author="Érico de Souza" w:date="2020-11-05T23:08:00Z">
        <w:r w:rsidDel="00EE676D">
          <w:delText xml:space="preserve">foi criado </w:delText>
        </w:r>
      </w:del>
      <w:r>
        <w:t xml:space="preserve">uma lista chamada </w:t>
      </w:r>
      <w:r w:rsidRPr="00CC3D32">
        <w:rPr>
          <w:i/>
        </w:rPr>
        <w:t>events</w:t>
      </w:r>
      <w:r>
        <w:t xml:space="preserve">, </w:t>
      </w:r>
      <w:del w:id="837" w:author="Érico de Souza" w:date="2020-11-05T23:09:00Z">
        <w:r w:rsidDel="0034082C">
          <w:delText xml:space="preserve">essa lista é </w:delText>
        </w:r>
      </w:del>
      <w:r w:rsidR="00AD3436">
        <w:t>composta</w:t>
      </w:r>
      <w:r>
        <w:t xml:space="preserve"> pel</w:t>
      </w:r>
      <w:ins w:id="838" w:author="Érico de Souza" w:date="2020-11-05T23:13:00Z">
        <w:r w:rsidR="00616056">
          <w:t>o</w:t>
        </w:r>
      </w:ins>
      <w:del w:id="839" w:author="Érico de Souza" w:date="2020-11-05T23:13:00Z">
        <w:r w:rsidDel="00616056">
          <w:delText>a</w:delText>
        </w:r>
      </w:del>
      <w:r>
        <w:t xml:space="preserve"> </w:t>
      </w:r>
      <w:ins w:id="840" w:author="Érico de Souza" w:date="2020-11-05T23:13:00Z">
        <w:r w:rsidR="00616056">
          <w:t>catálogo</w:t>
        </w:r>
      </w:ins>
      <w:del w:id="841" w:author="Érico de Souza" w:date="2020-11-05T23:13:00Z">
        <w:r w:rsidDel="00616056">
          <w:delText>lista</w:delText>
        </w:r>
      </w:del>
      <w:r>
        <w:t xml:space="preserve"> de usuários, onde cada usuário possui </w:t>
      </w:r>
      <w:ins w:id="842" w:author="Juliano Varella De Carvalho" w:date="2020-11-06T14:35:00Z">
        <w:r w:rsidR="00AF6093">
          <w:t>um</w:t>
        </w:r>
      </w:ins>
      <w:r>
        <w:t>a lista de eventos dentro</w:t>
      </w:r>
      <w:ins w:id="843" w:author="Érico de Souza" w:date="2020-11-05T23:09:00Z">
        <w:r w:rsidR="0034082C">
          <w:t xml:space="preserve">, </w:t>
        </w:r>
      </w:ins>
      <w:ins w:id="844" w:author="Érico de Souza" w:date="2020-11-05T23:10:00Z">
        <w:r w:rsidR="00B17B05">
          <w:t>teve sua concepção</w:t>
        </w:r>
      </w:ins>
      <w:r>
        <w:t>.</w:t>
      </w:r>
      <w:r w:rsidR="00074D32">
        <w:t xml:space="preserve"> Cada evento</w:t>
      </w:r>
      <w:del w:id="845" w:author="Érico de Souza" w:date="2020-11-05T23:13:00Z">
        <w:r w:rsidR="00074D32" w:rsidDel="009859AD">
          <w:delText>s</w:delText>
        </w:r>
      </w:del>
      <w:r w:rsidR="00074D32">
        <w:t xml:space="preserve">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Qu</w:t>
      </w:r>
      <w:r w:rsidR="00156CBC">
        <w:t>a</w:t>
      </w:r>
      <w:r w:rsidR="00156CBC">
        <w:t xml:space="preserve">dro </w:t>
      </w:r>
      <w:r w:rsidR="00156CBC">
        <w:rPr>
          <w:noProof/>
        </w:rPr>
        <w:t>3</w:t>
      </w:r>
      <w:r w:rsidR="00156CBC">
        <w:fldChar w:fldCharType="end"/>
      </w:r>
      <w:r w:rsidR="004312F9">
        <w:t>; (ii)</w:t>
      </w:r>
      <w:r w:rsidR="005514A9">
        <w:t xml:space="preserve"> </w:t>
      </w:r>
      <w:r w:rsidR="005514A9" w:rsidRPr="00592A9A">
        <w:rPr>
          <w:i/>
        </w:rPr>
        <w:t>createdDateTime</w:t>
      </w:r>
      <w:r w:rsidR="005514A9">
        <w:t xml:space="preserve">, data </w:t>
      </w:r>
      <w:ins w:id="846" w:author="Juliano Varella De Carvalho" w:date="2020-11-06T14:35:00Z">
        <w:r w:rsidR="00AF6093">
          <w:t xml:space="preserve">e tempo </w:t>
        </w:r>
      </w:ins>
      <w:r w:rsidR="005514A9">
        <w:t>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2EC7AAB5" w:rsidR="002A41B9" w:rsidRPr="00334FD9" w:rsidRDefault="002A41B9" w:rsidP="004D13B5">
      <w:r>
        <w:tab/>
      </w:r>
      <w:commentRangeStart w:id="847"/>
      <w:r w:rsidRPr="002A41B9">
        <w:t>A ação LOAD_LOCATION foi ignorada</w:t>
      </w:r>
      <w:r>
        <w:t xml:space="preserve"> nesse momento no sistema e </w:t>
      </w:r>
      <w:ins w:id="848" w:author="Érico de Souza" w:date="2020-11-05T23:16:00Z">
        <w:r w:rsidR="00405B86">
          <w:t>se tornará</w:t>
        </w:r>
      </w:ins>
      <w:del w:id="849" w:author="Érico de Souza" w:date="2020-11-05T23:16:00Z">
        <w:r w:rsidR="00EB3737" w:rsidDel="00405B86">
          <w:delText>irá</w:delText>
        </w:r>
        <w:r w:rsidDel="00405B86">
          <w:delText xml:space="preserve"> ficar como</w:delText>
        </w:r>
      </w:del>
      <w:r>
        <w:t xml:space="preserve"> um trabalho futuro</w:t>
      </w:r>
      <w:commentRangeEnd w:id="847"/>
      <w:r w:rsidR="00AF6093">
        <w:rPr>
          <w:rStyle w:val="CommentReference"/>
        </w:rPr>
        <w:commentReference w:id="847"/>
      </w:r>
      <w:r>
        <w:t>.</w:t>
      </w:r>
      <w:r w:rsidR="00617EDC">
        <w:t xml:space="preserve"> </w:t>
      </w:r>
      <w:ins w:id="850" w:author="Érico de Souza" w:date="2020-11-05T23:17:00Z">
        <w:r w:rsidR="009303CF">
          <w:t xml:space="preserve">Já </w:t>
        </w:r>
        <w:r w:rsidR="002A32D6">
          <w:t>as</w:t>
        </w:r>
      </w:ins>
      <w:ins w:id="851" w:author="Érico de Souza" w:date="2020-11-05T23:22:00Z">
        <w:r w:rsidR="00635103">
          <w:t xml:space="preserve"> </w:t>
        </w:r>
      </w:ins>
      <w:ins w:id="852" w:author="Juliano Varella De Carvalho" w:date="2020-11-06T14:36:00Z">
        <w:r w:rsidR="00AF6093">
          <w:t xml:space="preserve">ações </w:t>
        </w:r>
      </w:ins>
      <w:ins w:id="853" w:author="Érico de Souza" w:date="2020-11-05T23:22:00Z">
        <w:del w:id="854" w:author="Juliano Varella De Carvalho" w:date="2020-11-06T14:36:00Z">
          <w:r w:rsidR="00635103" w:rsidDel="00AF6093">
            <w:delText>de</w:delText>
          </w:r>
        </w:del>
      </w:ins>
      <w:del w:id="855" w:author="Érico de Souza" w:date="2020-11-05T23:17:00Z">
        <w:r w:rsidR="00617EDC" w:rsidRPr="00EB3737" w:rsidDel="009303CF">
          <w:delText>As ações</w:delText>
        </w:r>
      </w:del>
      <w:del w:id="856" w:author="Juliano Varella De Carvalho" w:date="2020-11-06T14:36:00Z">
        <w:r w:rsidR="00617EDC" w:rsidRPr="00EB3737" w:rsidDel="00AF6093">
          <w:delText xml:space="preserve"> </w:delText>
        </w:r>
      </w:del>
      <w:r w:rsidR="00617EDC" w:rsidRPr="00EB3737">
        <w:t>CHANGE_MUSIC_TIME</w:t>
      </w:r>
      <w:r w:rsidR="00EB3737" w:rsidRPr="00EB3737">
        <w:t xml:space="preserve">, CHOOSE_FEELING_TO_BE_LIKE, LIKED_ARTIST, LIKED_GENRE, ficaram nos eventos do </w:t>
      </w:r>
      <w:r w:rsidR="00146EE1" w:rsidRPr="00AF6093">
        <w:rPr>
          <w:i/>
          <w:rPrChange w:id="857" w:author="Juliano Varella De Carvalho" w:date="2020-11-06T14:36:00Z">
            <w:rPr/>
          </w:rPrChange>
        </w:rPr>
        <w:t>plugin</w:t>
      </w:r>
      <w:r w:rsidR="00146EE1" w:rsidRPr="00EB3737">
        <w:t>,</w:t>
      </w:r>
      <w:r w:rsidR="00EB3737" w:rsidRPr="00EB3737">
        <w:t xml:space="preserve"> </w:t>
      </w:r>
      <w:ins w:id="858" w:author="Érico de Souza" w:date="2020-11-05T23:22:00Z">
        <w:r w:rsidR="00B57FE6">
          <w:t>mesmo que</w:t>
        </w:r>
      </w:ins>
      <w:del w:id="859" w:author="Érico de Souza" w:date="2020-11-05T23:22:00Z">
        <w:r w:rsidR="00EB3737" w:rsidRPr="00EB3737" w:rsidDel="00B57FE6">
          <w:delText>mas</w:delText>
        </w:r>
      </w:del>
      <w:r w:rsidR="00EB3737" w:rsidRPr="00EB3737">
        <w:t xml:space="preserve"> não se</w:t>
      </w:r>
      <w:ins w:id="860" w:author="Érico de Souza" w:date="2020-11-05T23:22:00Z">
        <w:r w:rsidR="00B57FE6">
          <w:t>jam</w:t>
        </w:r>
      </w:ins>
      <w:del w:id="861" w:author="Érico de Souza" w:date="2020-11-05T23:22:00Z">
        <w:r w:rsidR="00EB3737" w:rsidRPr="00EB3737" w:rsidDel="00B57FE6">
          <w:delText>rão</w:delText>
        </w:r>
      </w:del>
      <w:r w:rsidR="00EB3737" w:rsidRPr="00EB3737">
        <w:t xml:space="preserve"> u</w:t>
      </w:r>
      <w:r w:rsidR="00EB3737">
        <w:t>tilizadas</w:t>
      </w:r>
      <w:r w:rsidR="00146EE1">
        <w:t xml:space="preserve"> devido a</w:t>
      </w:r>
      <w:ins w:id="862" w:author="Érico de Souza" w:date="2020-11-05T23:22:00Z">
        <w:r w:rsidR="009949FA">
          <w:t>o</w:t>
        </w:r>
      </w:ins>
      <w:del w:id="863" w:author="Érico de Souza" w:date="2020-11-05T23:22:00Z">
        <w:r w:rsidR="00146EE1" w:rsidDel="009949FA">
          <w:delText xml:space="preserve"> uma limitação no</w:delText>
        </w:r>
      </w:del>
      <w:r w:rsidR="00146EE1">
        <w:t xml:space="preserve"> tempo</w:t>
      </w:r>
      <w:ins w:id="864" w:author="Érico de Souza" w:date="2020-11-05T23:22:00Z">
        <w:r w:rsidR="009949FA">
          <w:t xml:space="preserve"> limit</w:t>
        </w:r>
      </w:ins>
      <w:ins w:id="865" w:author="Érico de Souza" w:date="2020-11-05T23:23:00Z">
        <w:r w:rsidR="009949FA">
          <w:t>ado</w:t>
        </w:r>
      </w:ins>
      <w:r w:rsidR="00146EE1">
        <w:t xml:space="preserve"> de desenvolvimento</w:t>
      </w:r>
      <w:r w:rsidR="00EB3737">
        <w:t>.</w:t>
      </w:r>
      <w:r w:rsidR="00334FD9">
        <w:t xml:space="preserve"> </w:t>
      </w:r>
      <w:r w:rsidR="00334FD9" w:rsidRPr="00334FD9">
        <w:t>As</w:t>
      </w:r>
      <w:ins w:id="866" w:author="Érico de Souza" w:date="2020-11-05T23:24:00Z">
        <w:r w:rsidR="00F05E6D">
          <w:t xml:space="preserve"> </w:t>
        </w:r>
        <w:del w:id="867" w:author="Juliano Varella De Carvalho" w:date="2020-11-06T14:37:00Z">
          <w:r w:rsidR="00F05E6D" w:rsidDel="00AF6093">
            <w:delText>operações</w:delText>
          </w:r>
        </w:del>
      </w:ins>
      <w:ins w:id="868" w:author="Juliano Varella De Carvalho" w:date="2020-11-06T14:37:00Z">
        <w:r w:rsidR="00AF6093">
          <w:t>ações</w:t>
        </w:r>
      </w:ins>
      <w:r w:rsidR="00334FD9" w:rsidRPr="00334FD9">
        <w:t xml:space="preserve"> </w:t>
      </w:r>
      <w:del w:id="869" w:author="Érico de Souza" w:date="2020-11-05T23:24:00Z">
        <w:r w:rsidR="00334FD9" w:rsidRPr="00334FD9" w:rsidDel="00F05E6D">
          <w:delText xml:space="preserve">ações </w:delText>
        </w:r>
      </w:del>
      <w:r w:rsidR="00334FD9" w:rsidRPr="00334FD9">
        <w:t xml:space="preserve">HIDE_DETAILS, PAUSE_MUSIC, PLAY_MUSIC, SHOW_DETAILS são contabilizadas como registro do </w:t>
      </w:r>
      <w:r w:rsidR="00334FD9">
        <w:lastRenderedPageBreak/>
        <w:t>contexto musical</w:t>
      </w:r>
      <w:r w:rsidR="00A2097F">
        <w:t xml:space="preserve">, </w:t>
      </w:r>
      <w:ins w:id="870" w:author="Érico de Souza" w:date="2020-11-05T23:25:00Z">
        <w:r w:rsidR="003E1C2E">
          <w:t>contudo</w:t>
        </w:r>
      </w:ins>
      <w:del w:id="871" w:author="Érico de Souza" w:date="2020-11-05T23:25:00Z">
        <w:r w:rsidR="00A05FB5" w:rsidDel="00422E01">
          <w:delText>porém</w:delText>
        </w:r>
      </w:del>
      <w:r w:rsidR="00A2097F">
        <w:t xml:space="preserve"> não foram utilizadas no modelo devido ao tempo de desenvolvimento</w:t>
      </w:r>
      <w:r w:rsidR="00334FD9">
        <w:t>.</w:t>
      </w:r>
      <w:r w:rsidR="000D03DD">
        <w:t xml:space="preserve"> Demais ações são contabilizadas no modelo e são apresentadas </w:t>
      </w:r>
      <w:del w:id="872" w:author="Juliano Varella De Carvalho" w:date="2020-11-06T14:37:00Z">
        <w:r w:rsidR="000D03DD" w:rsidDel="00AF6093">
          <w:delText>a seguir</w:delText>
        </w:r>
      </w:del>
      <w:ins w:id="873" w:author="Juliano Varella De Carvalho" w:date="2020-11-06T14:37:00Z">
        <w:r w:rsidR="00AF6093">
          <w:t>no Quadro 3</w:t>
        </w:r>
      </w:ins>
      <w:r w:rsidR="000D03DD">
        <w:t>.</w:t>
      </w:r>
    </w:p>
    <w:p w14:paraId="1133AD6B" w14:textId="4281FA44" w:rsidR="00462633" w:rsidRDefault="00462633" w:rsidP="004D13B5">
      <w:pPr>
        <w:pStyle w:val="Caption"/>
      </w:pPr>
      <w:bookmarkStart w:id="874" w:name="_Ref55256921"/>
      <w:bookmarkStart w:id="875" w:name="_Toc55260910"/>
      <w:r>
        <w:t xml:space="preserve">Quadro </w:t>
      </w:r>
      <w:r w:rsidR="00331D61">
        <w:fldChar w:fldCharType="begin"/>
      </w:r>
      <w:r w:rsidR="00331D61">
        <w:instrText xml:space="preserve"> SEQ Quadro \* ARABIC </w:instrText>
      </w:r>
      <w:r w:rsidR="00331D61">
        <w:fldChar w:fldCharType="separate"/>
      </w:r>
      <w:r w:rsidR="00496F40">
        <w:rPr>
          <w:noProof/>
        </w:rPr>
        <w:t>3</w:t>
      </w:r>
      <w:r w:rsidR="00331D61">
        <w:rPr>
          <w:noProof/>
        </w:rPr>
        <w:fldChar w:fldCharType="end"/>
      </w:r>
      <w:bookmarkEnd w:id="874"/>
      <w:r>
        <w:t xml:space="preserve"> Lista de ações possíveis nos eventos</w:t>
      </w:r>
      <w:commentRangeStart w:id="876"/>
      <w:r>
        <w:t xml:space="preserve"> </w:t>
      </w:r>
      <w:r w:rsidRPr="00A73EA3">
        <w:t>(próprio, 2020)</w:t>
      </w:r>
      <w:bookmarkEnd w:id="875"/>
      <w:commentRangeEnd w:id="876"/>
      <w:r w:rsidR="00AF6093">
        <w:rPr>
          <w:rStyle w:val="CommentReference"/>
          <w:b w:val="0"/>
          <w:iCs/>
          <w:color w:val="000000"/>
        </w:rPr>
        <w:commentReference w:id="876"/>
      </w:r>
    </w:p>
    <w:tbl>
      <w:tblPr>
        <w:tblStyle w:val="TableGrid"/>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4D13B5">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4D13B5">
            <w:r w:rsidRPr="00317470">
              <w:t>Descrição</w:t>
            </w:r>
          </w:p>
        </w:tc>
      </w:tr>
      <w:tr w:rsidR="00044C36" w:rsidRPr="00E35470" w14:paraId="45E38C5B" w14:textId="77777777" w:rsidTr="00811B26">
        <w:tc>
          <w:tcPr>
            <w:tcW w:w="2500" w:type="pct"/>
          </w:tcPr>
          <w:p w14:paraId="2F36AC35" w14:textId="0E24C3E7" w:rsidR="00044C36" w:rsidRDefault="00044C36" w:rsidP="004D13B5">
            <w:pPr>
              <w:rPr>
                <w:lang w:val="en-US"/>
              </w:rPr>
            </w:pPr>
            <w:r w:rsidRPr="00044C36">
              <w:rPr>
                <w:lang w:val="en-US"/>
              </w:rPr>
              <w:t>CHANGE_MUSIC_TIME</w:t>
            </w:r>
          </w:p>
        </w:tc>
        <w:tc>
          <w:tcPr>
            <w:tcW w:w="2500" w:type="pct"/>
          </w:tcPr>
          <w:p w14:paraId="5F79273F" w14:textId="27DAE650" w:rsidR="00044C36" w:rsidRPr="00317470" w:rsidRDefault="00156029" w:rsidP="004D13B5">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4D13B5">
            <w:pPr>
              <w:rPr>
                <w:lang w:val="en-US"/>
              </w:rPr>
            </w:pPr>
            <w:r w:rsidRPr="00044C36">
              <w:rPr>
                <w:lang w:val="en-US"/>
              </w:rPr>
              <w:t>CHANGE_TO_NEXT_MUSIC</w:t>
            </w:r>
          </w:p>
        </w:tc>
        <w:tc>
          <w:tcPr>
            <w:tcW w:w="2500" w:type="pct"/>
          </w:tcPr>
          <w:p w14:paraId="322D38E5" w14:textId="47E4D522" w:rsidR="00044C36" w:rsidRPr="00317470" w:rsidRDefault="00714BDB" w:rsidP="004D13B5">
            <w:r w:rsidRPr="00317470">
              <w:t>Passa para próxima música da lista</w:t>
            </w:r>
          </w:p>
        </w:tc>
      </w:tr>
      <w:tr w:rsidR="00044C36" w14:paraId="62CD560E" w14:textId="77777777" w:rsidTr="00811B26">
        <w:tc>
          <w:tcPr>
            <w:tcW w:w="2500" w:type="pct"/>
          </w:tcPr>
          <w:p w14:paraId="096352FD" w14:textId="767F98EC" w:rsidR="00044C36" w:rsidRDefault="00044C36" w:rsidP="004D13B5">
            <w:pPr>
              <w:rPr>
                <w:lang w:val="en-US"/>
              </w:rPr>
            </w:pPr>
            <w:r w:rsidRPr="00044C36">
              <w:rPr>
                <w:lang w:val="en-US"/>
              </w:rPr>
              <w:t>CHANGE_TO_PREVIOUS_MUSIC</w:t>
            </w:r>
          </w:p>
        </w:tc>
        <w:tc>
          <w:tcPr>
            <w:tcW w:w="2500" w:type="pct"/>
          </w:tcPr>
          <w:p w14:paraId="427377F2" w14:textId="096C68C1" w:rsidR="00044C36" w:rsidRPr="00317470" w:rsidRDefault="005431CB" w:rsidP="004D13B5">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4D13B5">
            <w:pPr>
              <w:rPr>
                <w:lang w:val="en-US"/>
              </w:rPr>
            </w:pPr>
            <w:r w:rsidRPr="00044C36">
              <w:rPr>
                <w:lang w:val="en-US"/>
              </w:rPr>
              <w:t>CHOOSE_ACTIVITY</w:t>
            </w:r>
          </w:p>
        </w:tc>
        <w:tc>
          <w:tcPr>
            <w:tcW w:w="2500" w:type="pct"/>
          </w:tcPr>
          <w:p w14:paraId="7EADD557" w14:textId="03C92F53" w:rsidR="00044C36" w:rsidRPr="00317470" w:rsidRDefault="00317470" w:rsidP="004D13B5">
            <w:r w:rsidRPr="00317470">
              <w:t>Registro da atividade</w:t>
            </w:r>
          </w:p>
        </w:tc>
      </w:tr>
      <w:tr w:rsidR="00044C36" w14:paraId="34ED177F" w14:textId="77777777" w:rsidTr="00811B26">
        <w:tc>
          <w:tcPr>
            <w:tcW w:w="2500" w:type="pct"/>
          </w:tcPr>
          <w:p w14:paraId="0AB401EE" w14:textId="0286DD61" w:rsidR="00044C36" w:rsidRDefault="00044C36" w:rsidP="004D13B5">
            <w:pPr>
              <w:rPr>
                <w:lang w:val="en-US"/>
              </w:rPr>
            </w:pPr>
            <w:r w:rsidRPr="00044C36">
              <w:rPr>
                <w:lang w:val="en-US"/>
              </w:rPr>
              <w:t>CHOOSE_FEELING</w:t>
            </w:r>
          </w:p>
        </w:tc>
        <w:tc>
          <w:tcPr>
            <w:tcW w:w="2500" w:type="pct"/>
          </w:tcPr>
          <w:p w14:paraId="36BABCE3" w14:textId="123E4D20" w:rsidR="00044C36" w:rsidRPr="00317470" w:rsidRDefault="00317470" w:rsidP="004D13B5">
            <w:r w:rsidRPr="00317470">
              <w:t>Registro do humor atual</w:t>
            </w:r>
          </w:p>
        </w:tc>
      </w:tr>
      <w:tr w:rsidR="00044C36" w:rsidRPr="00317470" w14:paraId="72535C3A" w14:textId="77777777" w:rsidTr="00811B26">
        <w:tc>
          <w:tcPr>
            <w:tcW w:w="2500" w:type="pct"/>
          </w:tcPr>
          <w:p w14:paraId="06AB4479" w14:textId="72B5DFCB" w:rsidR="00044C36" w:rsidRDefault="00044C36" w:rsidP="004D13B5">
            <w:pPr>
              <w:rPr>
                <w:lang w:val="en-US"/>
              </w:rPr>
            </w:pPr>
            <w:r w:rsidRPr="00044C36">
              <w:rPr>
                <w:lang w:val="en-US"/>
              </w:rPr>
              <w:t>CHOOSE_FEELING_TO_BE_LIKE</w:t>
            </w:r>
          </w:p>
        </w:tc>
        <w:tc>
          <w:tcPr>
            <w:tcW w:w="2500" w:type="pct"/>
          </w:tcPr>
          <w:p w14:paraId="736E878F" w14:textId="22210836" w:rsidR="00044C36" w:rsidRPr="00317470" w:rsidRDefault="00317470" w:rsidP="004D13B5">
            <w:r w:rsidRPr="00317470">
              <w:t>Registro do humor que gostaria de estar</w:t>
            </w:r>
          </w:p>
        </w:tc>
      </w:tr>
      <w:tr w:rsidR="00044C36" w14:paraId="6CD26CDB" w14:textId="77777777" w:rsidTr="00811B26">
        <w:tc>
          <w:tcPr>
            <w:tcW w:w="2500" w:type="pct"/>
          </w:tcPr>
          <w:p w14:paraId="030610D7" w14:textId="7CBDD3FD" w:rsidR="00044C36" w:rsidRDefault="00044C36" w:rsidP="004D13B5">
            <w:pPr>
              <w:rPr>
                <w:lang w:val="en-US"/>
              </w:rPr>
            </w:pPr>
            <w:r w:rsidRPr="00044C36">
              <w:rPr>
                <w:lang w:val="en-US"/>
              </w:rPr>
              <w:t>CHOOSE_LOCATION</w:t>
            </w:r>
          </w:p>
        </w:tc>
        <w:tc>
          <w:tcPr>
            <w:tcW w:w="2500" w:type="pct"/>
          </w:tcPr>
          <w:p w14:paraId="1AC0ADA6" w14:textId="23041B11" w:rsidR="00044C36" w:rsidRPr="00317470" w:rsidRDefault="009743AC" w:rsidP="004D13B5">
            <w:r>
              <w:t>Registro da localização</w:t>
            </w:r>
          </w:p>
        </w:tc>
      </w:tr>
      <w:tr w:rsidR="00044C36" w14:paraId="3A112DB3" w14:textId="77777777" w:rsidTr="00811B26">
        <w:tc>
          <w:tcPr>
            <w:tcW w:w="2500" w:type="pct"/>
          </w:tcPr>
          <w:p w14:paraId="6449991D" w14:textId="3971571F" w:rsidR="00044C36" w:rsidRPr="00044C36" w:rsidRDefault="00044C36" w:rsidP="004D13B5">
            <w:pPr>
              <w:rPr>
                <w:lang w:val="en-US"/>
              </w:rPr>
            </w:pPr>
            <w:r w:rsidRPr="00044C36">
              <w:rPr>
                <w:lang w:val="en-US"/>
              </w:rPr>
              <w:t>HATED_MUSIC</w:t>
            </w:r>
          </w:p>
        </w:tc>
        <w:tc>
          <w:tcPr>
            <w:tcW w:w="2500" w:type="pct"/>
          </w:tcPr>
          <w:p w14:paraId="7683D1B6" w14:textId="60173054" w:rsidR="00044C36" w:rsidRPr="00317470" w:rsidRDefault="00F21F5D" w:rsidP="004D13B5">
            <w:r>
              <w:t>Não gostou da música que está tocando</w:t>
            </w:r>
          </w:p>
        </w:tc>
      </w:tr>
      <w:tr w:rsidR="00044C36" w14:paraId="3EBF15F0" w14:textId="77777777" w:rsidTr="00811B26">
        <w:tc>
          <w:tcPr>
            <w:tcW w:w="2500" w:type="pct"/>
          </w:tcPr>
          <w:p w14:paraId="15D5CCFF" w14:textId="14DA572F" w:rsidR="00044C36" w:rsidRPr="00044C36" w:rsidRDefault="00044C36" w:rsidP="004D13B5">
            <w:pPr>
              <w:rPr>
                <w:lang w:val="en-US"/>
              </w:rPr>
            </w:pPr>
            <w:r w:rsidRPr="00044C36">
              <w:rPr>
                <w:lang w:val="en-US"/>
              </w:rPr>
              <w:t>HIDE_DETAILS</w:t>
            </w:r>
          </w:p>
        </w:tc>
        <w:tc>
          <w:tcPr>
            <w:tcW w:w="2500" w:type="pct"/>
          </w:tcPr>
          <w:p w14:paraId="462619F8" w14:textId="5ACA93F5" w:rsidR="00044C36" w:rsidRPr="00317470" w:rsidRDefault="00F21F5D" w:rsidP="004D13B5">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4D13B5">
            <w:pPr>
              <w:rPr>
                <w:lang w:val="en-US"/>
              </w:rPr>
            </w:pPr>
            <w:r w:rsidRPr="00044C36">
              <w:rPr>
                <w:lang w:val="en-US"/>
              </w:rPr>
              <w:t>LIKED_ARTIST</w:t>
            </w:r>
          </w:p>
        </w:tc>
        <w:tc>
          <w:tcPr>
            <w:tcW w:w="2500" w:type="pct"/>
          </w:tcPr>
          <w:p w14:paraId="319E2C0F" w14:textId="71A5D4C6" w:rsidR="00044C36" w:rsidRPr="00317470" w:rsidRDefault="00746F06" w:rsidP="004D13B5">
            <w:r>
              <w:t>Gostou do artista</w:t>
            </w:r>
          </w:p>
        </w:tc>
      </w:tr>
      <w:tr w:rsidR="00044C36" w14:paraId="6D7C2C57" w14:textId="77777777" w:rsidTr="00811B26">
        <w:tc>
          <w:tcPr>
            <w:tcW w:w="2500" w:type="pct"/>
          </w:tcPr>
          <w:p w14:paraId="7898E86B" w14:textId="37CD8DF7" w:rsidR="00044C36" w:rsidRPr="00044C36" w:rsidRDefault="00044C36" w:rsidP="004D13B5">
            <w:pPr>
              <w:rPr>
                <w:lang w:val="en-US"/>
              </w:rPr>
            </w:pPr>
            <w:r w:rsidRPr="00044C36">
              <w:rPr>
                <w:lang w:val="en-US"/>
              </w:rPr>
              <w:t>LIKED_GENRE</w:t>
            </w:r>
          </w:p>
        </w:tc>
        <w:tc>
          <w:tcPr>
            <w:tcW w:w="2500" w:type="pct"/>
          </w:tcPr>
          <w:p w14:paraId="1D194516" w14:textId="330EAE6A" w:rsidR="00044C36" w:rsidRPr="00317470" w:rsidRDefault="002A5D88" w:rsidP="004D13B5">
            <w:r>
              <w:t>Gostou do gênero</w:t>
            </w:r>
          </w:p>
        </w:tc>
      </w:tr>
      <w:tr w:rsidR="00044C36" w14:paraId="072523A9" w14:textId="77777777" w:rsidTr="00811B26">
        <w:tc>
          <w:tcPr>
            <w:tcW w:w="2500" w:type="pct"/>
          </w:tcPr>
          <w:p w14:paraId="0D2082C4" w14:textId="1F77847F" w:rsidR="00044C36" w:rsidRPr="00044C36" w:rsidRDefault="00044C36" w:rsidP="004D13B5">
            <w:pPr>
              <w:rPr>
                <w:lang w:val="en-US"/>
              </w:rPr>
            </w:pPr>
            <w:r w:rsidRPr="00044C36">
              <w:rPr>
                <w:lang w:val="en-US"/>
              </w:rPr>
              <w:t>LIKED_MUSIC</w:t>
            </w:r>
          </w:p>
        </w:tc>
        <w:tc>
          <w:tcPr>
            <w:tcW w:w="2500" w:type="pct"/>
          </w:tcPr>
          <w:p w14:paraId="33455D9D" w14:textId="1B2942E0" w:rsidR="00044C36" w:rsidRPr="00317470" w:rsidRDefault="002A5D88" w:rsidP="004D13B5">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4D13B5">
            <w:pPr>
              <w:rPr>
                <w:lang w:val="en-US"/>
              </w:rPr>
            </w:pPr>
            <w:r w:rsidRPr="00044C36">
              <w:rPr>
                <w:lang w:val="en-US"/>
              </w:rPr>
              <w:t>LOAD_LOCATION</w:t>
            </w:r>
          </w:p>
        </w:tc>
        <w:tc>
          <w:tcPr>
            <w:tcW w:w="2500" w:type="pct"/>
          </w:tcPr>
          <w:p w14:paraId="6F5ECAF2" w14:textId="7FA9AEFE" w:rsidR="00044C36" w:rsidRPr="00317470" w:rsidRDefault="00DA0D9A" w:rsidP="004D13B5">
            <w:r>
              <w:t>Carregou a localização (latitude, longitude)</w:t>
            </w:r>
          </w:p>
        </w:tc>
      </w:tr>
      <w:tr w:rsidR="00044C36" w14:paraId="5F9C1392" w14:textId="77777777" w:rsidTr="00811B26">
        <w:tc>
          <w:tcPr>
            <w:tcW w:w="2500" w:type="pct"/>
          </w:tcPr>
          <w:p w14:paraId="7EC702F7" w14:textId="5740F66F" w:rsidR="00044C36" w:rsidRPr="00044C36" w:rsidRDefault="00044C36" w:rsidP="004D13B5">
            <w:pPr>
              <w:rPr>
                <w:lang w:val="en-US"/>
              </w:rPr>
            </w:pPr>
            <w:r w:rsidRPr="00044C36">
              <w:rPr>
                <w:lang w:val="en-US"/>
              </w:rPr>
              <w:t>PAUSE_MUSIC</w:t>
            </w:r>
          </w:p>
        </w:tc>
        <w:tc>
          <w:tcPr>
            <w:tcW w:w="2500" w:type="pct"/>
          </w:tcPr>
          <w:p w14:paraId="33C9CBCC" w14:textId="1AB1399F" w:rsidR="00044C36" w:rsidRPr="00317470" w:rsidRDefault="00D11942" w:rsidP="004D13B5">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4D13B5">
            <w:pPr>
              <w:rPr>
                <w:lang w:val="en-US"/>
              </w:rPr>
            </w:pPr>
            <w:r w:rsidRPr="00044C36">
              <w:rPr>
                <w:lang w:val="en-US"/>
              </w:rPr>
              <w:t>PLAY_MUSIC</w:t>
            </w:r>
          </w:p>
        </w:tc>
        <w:tc>
          <w:tcPr>
            <w:tcW w:w="2500" w:type="pct"/>
          </w:tcPr>
          <w:p w14:paraId="2A1873E9" w14:textId="35F62977" w:rsidR="00044C36" w:rsidRPr="00317470" w:rsidRDefault="00D11942" w:rsidP="004D13B5">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4D13B5">
            <w:pPr>
              <w:rPr>
                <w:lang w:val="en-US"/>
              </w:rPr>
            </w:pPr>
            <w:r w:rsidRPr="00044C36">
              <w:rPr>
                <w:lang w:val="en-US"/>
              </w:rPr>
              <w:t>RESTART_MUSIC</w:t>
            </w:r>
          </w:p>
        </w:tc>
        <w:tc>
          <w:tcPr>
            <w:tcW w:w="2500" w:type="pct"/>
          </w:tcPr>
          <w:p w14:paraId="7CB7A548" w14:textId="4C8C64BA" w:rsidR="00044C36" w:rsidRPr="00317470" w:rsidRDefault="007E3E61" w:rsidP="004D13B5">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4D13B5">
            <w:pPr>
              <w:rPr>
                <w:lang w:val="en-US"/>
              </w:rPr>
            </w:pPr>
            <w:r w:rsidRPr="00044C36">
              <w:rPr>
                <w:lang w:val="en-US"/>
              </w:rPr>
              <w:t>SHOW_DETAILS</w:t>
            </w:r>
          </w:p>
        </w:tc>
        <w:tc>
          <w:tcPr>
            <w:tcW w:w="2500" w:type="pct"/>
          </w:tcPr>
          <w:p w14:paraId="704E0DA6" w14:textId="624F3116" w:rsidR="00044C36" w:rsidRPr="00317470" w:rsidRDefault="0083375E" w:rsidP="004D13B5">
            <w:r>
              <w:t xml:space="preserve">Abriu os detalhes da </w:t>
            </w:r>
            <w:r w:rsidR="002F5E2D">
              <w:t>música</w:t>
            </w:r>
          </w:p>
        </w:tc>
      </w:tr>
    </w:tbl>
    <w:p w14:paraId="39E66820" w14:textId="32AEC340" w:rsidR="00074D32" w:rsidRPr="0083375E" w:rsidRDefault="00074D32" w:rsidP="004D13B5">
      <w:r w:rsidRPr="0083375E">
        <w:t xml:space="preserve"> </w:t>
      </w:r>
    </w:p>
    <w:p w14:paraId="7173B321" w14:textId="1A991321" w:rsidR="002A1DBB" w:rsidRPr="008B3A75" w:rsidRDefault="008B3A75" w:rsidP="004D13B5">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ins w:id="877" w:author="Érico de Souza" w:date="2020-11-06T01:05:00Z">
        <w:r w:rsidR="0057502A">
          <w:t>,</w:t>
        </w:r>
      </w:ins>
      <w:r w:rsidR="00360703">
        <w:t xml:space="preserve"> desde o carregamento </w:t>
      </w:r>
      <w:del w:id="878" w:author="Érico de Souza" w:date="2020-11-06T01:12:00Z">
        <w:r w:rsidR="00360703" w:rsidDel="00BD47A4">
          <w:delText>do</w:delText>
        </w:r>
        <w:r w:rsidR="00FF46CE" w:rsidDel="00BD47A4">
          <w:delText xml:space="preserve">s </w:delText>
        </w:r>
        <w:r w:rsidR="00FF46CE" w:rsidDel="00850CC1">
          <w:delText>dados</w:delText>
        </w:r>
      </w:del>
      <w:r w:rsidR="00FF46CE">
        <w:t xml:space="preserve"> do</w:t>
      </w:r>
      <w:r w:rsidR="00360703">
        <w:t xml:space="preserve"> </w:t>
      </w:r>
      <w:commentRangeStart w:id="879"/>
      <w:r w:rsidR="00360703">
        <w:t>arquivo</w:t>
      </w:r>
      <w:ins w:id="880" w:author="Érico de Souza" w:date="2020-11-06T01:05:00Z">
        <w:r w:rsidR="0057502A">
          <w:t xml:space="preserve"> </w:t>
        </w:r>
      </w:ins>
      <w:commentRangeEnd w:id="879"/>
      <w:r w:rsidR="00AF6093">
        <w:rPr>
          <w:rStyle w:val="CommentReference"/>
        </w:rPr>
        <w:commentReference w:id="879"/>
      </w:r>
      <w:ins w:id="881" w:author="Érico de Souza" w:date="2020-11-06T01:05:00Z">
        <w:r w:rsidR="0057502A">
          <w:t xml:space="preserve">até </w:t>
        </w:r>
      </w:ins>
      <w:ins w:id="882" w:author="Érico de Souza" w:date="2020-11-06T01:12:00Z">
        <w:r w:rsidR="009D3224">
          <w:t>a</w:t>
        </w:r>
      </w:ins>
      <w:ins w:id="883" w:author="Érico de Souza" w:date="2020-11-06T01:13:00Z">
        <w:r w:rsidR="009B5C7A">
          <w:t xml:space="preserve"> separação </w:t>
        </w:r>
      </w:ins>
      <w:ins w:id="884" w:author="Érico de Souza" w:date="2020-11-06T01:15:00Z">
        <w:r w:rsidR="00C3013F">
          <w:t>dele</w:t>
        </w:r>
      </w:ins>
      <w:ins w:id="885" w:author="Érico de Souza" w:date="2020-11-06T01:14:00Z">
        <w:r w:rsidR="002474D8">
          <w:t xml:space="preserve"> </w:t>
        </w:r>
      </w:ins>
      <w:ins w:id="886" w:author="Érico de Souza" w:date="2020-11-06T01:15:00Z">
        <w:r w:rsidR="00D952E1">
          <w:t>na</w:t>
        </w:r>
      </w:ins>
      <w:ins w:id="887" w:author="Érico de Souza" w:date="2020-11-06T01:14:00Z">
        <w:r w:rsidR="002474D8">
          <w:t xml:space="preserve"> forma de música</w:t>
        </w:r>
      </w:ins>
      <w:r w:rsidR="00360703">
        <w:t>.</w:t>
      </w:r>
      <w:ins w:id="888" w:author="Érico de Souza" w:date="2020-11-06T01:16:00Z">
        <w:r w:rsidR="00ED59C9">
          <w:t xml:space="preserve"> </w:t>
        </w:r>
        <w:r w:rsidR="00AA5E6A">
          <w:t>É</w:t>
        </w:r>
      </w:ins>
      <w:r w:rsidR="00360703">
        <w:t xml:space="preserve"> </w:t>
      </w:r>
      <w:ins w:id="889" w:author="Érico de Souza" w:date="2020-11-06T01:17:00Z">
        <w:r w:rsidR="00AA5E6A">
          <w:t>n</w:t>
        </w:r>
      </w:ins>
      <w:del w:id="890" w:author="Érico de Souza" w:date="2020-11-06T01:17:00Z">
        <w:r w:rsidR="00360703" w:rsidDel="00AA5E6A">
          <w:delText>N</w:delText>
        </w:r>
      </w:del>
      <w:r w:rsidR="00360703">
        <w:t>a etapa</w:t>
      </w:r>
      <w:r w:rsidRPr="008B3A75">
        <w:t xml:space="preserve"> </w:t>
      </w:r>
      <w:r w:rsidR="00360703">
        <w:t>“Carrega JSON”</w:t>
      </w:r>
      <w:ins w:id="891" w:author="Érico de Souza" w:date="2020-11-06T01:16:00Z">
        <w:del w:id="892" w:author="Juliano Varella De Carvalho" w:date="2020-11-06T14:38:00Z">
          <w:r w:rsidR="00ED59C9" w:rsidDel="00AF6093">
            <w:delText>,</w:delText>
          </w:r>
        </w:del>
      </w:ins>
      <w:r>
        <w:t xml:space="preserve"> </w:t>
      </w:r>
      <w:ins w:id="893" w:author="Érico de Souza" w:date="2020-11-06T01:17:00Z">
        <w:r w:rsidR="005D308F">
          <w:t>que se tem</w:t>
        </w:r>
      </w:ins>
      <w:del w:id="894" w:author="Érico de Souza" w:date="2020-11-06T01:17:00Z">
        <w:r w:rsidDel="005D308F">
          <w:delText xml:space="preserve">foi realizado </w:delText>
        </w:r>
        <w:r w:rsidR="00360703" w:rsidDel="005D308F">
          <w:delText>o</w:delText>
        </w:r>
      </w:del>
      <w:r w:rsidR="00360703">
        <w:t xml:space="preserve"> </w:t>
      </w:r>
      <w:ins w:id="895" w:author="Érico de Souza" w:date="2020-11-06T01:23:00Z">
        <w:r w:rsidR="00C62A8A">
          <w:t xml:space="preserve">o </w:t>
        </w:r>
        <w:r w:rsidR="00C62A8A" w:rsidRPr="00AF6093">
          <w:rPr>
            <w:i/>
            <w:rPrChange w:id="896" w:author="Juliano Varella De Carvalho" w:date="2020-11-06T14:38:00Z">
              <w:rPr/>
            </w:rPrChange>
          </w:rPr>
          <w:t>upload</w:t>
        </w:r>
        <w:r w:rsidR="00C62A8A">
          <w:t xml:space="preserve"> dos dados</w:t>
        </w:r>
      </w:ins>
      <w:del w:id="897" w:author="Érico de Souza" w:date="2020-11-06T01:18:00Z">
        <w:r w:rsidR="00360703" w:rsidDel="005D308F">
          <w:delText>carregamento do arquivo</w:delText>
        </w:r>
      </w:del>
      <w:r w:rsidR="00360703">
        <w:t xml:space="preserve"> </w:t>
      </w:r>
      <w:r>
        <w:t xml:space="preserve">a partir da biblioteca padrão do </w:t>
      </w:r>
      <w:r w:rsidRPr="00CF34DD">
        <w:rPr>
          <w:i/>
        </w:rPr>
        <w:t>python</w:t>
      </w:r>
      <w:r>
        <w:t xml:space="preserve"> “open”</w:t>
      </w:r>
      <w:r w:rsidR="002E1C85">
        <w:t>.</w:t>
      </w:r>
      <w:r>
        <w:t xml:space="preserve"> </w:t>
      </w:r>
      <w:commentRangeStart w:id="898"/>
      <w:r w:rsidR="000624EF">
        <w:t>P</w:t>
      </w:r>
      <w:r>
        <w:t xml:space="preserve">ara a interpretação, </w:t>
      </w:r>
      <w:ins w:id="899" w:author="Érico de Souza" w:date="2020-11-06T01:25:00Z">
        <w:r w:rsidR="00217269">
          <w:t>existe</w:t>
        </w:r>
      </w:ins>
      <w:ins w:id="900" w:author="Érico de Souza" w:date="2020-11-06T01:28:00Z">
        <w:r w:rsidR="00353B67">
          <w:t xml:space="preserve"> </w:t>
        </w:r>
      </w:ins>
      <w:del w:id="901" w:author="Érico de Souza" w:date="2020-11-06T01:25:00Z">
        <w:r w:rsidDel="00217269">
          <w:delText xml:space="preserve">foi utilizado </w:delText>
        </w:r>
      </w:del>
      <w:r>
        <w:t xml:space="preserve">a biblioteca </w:t>
      </w:r>
      <w:r w:rsidRPr="00A27BAF">
        <w:rPr>
          <w:i/>
        </w:rPr>
        <w:t>json</w:t>
      </w:r>
      <w:r w:rsidR="003A34EC">
        <w:t>,</w:t>
      </w:r>
      <w:del w:id="902" w:author="Érico de Souza" w:date="2020-11-06T01:25:00Z">
        <w:r w:rsidR="003A34EC" w:rsidDel="00217269">
          <w:delText xml:space="preserve"> que</w:delText>
        </w:r>
      </w:del>
      <w:r w:rsidR="003A34EC">
        <w:t xml:space="preserve"> possibilita</w:t>
      </w:r>
      <w:ins w:id="903" w:author="Érico de Souza" w:date="2020-11-06T01:26:00Z">
        <w:r w:rsidR="00217269">
          <w:t>ndo</w:t>
        </w:r>
      </w:ins>
      <w:r>
        <w:t xml:space="preserve"> </w:t>
      </w:r>
      <w:r w:rsidR="00A27BAF">
        <w:t>transformar</w:t>
      </w:r>
      <w:r>
        <w:t xml:space="preserve"> </w:t>
      </w:r>
      <w:r w:rsidR="003A34EC">
        <w:t xml:space="preserve">o conteúdo </w:t>
      </w:r>
      <w:r w:rsidR="003A34EC" w:rsidRPr="003A34EC">
        <w:rPr>
          <w:i/>
        </w:rPr>
        <w:t>string</w:t>
      </w:r>
      <w:r>
        <w:t xml:space="preserve"> em um dicionário</w:t>
      </w:r>
      <w:ins w:id="904" w:author="Érico de Souza" w:date="2020-11-06T01:26:00Z">
        <w:r w:rsidR="00AB4434">
          <w:t xml:space="preserve">, </w:t>
        </w:r>
      </w:ins>
      <w:ins w:id="905" w:author="Érico de Souza" w:date="2020-11-06T01:29:00Z">
        <w:r w:rsidR="00353B67">
          <w:t xml:space="preserve">do qual </w:t>
        </w:r>
      </w:ins>
      <w:del w:id="906" w:author="Érico de Souza" w:date="2020-11-06T01:26:00Z">
        <w:r w:rsidDel="00AB4434">
          <w:delText>.</w:delText>
        </w:r>
        <w:r w:rsidR="00532B9F" w:rsidDel="00AB4434">
          <w:delText xml:space="preserve"> Do dicionário, </w:delText>
        </w:r>
        <w:r w:rsidR="00532B9F" w:rsidDel="00983710">
          <w:delText xml:space="preserve">foi </w:delText>
        </w:r>
      </w:del>
      <w:del w:id="907" w:author="Érico de Souza" w:date="2020-11-06T01:30:00Z">
        <w:r w:rsidR="00532B9F" w:rsidDel="00A43661">
          <w:delText>obt</w:delText>
        </w:r>
      </w:del>
      <w:ins w:id="908" w:author="Érico de Souza" w:date="2020-11-06T01:30:00Z">
        <w:r w:rsidR="00A43661">
          <w:t>obtém</w:t>
        </w:r>
      </w:ins>
      <w:del w:id="909" w:author="Érico de Souza" w:date="2020-11-06T01:27:00Z">
        <w:r w:rsidR="00532B9F" w:rsidDel="00983710">
          <w:delText>i</w:delText>
        </w:r>
      </w:del>
      <w:del w:id="910" w:author="Érico de Souza" w:date="2020-11-06T01:26:00Z">
        <w:r w:rsidR="00532B9F" w:rsidDel="00983710">
          <w:delText>do</w:delText>
        </w:r>
      </w:del>
      <w:r w:rsidR="00532B9F">
        <w:t xml:space="preserve"> </w:t>
      </w:r>
      <w:r w:rsidR="00532B9F">
        <w:lastRenderedPageBreak/>
        <w:t>os usuários e seus eventos e</w:t>
      </w:r>
      <w:ins w:id="911" w:author="Érico de Souza" w:date="2020-11-06T01:32:00Z">
        <w:r w:rsidR="00B20A5B">
          <w:t xml:space="preserve"> os</w:t>
        </w:r>
      </w:ins>
      <w:r w:rsidR="00532B9F">
        <w:t xml:space="preserve"> transfo</w:t>
      </w:r>
      <w:ins w:id="912" w:author="Érico de Souza" w:date="2020-11-06T01:32:00Z">
        <w:r w:rsidR="00AE711C">
          <w:t>r</w:t>
        </w:r>
        <w:r w:rsidR="00B20A5B">
          <w:t>ma</w:t>
        </w:r>
      </w:ins>
      <w:del w:id="913" w:author="Érico de Souza" w:date="2020-11-06T01:32:00Z">
        <w:r w:rsidR="00532B9F" w:rsidDel="00B20A5B">
          <w:delText>rmado</w:delText>
        </w:r>
      </w:del>
      <w:r w:rsidR="00532B9F">
        <w:t xml:space="preserve"> em outro dicionário </w:t>
      </w:r>
      <w:r w:rsidR="00532B9F" w:rsidRPr="00532B9F">
        <w:rPr>
          <w:i/>
        </w:rPr>
        <w:t>users</w:t>
      </w:r>
      <w:r w:rsidR="00532B9F">
        <w:t>, cuj</w:t>
      </w:r>
      <w:ins w:id="914" w:author="Érico de Souza" w:date="2020-11-06T01:34:00Z">
        <w:r w:rsidR="00C061A1">
          <w:t>a</w:t>
        </w:r>
      </w:ins>
      <w:del w:id="915" w:author="Érico de Souza" w:date="2020-11-06T01:34:00Z">
        <w:r w:rsidR="00532B9F" w:rsidDel="00C061A1">
          <w:delText>o a</w:delText>
        </w:r>
      </w:del>
      <w:r w:rsidR="00532B9F">
        <w:t xml:space="preserve"> </w:t>
      </w:r>
      <w:r w:rsidR="00532B9F" w:rsidRPr="00566F51">
        <w:rPr>
          <w:i/>
        </w:rPr>
        <w:t>key</w:t>
      </w:r>
      <w:r w:rsidR="00532B9F">
        <w:t xml:space="preserve"> é o id do usuário e o conteúdo </w:t>
      </w:r>
      <w:r w:rsidR="007233BE">
        <w:t>sua lista de</w:t>
      </w:r>
      <w:r w:rsidR="00532B9F">
        <w:t xml:space="preserve"> eventos.</w:t>
      </w:r>
      <w:commentRangeEnd w:id="898"/>
      <w:r w:rsidR="004A5767">
        <w:rPr>
          <w:rStyle w:val="CommentReference"/>
        </w:rPr>
        <w:commentReference w:id="898"/>
      </w:r>
    </w:p>
    <w:p w14:paraId="532C9F73" w14:textId="77777777" w:rsidR="000B6FB9" w:rsidRDefault="000B6FB9" w:rsidP="004D13B5">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4D13B5">
      <w:pPr>
        <w:pStyle w:val="Caption"/>
        <w:rPr>
          <w:noProof/>
        </w:rPr>
      </w:pPr>
      <w:bookmarkStart w:id="916" w:name="_Ref54973329"/>
      <w:bookmarkStart w:id="917" w:name="_Toc55260893"/>
      <w:r w:rsidRPr="00AF6093">
        <w:rPr>
          <w:highlight w:val="yellow"/>
          <w:rPrChange w:id="918" w:author="Juliano Varella De Carvalho" w:date="2020-11-06T14:39:00Z">
            <w:rPr/>
          </w:rPrChange>
        </w:rPr>
        <w:t xml:space="preserve">Figura </w:t>
      </w:r>
      <w:r w:rsidR="00331D61" w:rsidRPr="00AF6093">
        <w:rPr>
          <w:highlight w:val="yellow"/>
          <w:rPrChange w:id="919" w:author="Juliano Varella De Carvalho" w:date="2020-11-06T14:39:00Z">
            <w:rPr/>
          </w:rPrChange>
        </w:rPr>
        <w:fldChar w:fldCharType="begin"/>
      </w:r>
      <w:r w:rsidR="00331D61" w:rsidRPr="00AF6093">
        <w:rPr>
          <w:highlight w:val="yellow"/>
          <w:rPrChange w:id="920" w:author="Juliano Varella De Carvalho" w:date="2020-11-06T14:39:00Z">
            <w:rPr/>
          </w:rPrChange>
        </w:rPr>
        <w:instrText xml:space="preserve"> SEQ Figura \* ARABIC </w:instrText>
      </w:r>
      <w:r w:rsidR="00331D61" w:rsidRPr="00AF6093">
        <w:rPr>
          <w:highlight w:val="yellow"/>
          <w:rPrChange w:id="921" w:author="Juliano Varella De Carvalho" w:date="2020-11-06T14:39:00Z">
            <w:rPr/>
          </w:rPrChange>
        </w:rPr>
        <w:fldChar w:fldCharType="separate"/>
      </w:r>
      <w:r w:rsidR="00772326" w:rsidRPr="00AF6093">
        <w:rPr>
          <w:noProof/>
          <w:highlight w:val="yellow"/>
          <w:rPrChange w:id="922" w:author="Juliano Varella De Carvalho" w:date="2020-11-06T14:39:00Z">
            <w:rPr>
              <w:noProof/>
            </w:rPr>
          </w:rPrChange>
        </w:rPr>
        <w:t>18</w:t>
      </w:r>
      <w:r w:rsidR="00331D61" w:rsidRPr="00AF6093">
        <w:rPr>
          <w:noProof/>
          <w:highlight w:val="yellow"/>
          <w:rPrChange w:id="923" w:author="Juliano Varella De Carvalho" w:date="2020-11-06T14:39:00Z">
            <w:rPr>
              <w:noProof/>
            </w:rPr>
          </w:rPrChange>
        </w:rPr>
        <w:fldChar w:fldCharType="end"/>
      </w:r>
      <w:bookmarkEnd w:id="916"/>
      <w:r w:rsidRPr="00AF6093">
        <w:rPr>
          <w:highlight w:val="yellow"/>
          <w:rPrChange w:id="924" w:author="Juliano Varella De Carvalho" w:date="2020-11-06T14:39:00Z">
            <w:rPr/>
          </w:rPrChange>
        </w:rPr>
        <w:t xml:space="preserve"> </w:t>
      </w:r>
      <w:r w:rsidR="00C370FC" w:rsidRPr="00AF6093">
        <w:rPr>
          <w:highlight w:val="yellow"/>
          <w:rPrChange w:id="925" w:author="Juliano Varella De Carvalho" w:date="2020-11-06T14:39:00Z">
            <w:rPr/>
          </w:rPrChange>
        </w:rPr>
        <w:t>Visão macro das e</w:t>
      </w:r>
      <w:r w:rsidRPr="00AF6093">
        <w:rPr>
          <w:highlight w:val="yellow"/>
          <w:rPrChange w:id="926" w:author="Juliano Varella De Carvalho" w:date="2020-11-06T14:39:00Z">
            <w:rPr/>
          </w:rPrChange>
        </w:rPr>
        <w:t xml:space="preserve">tapas para </w:t>
      </w:r>
      <w:r w:rsidR="00757012" w:rsidRPr="00AF6093">
        <w:rPr>
          <w:highlight w:val="yellow"/>
          <w:rPrChange w:id="927" w:author="Juliano Varella De Carvalho" w:date="2020-11-06T14:39:00Z">
            <w:rPr/>
          </w:rPrChange>
        </w:rPr>
        <w:t>transformar</w:t>
      </w:r>
      <w:r w:rsidRPr="00AF6093">
        <w:rPr>
          <w:highlight w:val="yellow"/>
          <w:rPrChange w:id="928" w:author="Juliano Varella De Carvalho" w:date="2020-11-06T14:39:00Z">
            <w:rPr/>
          </w:rPrChange>
        </w:rPr>
        <w:t xml:space="preserve"> </w:t>
      </w:r>
      <w:r w:rsidRPr="00AF6093">
        <w:rPr>
          <w:noProof/>
          <w:highlight w:val="yellow"/>
          <w:rPrChange w:id="929" w:author="Juliano Varella De Carvalho" w:date="2020-11-06T14:39:00Z">
            <w:rPr>
              <w:noProof/>
            </w:rPr>
          </w:rPrChange>
        </w:rPr>
        <w:t xml:space="preserve">os </w:t>
      </w:r>
      <w:r w:rsidR="005F6EDA" w:rsidRPr="00AF6093">
        <w:rPr>
          <w:noProof/>
          <w:highlight w:val="yellow"/>
          <w:rPrChange w:id="930" w:author="Juliano Varella De Carvalho" w:date="2020-11-06T14:39:00Z">
            <w:rPr>
              <w:noProof/>
            </w:rPr>
          </w:rPrChange>
        </w:rPr>
        <w:t xml:space="preserve">eventos registrados no firebase </w:t>
      </w:r>
      <w:r w:rsidR="000200DD" w:rsidRPr="00AF6093">
        <w:rPr>
          <w:noProof/>
          <w:highlight w:val="yellow"/>
          <w:rPrChange w:id="931" w:author="Juliano Varella De Carvalho" w:date="2020-11-06T14:39:00Z">
            <w:rPr>
              <w:noProof/>
            </w:rPr>
          </w:rPrChange>
        </w:rPr>
        <w:t>na</w:t>
      </w:r>
      <w:r w:rsidR="00757012" w:rsidRPr="00AF6093">
        <w:rPr>
          <w:noProof/>
          <w:highlight w:val="yellow"/>
          <w:rPrChange w:id="932" w:author="Juliano Varella De Carvalho" w:date="2020-11-06T14:39:00Z">
            <w:rPr>
              <w:noProof/>
            </w:rPr>
          </w:rPrChange>
        </w:rPr>
        <w:t xml:space="preserve"> tabela que sera rodado o</w:t>
      </w:r>
      <w:r w:rsidRPr="00AF6093">
        <w:rPr>
          <w:noProof/>
          <w:highlight w:val="yellow"/>
          <w:rPrChange w:id="933" w:author="Juliano Varella De Carvalho" w:date="2020-11-06T14:39:00Z">
            <w:rPr>
              <w:noProof/>
            </w:rPr>
          </w:rPrChange>
        </w:rPr>
        <w:t xml:space="preserve"> KNN</w:t>
      </w:r>
      <w:r w:rsidR="00180781" w:rsidRPr="00AF6093">
        <w:rPr>
          <w:highlight w:val="yellow"/>
          <w:rPrChange w:id="934" w:author="Juliano Varella De Carvalho" w:date="2020-11-06T14:39:00Z">
            <w:rPr/>
          </w:rPrChange>
        </w:rPr>
        <w:t xml:space="preserve"> (próprio, 2020)</w:t>
      </w:r>
      <w:bookmarkEnd w:id="917"/>
    </w:p>
    <w:p w14:paraId="24982577" w14:textId="7EB75261" w:rsidR="00277DEC" w:rsidRDefault="0019064E" w:rsidP="004D13B5">
      <w:r>
        <w:tab/>
      </w:r>
      <w:r w:rsidR="00EF23AA">
        <w:t>Na</w:t>
      </w:r>
      <w:r>
        <w:t xml:space="preserve"> segunda etapa “Separa Contexto”, representada </w:t>
      </w:r>
      <w:ins w:id="935" w:author="Érico de Souza" w:date="2020-11-06T01:34:00Z">
        <w:r w:rsidR="00F465AD">
          <w:t>pela</w:t>
        </w:r>
      </w:ins>
      <w:del w:id="936" w:author="Érico de Souza" w:date="2020-11-06T01:34:00Z">
        <w:r w:rsidDel="00F465AD">
          <w:delText>na</w:delText>
        </w:r>
      </w:del>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ins w:id="937" w:author="Juliano Varella De Carvalho" w:date="2020-11-06T14:40:00Z">
        <w:r w:rsidR="004A5767">
          <w:t>a</w:t>
        </w:r>
      </w:ins>
      <w:del w:id="938" w:author="Juliano Varella De Carvalho" w:date="2020-11-06T14:40:00Z">
        <w:r w:rsidDel="004A5767">
          <w:delText>o</w:delText>
        </w:r>
      </w:del>
      <w:r>
        <w:t xml:space="preserve"> a quebra dos eventos de cada usuário </w:t>
      </w:r>
      <w:r w:rsidR="00AF1E23">
        <w:t xml:space="preserve">por </w:t>
      </w:r>
      <w:r w:rsidR="00AA687E">
        <w:t>seus contextos</w:t>
      </w:r>
      <w:ins w:id="939" w:author="Érico de Souza" w:date="2020-11-06T01:41:00Z">
        <w:r w:rsidR="00843A71">
          <w:t>,</w:t>
        </w:r>
      </w:ins>
      <w:del w:id="940" w:author="Érico de Souza" w:date="2020-11-06T01:41:00Z">
        <w:r w:rsidR="00AF1E23" w:rsidDel="00843A71">
          <w:delText>.</w:delText>
        </w:r>
      </w:del>
      <w:r w:rsidR="001E07DF">
        <w:t xml:space="preserve"> </w:t>
      </w:r>
      <w:ins w:id="941" w:author="Érico de Souza" w:date="2020-11-06T01:41:00Z">
        <w:r w:rsidR="00843A71">
          <w:t>c</w:t>
        </w:r>
      </w:ins>
      <w:del w:id="942" w:author="Érico de Souza" w:date="2020-11-06T01:41:00Z">
        <w:r w:rsidR="001E07DF" w:rsidDel="00843A71">
          <w:delText>C</w:delText>
        </w:r>
      </w:del>
      <w:r w:rsidR="001E07DF">
        <w:t>riando assim, uma relação</w:t>
      </w:r>
      <w:del w:id="943" w:author="Érico de Souza" w:date="2020-11-06T01:41:00Z">
        <w:r w:rsidR="001E07DF" w:rsidDel="00A809DE">
          <w:delText xml:space="preserve"> de cada contexto,</w:delText>
        </w:r>
      </w:del>
      <w:r w:rsidR="001E07DF">
        <w:t xml:space="preserve"> com as </w:t>
      </w:r>
      <w:r w:rsidR="006762C6">
        <w:t>músicas</w:t>
      </w:r>
      <w:r w:rsidR="001E07DF">
        <w:t xml:space="preserve"> </w:t>
      </w:r>
      <w:r w:rsidR="0046487C">
        <w:t>reproduzidas</w:t>
      </w:r>
      <w:ins w:id="944" w:author="Érico de Souza" w:date="2020-11-06T01:42:00Z">
        <w:r w:rsidR="00DF1C83">
          <w:t>.</w:t>
        </w:r>
      </w:ins>
      <w:ins w:id="945" w:author="Érico de Souza" w:date="2020-11-06T01:43:00Z">
        <w:r w:rsidR="008A158F">
          <w:t xml:space="preserve"> </w:t>
        </w:r>
        <w:r w:rsidR="00C55A05">
          <w:t>Isso está</w:t>
        </w:r>
      </w:ins>
      <w:del w:id="946" w:author="Érico de Souza" w:date="2020-11-06T01:41:00Z">
        <w:r w:rsidR="00432FE5" w:rsidDel="00A809DE">
          <w:delText>, que é</w:delText>
        </w:r>
      </w:del>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4D13B5">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4D13B5">
      <w:pPr>
        <w:pStyle w:val="Caption"/>
      </w:pPr>
      <w:bookmarkStart w:id="947" w:name="_Ref54973321"/>
      <w:bookmarkStart w:id="948" w:name="_Toc55260894"/>
      <w:commentRangeStart w:id="949"/>
      <w:r>
        <w:t xml:space="preserve">Figura </w:t>
      </w:r>
      <w:r w:rsidR="00331D61">
        <w:fldChar w:fldCharType="begin"/>
      </w:r>
      <w:r w:rsidR="00331D61">
        <w:instrText xml:space="preserve"> SEQ Figura \* ARABIC </w:instrText>
      </w:r>
      <w:r w:rsidR="00331D61">
        <w:fldChar w:fldCharType="separate"/>
      </w:r>
      <w:r w:rsidR="00772326">
        <w:rPr>
          <w:noProof/>
        </w:rPr>
        <w:t>19</w:t>
      </w:r>
      <w:r w:rsidR="00331D61">
        <w:rPr>
          <w:noProof/>
        </w:rPr>
        <w:fldChar w:fldCharType="end"/>
      </w:r>
      <w:bookmarkEnd w:id="947"/>
      <w:r>
        <w:t xml:space="preserve"> Representação dos eventos salvos no Firebase</w:t>
      </w:r>
      <w:r w:rsidR="00180781">
        <w:t xml:space="preserve"> </w:t>
      </w:r>
      <w:r w:rsidR="00180781" w:rsidRPr="00A73EA3">
        <w:t>(próprio, 2020)</w:t>
      </w:r>
      <w:bookmarkEnd w:id="948"/>
      <w:commentRangeEnd w:id="949"/>
      <w:r w:rsidR="004A5767">
        <w:rPr>
          <w:rStyle w:val="CommentReference"/>
          <w:b w:val="0"/>
          <w:iCs/>
          <w:color w:val="000000"/>
        </w:rPr>
        <w:commentReference w:id="949"/>
      </w:r>
    </w:p>
    <w:p w14:paraId="5D69FFD5" w14:textId="13C7B21E" w:rsidR="00277DEC" w:rsidRDefault="00EA3E37" w:rsidP="004D13B5">
      <w:del w:id="950" w:author="Érico de Souza" w:date="2020-11-06T01:45:00Z">
        <w:r w:rsidDel="00B334B7">
          <w:delText>N</w:delText>
        </w:r>
      </w:del>
      <w:ins w:id="951" w:author="Érico de Souza" w:date="2020-11-06T01:45:00Z">
        <w:r w:rsidR="00B334B7">
          <w:t>A</w:t>
        </w:r>
      </w:ins>
      <w:del w:id="952" w:author="Érico de Souza" w:date="2020-11-06T01:45:00Z">
        <w:r w:rsidDel="00B334B7">
          <w:delText>a</w:delText>
        </w:r>
      </w:del>
      <w:r>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w:t>
      </w:r>
      <w:ins w:id="953" w:author="Érico de Souza" w:date="2020-11-06T01:45:00Z">
        <w:r w:rsidR="00B334B7">
          <w:t>traz</w:t>
        </w:r>
      </w:ins>
      <w:del w:id="954" w:author="Érico de Souza" w:date="2020-11-06T01:45:00Z">
        <w:r w:rsidDel="00B334B7">
          <w:delText>é representada</w:delText>
        </w:r>
      </w:del>
      <w:r>
        <w:t xml:space="preserve"> a etapa “Separa contexto das </w:t>
      </w:r>
      <w:r w:rsidR="00EE0349">
        <w:t>músicas”</w:t>
      </w:r>
      <w:ins w:id="955" w:author="Érico de Souza" w:date="2020-11-06T01:45:00Z">
        <w:r w:rsidR="00B334B7">
          <w:t>.</w:t>
        </w:r>
      </w:ins>
      <w:del w:id="956" w:author="Érico de Souza" w:date="2020-11-06T01:45:00Z">
        <w:r w:rsidR="00EE0349" w:rsidDel="00B334B7">
          <w:delText>,</w:delText>
        </w:r>
      </w:del>
      <w:r w:rsidR="00EE0349">
        <w:t xml:space="preserve"> </w:t>
      </w:r>
      <w:del w:id="957" w:author="Érico de Souza" w:date="2020-11-06T01:45:00Z">
        <w:r w:rsidR="00EE0349" w:rsidDel="00B334B7">
          <w:delText xml:space="preserve">pois </w:delText>
        </w:r>
      </w:del>
      <w:ins w:id="958" w:author="Érico de Souza" w:date="2020-11-06T01:45:00Z">
        <w:r w:rsidR="00B334B7">
          <w:t>N</w:t>
        </w:r>
      </w:ins>
      <w:del w:id="959" w:author="Érico de Souza" w:date="2020-11-06T01:45:00Z">
        <w:r w:rsidR="00EE0349" w:rsidDel="00B334B7">
          <w:delText>n</w:delText>
        </w:r>
      </w:del>
      <w:r w:rsidR="00EE0349">
        <w:t xml:space="preserve">a reprodução das músicas, </w:t>
      </w:r>
      <w:ins w:id="960" w:author="Juliano Varella De Carvalho" w:date="2020-11-06T14:42:00Z">
        <w:r w:rsidR="004A5767">
          <w:t>são</w:t>
        </w:r>
      </w:ins>
      <w:del w:id="961" w:author="Juliano Varella De Carvalho" w:date="2020-11-06T14:42:00Z">
        <w:r w:rsidR="00EE0349" w:rsidDel="004A5767">
          <w:delText>é</w:delText>
        </w:r>
      </w:del>
      <w:r w:rsidR="00EE0349">
        <w:t xml:space="preserve"> gerado</w:t>
      </w:r>
      <w:ins w:id="962" w:author="Juliano Varella De Carvalho" w:date="2020-11-06T14:42:00Z">
        <w:r w:rsidR="004A5767">
          <w:t>s</w:t>
        </w:r>
      </w:ins>
      <w:ins w:id="963" w:author="Érico de Souza" w:date="2020-11-06T01:47:00Z">
        <w:del w:id="964" w:author="Juliano Varella De Carvalho" w:date="2020-11-06T14:42:00Z">
          <w:r w:rsidR="002247E8" w:rsidDel="004A5767">
            <w:delText>,</w:delText>
          </w:r>
        </w:del>
        <w:r w:rsidR="002247E8">
          <w:t xml:space="preserve"> tanto </w:t>
        </w:r>
      </w:ins>
      <w:del w:id="965" w:author="Érico de Souza" w:date="2020-11-06T01:47:00Z">
        <w:r w:rsidR="00EE0349" w:rsidDel="002247E8">
          <w:delText xml:space="preserve"> </w:delText>
        </w:r>
      </w:del>
      <w:r w:rsidR="00EE0349">
        <w:t>os eventos separadamente</w:t>
      </w:r>
      <w:r w:rsidR="001A128B">
        <w:t xml:space="preserve">, </w:t>
      </w:r>
      <w:ins w:id="966" w:author="Érico de Souza" w:date="2020-11-06T01:47:00Z">
        <w:r w:rsidR="00A926EA">
          <w:t>quanto</w:t>
        </w:r>
      </w:ins>
      <w:del w:id="967" w:author="Érico de Souza" w:date="2020-11-06T01:47:00Z">
        <w:r w:rsidR="001A128B" w:rsidDel="002247E8">
          <w:delText>e nessa etapa, é criado</w:delText>
        </w:r>
      </w:del>
      <w:r w:rsidR="001A128B">
        <w:t xml:space="preserve"> uma relação da música escutada</w:t>
      </w:r>
      <w:ins w:id="968" w:author="Érico de Souza" w:date="2020-11-06T01:50:00Z">
        <w:r w:rsidR="000B7E73">
          <w:t>,</w:t>
        </w:r>
      </w:ins>
      <w:del w:id="969" w:author="Érico de Souza" w:date="2020-11-06T01:50:00Z">
        <w:r w:rsidR="001A128B" w:rsidDel="00E86800">
          <w:delText>,</w:delText>
        </w:r>
      </w:del>
      <w:r w:rsidR="001A128B">
        <w:t xml:space="preserve"> com os </w:t>
      </w:r>
      <w:r w:rsidR="001A128B">
        <w:lastRenderedPageBreak/>
        <w:t>eventos registrados</w:t>
      </w:r>
      <w:ins w:id="970" w:author="Érico de Souza" w:date="2020-11-06T01:51:00Z">
        <w:r w:rsidR="000B7E73">
          <w:t xml:space="preserve"> -</w:t>
        </w:r>
      </w:ins>
      <w:del w:id="971" w:author="Érico de Souza" w:date="2020-11-06T01:51:00Z">
        <w:r w:rsidR="00A65F9D" w:rsidDel="000B7E73">
          <w:delText>,</w:delText>
        </w:r>
      </w:del>
      <w:r w:rsidR="00A65F9D">
        <w:t xml:space="preserve"> gerando</w:t>
      </w:r>
      <w:ins w:id="972" w:author="Érico de Souza" w:date="2020-11-06T01:50:00Z">
        <w:r w:rsidR="000B7E73">
          <w:t>,</w:t>
        </w:r>
      </w:ins>
      <w:r w:rsidR="00A65F9D">
        <w:t xml:space="preserve"> no fim, uma tabela</w:t>
      </w:r>
      <w:r w:rsidR="001A2690">
        <w:t xml:space="preserve"> semelhante </w:t>
      </w:r>
      <w:ins w:id="973" w:author="Juliano Varella De Carvalho" w:date="2020-11-06T14:42:00Z">
        <w:r w:rsidR="004A5767">
          <w:t>à</w:t>
        </w:r>
      </w:ins>
      <w:del w:id="974" w:author="Juliano Varella De Carvalho" w:date="2020-11-06T14:42:00Z">
        <w:r w:rsidR="001A2690" w:rsidDel="004A5767">
          <w:delText>a</w:delText>
        </w:r>
      </w:del>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4D13B5">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4D13B5">
      <w:pPr>
        <w:pStyle w:val="Caption"/>
      </w:pPr>
      <w:bookmarkStart w:id="975" w:name="_Ref54973316"/>
      <w:bookmarkStart w:id="976" w:name="_Toc55260895"/>
      <w:r w:rsidRPr="004A5767">
        <w:rPr>
          <w:highlight w:val="yellow"/>
          <w:rPrChange w:id="977" w:author="Juliano Varella De Carvalho" w:date="2020-11-06T14:42:00Z">
            <w:rPr/>
          </w:rPrChange>
        </w:rPr>
        <w:t xml:space="preserve">Figura </w:t>
      </w:r>
      <w:r w:rsidR="00331D61" w:rsidRPr="004A5767">
        <w:rPr>
          <w:highlight w:val="yellow"/>
          <w:rPrChange w:id="978" w:author="Juliano Varella De Carvalho" w:date="2020-11-06T14:42:00Z">
            <w:rPr/>
          </w:rPrChange>
        </w:rPr>
        <w:fldChar w:fldCharType="begin"/>
      </w:r>
      <w:r w:rsidR="00331D61" w:rsidRPr="004A5767">
        <w:rPr>
          <w:highlight w:val="yellow"/>
          <w:rPrChange w:id="979" w:author="Juliano Varella De Carvalho" w:date="2020-11-06T14:42:00Z">
            <w:rPr/>
          </w:rPrChange>
        </w:rPr>
        <w:instrText xml:space="preserve"> SEQ Figura \* ARABIC </w:instrText>
      </w:r>
      <w:r w:rsidR="00331D61" w:rsidRPr="004A5767">
        <w:rPr>
          <w:highlight w:val="yellow"/>
          <w:rPrChange w:id="980" w:author="Juliano Varella De Carvalho" w:date="2020-11-06T14:42:00Z">
            <w:rPr/>
          </w:rPrChange>
        </w:rPr>
        <w:fldChar w:fldCharType="separate"/>
      </w:r>
      <w:r w:rsidR="00772326" w:rsidRPr="004A5767">
        <w:rPr>
          <w:noProof/>
          <w:highlight w:val="yellow"/>
          <w:rPrChange w:id="981" w:author="Juliano Varella De Carvalho" w:date="2020-11-06T14:42:00Z">
            <w:rPr>
              <w:noProof/>
            </w:rPr>
          </w:rPrChange>
        </w:rPr>
        <w:t>20</w:t>
      </w:r>
      <w:r w:rsidR="00331D61" w:rsidRPr="004A5767">
        <w:rPr>
          <w:noProof/>
          <w:highlight w:val="yellow"/>
          <w:rPrChange w:id="982" w:author="Juliano Varella De Carvalho" w:date="2020-11-06T14:42:00Z">
            <w:rPr>
              <w:noProof/>
            </w:rPr>
          </w:rPrChange>
        </w:rPr>
        <w:fldChar w:fldCharType="end"/>
      </w:r>
      <w:bookmarkEnd w:id="975"/>
      <w:r w:rsidRPr="004A5767">
        <w:rPr>
          <w:highlight w:val="yellow"/>
          <w:rPrChange w:id="983" w:author="Juliano Varella De Carvalho" w:date="2020-11-06T14:42:00Z">
            <w:rPr/>
          </w:rPrChange>
        </w:rPr>
        <w:t xml:space="preserve"> Representação da</w:t>
      </w:r>
      <w:r w:rsidR="005829DE" w:rsidRPr="004A5767">
        <w:rPr>
          <w:highlight w:val="yellow"/>
          <w:rPrChange w:id="984" w:author="Juliano Varella De Carvalho" w:date="2020-11-06T14:42:00Z">
            <w:rPr/>
          </w:rPrChange>
        </w:rPr>
        <w:t>s</w:t>
      </w:r>
      <w:r w:rsidRPr="004A5767">
        <w:rPr>
          <w:highlight w:val="yellow"/>
          <w:rPrChange w:id="985" w:author="Juliano Varella De Carvalho" w:date="2020-11-06T14:42:00Z">
            <w:rPr/>
          </w:rPrChange>
        </w:rPr>
        <w:t xml:space="preserve"> lista</w:t>
      </w:r>
      <w:r w:rsidR="005829DE" w:rsidRPr="004A5767">
        <w:rPr>
          <w:highlight w:val="yellow"/>
          <w:rPrChange w:id="986" w:author="Juliano Varella De Carvalho" w:date="2020-11-06T14:42:00Z">
            <w:rPr/>
          </w:rPrChange>
        </w:rPr>
        <w:t>s</w:t>
      </w:r>
      <w:r w:rsidRPr="004A5767">
        <w:rPr>
          <w:highlight w:val="yellow"/>
          <w:rPrChange w:id="987" w:author="Juliano Varella De Carvalho" w:date="2020-11-06T14:42:00Z">
            <w:rPr/>
          </w:rPrChange>
        </w:rPr>
        <w:t xml:space="preserve"> gerada</w:t>
      </w:r>
      <w:r w:rsidR="005829DE" w:rsidRPr="004A5767">
        <w:rPr>
          <w:highlight w:val="yellow"/>
          <w:rPrChange w:id="988" w:author="Juliano Varella De Carvalho" w:date="2020-11-06T14:42:00Z">
            <w:rPr/>
          </w:rPrChange>
        </w:rPr>
        <w:t>s</w:t>
      </w:r>
      <w:r w:rsidRPr="004A5767">
        <w:rPr>
          <w:highlight w:val="yellow"/>
          <w:rPrChange w:id="989" w:author="Juliano Varella De Carvalho" w:date="2020-11-06T14:42:00Z">
            <w:rPr/>
          </w:rPrChange>
        </w:rPr>
        <w:t xml:space="preserve"> na etapa </w:t>
      </w:r>
      <w:r w:rsidR="004415D8" w:rsidRPr="004A5767">
        <w:rPr>
          <w:highlight w:val="yellow"/>
          <w:rPrChange w:id="990" w:author="Juliano Varella De Carvalho" w:date="2020-11-06T14:42:00Z">
            <w:rPr/>
          </w:rPrChange>
        </w:rPr>
        <w:t>“</w:t>
      </w:r>
      <w:r w:rsidRPr="004A5767">
        <w:rPr>
          <w:highlight w:val="yellow"/>
          <w:rPrChange w:id="991" w:author="Juliano Varella De Carvalho" w:date="2020-11-06T14:42:00Z">
            <w:rPr/>
          </w:rPrChange>
        </w:rPr>
        <w:t>Separa contexto</w:t>
      </w:r>
      <w:r w:rsidR="004415D8" w:rsidRPr="004A5767">
        <w:rPr>
          <w:highlight w:val="yellow"/>
          <w:rPrChange w:id="992" w:author="Juliano Varella De Carvalho" w:date="2020-11-06T14:42:00Z">
            <w:rPr/>
          </w:rPrChange>
        </w:rPr>
        <w:t>”</w:t>
      </w:r>
      <w:r w:rsidR="00180781" w:rsidRPr="004A5767">
        <w:rPr>
          <w:highlight w:val="yellow"/>
          <w:rPrChange w:id="993" w:author="Juliano Varella De Carvalho" w:date="2020-11-06T14:42:00Z">
            <w:rPr/>
          </w:rPrChange>
        </w:rPr>
        <w:t xml:space="preserve"> (próprio, 2020)</w:t>
      </w:r>
      <w:bookmarkEnd w:id="976"/>
    </w:p>
    <w:p w14:paraId="38B4F8EF" w14:textId="39351E2A" w:rsidR="00277DEC" w:rsidRPr="00860C67" w:rsidRDefault="00324F5C" w:rsidP="004D13B5">
      <w:pPr>
        <w:rPr>
          <w:b/>
          <w:bCs/>
        </w:rPr>
      </w:pPr>
      <w:r>
        <w:tab/>
        <w:t>Para criar essa relação</w:t>
      </w:r>
      <w:ins w:id="994" w:author="Érico de Souza" w:date="2020-11-06T01:52:00Z">
        <w:r w:rsidR="00093383">
          <w:t>,</w:t>
        </w:r>
      </w:ins>
      <w:r>
        <w:t xml:space="preserve">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ins w:id="995" w:author="Juliano Varella De Carvalho" w:date="2020-11-06T14:44:00Z">
        <w:r w:rsidR="004A5767">
          <w:rPr>
            <w:i/>
          </w:rPr>
          <w:t>,</w:t>
        </w:r>
      </w:ins>
      <w:r w:rsidR="003358E0">
        <w:t xml:space="preserve"> relacionados ao contexto da </w:t>
      </w:r>
      <w:r w:rsidR="008B0BD7">
        <w:t>música</w:t>
      </w:r>
      <w:ins w:id="996" w:author="Juliano Varella De Carvalho" w:date="2020-11-06T14:44:00Z">
        <w:r w:rsidR="004A5767">
          <w:t>,</w:t>
        </w:r>
      </w:ins>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w:t>
      </w:r>
      <w:commentRangeStart w:id="997"/>
      <w:r w:rsidR="00860C67">
        <w:t xml:space="preserve">cada um aconteceu </w:t>
      </w:r>
      <w:commentRangeEnd w:id="997"/>
      <w:r w:rsidR="004A5767">
        <w:rPr>
          <w:rStyle w:val="CommentReference"/>
        </w:rPr>
        <w:commentReference w:id="997"/>
      </w:r>
      <w:r w:rsidR="00860C67">
        <w:t>durante a reprodução.</w:t>
      </w:r>
    </w:p>
    <w:p w14:paraId="594723B6" w14:textId="77777777" w:rsidR="00E56732" w:rsidRDefault="00B548EC" w:rsidP="004D13B5">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4D13B5">
      <w:pPr>
        <w:pStyle w:val="Caption"/>
      </w:pPr>
      <w:bookmarkStart w:id="998" w:name="_Ref54973306"/>
      <w:bookmarkStart w:id="999" w:name="_Toc55260896"/>
      <w:r>
        <w:t xml:space="preserve">Figura </w:t>
      </w:r>
      <w:r w:rsidR="00331D61">
        <w:fldChar w:fldCharType="begin"/>
      </w:r>
      <w:r w:rsidR="00331D61">
        <w:instrText xml:space="preserve"> SEQ Figura \* ARABIC </w:instrText>
      </w:r>
      <w:r w:rsidR="00331D61">
        <w:fldChar w:fldCharType="separate"/>
      </w:r>
      <w:r w:rsidR="00772326">
        <w:rPr>
          <w:noProof/>
        </w:rPr>
        <w:t>21</w:t>
      </w:r>
      <w:r w:rsidR="00331D61">
        <w:rPr>
          <w:noProof/>
        </w:rPr>
        <w:fldChar w:fldCharType="end"/>
      </w:r>
      <w:bookmarkEnd w:id="998"/>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999"/>
    </w:p>
    <w:p w14:paraId="4974A4D1" w14:textId="3B4D5507" w:rsidR="00B548EC" w:rsidRDefault="001110DF" w:rsidP="004D13B5">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del w:id="1000" w:author="Juliano Varella De Carvalho" w:date="2020-11-06T14:44:00Z">
        <w:r w:rsidDel="004A5767">
          <w:delText xml:space="preserve">realizado </w:delText>
        </w:r>
      </w:del>
      <w:ins w:id="1001" w:author="Juliano Varella De Carvalho" w:date="2020-11-06T14:44:00Z">
        <w:r w:rsidR="004A5767">
          <w:t>realizad</w:t>
        </w:r>
        <w:r w:rsidR="004A5767">
          <w:t>a</w:t>
        </w:r>
        <w:r w:rsidR="004A5767">
          <w:t xml:space="preserve"> </w:t>
        </w:r>
      </w:ins>
      <w:r>
        <w:t>uma busca nas API</w:t>
      </w:r>
      <w:del w:id="1002" w:author="Juliano Varella De Carvalho" w:date="2020-11-06T14:44:00Z">
        <w:r w:rsidDel="004A5767">
          <w:delText>’</w:delText>
        </w:r>
      </w:del>
      <w:r>
        <w:t xml:space="preserve">s do Spotify, utilizando os </w:t>
      </w:r>
      <w:r w:rsidRPr="004A5767">
        <w:rPr>
          <w:i/>
          <w:rPrChange w:id="1003" w:author="Juliano Varella De Carvalho" w:date="2020-11-06T14:45:00Z">
            <w:rPr/>
          </w:rPrChange>
        </w:rPr>
        <w:t>uris</w:t>
      </w:r>
      <w:r>
        <w:t xml:space="preserve">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 xml:space="preserve">é realizada de 50 em 50 </w:t>
      </w:r>
      <w:r w:rsidR="00BF6DD4" w:rsidRPr="004A5767">
        <w:rPr>
          <w:i/>
          <w:rPrChange w:id="1004" w:author="Juliano Varella De Carvalho" w:date="2020-11-06T14:45:00Z">
            <w:rPr/>
          </w:rPrChange>
        </w:rPr>
        <w:t>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4D13B5">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4D13B5">
      <w:pPr>
        <w:pStyle w:val="Caption"/>
      </w:pPr>
      <w:bookmarkStart w:id="1005" w:name="_Ref54973298"/>
      <w:bookmarkStart w:id="1006" w:name="_Toc55260897"/>
      <w:r>
        <w:t xml:space="preserve">Figura </w:t>
      </w:r>
      <w:r w:rsidR="00331D61">
        <w:fldChar w:fldCharType="begin"/>
      </w:r>
      <w:r w:rsidR="00331D61">
        <w:instrText xml:space="preserve"> SEQ Figura \* ARABIC </w:instrText>
      </w:r>
      <w:r w:rsidR="00331D61">
        <w:fldChar w:fldCharType="separate"/>
      </w:r>
      <w:r w:rsidR="00772326">
        <w:rPr>
          <w:noProof/>
        </w:rPr>
        <w:t>22</w:t>
      </w:r>
      <w:r w:rsidR="00331D61">
        <w:rPr>
          <w:noProof/>
        </w:rPr>
        <w:fldChar w:fldCharType="end"/>
      </w:r>
      <w:bookmarkEnd w:id="1005"/>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006"/>
    </w:p>
    <w:p w14:paraId="4C3E69BF" w14:textId="6A6D52E5" w:rsidR="007258A1" w:rsidRDefault="00AA35A0" w:rsidP="004D13B5">
      <w:r w:rsidRPr="00B4632C">
        <w:tab/>
      </w:r>
      <w:r>
        <w:t xml:space="preserve">Após a busca dos dados </w:t>
      </w:r>
      <w:del w:id="1007" w:author="Juliano Varella De Carvalho" w:date="2020-11-06T14:46:00Z">
        <w:r w:rsidDel="004A5767">
          <w:delText xml:space="preserve">ao </w:delText>
        </w:r>
      </w:del>
      <w:ins w:id="1008" w:author="Juliano Varella De Carvalho" w:date="2020-11-06T14:46:00Z">
        <w:r w:rsidR="004A5767">
          <w:t>no</w:t>
        </w:r>
        <w:r w:rsidR="004A5767">
          <w:t xml:space="preserve"> </w:t>
        </w:r>
      </w:ins>
      <w:r>
        <w:t>Spotify, foi obtid</w:t>
      </w:r>
      <w:ins w:id="1009" w:author="Juliano Varella De Carvalho" w:date="2020-11-06T14:46:00Z">
        <w:r w:rsidR="004A5767">
          <w:t>a</w:t>
        </w:r>
      </w:ins>
      <w:del w:id="1010" w:author="Juliano Varella De Carvalho" w:date="2020-11-06T14:46:00Z">
        <w:r w:rsidDel="004A5767">
          <w:delText>o</w:delText>
        </w:r>
      </w:del>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w:t>
      </w:r>
      <w:del w:id="1011" w:author="Juliano Varella De Carvalho" w:date="2020-11-06T14:46:00Z">
        <w:r w:rsidR="00612211" w:rsidDel="004A5767">
          <w:delText xml:space="preserve">Foi </w:delText>
        </w:r>
      </w:del>
      <w:ins w:id="1012" w:author="Juliano Varella De Carvalho" w:date="2020-11-06T14:46:00Z">
        <w:r w:rsidR="004A5767">
          <w:t>Foram</w:t>
        </w:r>
        <w:r w:rsidR="004A5767">
          <w:t xml:space="preserve"> </w:t>
        </w:r>
      </w:ins>
      <w:r w:rsidR="00612211">
        <w:t>separado</w:t>
      </w:r>
      <w:ins w:id="1013" w:author="Juliano Varella De Carvalho" w:date="2020-11-06T14:46:00Z">
        <w:r w:rsidR="004A5767">
          <w:t>s</w:t>
        </w:r>
      </w:ins>
      <w:r w:rsidR="00612211">
        <w:t xml:space="preserve"> </w:t>
      </w:r>
      <w:r w:rsidR="006E3636">
        <w:t xml:space="preserve">os </w:t>
      </w:r>
      <w:r w:rsidR="00612211">
        <w:t xml:space="preserve">gêneros </w:t>
      </w:r>
      <w:del w:id="1014" w:author="Juliano Varella De Carvalho" w:date="2020-11-06T14:46:00Z">
        <w:r w:rsidR="00612211" w:rsidDel="004A5767">
          <w:delText xml:space="preserve">um </w:delText>
        </w:r>
      </w:del>
      <w:r w:rsidR="00612211">
        <w:t>por linha</w:t>
      </w:r>
      <w:r w:rsidR="007F64D4">
        <w:t xml:space="preserve"> e no fim, </w:t>
      </w:r>
      <w:del w:id="1015" w:author="Juliano Varella De Carvalho" w:date="2020-11-06T14:46:00Z">
        <w:r w:rsidR="007F64D4" w:rsidDel="004A5767">
          <w:delText xml:space="preserve">removido </w:delText>
        </w:r>
      </w:del>
      <w:ins w:id="1016" w:author="Juliano Varella De Carvalho" w:date="2020-11-06T14:46:00Z">
        <w:r w:rsidR="004A5767">
          <w:t>removid</w:t>
        </w:r>
        <w:r w:rsidR="004A5767">
          <w:t>a</w:t>
        </w:r>
        <w:r w:rsidR="004A5767">
          <w:t xml:space="preserve"> </w:t>
        </w:r>
      </w:ins>
      <w:r w:rsidR="007F64D4">
        <w:t>a música, pois ela iria atrapalhar o resultado do algoritmo</w:t>
      </w:r>
      <w:r w:rsidR="008C2AAB">
        <w:t>. Com isso, foi criad</w:t>
      </w:r>
      <w:ins w:id="1017" w:author="Juliano Varella De Carvalho" w:date="2020-11-06T14:47:00Z">
        <w:r w:rsidR="004A5767">
          <w:t>a</w:t>
        </w:r>
      </w:ins>
      <w:del w:id="1018" w:author="Juliano Varella De Carvalho" w:date="2020-11-06T14:47:00Z">
        <w:r w:rsidR="008C2AAB" w:rsidDel="004A5767">
          <w:delText>o</w:delText>
        </w:r>
      </w:del>
      <w:r w:rsidR="008C2AAB">
        <w:t xml:space="preserve">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4D13B5">
      <w:r>
        <w:tab/>
      </w:r>
      <w:commentRangeStart w:id="1019"/>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commentRangeEnd w:id="1019"/>
      <w:r w:rsidR="004A5767">
        <w:rPr>
          <w:rStyle w:val="CommentReference"/>
        </w:rPr>
        <w:commentReference w:id="1019"/>
      </w:r>
    </w:p>
    <w:p w14:paraId="480DEE20" w14:textId="77777777" w:rsidR="007358DD" w:rsidRDefault="007358DD" w:rsidP="004D13B5">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4D13B5">
      <w:pPr>
        <w:pStyle w:val="Caption"/>
      </w:pPr>
      <w:bookmarkStart w:id="1020" w:name="_Ref53955795"/>
      <w:bookmarkStart w:id="1021" w:name="_Toc55260898"/>
      <w:r w:rsidRPr="004A5767">
        <w:rPr>
          <w:highlight w:val="yellow"/>
          <w:rPrChange w:id="1022" w:author="Juliano Varella De Carvalho" w:date="2020-11-06T14:48:00Z">
            <w:rPr/>
          </w:rPrChange>
        </w:rPr>
        <w:t xml:space="preserve">Figura </w:t>
      </w:r>
      <w:r w:rsidR="00331D61" w:rsidRPr="004A5767">
        <w:rPr>
          <w:highlight w:val="yellow"/>
          <w:rPrChange w:id="1023" w:author="Juliano Varella De Carvalho" w:date="2020-11-06T14:48:00Z">
            <w:rPr/>
          </w:rPrChange>
        </w:rPr>
        <w:fldChar w:fldCharType="begin"/>
      </w:r>
      <w:r w:rsidR="00331D61" w:rsidRPr="004A5767">
        <w:rPr>
          <w:highlight w:val="yellow"/>
          <w:rPrChange w:id="1024" w:author="Juliano Varella De Carvalho" w:date="2020-11-06T14:48:00Z">
            <w:rPr/>
          </w:rPrChange>
        </w:rPr>
        <w:instrText xml:space="preserve"> SEQ Figura \* ARABIC </w:instrText>
      </w:r>
      <w:r w:rsidR="00331D61" w:rsidRPr="004A5767">
        <w:rPr>
          <w:highlight w:val="yellow"/>
          <w:rPrChange w:id="1025" w:author="Juliano Varella De Carvalho" w:date="2020-11-06T14:48:00Z">
            <w:rPr/>
          </w:rPrChange>
        </w:rPr>
        <w:fldChar w:fldCharType="separate"/>
      </w:r>
      <w:r w:rsidR="00772326" w:rsidRPr="004A5767">
        <w:rPr>
          <w:noProof/>
          <w:highlight w:val="yellow"/>
          <w:rPrChange w:id="1026" w:author="Juliano Varella De Carvalho" w:date="2020-11-06T14:48:00Z">
            <w:rPr>
              <w:noProof/>
            </w:rPr>
          </w:rPrChange>
        </w:rPr>
        <w:t>23</w:t>
      </w:r>
      <w:r w:rsidR="00331D61" w:rsidRPr="004A5767">
        <w:rPr>
          <w:noProof/>
          <w:highlight w:val="yellow"/>
          <w:rPrChange w:id="1027" w:author="Juliano Varella De Carvalho" w:date="2020-11-06T14:48:00Z">
            <w:rPr>
              <w:noProof/>
            </w:rPr>
          </w:rPrChange>
        </w:rPr>
        <w:fldChar w:fldCharType="end"/>
      </w:r>
      <w:bookmarkEnd w:id="1020"/>
      <w:r w:rsidRPr="004A5767">
        <w:rPr>
          <w:highlight w:val="yellow"/>
          <w:rPrChange w:id="1028" w:author="Juliano Varella De Carvalho" w:date="2020-11-06T14:48:00Z">
            <w:rPr/>
          </w:rPrChange>
        </w:rPr>
        <w:t xml:space="preserve"> </w:t>
      </w:r>
      <w:r w:rsidRPr="004A5767">
        <w:rPr>
          <w:i/>
          <w:iCs/>
          <w:highlight w:val="yellow"/>
          <w:rPrChange w:id="1029" w:author="Juliano Varella De Carvalho" w:date="2020-11-06T14:48:00Z">
            <w:rPr>
              <w:i/>
              <w:iCs/>
            </w:rPr>
          </w:rPrChange>
        </w:rPr>
        <w:t>head()</w:t>
      </w:r>
      <w:r w:rsidRPr="004A5767">
        <w:rPr>
          <w:highlight w:val="yellow"/>
          <w:rPrChange w:id="1030" w:author="Juliano Varella De Carvalho" w:date="2020-11-06T14:48:00Z">
            <w:rPr/>
          </w:rPrChange>
        </w:rPr>
        <w:t xml:space="preserve"> do </w:t>
      </w:r>
      <w:r w:rsidRPr="004A5767">
        <w:rPr>
          <w:i/>
          <w:iCs/>
          <w:highlight w:val="yellow"/>
          <w:rPrChange w:id="1031" w:author="Juliano Varella De Carvalho" w:date="2020-11-06T14:48:00Z">
            <w:rPr>
              <w:i/>
              <w:iCs/>
            </w:rPr>
          </w:rPrChange>
        </w:rPr>
        <w:t>dataframe</w:t>
      </w:r>
      <w:r w:rsidRPr="004A5767">
        <w:rPr>
          <w:highlight w:val="yellow"/>
          <w:rPrChange w:id="1032" w:author="Juliano Varella De Carvalho" w:date="2020-11-06T14:48:00Z">
            <w:rPr/>
          </w:rPrChange>
        </w:rPr>
        <w:t xml:space="preserve"> criado a partir da </w:t>
      </w:r>
      <w:r w:rsidR="00F96CEC" w:rsidRPr="004A5767">
        <w:rPr>
          <w:highlight w:val="yellow"/>
          <w:rPrChange w:id="1033" w:author="Juliano Varella De Carvalho" w:date="2020-11-06T14:48:00Z">
            <w:rPr/>
          </w:rPrChange>
        </w:rPr>
        <w:t xml:space="preserve">variável </w:t>
      </w:r>
      <w:r w:rsidR="00F96CEC" w:rsidRPr="004A5767">
        <w:rPr>
          <w:i/>
          <w:iCs/>
          <w:highlight w:val="yellow"/>
          <w:rPrChange w:id="1034" w:author="Juliano Varella De Carvalho" w:date="2020-11-06T14:48:00Z">
            <w:rPr>
              <w:i/>
              <w:iCs/>
            </w:rPr>
          </w:rPrChange>
        </w:rPr>
        <w:t>genreTable</w:t>
      </w:r>
      <w:r w:rsidRPr="004A5767">
        <w:rPr>
          <w:highlight w:val="yellow"/>
          <w:rPrChange w:id="1035" w:author="Juliano Varella De Carvalho" w:date="2020-11-06T14:48:00Z">
            <w:rPr/>
          </w:rPrChange>
        </w:rPr>
        <w:t xml:space="preserve"> (próprio, 2020)</w:t>
      </w:r>
      <w:bookmarkEnd w:id="1021"/>
    </w:p>
    <w:p w14:paraId="57E252FA" w14:textId="5B918FE2" w:rsidR="005A7271" w:rsidRDefault="005A7271" w:rsidP="004D13B5">
      <w:r>
        <w:tab/>
        <w:t xml:space="preserve">No fim, foi </w:t>
      </w:r>
      <w:del w:id="1036" w:author="Juliano Varella De Carvalho" w:date="2020-11-06T14:49:00Z">
        <w:r w:rsidDel="004A5767">
          <w:delText xml:space="preserve">utilizado </w:delText>
        </w:r>
      </w:del>
      <w:ins w:id="1037" w:author="Juliano Varella De Carvalho" w:date="2020-11-06T14:49:00Z">
        <w:r w:rsidR="004A5767">
          <w:t>utilizad</w:t>
        </w:r>
        <w:r w:rsidR="004A5767">
          <w:t>a</w:t>
        </w:r>
        <w:r w:rsidR="004A5767">
          <w:t xml:space="preserve"> </w:t>
        </w:r>
      </w:ins>
      <w:r>
        <w:t xml:space="preserve">a </w:t>
      </w:r>
      <w:del w:id="1038" w:author="Juliano Varella De Carvalho" w:date="2020-11-06T14:50:00Z">
        <w:r w:rsidDel="004A5767">
          <w:delText xml:space="preserve">lib </w:delText>
        </w:r>
      </w:del>
      <w:ins w:id="1039" w:author="Juliano Varella De Carvalho" w:date="2020-11-06T14:50:00Z">
        <w:r w:rsidR="004A5767">
          <w:t>biblioteca</w:t>
        </w:r>
        <w:r w:rsidR="004A5767">
          <w:t xml:space="preserve"> </w:t>
        </w:r>
      </w:ins>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4D13B5">
      <w:pPr>
        <w:pStyle w:val="Heading3"/>
      </w:pPr>
      <w:bookmarkStart w:id="1040" w:name="_Ref54908939"/>
      <w:bookmarkStart w:id="1041" w:name="_Toc55260968"/>
      <w:r>
        <w:t>Testes com KNN</w:t>
      </w:r>
      <w:bookmarkEnd w:id="1040"/>
      <w:bookmarkEnd w:id="1041"/>
    </w:p>
    <w:p w14:paraId="5DE02447" w14:textId="5B97CB4D" w:rsidR="00BD4BAC" w:rsidRDefault="00691D99" w:rsidP="004D13B5">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del w:id="1042" w:author="Juliano Varella De Carvalho" w:date="2020-11-06T14:53:00Z">
        <w:r w:rsidRPr="00F33334" w:rsidDel="00BA00AE">
          <w:rPr>
            <w:i/>
          </w:rPr>
          <w:delText>lib</w:delText>
        </w:r>
        <w:r w:rsidDel="00BA00AE">
          <w:delText xml:space="preserve"> </w:delText>
        </w:r>
      </w:del>
      <w:ins w:id="1043" w:author="Juliano Varella De Carvalho" w:date="2020-11-06T14:53:00Z">
        <w:r w:rsidR="00BA00AE">
          <w:t>biblioteca</w:t>
        </w:r>
        <w:r w:rsidR="00BA00AE">
          <w:t xml:space="preserve"> </w:t>
        </w:r>
      </w:ins>
      <w:r>
        <w:t>panda</w:t>
      </w:r>
      <w:r w:rsidR="006D1352">
        <w:t>s</w:t>
      </w:r>
      <w:r w:rsidR="00250CE2">
        <w:t>. Então</w:t>
      </w:r>
      <w:r w:rsidRPr="00691D99">
        <w:t xml:space="preserve"> </w:t>
      </w:r>
      <w:r>
        <w:t>foi realizad</w:t>
      </w:r>
      <w:ins w:id="1044" w:author="Juliano Varella De Carvalho" w:date="2020-11-06T14:53:00Z">
        <w:r w:rsidR="00BA00AE">
          <w:t>a</w:t>
        </w:r>
      </w:ins>
      <w:del w:id="1045" w:author="Juliano Varella De Carvalho" w:date="2020-11-06T14:53:00Z">
        <w:r w:rsidDel="00BA00AE">
          <w:delText>o</w:delText>
        </w:r>
      </w:del>
      <w:r>
        <w:t xml:space="preserve"> a separação da coluna gênero da tabela,</w:t>
      </w:r>
      <w:r w:rsidR="00AA76C4">
        <w:t xml:space="preserve"> com isso, </w:t>
      </w:r>
      <w:del w:id="1046" w:author="Juliano Varella De Carvalho" w:date="2020-11-06T14:53:00Z">
        <w:r w:rsidR="00AA76C4" w:rsidDel="00BA00AE">
          <w:delText xml:space="preserve">obtido </w:delText>
        </w:r>
      </w:del>
      <w:ins w:id="1047" w:author="Juliano Varella De Carvalho" w:date="2020-11-06T14:53:00Z">
        <w:r w:rsidR="00BA00AE">
          <w:t>obtendo</w:t>
        </w:r>
        <w:r w:rsidR="00BA00AE">
          <w:t xml:space="preserve"> </w:t>
        </w:r>
      </w:ins>
      <w:r w:rsidR="00AA76C4">
        <w:t>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048"/>
      <w:ins w:id="1049" w:author="Juliano Varella De Carvalho" w:date="2020-11-06T14:53:00Z">
        <w:r w:rsidR="00BA00AE">
          <w:t xml:space="preserve"> (30%</w:t>
        </w:r>
      </w:ins>
      <w:ins w:id="1050" w:author="Juliano Varella De Carvalho" w:date="2020-11-06T14:54:00Z">
        <w:r w:rsidR="00BA00AE">
          <w:t xml:space="preserve"> de teste e 70% de treinamento)</w:t>
        </w:r>
      </w:ins>
      <w:r w:rsidR="00FF2EA5">
        <w:t>.</w:t>
      </w:r>
      <w:commentRangeEnd w:id="1048"/>
      <w:r w:rsidR="00A04918">
        <w:rPr>
          <w:rStyle w:val="CommentReference"/>
        </w:rPr>
        <w:commentReference w:id="1048"/>
      </w:r>
    </w:p>
    <w:p w14:paraId="584595AA" w14:textId="20D85035" w:rsidR="00F8355F" w:rsidRDefault="007E05CD" w:rsidP="004D13B5">
      <w:r>
        <w:tab/>
        <w:t>Para rodar o KNN</w:t>
      </w:r>
      <w:del w:id="1051" w:author="Juliano Varella De Carvalho" w:date="2020-11-06T14:54:00Z">
        <w:r w:rsidDel="00BA00AE">
          <w:delText>,</w:delText>
        </w:r>
      </w:del>
      <w:r>
        <w:t xml:space="preserve"> foi utilizad</w:t>
      </w:r>
      <w:ins w:id="1052" w:author="Juliano Varella De Carvalho" w:date="2020-11-06T14:54:00Z">
        <w:r w:rsidR="00BA00AE">
          <w:t>a</w:t>
        </w:r>
      </w:ins>
      <w:del w:id="1053" w:author="Juliano Varella De Carvalho" w:date="2020-11-06T14:54:00Z">
        <w:r w:rsidDel="00BA00AE">
          <w:delText>o</w:delText>
        </w:r>
      </w:del>
      <w:r>
        <w:t xml:space="preserve"> a classe </w:t>
      </w:r>
      <w:r w:rsidRPr="007E05CD">
        <w:rPr>
          <w:i/>
        </w:rPr>
        <w:t>KNeighborsClassifier</w:t>
      </w:r>
      <w:r>
        <w:t xml:space="preserve"> da </w:t>
      </w:r>
      <w:del w:id="1054" w:author="Juliano Varella De Carvalho" w:date="2020-11-06T14:54:00Z">
        <w:r w:rsidDel="00BA00AE">
          <w:delText xml:space="preserve">lib </w:delText>
        </w:r>
      </w:del>
      <w:ins w:id="1055" w:author="Juliano Varella De Carvalho" w:date="2020-11-06T14:54:00Z">
        <w:r w:rsidR="00BA00AE">
          <w:t>biblioteca</w:t>
        </w:r>
        <w:r w:rsidR="00BA00AE">
          <w:t xml:space="preserve"> </w:t>
        </w:r>
      </w:ins>
      <w:r w:rsidRPr="007E05CD">
        <w:rPr>
          <w:i/>
        </w:rPr>
        <w:t>sklearn.neighbors</w:t>
      </w:r>
      <w:del w:id="1056" w:author="Juliano Varella De Carvalho" w:date="2020-11-06T14:54:00Z">
        <w:r w:rsidRPr="008B31B3" w:rsidDel="00BA00AE">
          <w:delText>,</w:delText>
        </w:r>
        <w:r w:rsidR="008B31B3" w:rsidRPr="008B31B3" w:rsidDel="00BA00AE">
          <w:delText xml:space="preserve"> </w:delText>
        </w:r>
      </w:del>
      <w:ins w:id="1057" w:author="Juliano Varella De Carvalho" w:date="2020-11-06T14:54:00Z">
        <w:r w:rsidR="00BA00AE">
          <w:t>.</w:t>
        </w:r>
        <w:r w:rsidR="00BA00AE" w:rsidRPr="008B31B3">
          <w:t xml:space="preserve"> </w:t>
        </w:r>
      </w:ins>
      <w:del w:id="1058" w:author="Juliano Varella De Carvalho" w:date="2020-11-06T14:54:00Z">
        <w:r w:rsidR="008B31B3" w:rsidRPr="008B31B3" w:rsidDel="00BA00AE">
          <w:delText>nela</w:delText>
        </w:r>
      </w:del>
      <w:ins w:id="1059" w:author="Juliano Varella De Carvalho" w:date="2020-11-06T14:54:00Z">
        <w:r w:rsidR="00BA00AE">
          <w:t>N</w:t>
        </w:r>
        <w:r w:rsidR="00BA00AE" w:rsidRPr="008B31B3">
          <w:t>ela</w:t>
        </w:r>
      </w:ins>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w:t>
      </w:r>
      <w:commentRangeStart w:id="1060"/>
      <w:r w:rsidR="000E785A">
        <w:t>que nesse caso foi 3.</w:t>
      </w:r>
      <w:commentRangeEnd w:id="1060"/>
      <w:r w:rsidR="00BA00AE">
        <w:rPr>
          <w:rStyle w:val="CommentReference"/>
        </w:rPr>
        <w:commentReference w:id="1060"/>
      </w:r>
    </w:p>
    <w:p w14:paraId="3B4E78CD" w14:textId="30588F68" w:rsidR="007E05CD" w:rsidRDefault="00F8355F" w:rsidP="004D13B5">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ins w:id="1061" w:author="Juliano Varella De Carvalho" w:date="2020-11-06T14:55:00Z">
        <w:r w:rsidR="00BA00AE">
          <w:t xml:space="preserve">método </w:t>
        </w:r>
      </w:ins>
      <w:r w:rsidR="00A12877">
        <w:rPr>
          <w:i/>
        </w:rPr>
        <w:t>fit</w:t>
      </w:r>
      <w:r w:rsidR="00A12877">
        <w:t xml:space="preserve">, já é possível </w:t>
      </w:r>
      <w:commentRangeStart w:id="1062"/>
      <w:del w:id="1063" w:author="Juliano Varella De Carvalho" w:date="2020-11-06T15:11:00Z">
        <w:r w:rsidR="00A12877" w:rsidDel="00E72884">
          <w:delText>utilizar o modelo criado</w:delText>
        </w:r>
      </w:del>
      <w:ins w:id="1064" w:author="Juliano Varella De Carvalho" w:date="2020-11-06T15:11:00Z">
        <w:r w:rsidR="00E72884">
          <w:t>utilizar o melhor k analisado</w:t>
        </w:r>
        <w:commentRangeEnd w:id="1062"/>
        <w:r w:rsidR="00E72884">
          <w:rPr>
            <w:rStyle w:val="CommentReference"/>
          </w:rPr>
          <w:commentReference w:id="1062"/>
        </w:r>
        <w:r w:rsidR="00E72884">
          <w:t>,</w:t>
        </w:r>
      </w:ins>
      <w:r w:rsidR="00A12877">
        <w:t xml:space="preserve">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w:t>
      </w:r>
      <w:ins w:id="1065" w:author="Juliano Varella De Carvalho" w:date="2020-11-06T15:12:00Z">
        <w:r w:rsidR="00E72884">
          <w:t>s dados de teste</w:t>
        </w:r>
      </w:ins>
      <w:del w:id="1066" w:author="Juliano Varella De Carvalho" w:date="2020-11-06T15:12:00Z">
        <w:r w:rsidR="000D48E6" w:rsidDel="00E72884">
          <w:delText xml:space="preserve"> modelo</w:delText>
        </w:r>
      </w:del>
      <w:r w:rsidR="000D48E6">
        <w:t>.</w:t>
      </w:r>
    </w:p>
    <w:p w14:paraId="63A83446" w14:textId="3365DF51" w:rsidR="00972812" w:rsidRDefault="00A33BFC" w:rsidP="004D13B5">
      <w:r>
        <w:tab/>
      </w:r>
      <w:r w:rsidR="00864E51">
        <w:t>No fim, é realizado um teste</w:t>
      </w:r>
      <w:r w:rsidR="00751FD7">
        <w:t xml:space="preserve"> através do método </w:t>
      </w:r>
      <w:r w:rsidR="00751FD7" w:rsidRPr="00751FD7">
        <w:rPr>
          <w:i/>
        </w:rPr>
        <w:t>score</w:t>
      </w:r>
      <w:r w:rsidR="00864E51">
        <w:t xml:space="preserve"> na performance da predição do algoritmo </w:t>
      </w:r>
      <w:del w:id="1067" w:author="Juliano Varella De Carvalho" w:date="2020-11-06T15:13:00Z">
        <w:r w:rsidR="00864E51" w:rsidDel="00E72884">
          <w:delText xml:space="preserve">e modelo informado ao </w:delText>
        </w:r>
        <w:r w:rsidR="00864E51" w:rsidRPr="00E7273F" w:rsidDel="00E72884">
          <w:rPr>
            <w:i/>
          </w:rPr>
          <w:delText>sklearn</w:delText>
        </w:r>
      </w:del>
      <w:ins w:id="1068" w:author="Juliano Varella De Carvalho" w:date="2020-11-06T15:13:00Z">
        <w:r w:rsidR="00E72884">
          <w:t>KNN</w:t>
        </w:r>
      </w:ins>
      <w:r w:rsidR="00751FD7">
        <w:t>.</w:t>
      </w:r>
      <w:r w:rsidR="005A7C3A">
        <w:t xml:space="preserve"> Esse método, recebe por parâmetro as características de teste retiradas d</w:t>
      </w:r>
      <w:ins w:id="1069" w:author="Juliano Varella De Carvalho" w:date="2020-11-06T15:13:00Z">
        <w:r w:rsidR="00E72884">
          <w:t>e</w:t>
        </w:r>
      </w:ins>
      <w:del w:id="1070" w:author="Juliano Varella De Carvalho" w:date="2020-11-06T15:13:00Z">
        <w:r w:rsidR="005A7C3A" w:rsidDel="00E72884">
          <w:delText>o</w:delText>
        </w:r>
      </w:del>
      <w:r w:rsidR="005A7C3A">
        <w:t xml:space="preserve"> </w:t>
      </w:r>
      <w:del w:id="1071" w:author="Juliano Varella De Carvalho" w:date="2020-11-06T15:13:00Z">
        <w:r w:rsidR="005A7C3A" w:rsidDel="00E72884">
          <w:lastRenderedPageBreak/>
          <w:delText>modelo (</w:delText>
        </w:r>
      </w:del>
      <w:r w:rsidR="005A7C3A" w:rsidRPr="005A7C3A">
        <w:rPr>
          <w:i/>
        </w:rPr>
        <w:t>X_test</w:t>
      </w:r>
      <w:del w:id="1072" w:author="Juliano Varella De Carvalho" w:date="2020-11-06T15:13:00Z">
        <w:r w:rsidR="005A7C3A" w:rsidDel="00E72884">
          <w:delText>)</w:delText>
        </w:r>
      </w:del>
      <w:r w:rsidR="005A7C3A">
        <w:t xml:space="preserve"> e as classes de teste retiradas d</w:t>
      </w:r>
      <w:ins w:id="1073" w:author="Juliano Varella De Carvalho" w:date="2020-11-06T15:13:00Z">
        <w:r w:rsidR="00E72884">
          <w:t xml:space="preserve">e </w:t>
        </w:r>
      </w:ins>
      <w:del w:id="1074" w:author="Juliano Varella De Carvalho" w:date="2020-11-06T15:13:00Z">
        <w:r w:rsidR="005A7C3A" w:rsidDel="00E72884">
          <w:delText xml:space="preserve">o modelo </w:delText>
        </w:r>
      </w:del>
      <w:r w:rsidR="005A7C3A">
        <w:t>(</w:t>
      </w:r>
      <w:r w:rsidR="005A7C3A" w:rsidRPr="005A7C3A">
        <w:rPr>
          <w:i/>
        </w:rPr>
        <w:t>y_test</w:t>
      </w:r>
      <w:r w:rsidR="005A7C3A">
        <w:t>)</w:t>
      </w:r>
      <w:r w:rsidR="00A31EAE">
        <w:t xml:space="preserve"> e retorna </w:t>
      </w:r>
      <w:ins w:id="1075" w:author="Juliano Varella De Carvalho" w:date="2020-11-06T14:56:00Z">
        <w:r w:rsidR="00BA00AE">
          <w:t>a</w:t>
        </w:r>
      </w:ins>
      <w:del w:id="1076" w:author="Juliano Varella De Carvalho" w:date="2020-11-06T14:56:00Z">
        <w:r w:rsidR="00EF4A01" w:rsidDel="00BA00AE">
          <w:delText>à</w:delText>
        </w:r>
      </w:del>
      <w:r w:rsidR="00A31EAE">
        <w:t xml:space="preserve"> acurácia do </w:t>
      </w:r>
      <w:del w:id="1077" w:author="Juliano Varella De Carvalho" w:date="2020-11-06T15:13:00Z">
        <w:r w:rsidR="00A31EAE" w:rsidDel="00E72884">
          <w:delText xml:space="preserve">modelo </w:delText>
        </w:r>
      </w:del>
      <w:ins w:id="1078" w:author="Juliano Varella De Carvalho" w:date="2020-11-06T15:13:00Z">
        <w:r w:rsidR="00E72884">
          <w:t>algoritmo KNN</w:t>
        </w:r>
      </w:ins>
      <w:del w:id="1079" w:author="Juliano Varella De Carvalho" w:date="2020-11-06T15:13:00Z">
        <w:r w:rsidR="00A31EAE" w:rsidDel="00E72884">
          <w:delText>gerado</w:delText>
        </w:r>
      </w:del>
      <w:r w:rsidR="00A31EAE">
        <w:t>.</w:t>
      </w:r>
      <w:r w:rsidR="00EF4A01">
        <w:t xml:space="preserve"> </w:t>
      </w:r>
      <w:ins w:id="1080" w:author="Juliano Varella De Carvalho" w:date="2020-11-06T15:13:00Z">
        <w:r w:rsidR="00E72884">
          <w:t>Ele obteve</w:t>
        </w:r>
      </w:ins>
      <w:commentRangeStart w:id="1081"/>
      <w:del w:id="1082" w:author="Juliano Varella De Carvalho" w:date="2020-11-06T15:13:00Z">
        <w:r w:rsidR="00EF4A01" w:rsidDel="00E72884">
          <w:delText>O qual obteve</w:delText>
        </w:r>
      </w:del>
      <w:r w:rsidR="00EF4A01">
        <w:t xml:space="preserve"> uma </w:t>
      </w:r>
      <w:del w:id="1083" w:author="Juliano Varella De Carvalho" w:date="2020-11-06T15:13:00Z">
        <w:r w:rsidR="00EF4A01" w:rsidDel="00E72884">
          <w:delText xml:space="preserve">média </w:delText>
        </w:r>
      </w:del>
      <w:ins w:id="1084" w:author="Juliano Varella De Carvalho" w:date="2020-11-06T15:13:00Z">
        <w:r w:rsidR="00E72884">
          <w:t>acurácia</w:t>
        </w:r>
        <w:r w:rsidR="00E72884">
          <w:t xml:space="preserve"> </w:t>
        </w:r>
      </w:ins>
      <w:r w:rsidR="00EF4A01">
        <w:t>de 0,15 nos testes realizados.</w:t>
      </w:r>
      <w:commentRangeEnd w:id="1081"/>
      <w:r w:rsidR="00BA00AE">
        <w:rPr>
          <w:rStyle w:val="CommentReference"/>
        </w:rPr>
        <w:commentReference w:id="1081"/>
      </w:r>
    </w:p>
    <w:p w14:paraId="1C6251BA" w14:textId="2FAB94D0" w:rsidR="00972812" w:rsidRDefault="00972812" w:rsidP="004D13B5">
      <w:pPr>
        <w:pStyle w:val="Heading3"/>
      </w:pPr>
      <w:bookmarkStart w:id="1085" w:name="_Toc55260969"/>
      <w:r>
        <w:t>Taxonomia dos gêneros</w:t>
      </w:r>
      <w:bookmarkEnd w:id="1085"/>
    </w:p>
    <w:p w14:paraId="374E4EDB" w14:textId="11DC3212" w:rsidR="009863A4" w:rsidRDefault="00972812" w:rsidP="004D13B5">
      <w:r>
        <w:tab/>
        <w:t xml:space="preserve">Visando melhorar </w:t>
      </w:r>
      <w:ins w:id="1086" w:author="Juliano Varella De Carvalho" w:date="2020-11-06T14:57:00Z">
        <w:r w:rsidR="00BA00AE">
          <w:t xml:space="preserve">a acurácia </w:t>
        </w:r>
      </w:ins>
      <w:del w:id="1087" w:author="Juliano Varella De Carvalho" w:date="2020-11-06T14:57:00Z">
        <w:r w:rsidDel="00BA00AE">
          <w:delText xml:space="preserve">o score </w:delText>
        </w:r>
      </w:del>
      <w:r>
        <w:t xml:space="preserve">das recomendações, foi </w:t>
      </w:r>
      <w:del w:id="1088" w:author="Juliano Varella De Carvalho" w:date="2020-11-06T14:57:00Z">
        <w:r w:rsidDel="00BA00AE">
          <w:delText xml:space="preserve">realizado </w:delText>
        </w:r>
      </w:del>
      <w:ins w:id="1089" w:author="Juliano Varella De Carvalho" w:date="2020-11-06T14:57:00Z">
        <w:r w:rsidR="00BA00AE">
          <w:t>realizad</w:t>
        </w:r>
        <w:r w:rsidR="00BA00AE">
          <w:t>a</w:t>
        </w:r>
        <w:r w:rsidR="00BA00AE">
          <w:t xml:space="preserve"> </w:t>
        </w:r>
      </w:ins>
      <w:r>
        <w:t xml:space="preserve">uma busca dos principais gêneros musicais e a relação com seus </w:t>
      </w:r>
      <w:r w:rsidR="00715C18">
        <w:t>subgêneros, para nas classes de predição, manter somente o</w:t>
      </w:r>
      <w:ins w:id="1090" w:author="Juliano Varella De Carvalho" w:date="2020-11-06T14:58:00Z">
        <w:r w:rsidR="00BA00AE">
          <w:t xml:space="preserve"> gênero</w:t>
        </w:r>
      </w:ins>
      <w:r w:rsidR="00715C18">
        <w:t xml:space="preserve"> principal, reduzindo assim a</w:t>
      </w:r>
      <w:r w:rsidR="00FF723C">
        <w:t>s</w:t>
      </w:r>
      <w:r w:rsidR="00715C18">
        <w:t xml:space="preserve"> possibilidades</w:t>
      </w:r>
      <w:r w:rsidR="00FF723C">
        <w:t xml:space="preserve"> de resultados</w:t>
      </w:r>
      <w:r w:rsidR="00715C18">
        <w:t xml:space="preserve"> para </w:t>
      </w:r>
      <w:ins w:id="1091" w:author="Juliano Varella De Carvalho" w:date="2020-11-06T14:58:00Z">
        <w:r w:rsidR="00BA00AE">
          <w:t>classes n</w:t>
        </w:r>
      </w:ins>
      <w:r w:rsidR="00715C18">
        <w:t xml:space="preserve">o algoritmo KNN. </w:t>
      </w:r>
      <w:r w:rsidR="009863A4">
        <w:t xml:space="preserve">O principal objetivo da busca, era encontrar uma lista que supria a lista de gêneros do Spotify, para conseguir fazer a relação com os gêneros </w:t>
      </w:r>
      <w:r w:rsidR="00500219">
        <w:t xml:space="preserve">já </w:t>
      </w:r>
      <w:r w:rsidR="009863A4">
        <w:t xml:space="preserve">existentes </w:t>
      </w:r>
      <w:commentRangeStart w:id="1092"/>
      <w:r w:rsidR="009863A4">
        <w:t>no</w:t>
      </w:r>
      <w:r w:rsidR="00500219">
        <w:t xml:space="preserve"> modelo </w:t>
      </w:r>
      <w:commentRangeEnd w:id="1092"/>
      <w:r w:rsidR="00E72884">
        <w:rPr>
          <w:rStyle w:val="CommentReference"/>
        </w:rPr>
        <w:commentReference w:id="1092"/>
      </w:r>
      <w:r w:rsidR="00500219">
        <w:t xml:space="preserve">e substituir pelos gêneros </w:t>
      </w:r>
      <w:r w:rsidR="0027395E">
        <w:t>base</w:t>
      </w:r>
      <w:r w:rsidR="00C53BED">
        <w:t>, pois o Spotify não dispõe dessa relação</w:t>
      </w:r>
      <w:r w:rsidR="00500219">
        <w:t>.</w:t>
      </w:r>
      <w:del w:id="1093" w:author="Juliano Varella De Carvalho" w:date="2020-11-06T14:58:00Z">
        <w:r w:rsidR="00664424" w:rsidDel="00BA00AE">
          <w:delText xml:space="preserve"> </w:delText>
        </w:r>
      </w:del>
    </w:p>
    <w:p w14:paraId="38194D4B" w14:textId="6F164384" w:rsidR="00972812" w:rsidRPr="00BE0510" w:rsidRDefault="009A3330" w:rsidP="004D13B5">
      <w:r>
        <w:tab/>
        <w:t xml:space="preserve">A lista </w:t>
      </w:r>
      <w:ins w:id="1094" w:author="Juliano Varella De Carvalho" w:date="2020-11-06T15:00:00Z">
        <w:r w:rsidR="00BA00AE">
          <w:t>d</w:t>
        </w:r>
      </w:ins>
      <w:r>
        <w:t xml:space="preserve">a relação </w:t>
      </w:r>
      <w:r w:rsidR="007F3C08">
        <w:t>dos gêneros</w:t>
      </w:r>
      <w:r>
        <w:t xml:space="preserve"> com </w:t>
      </w:r>
      <w:r w:rsidR="007F3C08">
        <w:t>seus subgêneros</w:t>
      </w:r>
      <w:r>
        <w:t xml:space="preserve"> foi </w:t>
      </w:r>
      <w:r w:rsidR="00662C90">
        <w:t>encontrada</w:t>
      </w:r>
      <w:r>
        <w:t xml:space="preserve"> em um </w:t>
      </w:r>
      <w:r w:rsidRPr="009A3330">
        <w:rPr>
          <w:i/>
        </w:rPr>
        <w:t>showcase</w:t>
      </w:r>
      <w:r>
        <w:t xml:space="preserve"> do Spotify chamado Music Popcorn</w:t>
      </w:r>
      <w:r w:rsidR="00803FCE">
        <w:t xml:space="preserve"> </w:t>
      </w:r>
      <w:commentRangeStart w:id="1095"/>
      <w:r w:rsidR="00803FCE">
        <w:t>(</w:t>
      </w:r>
      <w:hyperlink r:id="rId61" w:history="1">
        <w:r w:rsidR="00803FCE" w:rsidRPr="00A97051">
          <w:rPr>
            <w:rStyle w:val="Hyperlink"/>
          </w:rPr>
          <w:t>https://developer.spotify.com/community/showcase/music-popcorn/</w:t>
        </w:r>
      </w:hyperlink>
      <w:r w:rsidR="00803FCE">
        <w:t>)</w:t>
      </w:r>
      <w:commentRangeEnd w:id="1095"/>
      <w:r w:rsidR="00BA00AE">
        <w:rPr>
          <w:rStyle w:val="CommentReference"/>
        </w:rPr>
        <w:commentReference w:id="1095"/>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733F7618" w:rsidR="00D23405" w:rsidRDefault="00941DE8" w:rsidP="004D13B5">
      <w:pPr>
        <w:pStyle w:val="Heading2"/>
        <w:rPr>
          <w:i/>
        </w:rPr>
      </w:pPr>
      <w:bookmarkStart w:id="1096" w:name="_Toc55260970"/>
      <w:commentRangeStart w:id="1097"/>
      <w:r>
        <w:t xml:space="preserve">Modelagem </w:t>
      </w:r>
      <w:r w:rsidR="00CC1095">
        <w:t xml:space="preserve">do </w:t>
      </w:r>
      <w:r>
        <w:t>sistema</w:t>
      </w:r>
      <w:r w:rsidR="00726572">
        <w:t xml:space="preserve"> </w:t>
      </w:r>
      <w:r w:rsidR="00AE024C">
        <w:rPr>
          <w:i/>
        </w:rPr>
        <w:t>LORS</w:t>
      </w:r>
      <w:bookmarkEnd w:id="1096"/>
      <w:commentRangeEnd w:id="1097"/>
      <w:r w:rsidR="00C94B56">
        <w:rPr>
          <w:rStyle w:val="CommentReference"/>
          <w:caps w:val="0"/>
          <w:snapToGrid/>
          <w:spacing w:val="0"/>
          <w:kern w:val="0"/>
        </w:rPr>
        <w:commentReference w:id="1097"/>
      </w:r>
    </w:p>
    <w:p w14:paraId="3B5520AA" w14:textId="30022BF6" w:rsidR="0034393F" w:rsidRDefault="00CC7162" w:rsidP="004D13B5">
      <w:r>
        <w:tab/>
        <w:t xml:space="preserve">O sistema LORS </w:t>
      </w:r>
      <w:r w:rsidR="00D458A3">
        <w:t>foi desenvolvido para</w:t>
      </w:r>
      <w:ins w:id="1098" w:author="Juliano Varella De Carvalho" w:date="2020-11-06T15:02:00Z">
        <w:r w:rsidR="00C94B56">
          <w:t>,</w:t>
        </w:r>
      </w:ins>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w:t>
      </w:r>
      <w:ins w:id="1099" w:author="Juliano Varella De Carvalho" w:date="2020-11-06T15:02:00Z">
        <w:r w:rsidR="00C94B56">
          <w:t>a</w:t>
        </w:r>
      </w:ins>
      <w:del w:id="1100" w:author="Juliano Varella De Carvalho" w:date="2020-11-06T15:02:00Z">
        <w:r w:rsidR="00CA68CD" w:rsidDel="00C94B56">
          <w:delText>o</w:delText>
        </w:r>
      </w:del>
      <w:r w:rsidR="00CA68CD">
        <w:t xml:space="preserve">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4D13B5">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D15B042" w:rsidR="00BC6F82" w:rsidRDefault="00BC6F82" w:rsidP="004D13B5">
      <w:pPr>
        <w:pStyle w:val="Caption"/>
      </w:pPr>
      <w:bookmarkStart w:id="1101" w:name="_Ref54973275"/>
      <w:bookmarkStart w:id="1102" w:name="_Toc55260899"/>
      <w:r>
        <w:t xml:space="preserve">Figura </w:t>
      </w:r>
      <w:r w:rsidR="00331D61">
        <w:fldChar w:fldCharType="begin"/>
      </w:r>
      <w:r w:rsidR="00331D61">
        <w:instrText xml:space="preserve"> SEQ Figura \* ARABIC </w:instrText>
      </w:r>
      <w:r w:rsidR="00331D61">
        <w:fldChar w:fldCharType="separate"/>
      </w:r>
      <w:r w:rsidR="00772326">
        <w:rPr>
          <w:noProof/>
        </w:rPr>
        <w:t>24</w:t>
      </w:r>
      <w:r w:rsidR="00331D61">
        <w:rPr>
          <w:noProof/>
        </w:rPr>
        <w:fldChar w:fldCharType="end"/>
      </w:r>
      <w:bookmarkEnd w:id="1101"/>
      <w:r>
        <w:t xml:space="preserve"> Visão macro do sistema LORS </w:t>
      </w:r>
      <w:r w:rsidRPr="00A73EA3">
        <w:t>(próprio, 2020)</w:t>
      </w:r>
      <w:bookmarkEnd w:id="1102"/>
    </w:p>
    <w:p w14:paraId="50849F02" w14:textId="3A64BC06" w:rsidR="00BC6F82" w:rsidRDefault="00E62979" w:rsidP="004D13B5">
      <w:r>
        <w:tab/>
      </w:r>
      <w:r w:rsidR="00B060DE">
        <w:t xml:space="preserve">O </w:t>
      </w:r>
      <w:r w:rsidR="00B060DE" w:rsidRPr="00C94B56">
        <w:rPr>
          <w:i/>
          <w:rPrChange w:id="1103" w:author="Juliano Varella De Carvalho" w:date="2020-11-06T15:03:00Z">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w:t>
      </w:r>
      <w:ins w:id="1104" w:author="Juliano Varella De Carvalho" w:date="2020-11-06T15:03:00Z">
        <w:r w:rsidR="00C94B56">
          <w:t>à</w:t>
        </w:r>
      </w:ins>
      <w:del w:id="1105" w:author="Juliano Varella De Carvalho" w:date="2020-11-06T15:03:00Z">
        <w:r w:rsidR="00A9537E" w:rsidDel="00C94B56">
          <w:delText>a</w:delText>
        </w:r>
      </w:del>
      <w:r w:rsidR="00A9537E">
        <w:t>s próximas músicas reproduzidas ou salvas pelo usuário.</w:t>
      </w:r>
    </w:p>
    <w:p w14:paraId="47B0BDAB" w14:textId="65DFCCEC" w:rsidR="00A619B9" w:rsidRDefault="00A619B9" w:rsidP="004D13B5">
      <w:pPr>
        <w:pStyle w:val="Heading3"/>
      </w:pPr>
      <w:bookmarkStart w:id="1106" w:name="_Toc55260971"/>
      <w:commentRangeStart w:id="1107"/>
      <w:r>
        <w:t>POC (</w:t>
      </w:r>
      <w:r w:rsidRPr="0057045C">
        <w:t>Proof of Concept</w:t>
      </w:r>
      <w:r>
        <w:t>)</w:t>
      </w:r>
      <w:bookmarkEnd w:id="1106"/>
    </w:p>
    <w:p w14:paraId="6F5E523F" w14:textId="16D3E344" w:rsidR="00BC4F3D" w:rsidRDefault="00CC7162" w:rsidP="004D13B5">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4D13B5">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commentRangeEnd w:id="1107"/>
      <w:r w:rsidR="00C94B56">
        <w:rPr>
          <w:rStyle w:val="CommentReference"/>
        </w:rPr>
        <w:commentReference w:id="1107"/>
      </w:r>
    </w:p>
    <w:p w14:paraId="3F620038" w14:textId="268AB0A6" w:rsidR="001E49AE" w:rsidRPr="00054F5A" w:rsidRDefault="001E49AE" w:rsidP="004D13B5">
      <w:pPr>
        <w:pStyle w:val="Heading3"/>
      </w:pPr>
      <w:bookmarkStart w:id="1108" w:name="_Ref54920174"/>
      <w:bookmarkStart w:id="1109" w:name="_Toc55260972"/>
      <w:r>
        <w:t>Servidor</w:t>
      </w:r>
      <w:bookmarkEnd w:id="1108"/>
      <w:bookmarkEnd w:id="1109"/>
    </w:p>
    <w:p w14:paraId="4F516A50" w14:textId="6438F3ED" w:rsidR="00CC7162" w:rsidRDefault="00CD4175" w:rsidP="004D13B5">
      <w:r>
        <w:tab/>
        <w:t xml:space="preserve">Com a </w:t>
      </w:r>
      <w:r w:rsidR="004845A6">
        <w:t>lógica</w:t>
      </w:r>
      <w:r>
        <w:t xml:space="preserve"> desenvolvida na POC, foi realizad</w:t>
      </w:r>
      <w:ins w:id="1110" w:author="Juliano Varella De Carvalho" w:date="2020-11-06T15:04:00Z">
        <w:r w:rsidR="00C94B56">
          <w:t>a</w:t>
        </w:r>
      </w:ins>
      <w:del w:id="1111" w:author="Juliano Varella De Carvalho" w:date="2020-11-06T15:04:00Z">
        <w:r w:rsidDel="00C94B56">
          <w:delText>o</w:delText>
        </w:r>
      </w:del>
      <w:r>
        <w:t xml:space="preserve"> uma exportação do código para scripts </w:t>
      </w:r>
      <w:r w:rsidRPr="00A671E6">
        <w:rPr>
          <w:i/>
        </w:rPr>
        <w:t>python</w:t>
      </w:r>
      <w:r>
        <w:t>.</w:t>
      </w:r>
      <w:r w:rsidR="00BC4F3D">
        <w:t xml:space="preserve"> Então foi desenvolvido um servidor utilizando a </w:t>
      </w:r>
      <w:del w:id="1112" w:author="Juliano Varella De Carvalho" w:date="2020-11-06T15:04:00Z">
        <w:r w:rsidR="00BC4F3D" w:rsidDel="00C94B56">
          <w:delText xml:space="preserve">lib </w:delText>
        </w:r>
      </w:del>
      <w:ins w:id="1113" w:author="Juliano Varella De Carvalho" w:date="2020-11-06T15:04:00Z">
        <w:r w:rsidR="00C94B56">
          <w:t>biblioteca</w:t>
        </w:r>
        <w:r w:rsidR="00C94B56">
          <w:t xml:space="preserve"> </w:t>
        </w:r>
      </w:ins>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w:t>
      </w:r>
      <w:ins w:id="1114" w:author="Juliano Varella De Carvalho" w:date="2020-11-06T15:06:00Z">
        <w:r w:rsidR="00C94B56">
          <w:t xml:space="preserve">a acurácia </w:t>
        </w:r>
      </w:ins>
      <w:del w:id="1115" w:author="Juliano Varella De Carvalho" w:date="2020-11-06T15:06:00Z">
        <w:r w:rsidR="00F76D34" w:rsidDel="00C94B56">
          <w:delText xml:space="preserve">o </w:delText>
        </w:r>
        <w:r w:rsidR="00F76D34" w:rsidRPr="00A2524B" w:rsidDel="00C94B56">
          <w:rPr>
            <w:i/>
          </w:rPr>
          <w:delText>score</w:delText>
        </w:r>
        <w:r w:rsidR="00F76D34" w:rsidDel="00C94B56">
          <w:delText xml:space="preserve"> </w:delText>
        </w:r>
      </w:del>
      <w:r w:rsidR="00F76D34">
        <w:t xml:space="preserve">do </w:t>
      </w:r>
      <w:del w:id="1116" w:author="Juliano Varella De Carvalho" w:date="2020-11-06T15:15:00Z">
        <w:r w:rsidR="00F76D34" w:rsidDel="00E72884">
          <w:delText>modelo</w:delText>
        </w:r>
      </w:del>
      <w:ins w:id="1117" w:author="Juliano Varella De Carvalho" w:date="2020-11-06T15:15:00Z">
        <w:r w:rsidR="00E72884">
          <w:t>algoritmo KNN</w:t>
        </w:r>
      </w:ins>
      <w:r w:rsidR="00F76D34">
        <w:t xml:space="preserve">. </w:t>
      </w:r>
    </w:p>
    <w:p w14:paraId="60CA0880" w14:textId="12C10949" w:rsidR="00476DE7" w:rsidRDefault="00476DE7" w:rsidP="004D13B5">
      <w:pPr>
        <w:pStyle w:val="Heading3"/>
      </w:pPr>
      <w:bookmarkStart w:id="1118" w:name="_Toc55260973"/>
      <w:r>
        <w:t>Hospedagem</w:t>
      </w:r>
      <w:bookmarkEnd w:id="1118"/>
    </w:p>
    <w:p w14:paraId="3E88E256" w14:textId="23A5E464" w:rsidR="00A619B9" w:rsidRDefault="00A619B9" w:rsidP="004D13B5">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del w:id="1119" w:author="Juliano Varella De Carvalho" w:date="2020-11-06T15:06:00Z">
        <w:r w:rsidR="00404669" w:rsidRPr="00C94B56" w:rsidDel="00C94B56">
          <w:rPr>
            <w:i/>
            <w:rPrChange w:id="1120" w:author="Juliano Varella De Carvalho" w:date="2020-11-06T15:06:00Z">
              <w:rPr/>
            </w:rPrChange>
          </w:rPr>
          <w:delText>da conteinerização do</w:delText>
        </w:r>
      </w:del>
      <w:ins w:id="1121" w:author="Juliano Varella De Carvalho" w:date="2020-11-06T15:06:00Z">
        <w:r w:rsidR="00C94B56" w:rsidRPr="00C94B56">
          <w:rPr>
            <w:i/>
            <w:rPrChange w:id="1122" w:author="Juliano Varella De Carvalho" w:date="2020-11-06T15:06:00Z">
              <w:rPr/>
            </w:rPrChange>
          </w:rPr>
          <w:t>container</w:t>
        </w:r>
      </w:ins>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70170AFA" w:rsidR="00920CB8" w:rsidRDefault="00920CB8" w:rsidP="004D13B5">
      <w:pPr>
        <w:pStyle w:val="Heading3"/>
      </w:pPr>
      <w:bookmarkStart w:id="1123" w:name="_Toc55260974"/>
      <w:r>
        <w:t>Recomendação</w:t>
      </w:r>
      <w:bookmarkEnd w:id="1123"/>
    </w:p>
    <w:p w14:paraId="0E3E5EEF" w14:textId="72B02B1B" w:rsidR="00920CB8" w:rsidRDefault="00920CB8" w:rsidP="004D13B5">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w:t>
      </w:r>
      <w:del w:id="1124" w:author="Juliano Varella De Carvalho" w:date="2020-11-06T15:06:00Z">
        <w:r w:rsidR="004F6BC7" w:rsidDel="00C94B56">
          <w:delText xml:space="preserve">lib </w:delText>
        </w:r>
      </w:del>
      <w:ins w:id="1125" w:author="Juliano Varella De Carvalho" w:date="2020-11-06T15:06:00Z">
        <w:r w:rsidR="00C94B56">
          <w:t>biblioteca</w:t>
        </w:r>
        <w:r w:rsidR="00C94B56">
          <w:t xml:space="preserve"> </w:t>
        </w:r>
      </w:ins>
      <w:r w:rsidR="004F6BC7" w:rsidRPr="004F6BC7">
        <w:rPr>
          <w:i/>
        </w:rPr>
        <w:t>preprocessing</w:t>
      </w:r>
      <w:r w:rsidR="00664FD8">
        <w:t>,</w:t>
      </w:r>
      <w:r w:rsidR="00AE5E93">
        <w:t xml:space="preserve"> e no caso da característica não existir anteriormente, é feito um tratamento para valores padrões</w:t>
      </w:r>
      <w:ins w:id="1126" w:author="Juliano Varella De Carvalho" w:date="2020-11-06T15:06:00Z">
        <w:r w:rsidR="00C94B56">
          <w:t>,</w:t>
        </w:r>
      </w:ins>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rsidRPr="00177837">
        <w:rPr>
          <w:i/>
        </w:rPr>
        <w:t>hate</w:t>
      </w:r>
      <w:r w:rsidR="00782051">
        <w:t>=0) e que foram colocadas para repetir (</w:t>
      </w:r>
      <w:r w:rsidR="00782051" w:rsidRPr="00177837">
        <w:rPr>
          <w:i/>
        </w:rPr>
        <w:t>restart</w:t>
      </w:r>
      <w:r w:rsidR="00782051">
        <w:t>=1).</w:t>
      </w:r>
      <w:r w:rsidR="00262C45">
        <w:t xml:space="preserve"> </w:t>
      </w:r>
      <w:commentRangeStart w:id="1127"/>
      <w:r w:rsidR="00262C45">
        <w:t xml:space="preserve">Os campos </w:t>
      </w:r>
      <w:r w:rsidR="00262C45" w:rsidRPr="001D3C78">
        <w:rPr>
          <w:i/>
        </w:rPr>
        <w:t>feeling</w:t>
      </w:r>
      <w:r w:rsidR="00262C45">
        <w:t xml:space="preserve">, </w:t>
      </w:r>
      <w:r w:rsidR="00262C45" w:rsidRPr="001D3C78">
        <w:rPr>
          <w:i/>
        </w:rPr>
        <w:lastRenderedPageBreak/>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commentRangeEnd w:id="1127"/>
      <w:r w:rsidR="00E72884">
        <w:rPr>
          <w:rStyle w:val="CommentReference"/>
        </w:rPr>
        <w:commentReference w:id="1127"/>
      </w:r>
    </w:p>
    <w:p w14:paraId="19FDEFA8" w14:textId="392EF241" w:rsidR="00496F40" w:rsidRDefault="00496F40" w:rsidP="004D13B5">
      <w:pPr>
        <w:pStyle w:val="Caption"/>
      </w:pPr>
      <w:bookmarkStart w:id="1128" w:name="_Ref54920412"/>
      <w:bookmarkStart w:id="1129" w:name="_Toc55260911"/>
      <w:r>
        <w:t xml:space="preserve">Quadro </w:t>
      </w:r>
      <w:r w:rsidR="00331D61">
        <w:fldChar w:fldCharType="begin"/>
      </w:r>
      <w:r w:rsidR="00331D61">
        <w:instrText xml:space="preserve"> SEQ Quadro \* ARABIC </w:instrText>
      </w:r>
      <w:r w:rsidR="00331D61">
        <w:fldChar w:fldCharType="separate"/>
      </w:r>
      <w:r>
        <w:rPr>
          <w:noProof/>
        </w:rPr>
        <w:t>4</w:t>
      </w:r>
      <w:r w:rsidR="00331D61">
        <w:rPr>
          <w:noProof/>
        </w:rPr>
        <w:fldChar w:fldCharType="end"/>
      </w:r>
      <w:bookmarkEnd w:id="1128"/>
      <w:r>
        <w:t xml:space="preserve"> Campos e seus respectivos valores utilizados</w:t>
      </w:r>
      <w:r>
        <w:rPr>
          <w:noProof/>
        </w:rPr>
        <w:t xml:space="preserve"> na recomendação</w:t>
      </w:r>
      <w:r w:rsidR="00772326">
        <w:rPr>
          <w:noProof/>
        </w:rPr>
        <w:t xml:space="preserve"> </w:t>
      </w:r>
      <w:r w:rsidR="00772326" w:rsidRPr="00A73EA3">
        <w:t>(próprio, 2020)</w:t>
      </w:r>
      <w:bookmarkEnd w:id="1129"/>
    </w:p>
    <w:tbl>
      <w:tblPr>
        <w:tblStyle w:val="TableGrid"/>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4D13B5">
            <w:r>
              <w:t>Campo</w:t>
            </w:r>
          </w:p>
        </w:tc>
        <w:tc>
          <w:tcPr>
            <w:tcW w:w="2500" w:type="pct"/>
          </w:tcPr>
          <w:p w14:paraId="1B2189EE" w14:textId="4DF4ADDC" w:rsidR="00713C32" w:rsidRDefault="00713C32" w:rsidP="004D13B5">
            <w:r>
              <w:t>Valor padrão</w:t>
            </w:r>
          </w:p>
        </w:tc>
      </w:tr>
      <w:tr w:rsidR="00713C32" w14:paraId="5CE41670" w14:textId="77777777" w:rsidTr="00EF5382">
        <w:tc>
          <w:tcPr>
            <w:tcW w:w="2500" w:type="pct"/>
          </w:tcPr>
          <w:p w14:paraId="64D3F829" w14:textId="78375FE9" w:rsidR="00713C32" w:rsidRPr="006133E1" w:rsidRDefault="00713C32" w:rsidP="004D13B5">
            <w:r w:rsidRPr="006133E1">
              <w:t>like</w:t>
            </w:r>
          </w:p>
        </w:tc>
        <w:tc>
          <w:tcPr>
            <w:tcW w:w="2500" w:type="pct"/>
          </w:tcPr>
          <w:p w14:paraId="32E43A67" w14:textId="44F9186D" w:rsidR="00713C32" w:rsidRDefault="00713C32" w:rsidP="004D13B5">
            <w:r>
              <w:t>1</w:t>
            </w:r>
          </w:p>
        </w:tc>
      </w:tr>
      <w:tr w:rsidR="00713C32" w14:paraId="741F9A54" w14:textId="77777777" w:rsidTr="00EF5382">
        <w:tc>
          <w:tcPr>
            <w:tcW w:w="2500" w:type="pct"/>
          </w:tcPr>
          <w:p w14:paraId="353DADDD" w14:textId="3AF711B9" w:rsidR="00713C32" w:rsidRPr="006133E1" w:rsidRDefault="00713C32" w:rsidP="004D13B5">
            <w:r w:rsidRPr="006133E1">
              <w:t>hate</w:t>
            </w:r>
          </w:p>
        </w:tc>
        <w:tc>
          <w:tcPr>
            <w:tcW w:w="2500" w:type="pct"/>
          </w:tcPr>
          <w:p w14:paraId="1A43D5B3" w14:textId="232AEEEE" w:rsidR="00713C32" w:rsidRDefault="00713C32" w:rsidP="004D13B5">
            <w:r>
              <w:t>0</w:t>
            </w:r>
          </w:p>
        </w:tc>
      </w:tr>
      <w:tr w:rsidR="00713C32" w14:paraId="3E37878E" w14:textId="77777777" w:rsidTr="00EF5382">
        <w:tc>
          <w:tcPr>
            <w:tcW w:w="2500" w:type="pct"/>
          </w:tcPr>
          <w:p w14:paraId="7B706D97" w14:textId="5E757D11" w:rsidR="00713C32" w:rsidRPr="006133E1" w:rsidRDefault="00713C32" w:rsidP="004D13B5">
            <w:r w:rsidRPr="006133E1">
              <w:t>restart</w:t>
            </w:r>
          </w:p>
        </w:tc>
        <w:tc>
          <w:tcPr>
            <w:tcW w:w="2500" w:type="pct"/>
          </w:tcPr>
          <w:p w14:paraId="23293B69" w14:textId="411CF86D" w:rsidR="00713C32" w:rsidRDefault="00713C32" w:rsidP="004D13B5">
            <w:r>
              <w:t>1</w:t>
            </w:r>
          </w:p>
        </w:tc>
      </w:tr>
      <w:tr w:rsidR="00713C32" w14:paraId="27B26924" w14:textId="77777777" w:rsidTr="00EF5382">
        <w:tc>
          <w:tcPr>
            <w:tcW w:w="2500" w:type="pct"/>
          </w:tcPr>
          <w:p w14:paraId="7358236E" w14:textId="2532AF8D" w:rsidR="00713C32" w:rsidRPr="006133E1" w:rsidRDefault="00713C32" w:rsidP="004D13B5">
            <w:r w:rsidRPr="006133E1">
              <w:t>feeling</w:t>
            </w:r>
          </w:p>
        </w:tc>
        <w:tc>
          <w:tcPr>
            <w:tcW w:w="2500" w:type="pct"/>
          </w:tcPr>
          <w:p w14:paraId="175432CB" w14:textId="0F7350E2" w:rsidR="00713C32" w:rsidRDefault="00713C32" w:rsidP="004D13B5">
            <w:r>
              <w:t>0</w:t>
            </w:r>
          </w:p>
        </w:tc>
      </w:tr>
      <w:tr w:rsidR="00713C32" w14:paraId="12D50365" w14:textId="77777777" w:rsidTr="00EF5382">
        <w:tc>
          <w:tcPr>
            <w:tcW w:w="2500" w:type="pct"/>
          </w:tcPr>
          <w:p w14:paraId="02784E31" w14:textId="6A3316A8" w:rsidR="00713C32" w:rsidRPr="006133E1" w:rsidRDefault="00713C32" w:rsidP="004D13B5">
            <w:r w:rsidRPr="006133E1">
              <w:t>activity</w:t>
            </w:r>
          </w:p>
        </w:tc>
        <w:tc>
          <w:tcPr>
            <w:tcW w:w="2500" w:type="pct"/>
          </w:tcPr>
          <w:p w14:paraId="5C5C658C" w14:textId="55F29510" w:rsidR="00713C32" w:rsidRDefault="00713C32" w:rsidP="004D13B5">
            <w:r>
              <w:t>0</w:t>
            </w:r>
          </w:p>
        </w:tc>
      </w:tr>
      <w:tr w:rsidR="00713C32" w14:paraId="014C4CBB" w14:textId="77777777" w:rsidTr="00EF5382">
        <w:tc>
          <w:tcPr>
            <w:tcW w:w="2500" w:type="pct"/>
          </w:tcPr>
          <w:p w14:paraId="38464744" w14:textId="5FC95FAA" w:rsidR="00713C32" w:rsidRPr="006133E1" w:rsidRDefault="00713C32" w:rsidP="004D13B5">
            <w:r w:rsidRPr="006133E1">
              <w:t>location</w:t>
            </w:r>
          </w:p>
        </w:tc>
        <w:tc>
          <w:tcPr>
            <w:tcW w:w="2500" w:type="pct"/>
          </w:tcPr>
          <w:p w14:paraId="7B28CE32" w14:textId="564D7209" w:rsidR="00713C32" w:rsidRDefault="00713C32" w:rsidP="004D13B5">
            <w:r>
              <w:t>0</w:t>
            </w:r>
          </w:p>
        </w:tc>
      </w:tr>
    </w:tbl>
    <w:p w14:paraId="2C9A0D9C" w14:textId="77777777" w:rsidR="00795FD7" w:rsidRDefault="00795FD7" w:rsidP="004D13B5"/>
    <w:p w14:paraId="585BAE25" w14:textId="5A722ECC" w:rsidR="00920CB8" w:rsidRDefault="00920CB8" w:rsidP="004D13B5">
      <w:r>
        <w:tab/>
      </w:r>
      <w:commentRangeStart w:id="1130"/>
      <w:r w:rsidR="007D3FC6" w:rsidRPr="007D3FC6">
        <w:t xml:space="preserve">Com o modelo pronto (Seção 4.1.1), </w:t>
      </w:r>
      <w:r w:rsidR="007D3FC6">
        <w:t xml:space="preserve">e os </w:t>
      </w:r>
      <w:commentRangeEnd w:id="1130"/>
      <w:r w:rsidR="00E72884">
        <w:rPr>
          <w:rStyle w:val="CommentReference"/>
        </w:rPr>
        <w:commentReference w:id="1130"/>
      </w:r>
      <w:r w:rsidR="00495801">
        <w:t>parâmetros</w:t>
      </w:r>
      <w:r w:rsidR="007D3FC6">
        <w:t xml:space="preserve"> tratados é realizad</w:t>
      </w:r>
      <w:ins w:id="1131" w:author="Juliano Varella De Carvalho" w:date="2020-11-06T15:07:00Z">
        <w:r w:rsidR="00C94B56">
          <w:t>a</w:t>
        </w:r>
      </w:ins>
      <w:del w:id="1132" w:author="Juliano Varella De Carvalho" w:date="2020-11-06T15:07:00Z">
        <w:r w:rsidR="007D3FC6" w:rsidDel="00C94B56">
          <w:delText>o</w:delText>
        </w:r>
      </w:del>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w:t>
      </w:r>
      <w:del w:id="1133" w:author="Juliano Varella De Carvalho" w:date="2020-11-06T15:16:00Z">
        <w:r w:rsidR="00DE0920" w:rsidRPr="00DE0920" w:rsidDel="00E72884">
          <w:delText xml:space="preserve">devolvido </w:delText>
        </w:r>
      </w:del>
      <w:ins w:id="1134" w:author="Juliano Varella De Carvalho" w:date="2020-11-06T15:16:00Z">
        <w:r w:rsidR="00E72884" w:rsidRPr="00DE0920">
          <w:t>devolvid</w:t>
        </w:r>
        <w:r w:rsidR="00E72884">
          <w:t>a</w:t>
        </w:r>
        <w:r w:rsidR="00E72884" w:rsidRPr="00DE0920">
          <w:t xml:space="preserve"> </w:t>
        </w:r>
      </w:ins>
      <w:r w:rsidR="00DE0920" w:rsidRPr="00DE0920">
        <w:t>a classe resultante</w:t>
      </w:r>
      <w:r w:rsidR="00642197">
        <w:t>, isso é, o gênero</w:t>
      </w:r>
      <w:r w:rsidR="006B769C">
        <w:t xml:space="preserve"> resultante </w:t>
      </w:r>
      <w:r w:rsidR="00DE0920" w:rsidRPr="00DE0920">
        <w:t xml:space="preserve">como resposta </w:t>
      </w:r>
      <w:ins w:id="1135" w:author="Juliano Varella De Carvalho" w:date="2020-11-06T15:17:00Z">
        <w:r w:rsidR="00E72884">
          <w:t>à</w:t>
        </w:r>
      </w:ins>
      <w:del w:id="1136" w:author="Juliano Varella De Carvalho" w:date="2020-11-06T15:17:00Z">
        <w:r w:rsidR="00DE0920" w:rsidRPr="00DE0920" w:rsidDel="00E72884">
          <w:delText>a</w:delText>
        </w:r>
      </w:del>
      <w:r w:rsidR="00DE0920" w:rsidRPr="00DE0920">
        <w:t xml:space="preserve"> requisição.</w:t>
      </w:r>
    </w:p>
    <w:p w14:paraId="355E5078" w14:textId="5EE3F923" w:rsidR="00E55F09" w:rsidRDefault="00E1072D" w:rsidP="004D13B5">
      <w:pPr>
        <w:pStyle w:val="Heading3"/>
      </w:pPr>
      <w:bookmarkStart w:id="1137" w:name="_Toc55260975"/>
      <w:r>
        <w:t>Resultado da recomendação</w:t>
      </w:r>
      <w:r w:rsidR="00E162DC">
        <w:t xml:space="preserve"> (integração app)</w:t>
      </w:r>
      <w:bookmarkEnd w:id="1137"/>
    </w:p>
    <w:p w14:paraId="2830BCFC" w14:textId="3DF7B287" w:rsidR="00772326" w:rsidRDefault="00E1072D" w:rsidP="004D13B5">
      <w:r>
        <w:tab/>
      </w:r>
      <w:r w:rsidR="009D2DFE">
        <w:t>Tendo o servidor pronto e publicado, foi desenvolvid</w:t>
      </w:r>
      <w:ins w:id="1138" w:author="Juliano Varella De Carvalho" w:date="2020-11-06T15:17:00Z">
        <w:r w:rsidR="00E72884">
          <w:t>a</w:t>
        </w:r>
      </w:ins>
      <w:del w:id="1139" w:author="Juliano Varella De Carvalho" w:date="2020-11-06T15:17:00Z">
        <w:r w:rsidR="009D2DFE" w:rsidDel="00E72884">
          <w:delText>o</w:delText>
        </w:r>
      </w:del>
      <w:r w:rsidR="009D2DFE">
        <w:t xml:space="preserve"> uma integração no </w:t>
      </w:r>
      <w:r w:rsidR="009D2DFE" w:rsidRPr="00C94B56">
        <w:rPr>
          <w:i/>
          <w:rPrChange w:id="1140" w:author="Juliano Varella De Carvalho" w:date="2020-11-06T15:08:00Z">
            <w:rPr/>
          </w:rPrChange>
        </w:rPr>
        <w:t>plugin</w:t>
      </w:r>
      <w:r w:rsidR="009D2DFE">
        <w:t xml:space="preserve">. Nela, </w:t>
      </w:r>
      <w:ins w:id="1141" w:author="Juliano Varella De Carvalho" w:date="2020-11-06T15:08:00Z">
        <w:r w:rsidR="00C94B56">
          <w:t>são</w:t>
        </w:r>
      </w:ins>
      <w:del w:id="1142" w:author="Juliano Varella De Carvalho" w:date="2020-11-06T15:08:00Z">
        <w:r w:rsidR="009D2DFE" w:rsidDel="00C94B56">
          <w:delText>é</w:delText>
        </w:r>
      </w:del>
      <w:r w:rsidR="009D2DFE">
        <w:t xml:space="preserve"> </w:t>
      </w:r>
      <w:del w:id="1143" w:author="Juliano Varella De Carvalho" w:date="2020-11-06T15:08:00Z">
        <w:r w:rsidR="009D2DFE" w:rsidDel="00C94B56">
          <w:delText xml:space="preserve">obtido </w:delText>
        </w:r>
      </w:del>
      <w:ins w:id="1144" w:author="Juliano Varella De Carvalho" w:date="2020-11-06T15:08:00Z">
        <w:r w:rsidR="00C94B56">
          <w:t>obtid</w:t>
        </w:r>
        <w:r w:rsidR="00C94B56">
          <w:t>as</w:t>
        </w:r>
        <w:r w:rsidR="00C94B56">
          <w:t xml:space="preserve"> </w:t>
        </w:r>
      </w:ins>
      <w:r w:rsidR="009D2DFE">
        <w:t xml:space="preserve">as informações de contexto e solicitado ao LORS o gênero recomendado. </w:t>
      </w:r>
      <w:r w:rsidR="00CB498C">
        <w:t xml:space="preserve">Com o </w:t>
      </w:r>
      <w:r w:rsidR="00CB498C">
        <w:lastRenderedPageBreak/>
        <w:t xml:space="preserve">retorno do gênero, é </w:t>
      </w:r>
      <w:del w:id="1145" w:author="Juliano Varella De Carvalho" w:date="2020-11-06T15:08:00Z">
        <w:r w:rsidR="00CB498C" w:rsidDel="00C94B56">
          <w:delText xml:space="preserve">feito </w:delText>
        </w:r>
      </w:del>
      <w:ins w:id="1146" w:author="Juliano Varella De Carvalho" w:date="2020-11-06T15:08:00Z">
        <w:r w:rsidR="00C94B56">
          <w:t>feit</w:t>
        </w:r>
        <w:r w:rsidR="00C94B56">
          <w:t>a</w:t>
        </w:r>
        <w:r w:rsidR="00C94B56">
          <w:t xml:space="preserve"> </w:t>
        </w:r>
      </w:ins>
      <w:r w:rsidR="00CB498C">
        <w:t xml:space="preserve">uma nova requisição de busca ao </w:t>
      </w:r>
      <w:commentRangeStart w:id="1147"/>
      <w:r w:rsidR="00CB498C">
        <w:t xml:space="preserve">Spotify das principais 20 </w:t>
      </w:r>
      <w:r w:rsidR="00CB498C" w:rsidRPr="004945EC">
        <w:rPr>
          <w:i/>
        </w:rPr>
        <w:t>playlists</w:t>
      </w:r>
      <w:r w:rsidR="00CB498C">
        <w:t xml:space="preserve"> </w:t>
      </w:r>
      <w:commentRangeEnd w:id="1147"/>
      <w:r w:rsidR="00C94B56">
        <w:rPr>
          <w:rStyle w:val="CommentReference"/>
        </w:rPr>
        <w:commentReference w:id="1147"/>
      </w:r>
      <w:r w:rsidR="00CB498C">
        <w:t>que contenham</w:t>
      </w:r>
      <w:del w:id="1148" w:author="Juliano Varella De Carvalho" w:date="2020-11-06T15:08:00Z">
        <w:r w:rsidR="00CB498C" w:rsidDel="00C94B56">
          <w:delText xml:space="preserve"> o</w:delText>
        </w:r>
      </w:del>
      <w:r w:rsidR="00CB498C">
        <w:t xml:space="preserve"> </w:t>
      </w:r>
      <w:r w:rsidR="00783EE4">
        <w:t>ele</w:t>
      </w:r>
      <w:r w:rsidR="00CB498C">
        <w:t xml:space="preserve"> no nome.</w:t>
      </w:r>
    </w:p>
    <w:p w14:paraId="5757E4C3" w14:textId="77777777" w:rsidR="00772326" w:rsidRDefault="00772326" w:rsidP="004D13B5">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4D13B5">
      <w:pPr>
        <w:pStyle w:val="Caption"/>
      </w:pPr>
      <w:bookmarkStart w:id="1149" w:name="_Ref54973248"/>
      <w:bookmarkStart w:id="1150" w:name="_Toc55260900"/>
      <w:r>
        <w:t xml:space="preserve">Figura </w:t>
      </w:r>
      <w:r w:rsidR="00331D61">
        <w:fldChar w:fldCharType="begin"/>
      </w:r>
      <w:r w:rsidR="00331D61">
        <w:instrText xml:space="preserve"> SEQ Figura \* ARABIC </w:instrText>
      </w:r>
      <w:r w:rsidR="00331D61">
        <w:fldChar w:fldCharType="separate"/>
      </w:r>
      <w:r>
        <w:rPr>
          <w:noProof/>
        </w:rPr>
        <w:t>25</w:t>
      </w:r>
      <w:r w:rsidR="00331D61">
        <w:rPr>
          <w:noProof/>
        </w:rPr>
        <w:fldChar w:fldCharType="end"/>
      </w:r>
      <w:bookmarkEnd w:id="1149"/>
      <w:r>
        <w:t xml:space="preserve"> Tela de recomendações </w:t>
      </w:r>
      <w:r w:rsidRPr="00A73EA3">
        <w:t>(próprio, 2020)</w:t>
      </w:r>
      <w:bookmarkEnd w:id="1150"/>
    </w:p>
    <w:p w14:paraId="2ECDE85C" w14:textId="147CDADE" w:rsidR="007E224E" w:rsidRDefault="005B2851" w:rsidP="004D13B5">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ins w:id="1151" w:author="Juliano Varella De Carvalho" w:date="2020-11-06T15:18:00Z">
        <w:r w:rsidR="00E72884">
          <w:t xml:space="preserve">, conforme </w:t>
        </w:r>
      </w:ins>
      <w:del w:id="1152" w:author="Juliano Varella De Carvalho" w:date="2020-11-06T15:18:00Z">
        <w:r w:rsidDel="00E72884">
          <w:delText xml:space="preserve"> na tela</w:delText>
        </w:r>
        <w:r w:rsidR="00D523DC" w:rsidDel="00E72884">
          <w:delText xml:space="preserve"> (</w:delText>
        </w:r>
      </w:del>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del w:id="1153" w:author="Juliano Varella De Carvalho" w:date="2020-11-06T15:18:00Z">
        <w:r w:rsidR="00D523DC" w:rsidDel="00E72884">
          <w:delText>)</w:delText>
        </w:r>
      </w:del>
      <w:r>
        <w:t>, permitindo assim, que o usuário escolha uma das playlists para reproduzir.</w:t>
      </w:r>
    </w:p>
    <w:p w14:paraId="5B38AEEA" w14:textId="36118549" w:rsidR="002F06E8" w:rsidRDefault="002F06E8" w:rsidP="004D13B5">
      <w:pPr>
        <w:pStyle w:val="Heading3"/>
      </w:pPr>
      <w:bookmarkStart w:id="1154" w:name="_Toc55260976"/>
      <w:commentRangeStart w:id="1155"/>
      <w:r>
        <w:t>Resultados do experimento</w:t>
      </w:r>
      <w:bookmarkEnd w:id="1154"/>
      <w:commentRangeEnd w:id="1155"/>
      <w:r w:rsidR="00372363">
        <w:rPr>
          <w:rStyle w:val="CommentReference"/>
          <w:b w:val="0"/>
          <w:snapToGrid/>
        </w:rPr>
        <w:commentReference w:id="1155"/>
      </w:r>
    </w:p>
    <w:p w14:paraId="43F6EBC8" w14:textId="24F3C7C1" w:rsidR="008B60F5" w:rsidDel="00372363" w:rsidRDefault="002F06E8" w:rsidP="004D13B5">
      <w:pPr>
        <w:rPr>
          <w:del w:id="1156" w:author="Juliano Varella De Carvalho" w:date="2020-11-06T15:31:00Z"/>
        </w:rPr>
        <w:pPrChange w:id="1157" w:author="Juliano Varella De Carvalho" w:date="2020-11-06T16:01:00Z">
          <w:pPr/>
        </w:pPrChange>
      </w:pPr>
      <w:r>
        <w:tab/>
      </w:r>
      <w:del w:id="1158" w:author="Juliano Varella De Carvalho" w:date="2020-11-06T15:31:00Z">
        <w:r w:rsidR="0057572C" w:rsidDel="00372363">
          <w:delText>Com o modelo pronto, é importante garantir o seu funcionamento e precisão</w:delText>
        </w:r>
        <w:r w:rsidR="00CE78D5" w:rsidDel="00372363">
          <w:delText>.</w:delText>
        </w:r>
        <w:r w:rsidR="00D50BAA" w:rsidDel="00372363">
          <w:delText xml:space="preserve"> </w:delText>
        </w:r>
        <w:r w:rsidR="00CE78D5" w:rsidDel="00372363">
          <w:delText>P</w:delText>
        </w:r>
        <w:r w:rsidR="00D50BAA" w:rsidDel="00372363">
          <w:delText>ara garantir que as recomendações estão funciona</w:delText>
        </w:r>
        <w:r w:rsidR="00CD5977" w:rsidDel="00372363">
          <w:delText>n</w:delText>
        </w:r>
        <w:r w:rsidR="00D50BAA" w:rsidDel="00372363">
          <w:delText>do</w:delText>
        </w:r>
        <w:r w:rsidR="006C6391" w:rsidDel="00372363">
          <w:delText xml:space="preserve">, </w:delText>
        </w:r>
        <w:r w:rsidR="007F5B46" w:rsidDel="00372363">
          <w:delText xml:space="preserve">foi </w:delText>
        </w:r>
        <w:r w:rsidR="006C6391" w:rsidDel="00372363">
          <w:delText>a</w:delText>
        </w:r>
        <w:r w:rsidR="007F5B46" w:rsidDel="00372363">
          <w:delText>va</w:delText>
        </w:r>
        <w:r w:rsidR="006C6391" w:rsidDel="00372363">
          <w:delText>liado</w:delText>
        </w:r>
        <w:r w:rsidR="0057572C" w:rsidDel="00372363">
          <w:delText xml:space="preserve"> </w:delText>
        </w:r>
        <w:r w:rsidR="007F5B46" w:rsidDel="00372363">
          <w:delText>a</w:delText>
        </w:r>
        <w:r w:rsidR="0057572C" w:rsidDel="00372363">
          <w:delText xml:space="preserve"> acurácia</w:delText>
        </w:r>
        <w:r w:rsidR="00BE3D08" w:rsidDel="00372363">
          <w:delText xml:space="preserve"> </w:delText>
        </w:r>
        <w:r w:rsidR="007F5B46" w:rsidDel="00372363">
          <w:delText>e a matriz de confusão do modelo.</w:delText>
        </w:r>
      </w:del>
      <w:ins w:id="1159" w:author="Juliano Varella De Carvalho" w:date="2020-11-06T15:31:00Z">
        <w:r w:rsidR="00372363">
          <w:t>Nessa seção são discutidas a acurácia e matriz de confusão da aplicação do KNN sobre o conjunto de testes.</w:t>
        </w:r>
      </w:ins>
      <w:ins w:id="1160" w:author="Juliano Varella De Carvalho" w:date="2020-11-06T15:32:00Z">
        <w:r w:rsidR="00372363">
          <w:t xml:space="preserve"> </w:t>
        </w:r>
      </w:ins>
    </w:p>
    <w:p w14:paraId="4BBBDC57" w14:textId="534AB480" w:rsidR="00F60D41" w:rsidRDefault="0036700B" w:rsidP="004D13B5">
      <w:del w:id="1161" w:author="Juliano Varella De Carvalho" w:date="2020-11-06T15:31:00Z">
        <w:r w:rsidDel="00372363">
          <w:tab/>
        </w:r>
        <w:r w:rsidR="00AA53AE" w:rsidDel="00372363">
          <w:delText xml:space="preserve">O modelo </w:delText>
        </w:r>
      </w:del>
      <w:ins w:id="1162" w:author="Juliano Varella De Carvalho" w:date="2020-11-06T15:31:00Z">
        <w:r w:rsidR="00372363">
          <w:t xml:space="preserve">O algoritmo </w:t>
        </w:r>
      </w:ins>
      <w:r w:rsidR="00AA53AE">
        <w:t xml:space="preserve">inicialmente obteve uma acurácia de 0,15, o que é muito </w:t>
      </w:r>
      <w:r w:rsidR="00AA53AE">
        <w:lastRenderedPageBreak/>
        <w:t xml:space="preserve">baixo. </w:t>
      </w:r>
      <w:del w:id="1163" w:author="Juliano Varella De Carvalho" w:date="2020-11-06T15:32:00Z">
        <w:r w:rsidR="00AA53AE" w:rsidDel="00372363">
          <w:delText>Foi analisado o modelo</w:delText>
        </w:r>
      </w:del>
      <w:ins w:id="1164" w:author="Juliano Varella De Carvalho" w:date="2020-11-06T15:32:00Z">
        <w:r w:rsidR="00372363">
          <w:t>Foi analisada a estrutura de atributos presentes no conjunto de dados</w:t>
        </w:r>
      </w:ins>
      <w:r w:rsidR="00AA53AE">
        <w:t xml:space="preserve"> e visto que poderia</w:t>
      </w:r>
      <w:del w:id="1165" w:author="Juliano Varella De Carvalho" w:date="2020-11-06T15:33:00Z">
        <w:r w:rsidR="00AA53AE" w:rsidDel="00372363">
          <w:delText>m</w:delText>
        </w:r>
      </w:del>
      <w:r w:rsidR="00AA53AE">
        <w:t xml:space="preserve"> ser </w:t>
      </w:r>
      <w:del w:id="1166" w:author="Juliano Varella De Carvalho" w:date="2020-11-06T15:32:00Z">
        <w:r w:rsidR="00110CE6" w:rsidDel="00372363">
          <w:delText>diminuídos</w:delText>
        </w:r>
        <w:r w:rsidR="00AA53AE" w:rsidDel="00372363">
          <w:delText xml:space="preserve"> </w:delText>
        </w:r>
      </w:del>
      <w:ins w:id="1167" w:author="Juliano Varella De Carvalho" w:date="2020-11-06T15:32:00Z">
        <w:r w:rsidR="00372363">
          <w:t>reduzida</w:t>
        </w:r>
        <w:r w:rsidR="00372363">
          <w:t xml:space="preserve"> </w:t>
        </w:r>
      </w:ins>
      <w:r w:rsidR="00AA53AE">
        <w:t>a quantidade de gêneros</w:t>
      </w:r>
      <w:r w:rsidR="007408DF">
        <w:t xml:space="preserve"> (classes)</w:t>
      </w:r>
      <w:r w:rsidR="00AA53AE">
        <w:t xml:space="preserve">, então, foi </w:t>
      </w:r>
      <w:del w:id="1168" w:author="Juliano Varella De Carvalho" w:date="2020-11-06T15:33:00Z">
        <w:r w:rsidR="00AA53AE" w:rsidDel="00372363">
          <w:delText xml:space="preserve">realizado </w:delText>
        </w:r>
      </w:del>
      <w:ins w:id="1169" w:author="Juliano Varella De Carvalho" w:date="2020-11-06T15:33:00Z">
        <w:r w:rsidR="00372363">
          <w:t>realizad</w:t>
        </w:r>
        <w:r w:rsidR="00372363">
          <w:t>a</w:t>
        </w:r>
        <w:r w:rsidR="00372363">
          <w:t xml:space="preserve"> </w:t>
        </w:r>
      </w:ins>
      <w:r w:rsidR="00AA53AE">
        <w:t>a taxonomia dos gêneros,</w:t>
      </w:r>
      <w:ins w:id="1170" w:author="Juliano Varella De Carvalho" w:date="2020-11-06T15:33:00Z">
        <w:r w:rsidR="00372363">
          <w:t xml:space="preserve"> </w:t>
        </w:r>
      </w:ins>
      <w:del w:id="1171" w:author="Juliano Varella De Carvalho" w:date="2020-11-06T15:33:00Z">
        <w:r w:rsidR="00AA53AE" w:rsidDel="00372363">
          <w:lastRenderedPageBreak/>
          <w:delText xml:space="preserve"> </w:delText>
        </w:r>
      </w:del>
      <w:r w:rsidR="00AA53AE">
        <w:t>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ins w:id="1172" w:author="Juliano Varella De Carvalho" w:date="2020-11-06T15:33:00Z">
        <w:r w:rsidR="00AF0E50">
          <w:t>, mas ainda um valor de acurácia baixo.</w:t>
        </w:r>
      </w:ins>
      <w:del w:id="1173" w:author="Juliano Varella De Carvalho" w:date="2020-11-06T15:33:00Z">
        <w:r w:rsidR="00692847" w:rsidDel="00AF0E50">
          <w:delText>.</w:delText>
        </w:r>
      </w:del>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4D13B5">
            <w:pPr>
              <w:rPr>
                <w:lang w:eastAsia="pt-BR"/>
              </w:rPr>
              <w:pPrChange w:id="1174" w:author="Juliano Varella De Carvalho" w:date="2020-11-06T16:01:00Z">
                <w:pPr>
                  <w:keepNext w:val="0"/>
                  <w:tabs>
                    <w:tab w:val="clear" w:pos="851"/>
                  </w:tabs>
                  <w:spacing w:line="240" w:lineRule="auto"/>
                  <w:jc w:val="center"/>
                </w:pPr>
              </w:pPrChange>
            </w:pPr>
            <w:commentRangeStart w:id="1175"/>
            <w:r>
              <w:rPr>
                <w:lang w:eastAsia="pt-BR"/>
              </w:rPr>
              <w:lastRenderedPageBreak/>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4D13B5">
            <w:pPr>
              <w:rPr>
                <w:lang w:eastAsia="pt-BR"/>
              </w:rPr>
              <w:pPrChange w:id="1176" w:author="Juliano Varella De Carvalho" w:date="2020-11-06T16:01:00Z">
                <w:pPr>
                  <w:keepNext w:val="0"/>
                  <w:tabs>
                    <w:tab w:val="clear" w:pos="851"/>
                  </w:tabs>
                  <w:spacing w:line="240" w:lineRule="auto"/>
                  <w:jc w:val="center"/>
                </w:pPr>
              </w:pPrChange>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4D13B5">
            <w:pPr>
              <w:rPr>
                <w:lang w:eastAsia="pt-BR"/>
              </w:rPr>
              <w:pPrChange w:id="1177" w:author="Juliano Varella De Carvalho" w:date="2020-11-06T16:01:00Z">
                <w:pPr>
                  <w:keepNext w:val="0"/>
                  <w:tabs>
                    <w:tab w:val="clear" w:pos="851"/>
                  </w:tabs>
                  <w:spacing w:line="240" w:lineRule="auto"/>
                  <w:jc w:val="center"/>
                </w:pPr>
              </w:pPrChange>
            </w:pPr>
            <w:r w:rsidRPr="002A3520">
              <w:rPr>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4D13B5">
            <w:pPr>
              <w:rPr>
                <w:lang w:eastAsia="pt-BR"/>
              </w:rPr>
              <w:pPrChange w:id="1178" w:author="Juliano Varella De Carvalho" w:date="2020-11-06T16:01:00Z">
                <w:pPr>
                  <w:keepNext w:val="0"/>
                  <w:tabs>
                    <w:tab w:val="clear" w:pos="851"/>
                  </w:tabs>
                  <w:spacing w:line="240" w:lineRule="auto"/>
                  <w:jc w:val="center"/>
                </w:pPr>
              </w:pPrChange>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4D13B5">
            <w:pPr>
              <w:rPr>
                <w:lang w:eastAsia="pt-BR"/>
              </w:rPr>
              <w:pPrChange w:id="1179" w:author="Juliano Varella De Carvalho" w:date="2020-11-06T16:01:00Z">
                <w:pPr>
                  <w:keepNext w:val="0"/>
                  <w:tabs>
                    <w:tab w:val="clear" w:pos="851"/>
                  </w:tabs>
                  <w:spacing w:line="240" w:lineRule="auto"/>
                  <w:jc w:val="center"/>
                </w:pPr>
              </w:pPrChange>
            </w:pPr>
            <w:r w:rsidRPr="002A3520">
              <w:rPr>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4D13B5">
            <w:pPr>
              <w:rPr>
                <w:lang w:eastAsia="pt-BR"/>
              </w:rPr>
              <w:pPrChange w:id="1180" w:author="Juliano Varella De Carvalho" w:date="2020-11-06T16:01:00Z">
                <w:pPr>
                  <w:keepNext w:val="0"/>
                  <w:tabs>
                    <w:tab w:val="clear" w:pos="851"/>
                  </w:tabs>
                  <w:spacing w:line="240" w:lineRule="auto"/>
                  <w:jc w:val="center"/>
                </w:pPr>
              </w:pPrChange>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4D13B5">
            <w:pPr>
              <w:rPr>
                <w:lang w:eastAsia="pt-BR"/>
              </w:rPr>
              <w:pPrChange w:id="1181" w:author="Juliano Varella De Carvalho" w:date="2020-11-06T16:01:00Z">
                <w:pPr>
                  <w:keepNext w:val="0"/>
                  <w:tabs>
                    <w:tab w:val="clear" w:pos="851"/>
                  </w:tabs>
                  <w:spacing w:line="240" w:lineRule="auto"/>
                  <w:jc w:val="center"/>
                </w:pPr>
              </w:pPrChange>
            </w:pPr>
            <w:r w:rsidRPr="002A3520">
              <w:rPr>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4D13B5">
            <w:pPr>
              <w:rPr>
                <w:lang w:eastAsia="pt-BR"/>
              </w:rPr>
              <w:pPrChange w:id="1182" w:author="Juliano Varella De Carvalho" w:date="2020-11-06T16:01:00Z">
                <w:pPr>
                  <w:keepNext w:val="0"/>
                  <w:tabs>
                    <w:tab w:val="clear" w:pos="851"/>
                  </w:tabs>
                  <w:spacing w:line="240" w:lineRule="auto"/>
                  <w:jc w:val="center"/>
                </w:pPr>
              </w:pPrChange>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4D13B5">
            <w:pPr>
              <w:rPr>
                <w:lang w:eastAsia="pt-BR"/>
              </w:rPr>
              <w:pPrChange w:id="1183" w:author="Juliano Varella De Carvalho" w:date="2020-11-06T16:01:00Z">
                <w:pPr>
                  <w:keepNext w:val="0"/>
                  <w:tabs>
                    <w:tab w:val="clear" w:pos="851"/>
                  </w:tabs>
                  <w:spacing w:line="240" w:lineRule="auto"/>
                  <w:jc w:val="center"/>
                </w:pPr>
              </w:pPrChange>
            </w:pPr>
            <w:r w:rsidRPr="002A3520">
              <w:rPr>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4D13B5">
            <w:pPr>
              <w:rPr>
                <w:lang w:eastAsia="pt-BR"/>
              </w:rPr>
              <w:pPrChange w:id="1184" w:author="Juliano Varella De Carvalho" w:date="2020-11-06T16:01:00Z">
                <w:pPr>
                  <w:keepNext w:val="0"/>
                  <w:tabs>
                    <w:tab w:val="clear" w:pos="851"/>
                  </w:tabs>
                  <w:spacing w:line="240" w:lineRule="auto"/>
                  <w:jc w:val="center"/>
                </w:pPr>
              </w:pPrChange>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4D13B5">
            <w:pPr>
              <w:rPr>
                <w:lang w:eastAsia="pt-BR"/>
              </w:rPr>
              <w:pPrChange w:id="1185" w:author="Juliano Varella De Carvalho" w:date="2020-11-06T16:01:00Z">
                <w:pPr>
                  <w:keepNext w:val="0"/>
                  <w:tabs>
                    <w:tab w:val="clear" w:pos="851"/>
                  </w:tabs>
                  <w:spacing w:line="240" w:lineRule="auto"/>
                  <w:jc w:val="center"/>
                </w:pPr>
              </w:pPrChange>
            </w:pPr>
            <w:r w:rsidRPr="002A3520">
              <w:rPr>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4D13B5">
            <w:pPr>
              <w:rPr>
                <w:lang w:eastAsia="pt-BR"/>
              </w:rPr>
              <w:pPrChange w:id="1186" w:author="Juliano Varella De Carvalho" w:date="2020-11-06T16:01:00Z">
                <w:pPr>
                  <w:keepNext w:val="0"/>
                  <w:tabs>
                    <w:tab w:val="clear" w:pos="851"/>
                  </w:tabs>
                  <w:spacing w:line="240" w:lineRule="auto"/>
                  <w:jc w:val="center"/>
                </w:pPr>
              </w:pPrChange>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4D13B5">
            <w:pPr>
              <w:rPr>
                <w:lang w:eastAsia="pt-BR"/>
              </w:rPr>
              <w:pPrChange w:id="1187" w:author="Juliano Varella De Carvalho" w:date="2020-11-06T16:01:00Z">
                <w:pPr>
                  <w:keepNext w:val="0"/>
                  <w:tabs>
                    <w:tab w:val="clear" w:pos="851"/>
                  </w:tabs>
                  <w:spacing w:line="240" w:lineRule="auto"/>
                  <w:jc w:val="center"/>
                </w:pPr>
              </w:pPrChange>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4D13B5">
            <w:pPr>
              <w:rPr>
                <w:lang w:eastAsia="pt-BR"/>
              </w:rPr>
              <w:pPrChange w:id="1188" w:author="Juliano Varella De Carvalho" w:date="2020-11-06T16:01:00Z">
                <w:pPr>
                  <w:keepNext w:val="0"/>
                  <w:tabs>
                    <w:tab w:val="clear" w:pos="851"/>
                  </w:tabs>
                  <w:spacing w:line="240" w:lineRule="auto"/>
                  <w:jc w:val="center"/>
                </w:pPr>
              </w:pPrChange>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4D13B5">
            <w:pPr>
              <w:rPr>
                <w:lang w:eastAsia="pt-BR"/>
              </w:rPr>
              <w:pPrChange w:id="1189" w:author="Juliano Varella De Carvalho" w:date="2020-11-06T16:01:00Z">
                <w:pPr>
                  <w:keepNext w:val="0"/>
                  <w:tabs>
                    <w:tab w:val="clear" w:pos="851"/>
                  </w:tabs>
                  <w:spacing w:line="240" w:lineRule="auto"/>
                  <w:jc w:val="center"/>
                </w:pPr>
              </w:pPrChange>
            </w:pPr>
            <w:r w:rsidRPr="002A3520">
              <w:rPr>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4D13B5">
            <w:pPr>
              <w:rPr>
                <w:lang w:eastAsia="pt-BR"/>
              </w:rPr>
              <w:pPrChange w:id="1190" w:author="Juliano Varella De Carvalho" w:date="2020-11-06T16:01:00Z">
                <w:pPr>
                  <w:keepNext w:val="0"/>
                  <w:tabs>
                    <w:tab w:val="clear" w:pos="851"/>
                  </w:tabs>
                  <w:spacing w:line="240" w:lineRule="auto"/>
                  <w:jc w:val="center"/>
                </w:pPr>
              </w:pPrChange>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4D13B5">
            <w:pPr>
              <w:rPr>
                <w:lang w:eastAsia="pt-BR"/>
              </w:rPr>
              <w:pPrChange w:id="1191" w:author="Juliano Varella De Carvalho" w:date="2020-11-06T16:01:00Z">
                <w:pPr>
                  <w:keepNext w:val="0"/>
                  <w:tabs>
                    <w:tab w:val="clear" w:pos="851"/>
                  </w:tabs>
                  <w:spacing w:line="240" w:lineRule="auto"/>
                  <w:jc w:val="center"/>
                </w:pPr>
              </w:pPrChange>
            </w:pPr>
            <w:r w:rsidRPr="002A3520">
              <w:rPr>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4D13B5">
            <w:pPr>
              <w:rPr>
                <w:lang w:eastAsia="pt-BR"/>
              </w:rPr>
              <w:pPrChange w:id="1192" w:author="Juliano Varella De Carvalho" w:date="2020-11-06T16:01:00Z">
                <w:pPr>
                  <w:keepNext w:val="0"/>
                  <w:tabs>
                    <w:tab w:val="clear" w:pos="851"/>
                  </w:tabs>
                  <w:spacing w:line="240" w:lineRule="auto"/>
                  <w:jc w:val="center"/>
                </w:pPr>
              </w:pPrChange>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4D13B5">
            <w:pPr>
              <w:rPr>
                <w:lang w:eastAsia="pt-BR"/>
              </w:rPr>
              <w:pPrChange w:id="1193" w:author="Juliano Varella De Carvalho" w:date="2020-11-06T16:01:00Z">
                <w:pPr>
                  <w:keepNext w:val="0"/>
                  <w:tabs>
                    <w:tab w:val="clear" w:pos="851"/>
                  </w:tabs>
                  <w:spacing w:line="240" w:lineRule="auto"/>
                  <w:jc w:val="center"/>
                </w:pPr>
              </w:pPrChange>
            </w:pPr>
            <w:r w:rsidRPr="002A3520">
              <w:rPr>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4D13B5">
            <w:pPr>
              <w:rPr>
                <w:lang w:eastAsia="pt-BR"/>
              </w:rPr>
              <w:pPrChange w:id="1194" w:author="Juliano Varella De Carvalho" w:date="2020-11-06T16:01:00Z">
                <w:pPr>
                  <w:keepNext w:val="0"/>
                  <w:tabs>
                    <w:tab w:val="clear" w:pos="851"/>
                  </w:tabs>
                  <w:spacing w:line="240" w:lineRule="auto"/>
                  <w:jc w:val="center"/>
                </w:pPr>
              </w:pPrChange>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4D13B5">
            <w:pPr>
              <w:rPr>
                <w:lang w:eastAsia="pt-BR"/>
              </w:rPr>
              <w:pPrChange w:id="1195" w:author="Juliano Varella De Carvalho" w:date="2020-11-06T16:01:00Z">
                <w:pPr>
                  <w:keepNext w:val="0"/>
                  <w:tabs>
                    <w:tab w:val="clear" w:pos="851"/>
                  </w:tabs>
                  <w:spacing w:line="240" w:lineRule="auto"/>
                  <w:jc w:val="center"/>
                </w:pPr>
              </w:pPrChange>
            </w:pPr>
            <w:r w:rsidRPr="002A3520">
              <w:rPr>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4D13B5">
            <w:pPr>
              <w:rPr>
                <w:lang w:eastAsia="pt-BR"/>
              </w:rPr>
              <w:pPrChange w:id="1196" w:author="Juliano Varella De Carvalho" w:date="2020-11-06T16:01:00Z">
                <w:pPr>
                  <w:keepNext w:val="0"/>
                  <w:tabs>
                    <w:tab w:val="clear" w:pos="851"/>
                  </w:tabs>
                  <w:spacing w:line="240" w:lineRule="auto"/>
                  <w:jc w:val="center"/>
                </w:pPr>
              </w:pPrChange>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4D13B5">
            <w:pPr>
              <w:rPr>
                <w:lang w:eastAsia="pt-BR"/>
              </w:rPr>
              <w:pPrChange w:id="1197" w:author="Juliano Varella De Carvalho" w:date="2020-11-06T16:01:00Z">
                <w:pPr>
                  <w:keepNext w:val="0"/>
                  <w:tabs>
                    <w:tab w:val="clear" w:pos="851"/>
                  </w:tabs>
                  <w:spacing w:line="240" w:lineRule="auto"/>
                  <w:jc w:val="center"/>
                </w:pPr>
              </w:pPrChange>
            </w:pPr>
            <w:r w:rsidRPr="002A3520">
              <w:rPr>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4D13B5">
            <w:pPr>
              <w:rPr>
                <w:lang w:eastAsia="pt-BR"/>
              </w:rPr>
              <w:pPrChange w:id="1198" w:author="Juliano Varella De Carvalho" w:date="2020-11-06T16:01:00Z">
                <w:pPr>
                  <w:keepNext w:val="0"/>
                  <w:tabs>
                    <w:tab w:val="clear" w:pos="851"/>
                  </w:tabs>
                  <w:spacing w:line="240" w:lineRule="auto"/>
                  <w:jc w:val="center"/>
                </w:pPr>
              </w:pPrChange>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4D13B5">
            <w:pPr>
              <w:rPr>
                <w:lang w:eastAsia="pt-BR"/>
              </w:rPr>
              <w:pPrChange w:id="1199" w:author="Juliano Varella De Carvalho" w:date="2020-11-06T16:01:00Z">
                <w:pPr>
                  <w:keepNext w:val="0"/>
                  <w:tabs>
                    <w:tab w:val="clear" w:pos="851"/>
                  </w:tabs>
                  <w:spacing w:line="240" w:lineRule="auto"/>
                  <w:jc w:val="center"/>
                </w:pPr>
              </w:pPrChange>
            </w:pPr>
            <w:r w:rsidRPr="002A3520">
              <w:rPr>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4D13B5">
            <w:pPr>
              <w:rPr>
                <w:lang w:eastAsia="pt-BR"/>
              </w:rPr>
              <w:pPrChange w:id="1200" w:author="Juliano Varella De Carvalho" w:date="2020-11-06T16:01:00Z">
                <w:pPr>
                  <w:keepNext w:val="0"/>
                  <w:tabs>
                    <w:tab w:val="clear" w:pos="851"/>
                  </w:tabs>
                  <w:spacing w:line="240" w:lineRule="auto"/>
                  <w:jc w:val="center"/>
                </w:pPr>
              </w:pPrChange>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4D13B5">
            <w:pPr>
              <w:rPr>
                <w:lang w:eastAsia="pt-BR"/>
              </w:rPr>
              <w:pPrChange w:id="1201" w:author="Juliano Varella De Carvalho" w:date="2020-11-06T16:01:00Z">
                <w:pPr>
                  <w:keepNext w:val="0"/>
                  <w:tabs>
                    <w:tab w:val="clear" w:pos="851"/>
                  </w:tabs>
                  <w:spacing w:line="240" w:lineRule="auto"/>
                  <w:jc w:val="center"/>
                </w:pPr>
              </w:pPrChange>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4D13B5">
            <w:pPr>
              <w:rPr>
                <w:lang w:eastAsia="pt-BR"/>
              </w:rPr>
              <w:pPrChange w:id="1202" w:author="Juliano Varella De Carvalho" w:date="2020-11-06T16:01:00Z">
                <w:pPr>
                  <w:keepNext w:val="0"/>
                  <w:tabs>
                    <w:tab w:val="clear" w:pos="851"/>
                  </w:tabs>
                  <w:spacing w:line="240" w:lineRule="auto"/>
                  <w:jc w:val="center"/>
                </w:pPr>
              </w:pPrChange>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4D13B5">
            <w:pPr>
              <w:rPr>
                <w:lang w:eastAsia="pt-BR"/>
              </w:rPr>
              <w:pPrChange w:id="1203" w:author="Juliano Varella De Carvalho" w:date="2020-11-06T16:01:00Z">
                <w:pPr>
                  <w:keepNext w:val="0"/>
                  <w:tabs>
                    <w:tab w:val="clear" w:pos="851"/>
                  </w:tabs>
                  <w:spacing w:line="240" w:lineRule="auto"/>
                  <w:jc w:val="center"/>
                </w:pPr>
              </w:pPrChange>
            </w:pPr>
            <w:r w:rsidRPr="002A3520">
              <w:rPr>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4D13B5">
            <w:pPr>
              <w:rPr>
                <w:lang w:eastAsia="pt-BR"/>
              </w:rPr>
              <w:pPrChange w:id="1204" w:author="Juliano Varella De Carvalho" w:date="2020-11-06T16:01:00Z">
                <w:pPr>
                  <w:keepNext w:val="0"/>
                  <w:tabs>
                    <w:tab w:val="clear" w:pos="851"/>
                  </w:tabs>
                  <w:spacing w:line="240" w:lineRule="auto"/>
                  <w:jc w:val="center"/>
                </w:pPr>
              </w:pPrChange>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4D13B5">
            <w:pPr>
              <w:rPr>
                <w:lang w:eastAsia="pt-BR"/>
              </w:rPr>
              <w:pPrChange w:id="1205" w:author="Juliano Varella De Carvalho" w:date="2020-11-06T16:01:00Z">
                <w:pPr>
                  <w:keepNext w:val="0"/>
                  <w:tabs>
                    <w:tab w:val="clear" w:pos="851"/>
                  </w:tabs>
                  <w:spacing w:line="240" w:lineRule="auto"/>
                  <w:jc w:val="center"/>
                </w:pPr>
              </w:pPrChange>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4D13B5">
            <w:pPr>
              <w:rPr>
                <w:lang w:eastAsia="pt-BR"/>
              </w:rPr>
              <w:pPrChange w:id="1206" w:author="Juliano Varella De Carvalho" w:date="2020-11-06T16:01:00Z">
                <w:pPr>
                  <w:keepNext w:val="0"/>
                  <w:tabs>
                    <w:tab w:val="clear" w:pos="851"/>
                  </w:tabs>
                  <w:spacing w:line="240" w:lineRule="auto"/>
                  <w:jc w:val="center"/>
                </w:pPr>
              </w:pPrChange>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4D13B5">
            <w:pPr>
              <w:rPr>
                <w:lang w:eastAsia="pt-BR"/>
              </w:rPr>
              <w:pPrChange w:id="1207" w:author="Juliano Varella De Carvalho" w:date="2020-11-06T16:01:00Z">
                <w:pPr>
                  <w:keepNext w:val="0"/>
                  <w:tabs>
                    <w:tab w:val="clear" w:pos="851"/>
                  </w:tabs>
                  <w:spacing w:line="240" w:lineRule="auto"/>
                  <w:jc w:val="center"/>
                </w:pPr>
              </w:pPrChange>
            </w:pPr>
            <w:r w:rsidRPr="002A3520">
              <w:rPr>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4D13B5">
            <w:pPr>
              <w:rPr>
                <w:lang w:eastAsia="pt-BR"/>
              </w:rPr>
              <w:pPrChange w:id="1208" w:author="Juliano Varella De Carvalho" w:date="2020-11-06T16:01:00Z">
                <w:pPr>
                  <w:keepNext w:val="0"/>
                  <w:tabs>
                    <w:tab w:val="clear" w:pos="851"/>
                  </w:tabs>
                  <w:spacing w:line="240" w:lineRule="auto"/>
                  <w:jc w:val="center"/>
                </w:pPr>
              </w:pPrChange>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4D13B5">
            <w:pPr>
              <w:rPr>
                <w:lang w:eastAsia="pt-BR"/>
              </w:rPr>
              <w:pPrChange w:id="1209" w:author="Juliano Varella De Carvalho" w:date="2020-11-06T16:01:00Z">
                <w:pPr>
                  <w:keepNext w:val="0"/>
                  <w:tabs>
                    <w:tab w:val="clear" w:pos="851"/>
                  </w:tabs>
                  <w:spacing w:line="240" w:lineRule="auto"/>
                  <w:jc w:val="center"/>
                </w:pPr>
              </w:pPrChange>
            </w:pPr>
            <w:r w:rsidRPr="002A3520">
              <w:rPr>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4D13B5">
            <w:pPr>
              <w:rPr>
                <w:lang w:eastAsia="pt-BR"/>
              </w:rPr>
              <w:pPrChange w:id="1210" w:author="Juliano Varella De Carvalho" w:date="2020-11-06T16:01:00Z">
                <w:pPr>
                  <w:keepNext w:val="0"/>
                  <w:tabs>
                    <w:tab w:val="clear" w:pos="851"/>
                  </w:tabs>
                  <w:spacing w:line="240" w:lineRule="auto"/>
                  <w:jc w:val="center"/>
                </w:pPr>
              </w:pPrChange>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4D13B5">
            <w:pPr>
              <w:rPr>
                <w:lang w:eastAsia="pt-BR"/>
              </w:rPr>
              <w:pPrChange w:id="1211" w:author="Juliano Varella De Carvalho" w:date="2020-11-06T16:01:00Z">
                <w:pPr>
                  <w:keepNext w:val="0"/>
                  <w:tabs>
                    <w:tab w:val="clear" w:pos="851"/>
                  </w:tabs>
                  <w:spacing w:line="240" w:lineRule="auto"/>
                  <w:jc w:val="center"/>
                </w:pPr>
              </w:pPrChange>
            </w:pPr>
            <w:r w:rsidRPr="002A3520">
              <w:rPr>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4D13B5">
            <w:pPr>
              <w:rPr>
                <w:lang w:eastAsia="pt-BR"/>
              </w:rPr>
              <w:pPrChange w:id="1212" w:author="Juliano Varella De Carvalho" w:date="2020-11-06T16:01:00Z">
                <w:pPr>
                  <w:keepNext w:val="0"/>
                  <w:tabs>
                    <w:tab w:val="clear" w:pos="851"/>
                  </w:tabs>
                  <w:spacing w:line="240" w:lineRule="auto"/>
                  <w:jc w:val="center"/>
                </w:pPr>
              </w:pPrChange>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4D13B5">
            <w:pPr>
              <w:rPr>
                <w:lang w:eastAsia="pt-BR"/>
              </w:rPr>
              <w:pPrChange w:id="1213" w:author="Juliano Varella De Carvalho" w:date="2020-11-06T16:01:00Z">
                <w:pPr>
                  <w:keepNext w:val="0"/>
                  <w:tabs>
                    <w:tab w:val="clear" w:pos="851"/>
                  </w:tabs>
                  <w:spacing w:line="240" w:lineRule="auto"/>
                  <w:jc w:val="center"/>
                </w:pPr>
              </w:pPrChange>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4D13B5">
            <w:pPr>
              <w:rPr>
                <w:lang w:eastAsia="pt-BR"/>
              </w:rPr>
              <w:pPrChange w:id="1214" w:author="Juliano Varella De Carvalho" w:date="2020-11-06T16:01:00Z">
                <w:pPr>
                  <w:keepNext w:val="0"/>
                  <w:tabs>
                    <w:tab w:val="clear" w:pos="851"/>
                  </w:tabs>
                  <w:spacing w:line="240" w:lineRule="auto"/>
                  <w:jc w:val="center"/>
                </w:pPr>
              </w:pPrChange>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4D13B5">
            <w:pPr>
              <w:rPr>
                <w:lang w:eastAsia="pt-BR"/>
              </w:rPr>
              <w:pPrChange w:id="1215" w:author="Juliano Varella De Carvalho" w:date="2020-11-06T16:01:00Z">
                <w:pPr>
                  <w:keepNext w:val="0"/>
                  <w:tabs>
                    <w:tab w:val="clear" w:pos="851"/>
                  </w:tabs>
                  <w:spacing w:line="240" w:lineRule="auto"/>
                  <w:jc w:val="center"/>
                </w:pPr>
              </w:pPrChange>
            </w:pPr>
            <w:r w:rsidRPr="002A3520">
              <w:rPr>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4D13B5">
            <w:pPr>
              <w:rPr>
                <w:lang w:eastAsia="pt-BR"/>
              </w:rPr>
              <w:pPrChange w:id="1216" w:author="Juliano Varella De Carvalho" w:date="2020-11-06T16:01:00Z">
                <w:pPr>
                  <w:keepNext w:val="0"/>
                  <w:tabs>
                    <w:tab w:val="clear" w:pos="851"/>
                  </w:tabs>
                  <w:spacing w:line="240" w:lineRule="auto"/>
                  <w:jc w:val="center"/>
                </w:pPr>
              </w:pPrChange>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4D13B5">
            <w:pPr>
              <w:rPr>
                <w:lang w:eastAsia="pt-BR"/>
              </w:rPr>
              <w:pPrChange w:id="1217" w:author="Juliano Varella De Carvalho" w:date="2020-11-06T16:01:00Z">
                <w:pPr>
                  <w:keepNext w:val="0"/>
                  <w:tabs>
                    <w:tab w:val="clear" w:pos="851"/>
                  </w:tabs>
                  <w:spacing w:line="240" w:lineRule="auto"/>
                  <w:jc w:val="center"/>
                </w:pPr>
              </w:pPrChange>
            </w:pPr>
            <w:r w:rsidRPr="002A3520">
              <w:rPr>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4D13B5">
            <w:pPr>
              <w:rPr>
                <w:lang w:eastAsia="pt-BR"/>
              </w:rPr>
              <w:pPrChange w:id="1218" w:author="Juliano Varella De Carvalho" w:date="2020-11-06T16:01:00Z">
                <w:pPr>
                  <w:keepNext w:val="0"/>
                  <w:tabs>
                    <w:tab w:val="clear" w:pos="851"/>
                  </w:tabs>
                  <w:spacing w:line="240" w:lineRule="auto"/>
                  <w:jc w:val="center"/>
                </w:pPr>
              </w:pPrChange>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4D13B5">
            <w:pPr>
              <w:rPr>
                <w:lang w:eastAsia="pt-BR"/>
              </w:rPr>
              <w:pPrChange w:id="1219" w:author="Juliano Varella De Carvalho" w:date="2020-11-06T16:01:00Z">
                <w:pPr>
                  <w:keepNext w:val="0"/>
                  <w:tabs>
                    <w:tab w:val="clear" w:pos="851"/>
                  </w:tabs>
                  <w:spacing w:line="240" w:lineRule="auto"/>
                  <w:jc w:val="center"/>
                </w:pPr>
              </w:pPrChange>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4D13B5">
            <w:pPr>
              <w:rPr>
                <w:lang w:eastAsia="pt-BR"/>
              </w:rPr>
              <w:pPrChange w:id="1220" w:author="Juliano Varella De Carvalho" w:date="2020-11-06T16:01:00Z">
                <w:pPr>
                  <w:keepNext w:val="0"/>
                  <w:tabs>
                    <w:tab w:val="clear" w:pos="851"/>
                  </w:tabs>
                  <w:spacing w:line="240" w:lineRule="auto"/>
                  <w:jc w:val="center"/>
                </w:pPr>
              </w:pPrChange>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4D13B5">
            <w:pPr>
              <w:rPr>
                <w:lang w:eastAsia="pt-BR"/>
              </w:rPr>
              <w:pPrChange w:id="1221" w:author="Juliano Varella De Carvalho" w:date="2020-11-06T16:01:00Z">
                <w:pPr>
                  <w:keepNext w:val="0"/>
                  <w:tabs>
                    <w:tab w:val="clear" w:pos="851"/>
                  </w:tabs>
                  <w:spacing w:line="240" w:lineRule="auto"/>
                  <w:jc w:val="center"/>
                </w:pPr>
              </w:pPrChange>
            </w:pPr>
            <w:r w:rsidRPr="002A3520">
              <w:rPr>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4D13B5">
            <w:pPr>
              <w:rPr>
                <w:lang w:eastAsia="pt-BR"/>
              </w:rPr>
              <w:pPrChange w:id="1222" w:author="Juliano Varella De Carvalho" w:date="2020-11-06T16:01:00Z">
                <w:pPr>
                  <w:keepNext w:val="0"/>
                  <w:tabs>
                    <w:tab w:val="clear" w:pos="851"/>
                  </w:tabs>
                  <w:spacing w:line="240" w:lineRule="auto"/>
                  <w:jc w:val="center"/>
                </w:pPr>
              </w:pPrChange>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4D13B5">
            <w:pPr>
              <w:rPr>
                <w:lang w:eastAsia="pt-BR"/>
              </w:rPr>
              <w:pPrChange w:id="1223" w:author="Juliano Varella De Carvalho" w:date="2020-11-06T16:01:00Z">
                <w:pPr>
                  <w:keepNext w:val="0"/>
                  <w:tabs>
                    <w:tab w:val="clear" w:pos="851"/>
                  </w:tabs>
                  <w:spacing w:line="240" w:lineRule="auto"/>
                  <w:jc w:val="center"/>
                </w:pPr>
              </w:pPrChange>
            </w:pPr>
            <w:r w:rsidRPr="002A3520">
              <w:rPr>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4D13B5">
            <w:pPr>
              <w:rPr>
                <w:lang w:eastAsia="pt-BR"/>
              </w:rPr>
              <w:pPrChange w:id="1224" w:author="Juliano Varella De Carvalho" w:date="2020-11-06T16:01:00Z">
                <w:pPr>
                  <w:keepNext w:val="0"/>
                  <w:tabs>
                    <w:tab w:val="clear" w:pos="851"/>
                  </w:tabs>
                  <w:spacing w:line="240" w:lineRule="auto"/>
                  <w:jc w:val="center"/>
                </w:pPr>
              </w:pPrChange>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4D13B5">
            <w:pPr>
              <w:rPr>
                <w:lang w:eastAsia="pt-BR"/>
              </w:rPr>
              <w:pPrChange w:id="1225" w:author="Juliano Varella De Carvalho" w:date="2020-11-06T16:01:00Z">
                <w:pPr>
                  <w:keepNext w:val="0"/>
                  <w:tabs>
                    <w:tab w:val="clear" w:pos="851"/>
                  </w:tabs>
                  <w:spacing w:line="240" w:lineRule="auto"/>
                  <w:jc w:val="center"/>
                </w:pPr>
              </w:pPrChange>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4D13B5">
            <w:pPr>
              <w:rPr>
                <w:lang w:eastAsia="pt-BR"/>
              </w:rPr>
              <w:pPrChange w:id="1226" w:author="Juliano Varella De Carvalho" w:date="2020-11-06T16:01:00Z">
                <w:pPr>
                  <w:keepNext w:val="0"/>
                  <w:tabs>
                    <w:tab w:val="clear" w:pos="851"/>
                  </w:tabs>
                  <w:spacing w:line="240" w:lineRule="auto"/>
                  <w:jc w:val="center"/>
                </w:pPr>
              </w:pPrChange>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4D13B5">
            <w:pPr>
              <w:rPr>
                <w:lang w:eastAsia="pt-BR"/>
              </w:rPr>
              <w:pPrChange w:id="1227" w:author="Juliano Varella De Carvalho" w:date="2020-11-06T16:01:00Z">
                <w:pPr>
                  <w:keepNext w:val="0"/>
                  <w:tabs>
                    <w:tab w:val="clear" w:pos="851"/>
                  </w:tabs>
                  <w:spacing w:line="240" w:lineRule="auto"/>
                  <w:jc w:val="center"/>
                </w:pPr>
              </w:pPrChange>
            </w:pPr>
            <w:r w:rsidRPr="002A3520">
              <w:rPr>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4D13B5">
            <w:pPr>
              <w:rPr>
                <w:lang w:eastAsia="pt-BR"/>
              </w:rPr>
              <w:pPrChange w:id="1228" w:author="Juliano Varella De Carvalho" w:date="2020-11-06T16:01:00Z">
                <w:pPr>
                  <w:keepNext w:val="0"/>
                  <w:tabs>
                    <w:tab w:val="clear" w:pos="851"/>
                  </w:tabs>
                  <w:spacing w:line="240" w:lineRule="auto"/>
                  <w:jc w:val="center"/>
                </w:pPr>
              </w:pPrChange>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4D13B5">
            <w:pPr>
              <w:rPr>
                <w:lang w:eastAsia="pt-BR"/>
              </w:rPr>
              <w:pPrChange w:id="1229" w:author="Juliano Varella De Carvalho" w:date="2020-11-06T16:01:00Z">
                <w:pPr>
                  <w:keepNext w:val="0"/>
                  <w:tabs>
                    <w:tab w:val="clear" w:pos="851"/>
                  </w:tabs>
                  <w:spacing w:line="240" w:lineRule="auto"/>
                  <w:jc w:val="center"/>
                </w:pPr>
              </w:pPrChange>
            </w:pPr>
            <w:r w:rsidRPr="002A3520">
              <w:rPr>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4D13B5">
            <w:pPr>
              <w:rPr>
                <w:lang w:eastAsia="pt-BR"/>
              </w:rPr>
              <w:pPrChange w:id="1230" w:author="Juliano Varella De Carvalho" w:date="2020-11-06T16:01:00Z">
                <w:pPr>
                  <w:keepNext w:val="0"/>
                  <w:tabs>
                    <w:tab w:val="clear" w:pos="851"/>
                  </w:tabs>
                  <w:spacing w:line="240" w:lineRule="auto"/>
                  <w:jc w:val="center"/>
                </w:pPr>
              </w:pPrChange>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4D13B5">
            <w:pPr>
              <w:rPr>
                <w:lang w:eastAsia="pt-BR"/>
              </w:rPr>
              <w:pPrChange w:id="1231" w:author="Juliano Varella De Carvalho" w:date="2020-11-06T16:01:00Z">
                <w:pPr>
                  <w:keepNext w:val="0"/>
                  <w:tabs>
                    <w:tab w:val="clear" w:pos="851"/>
                  </w:tabs>
                  <w:spacing w:line="240" w:lineRule="auto"/>
                  <w:jc w:val="center"/>
                </w:pPr>
              </w:pPrChange>
            </w:pPr>
            <w:r w:rsidRPr="002A3520">
              <w:rPr>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4D13B5">
            <w:pPr>
              <w:rPr>
                <w:lang w:eastAsia="pt-BR"/>
              </w:rPr>
              <w:pPrChange w:id="1232" w:author="Juliano Varella De Carvalho" w:date="2020-11-06T16:01:00Z">
                <w:pPr>
                  <w:keepNext w:val="0"/>
                  <w:tabs>
                    <w:tab w:val="clear" w:pos="851"/>
                  </w:tabs>
                  <w:spacing w:line="240" w:lineRule="auto"/>
                  <w:jc w:val="center"/>
                </w:pPr>
              </w:pPrChange>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4D13B5">
            <w:pPr>
              <w:rPr>
                <w:lang w:eastAsia="pt-BR"/>
              </w:rPr>
              <w:pPrChange w:id="1233" w:author="Juliano Varella De Carvalho" w:date="2020-11-06T16:01:00Z">
                <w:pPr>
                  <w:keepNext w:val="0"/>
                  <w:tabs>
                    <w:tab w:val="clear" w:pos="851"/>
                  </w:tabs>
                  <w:spacing w:line="240" w:lineRule="auto"/>
                  <w:jc w:val="center"/>
                </w:pPr>
              </w:pPrChange>
            </w:pPr>
            <w:r w:rsidRPr="002A3520">
              <w:rPr>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4D13B5">
            <w:pPr>
              <w:rPr>
                <w:lang w:eastAsia="pt-BR"/>
              </w:rPr>
              <w:pPrChange w:id="1234" w:author="Juliano Varella De Carvalho" w:date="2020-11-06T16:01:00Z">
                <w:pPr>
                  <w:keepNext w:val="0"/>
                  <w:tabs>
                    <w:tab w:val="clear" w:pos="851"/>
                  </w:tabs>
                  <w:spacing w:line="240" w:lineRule="auto"/>
                  <w:jc w:val="center"/>
                </w:pPr>
              </w:pPrChange>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4D13B5">
            <w:pPr>
              <w:rPr>
                <w:lang w:eastAsia="pt-BR"/>
              </w:rPr>
              <w:pPrChange w:id="1235" w:author="Juliano Varella De Carvalho" w:date="2020-11-06T16:01:00Z">
                <w:pPr>
                  <w:keepNext w:val="0"/>
                  <w:tabs>
                    <w:tab w:val="clear" w:pos="851"/>
                  </w:tabs>
                  <w:spacing w:line="240" w:lineRule="auto"/>
                  <w:jc w:val="center"/>
                </w:pPr>
              </w:pPrChange>
            </w:pPr>
            <w:r w:rsidRPr="002A3520">
              <w:rPr>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4D13B5">
            <w:pPr>
              <w:rPr>
                <w:lang w:eastAsia="pt-BR"/>
              </w:rPr>
              <w:pPrChange w:id="1236" w:author="Juliano Varella De Carvalho" w:date="2020-11-06T16:01:00Z">
                <w:pPr>
                  <w:keepNext w:val="0"/>
                  <w:tabs>
                    <w:tab w:val="clear" w:pos="851"/>
                  </w:tabs>
                  <w:spacing w:line="240" w:lineRule="auto"/>
                  <w:jc w:val="center"/>
                </w:pPr>
              </w:pPrChange>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4D13B5">
            <w:pPr>
              <w:rPr>
                <w:lang w:eastAsia="pt-BR"/>
              </w:rPr>
              <w:pPrChange w:id="1237" w:author="Juliano Varella De Carvalho" w:date="2020-11-06T16:01:00Z">
                <w:pPr>
                  <w:keepNext w:val="0"/>
                  <w:tabs>
                    <w:tab w:val="clear" w:pos="851"/>
                  </w:tabs>
                  <w:spacing w:line="240" w:lineRule="auto"/>
                  <w:jc w:val="center"/>
                </w:pPr>
              </w:pPrChange>
            </w:pPr>
            <w:r w:rsidRPr="002A3520">
              <w:rPr>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4D13B5">
            <w:pPr>
              <w:rPr>
                <w:lang w:eastAsia="pt-BR"/>
              </w:rPr>
              <w:pPrChange w:id="1238" w:author="Juliano Varella De Carvalho" w:date="2020-11-06T16:01:00Z">
                <w:pPr>
                  <w:keepNext w:val="0"/>
                  <w:tabs>
                    <w:tab w:val="clear" w:pos="851"/>
                  </w:tabs>
                  <w:spacing w:line="240" w:lineRule="auto"/>
                  <w:jc w:val="center"/>
                </w:pPr>
              </w:pPrChange>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4D13B5">
            <w:pPr>
              <w:rPr>
                <w:lang w:eastAsia="pt-BR"/>
              </w:rPr>
              <w:pPrChange w:id="1239" w:author="Juliano Varella De Carvalho" w:date="2020-11-06T16:01:00Z">
                <w:pPr>
                  <w:keepNext w:val="0"/>
                  <w:tabs>
                    <w:tab w:val="clear" w:pos="851"/>
                  </w:tabs>
                  <w:spacing w:line="240" w:lineRule="auto"/>
                  <w:jc w:val="center"/>
                </w:pPr>
              </w:pPrChange>
            </w:pPr>
            <w:r w:rsidRPr="002A3520">
              <w:rPr>
                <w:lang w:eastAsia="pt-BR"/>
              </w:rPr>
              <w:lastRenderedPageBreak/>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4D13B5">
            <w:pPr>
              <w:rPr>
                <w:lang w:eastAsia="pt-BR"/>
              </w:rPr>
              <w:pPrChange w:id="1240" w:author="Juliano Varella De Carvalho" w:date="2020-11-06T16:01:00Z">
                <w:pPr>
                  <w:keepNext w:val="0"/>
                  <w:tabs>
                    <w:tab w:val="clear" w:pos="851"/>
                  </w:tabs>
                  <w:spacing w:line="240" w:lineRule="auto"/>
                  <w:jc w:val="center"/>
                </w:pPr>
              </w:pPrChange>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4D13B5">
            <w:pPr>
              <w:rPr>
                <w:lang w:eastAsia="pt-BR"/>
              </w:rPr>
              <w:pPrChange w:id="1241" w:author="Juliano Varella De Carvalho" w:date="2020-11-06T16:01:00Z">
                <w:pPr>
                  <w:keepNext w:val="0"/>
                  <w:tabs>
                    <w:tab w:val="clear" w:pos="851"/>
                  </w:tabs>
                  <w:spacing w:line="240" w:lineRule="auto"/>
                  <w:jc w:val="center"/>
                </w:pPr>
              </w:pPrChange>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4D13B5">
            <w:pPr>
              <w:rPr>
                <w:lang w:eastAsia="pt-BR"/>
              </w:rPr>
              <w:pPrChange w:id="1242" w:author="Juliano Varella De Carvalho" w:date="2020-11-06T16:01:00Z">
                <w:pPr>
                  <w:keepNext w:val="0"/>
                  <w:tabs>
                    <w:tab w:val="clear" w:pos="851"/>
                  </w:tabs>
                  <w:spacing w:line="240" w:lineRule="auto"/>
                  <w:jc w:val="center"/>
                </w:pPr>
              </w:pPrChange>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4D13B5">
            <w:pPr>
              <w:rPr>
                <w:lang w:eastAsia="pt-BR"/>
              </w:rPr>
              <w:pPrChange w:id="1243" w:author="Juliano Varella De Carvalho" w:date="2020-11-06T16:01:00Z">
                <w:pPr>
                  <w:keepNext w:val="0"/>
                  <w:tabs>
                    <w:tab w:val="clear" w:pos="851"/>
                  </w:tabs>
                  <w:spacing w:line="240" w:lineRule="auto"/>
                  <w:jc w:val="center"/>
                </w:pPr>
              </w:pPrChange>
            </w:pPr>
            <w:r w:rsidRPr="002A3520">
              <w:rPr>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4D13B5">
            <w:pPr>
              <w:rPr>
                <w:lang w:eastAsia="pt-BR"/>
              </w:rPr>
              <w:pPrChange w:id="1244" w:author="Juliano Varella De Carvalho" w:date="2020-11-06T16:01:00Z">
                <w:pPr>
                  <w:keepNext w:val="0"/>
                  <w:tabs>
                    <w:tab w:val="clear" w:pos="851"/>
                  </w:tabs>
                  <w:spacing w:line="240" w:lineRule="auto"/>
                  <w:jc w:val="center"/>
                </w:pPr>
              </w:pPrChange>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4D13B5">
            <w:pPr>
              <w:rPr>
                <w:lang w:eastAsia="pt-BR"/>
              </w:rPr>
              <w:pPrChange w:id="1245" w:author="Juliano Varella De Carvalho" w:date="2020-11-06T16:01:00Z">
                <w:pPr>
                  <w:keepNext w:val="0"/>
                  <w:tabs>
                    <w:tab w:val="clear" w:pos="851"/>
                  </w:tabs>
                  <w:spacing w:line="240" w:lineRule="auto"/>
                  <w:jc w:val="center"/>
                </w:pPr>
              </w:pPrChange>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4D13B5">
            <w:pPr>
              <w:rPr>
                <w:lang w:eastAsia="pt-BR"/>
              </w:rPr>
              <w:pPrChange w:id="1246" w:author="Juliano Varella De Carvalho" w:date="2020-11-06T16:01:00Z">
                <w:pPr>
                  <w:keepNext w:val="0"/>
                  <w:tabs>
                    <w:tab w:val="clear" w:pos="851"/>
                  </w:tabs>
                  <w:spacing w:line="240" w:lineRule="auto"/>
                  <w:jc w:val="center"/>
                </w:pPr>
              </w:pPrChange>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4D13B5">
            <w:pPr>
              <w:rPr>
                <w:lang w:eastAsia="pt-BR"/>
              </w:rPr>
              <w:pPrChange w:id="1247" w:author="Juliano Varella De Carvalho" w:date="2020-11-06T16:01:00Z">
                <w:pPr>
                  <w:keepNext w:val="0"/>
                  <w:tabs>
                    <w:tab w:val="clear" w:pos="851"/>
                  </w:tabs>
                  <w:spacing w:line="240" w:lineRule="auto"/>
                  <w:jc w:val="center"/>
                </w:pPr>
              </w:pPrChange>
            </w:pPr>
            <w:r w:rsidRPr="002A3520">
              <w:rPr>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4D13B5">
            <w:pPr>
              <w:rPr>
                <w:lang w:eastAsia="pt-BR"/>
              </w:rPr>
              <w:pPrChange w:id="1248" w:author="Juliano Varella De Carvalho" w:date="2020-11-06T16:01:00Z">
                <w:pPr>
                  <w:keepNext w:val="0"/>
                  <w:tabs>
                    <w:tab w:val="clear" w:pos="851"/>
                  </w:tabs>
                  <w:spacing w:line="240" w:lineRule="auto"/>
                  <w:jc w:val="center"/>
                </w:pPr>
              </w:pPrChange>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4D13B5">
            <w:pPr>
              <w:rPr>
                <w:lang w:eastAsia="pt-BR"/>
              </w:rPr>
              <w:pPrChange w:id="1249" w:author="Juliano Varella De Carvalho" w:date="2020-11-06T16:01:00Z">
                <w:pPr>
                  <w:keepNext w:val="0"/>
                  <w:tabs>
                    <w:tab w:val="clear" w:pos="851"/>
                  </w:tabs>
                  <w:spacing w:line="240" w:lineRule="auto"/>
                  <w:jc w:val="center"/>
                </w:pPr>
              </w:pPrChange>
            </w:pPr>
            <w:r w:rsidRPr="002A3520">
              <w:rPr>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4D13B5">
            <w:pPr>
              <w:rPr>
                <w:lang w:eastAsia="pt-BR"/>
              </w:rPr>
              <w:pPrChange w:id="1250" w:author="Juliano Varella De Carvalho" w:date="2020-11-06T16:01:00Z">
                <w:pPr>
                  <w:keepNext w:val="0"/>
                  <w:tabs>
                    <w:tab w:val="clear" w:pos="851"/>
                  </w:tabs>
                  <w:spacing w:line="240" w:lineRule="auto"/>
                  <w:jc w:val="center"/>
                </w:pPr>
              </w:pPrChange>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4D13B5">
            <w:pPr>
              <w:rPr>
                <w:lang w:eastAsia="pt-BR"/>
              </w:rPr>
              <w:pPrChange w:id="1251" w:author="Juliano Varella De Carvalho" w:date="2020-11-06T16:01:00Z">
                <w:pPr>
                  <w:keepNext w:val="0"/>
                  <w:tabs>
                    <w:tab w:val="clear" w:pos="851"/>
                  </w:tabs>
                  <w:spacing w:line="240" w:lineRule="auto"/>
                  <w:jc w:val="center"/>
                </w:pPr>
              </w:pPrChange>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4D13B5">
            <w:pPr>
              <w:rPr>
                <w:lang w:eastAsia="pt-BR"/>
              </w:rPr>
              <w:pPrChange w:id="1252" w:author="Juliano Varella De Carvalho" w:date="2020-11-06T16:01:00Z">
                <w:pPr>
                  <w:keepNext w:val="0"/>
                  <w:tabs>
                    <w:tab w:val="clear" w:pos="851"/>
                  </w:tabs>
                  <w:spacing w:line="240" w:lineRule="auto"/>
                  <w:jc w:val="center"/>
                </w:pPr>
              </w:pPrChange>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4D13B5">
            <w:pPr>
              <w:rPr>
                <w:lang w:eastAsia="pt-BR"/>
              </w:rPr>
              <w:pPrChange w:id="1253" w:author="Juliano Varella De Carvalho" w:date="2020-11-06T16:01:00Z">
                <w:pPr>
                  <w:keepNext w:val="0"/>
                  <w:tabs>
                    <w:tab w:val="clear" w:pos="851"/>
                  </w:tabs>
                  <w:spacing w:line="240" w:lineRule="auto"/>
                  <w:jc w:val="center"/>
                </w:pPr>
              </w:pPrChange>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4D13B5">
            <w:pPr>
              <w:rPr>
                <w:lang w:eastAsia="pt-BR"/>
              </w:rPr>
              <w:pPrChange w:id="1254" w:author="Juliano Varella De Carvalho" w:date="2020-11-06T16:01:00Z">
                <w:pPr>
                  <w:keepNext w:val="0"/>
                  <w:tabs>
                    <w:tab w:val="clear" w:pos="851"/>
                  </w:tabs>
                  <w:spacing w:line="240" w:lineRule="auto"/>
                  <w:jc w:val="center"/>
                </w:pPr>
              </w:pPrChange>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4D13B5">
            <w:pPr>
              <w:rPr>
                <w:lang w:eastAsia="pt-BR"/>
              </w:rPr>
              <w:pPrChange w:id="1255" w:author="Juliano Varella De Carvalho" w:date="2020-11-06T16:01:00Z">
                <w:pPr>
                  <w:keepNext w:val="0"/>
                  <w:tabs>
                    <w:tab w:val="clear" w:pos="851"/>
                  </w:tabs>
                  <w:spacing w:line="240" w:lineRule="auto"/>
                  <w:jc w:val="center"/>
                </w:pPr>
              </w:pPrChange>
            </w:pPr>
            <w:r w:rsidRPr="002A3520">
              <w:rPr>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4D13B5">
            <w:pPr>
              <w:rPr>
                <w:lang w:eastAsia="pt-BR"/>
              </w:rPr>
              <w:pPrChange w:id="1256" w:author="Juliano Varella De Carvalho" w:date="2020-11-06T16:01:00Z">
                <w:pPr>
                  <w:tabs>
                    <w:tab w:val="clear" w:pos="851"/>
                  </w:tabs>
                  <w:spacing w:line="240" w:lineRule="auto"/>
                  <w:jc w:val="center"/>
                </w:pPr>
              </w:pPrChange>
            </w:pPr>
            <w:r w:rsidRPr="002A3520">
              <w:rPr>
                <w:lang w:eastAsia="pt-BR"/>
              </w:rPr>
              <w:t>39</w:t>
            </w:r>
            <w:commentRangeEnd w:id="1175"/>
            <w:r w:rsidR="00E50E54">
              <w:rPr>
                <w:rStyle w:val="CommentReference"/>
              </w:rPr>
              <w:commentReference w:id="1175"/>
            </w:r>
          </w:p>
        </w:tc>
      </w:tr>
    </w:tbl>
    <w:p w14:paraId="5E066101" w14:textId="628C2FF3" w:rsidR="00205C38" w:rsidRDefault="00205C38" w:rsidP="004D13B5">
      <w:pPr>
        <w:pStyle w:val="Caption"/>
      </w:pPr>
      <w:bookmarkStart w:id="1257" w:name="_Ref55013755"/>
      <w:bookmarkStart w:id="1258" w:name="_Toc55260922"/>
      <w:r w:rsidRPr="00AF0E50">
        <w:rPr>
          <w:highlight w:val="yellow"/>
          <w:rPrChange w:id="1259" w:author="Juliano Varella De Carvalho" w:date="2020-11-06T15:34:00Z">
            <w:rPr/>
          </w:rPrChange>
        </w:rPr>
        <w:t xml:space="preserve">Tabela </w:t>
      </w:r>
      <w:r w:rsidR="00331D61" w:rsidRPr="00AF0E50">
        <w:rPr>
          <w:highlight w:val="yellow"/>
          <w:rPrChange w:id="1260" w:author="Juliano Varella De Carvalho" w:date="2020-11-06T15:34:00Z">
            <w:rPr/>
          </w:rPrChange>
        </w:rPr>
        <w:fldChar w:fldCharType="begin"/>
      </w:r>
      <w:r w:rsidR="00331D61" w:rsidRPr="00AF0E50">
        <w:rPr>
          <w:highlight w:val="yellow"/>
          <w:rPrChange w:id="1261" w:author="Juliano Varella De Carvalho" w:date="2020-11-06T15:34:00Z">
            <w:rPr/>
          </w:rPrChange>
        </w:rPr>
        <w:instrText xml:space="preserve"> SEQ Tabela \* ARABIC </w:instrText>
      </w:r>
      <w:r w:rsidR="00331D61" w:rsidRPr="00AF0E50">
        <w:rPr>
          <w:highlight w:val="yellow"/>
          <w:rPrChange w:id="1262" w:author="Juliano Varella De Carvalho" w:date="2020-11-06T15:34:00Z">
            <w:rPr/>
          </w:rPrChange>
        </w:rPr>
        <w:fldChar w:fldCharType="separate"/>
      </w:r>
      <w:r w:rsidR="003924EC" w:rsidRPr="00AF0E50">
        <w:rPr>
          <w:noProof/>
          <w:highlight w:val="yellow"/>
          <w:rPrChange w:id="1263" w:author="Juliano Varella De Carvalho" w:date="2020-11-06T15:34:00Z">
            <w:rPr>
              <w:noProof/>
            </w:rPr>
          </w:rPrChange>
        </w:rPr>
        <w:t>1</w:t>
      </w:r>
      <w:r w:rsidR="00331D61" w:rsidRPr="00AF0E50">
        <w:rPr>
          <w:noProof/>
          <w:highlight w:val="yellow"/>
          <w:rPrChange w:id="1264" w:author="Juliano Varella De Carvalho" w:date="2020-11-06T15:34:00Z">
            <w:rPr>
              <w:noProof/>
            </w:rPr>
          </w:rPrChange>
        </w:rPr>
        <w:fldChar w:fldCharType="end"/>
      </w:r>
      <w:bookmarkEnd w:id="1257"/>
      <w:r w:rsidRPr="00AF0E50">
        <w:rPr>
          <w:highlight w:val="yellow"/>
          <w:rPrChange w:id="1265" w:author="Juliano Varella De Carvalho" w:date="2020-11-06T15:34:00Z">
            <w:rPr/>
          </w:rPrChange>
        </w:rPr>
        <w:t xml:space="preserve"> relação dos </w:t>
      </w:r>
      <w:r w:rsidR="00CC3975" w:rsidRPr="00AF0E50">
        <w:rPr>
          <w:highlight w:val="yellow"/>
          <w:rPrChange w:id="1266" w:author="Juliano Varella De Carvalho" w:date="2020-11-06T15:34:00Z">
            <w:rPr/>
          </w:rPrChange>
        </w:rPr>
        <w:t>gêneros</w:t>
      </w:r>
      <w:r w:rsidRPr="00AF0E50">
        <w:rPr>
          <w:highlight w:val="yellow"/>
          <w:rPrChange w:id="1267" w:author="Juliano Varella De Carvalho" w:date="2020-11-06T15:34:00Z">
            <w:rPr/>
          </w:rPrChange>
        </w:rPr>
        <w:t xml:space="preserve"> e a classe utilizada no KNN (próprio, 2020)</w:t>
      </w:r>
      <w:bookmarkEnd w:id="1258"/>
    </w:p>
    <w:p w14:paraId="2ED6BFD8" w14:textId="19C4CE77" w:rsidR="00267E26" w:rsidRDefault="00F60D41" w:rsidP="004D13B5">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del w:id="1268" w:author="Juliano Varella De Carvalho" w:date="2020-11-06T15:34:00Z">
        <w:r w:rsidR="00267E26" w:rsidRPr="00267E26" w:rsidDel="00AF0E50">
          <w:delText>pode ter acontecido</w:delText>
        </w:r>
      </w:del>
      <w:ins w:id="1269" w:author="Juliano Varella De Carvalho" w:date="2020-11-06T15:34:00Z">
        <w:r w:rsidR="00AF0E50">
          <w:t>ocorreu</w:t>
        </w:r>
      </w:ins>
      <w:del w:id="1270" w:author="Juliano Varella De Carvalho" w:date="2020-11-06T15:34:00Z">
        <w:r w:rsidR="00267E26" w:rsidRPr="00267E26" w:rsidDel="00AF0E50">
          <w:delText>,</w:delText>
        </w:r>
      </w:del>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4D13B5"/>
        </w:tc>
        <w:tc>
          <w:tcPr>
            <w:tcW w:w="2265" w:type="dxa"/>
            <w:tcBorders>
              <w:right w:val="single" w:sz="4" w:space="0" w:color="auto"/>
            </w:tcBorders>
          </w:tcPr>
          <w:p w14:paraId="70568DC2" w14:textId="77777777" w:rsidR="005272A3" w:rsidRDefault="005272A3" w:rsidP="004D13B5"/>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4D13B5">
            <w:pPr>
              <w:pPrChange w:id="1271" w:author="Juliano Varella De Carvalho" w:date="2020-11-06T16:01:00Z">
                <w:pPr>
                  <w:jc w:val="center"/>
                </w:pPr>
              </w:pPrChange>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4D13B5"/>
        </w:tc>
        <w:tc>
          <w:tcPr>
            <w:tcW w:w="2265" w:type="dxa"/>
            <w:tcBorders>
              <w:bottom w:val="single" w:sz="4" w:space="0" w:color="auto"/>
              <w:right w:val="single" w:sz="4" w:space="0" w:color="auto"/>
            </w:tcBorders>
          </w:tcPr>
          <w:p w14:paraId="394FE46A" w14:textId="77777777" w:rsidR="005272A3" w:rsidRDefault="005272A3" w:rsidP="004D13B5"/>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4D13B5">
            <w:pPr>
              <w:pPrChange w:id="1272" w:author="Juliano Varella De Carvalho" w:date="2020-11-06T16:01:00Z">
                <w:pPr>
                  <w:jc w:val="center"/>
                </w:pPr>
              </w:pPrChange>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4D13B5">
            <w:pPr>
              <w:pPrChange w:id="1273" w:author="Juliano Varella De Carvalho" w:date="2020-11-06T16:01:00Z">
                <w:pPr>
                  <w:jc w:val="center"/>
                </w:pPr>
              </w:pPrChange>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4D13B5">
            <w:pPr>
              <w:pPrChange w:id="1274" w:author="Juliano Varella De Carvalho" w:date="2020-11-06T16:01:00Z">
                <w:pPr>
                  <w:jc w:val="center"/>
                </w:pPr>
              </w:pPrChange>
            </w:pPr>
            <w:r>
              <w:t xml:space="preserve">CLASSE </w:t>
            </w:r>
          </w:p>
          <w:p w14:paraId="29329557" w14:textId="697A9CD8" w:rsidR="005272A3" w:rsidRDefault="003A7CD0" w:rsidP="004D13B5">
            <w:pPr>
              <w:pPrChange w:id="1275" w:author="Juliano Varella De Carvalho" w:date="2020-11-06T16:01:00Z">
                <w:pPr>
                  <w:jc w:val="center"/>
                </w:pPr>
              </w:pPrChange>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4D13B5">
            <w:pPr>
              <w:pPrChange w:id="1276" w:author="Juliano Varella De Carvalho" w:date="2020-11-06T16:01:00Z">
                <w:pPr>
                  <w:jc w:val="center"/>
                </w:pPr>
              </w:pPrChange>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7A54F0E3" w:rsidR="005272A3" w:rsidRDefault="00AF0E50" w:rsidP="004D13B5">
            <w:ins w:id="1277" w:author="Juliano Varella De Carvalho" w:date="2020-11-06T15:45:00Z">
              <w:r>
                <w:rPr>
                  <w:noProof/>
                </w:rPr>
                <mc:AlternateContent>
                  <mc:Choice Requires="wpi">
                    <w:drawing>
                      <wp:anchor distT="0" distB="0" distL="114300" distR="114300" simplePos="0" relativeHeight="251665408" behindDoc="0" locked="0" layoutInCell="1" allowOverlap="1" wp14:anchorId="68B9769B" wp14:editId="027474D8">
                        <wp:simplePos x="0" y="0"/>
                        <wp:positionH relativeFrom="column">
                          <wp:posOffset>371475</wp:posOffset>
                        </wp:positionH>
                        <wp:positionV relativeFrom="paragraph">
                          <wp:posOffset>74295</wp:posOffset>
                        </wp:positionV>
                        <wp:extent cx="208080" cy="118110"/>
                        <wp:effectExtent l="38100" t="38100" r="46355" b="46990"/>
                        <wp:wrapNone/>
                        <wp:docPr id="33" name="Ink 33"/>
                        <wp:cNvGraphicFramePr/>
                        <a:graphic xmlns:a="http://schemas.openxmlformats.org/drawingml/2006/main">
                          <a:graphicData uri="http://schemas.microsoft.com/office/word/2010/wordprocessingInk">
                            <w14:contentPart bwMode="auto" r:id="rId65">
                              <w14:nvContentPartPr>
                                <w14:cNvContentPartPr/>
                              </w14:nvContentPartPr>
                              <w14:xfrm>
                                <a:off x="0" y="0"/>
                                <a:ext cx="208080" cy="118110"/>
                              </w14:xfrm>
                            </w14:contentPart>
                          </a:graphicData>
                        </a:graphic>
                      </wp:anchor>
                    </w:drawing>
                  </mc:Choice>
                  <mc:Fallback>
                    <w:pict>
                      <v:shapetype w14:anchorId="22C6F4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8.55pt;margin-top:5.15pt;width:17.8pt;height:10.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">
                        <v:imagedata r:id="rId66" o:title=""/>
                      </v:shape>
                    </w:pict>
                  </mc:Fallback>
                </mc:AlternateContent>
              </w:r>
            </w:ins>
            <w:commentRangeStart w:id="1278"/>
            <w:r w:rsidR="004854FD">
              <w:t>184</w:t>
            </w:r>
            <w:commentRangeEnd w:id="1278"/>
            <w:r w:rsidR="009D5421">
              <w:rPr>
                <w:rStyle w:val="CommentReference"/>
              </w:rPr>
              <w:commentReference w:id="1278"/>
            </w:r>
          </w:p>
        </w:tc>
        <w:tc>
          <w:tcPr>
            <w:tcW w:w="2266" w:type="dxa"/>
            <w:tcBorders>
              <w:top w:val="single" w:sz="4" w:space="0" w:color="auto"/>
              <w:left w:val="single" w:sz="4" w:space="0" w:color="auto"/>
              <w:bottom w:val="single" w:sz="4" w:space="0" w:color="auto"/>
              <w:right w:val="single" w:sz="4" w:space="0" w:color="auto"/>
            </w:tcBorders>
          </w:tcPr>
          <w:p w14:paraId="4BD070F0" w14:textId="725105E8" w:rsidR="005272A3" w:rsidRDefault="00893043" w:rsidP="004D13B5">
            <w:ins w:id="1279" w:author="Juliano Varella De Carvalho" w:date="2020-11-06T15:46:00Z">
              <w:r>
                <w:rPr>
                  <w:noProof/>
                </w:rPr>
                <mc:AlternateContent>
                  <mc:Choice Requires="wpi">
                    <w:drawing>
                      <wp:anchor distT="0" distB="0" distL="114300" distR="114300" simplePos="0" relativeHeight="251678720" behindDoc="0" locked="0" layoutInCell="1" allowOverlap="1" wp14:anchorId="2EF85367" wp14:editId="62706415">
                        <wp:simplePos x="0" y="0"/>
                        <wp:positionH relativeFrom="column">
                          <wp:posOffset>392430</wp:posOffset>
                        </wp:positionH>
                        <wp:positionV relativeFrom="paragraph">
                          <wp:posOffset>30480</wp:posOffset>
                        </wp:positionV>
                        <wp:extent cx="226390" cy="179705"/>
                        <wp:effectExtent l="38100" t="38100" r="40640" b="48895"/>
                        <wp:wrapNone/>
                        <wp:docPr id="46" name="Ink 46"/>
                        <wp:cNvGraphicFramePr/>
                        <a:graphic xmlns:a="http://schemas.openxmlformats.org/drawingml/2006/main">
                          <a:graphicData uri="http://schemas.microsoft.com/office/word/2010/wordprocessingInk">
                            <w14:contentPart bwMode="auto" r:id="rId67">
                              <w14:nvContentPartPr>
                                <w14:cNvContentPartPr/>
                              </w14:nvContentPartPr>
                              <w14:xfrm>
                                <a:off x="0" y="0"/>
                                <a:ext cx="226390" cy="179705"/>
                              </w14:xfrm>
                            </w14:contentPart>
                          </a:graphicData>
                        </a:graphic>
                      </wp:anchor>
                    </w:drawing>
                  </mc:Choice>
                  <mc:Fallback>
                    <w:pict>
                      <v:shape w14:anchorId="336418D6" id="Ink 46" o:spid="_x0000_s1026" type="#_x0000_t75" style="position:absolute;margin-left:30.2pt;margin-top:1.7pt;width:19.25pt;height:15.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">
                        <v:imagedata r:id="rId68" o:title=""/>
                      </v:shape>
                    </w:pict>
                  </mc:Fallback>
                </mc:AlternateContent>
              </w:r>
              <w:r>
                <w:rPr>
                  <w:noProof/>
                </w:rPr>
                <mc:AlternateContent>
                  <mc:Choice Requires="wpi">
                    <w:drawing>
                      <wp:anchor distT="0" distB="0" distL="114300" distR="114300" simplePos="0" relativeHeight="251679744" behindDoc="0" locked="0" layoutInCell="1" allowOverlap="1" wp14:anchorId="2937B9CC" wp14:editId="0CBC5B44">
                        <wp:simplePos x="0" y="0"/>
                        <wp:positionH relativeFrom="column">
                          <wp:posOffset>392430</wp:posOffset>
                        </wp:positionH>
                        <wp:positionV relativeFrom="paragraph">
                          <wp:posOffset>79375</wp:posOffset>
                        </wp:positionV>
                        <wp:extent cx="136885" cy="130810"/>
                        <wp:effectExtent l="38100" t="38100" r="0" b="46990"/>
                        <wp:wrapNone/>
                        <wp:docPr id="47" name="Ink 47"/>
                        <wp:cNvGraphicFramePr/>
                        <a:graphic xmlns:a="http://schemas.openxmlformats.org/drawingml/2006/main">
                          <a:graphicData uri="http://schemas.microsoft.com/office/word/2010/wordprocessingInk">
                            <w14:contentPart bwMode="auto" r:id="rId69">
                              <w14:nvContentPartPr>
                                <w14:cNvContentPartPr/>
                              </w14:nvContentPartPr>
                              <w14:xfrm>
                                <a:off x="0" y="0"/>
                                <a:ext cx="136885" cy="130810"/>
                              </w14:xfrm>
                            </w14:contentPart>
                          </a:graphicData>
                        </a:graphic>
                      </wp:anchor>
                    </w:drawing>
                  </mc:Choice>
                  <mc:Fallback>
                    <w:pict>
                      <v:shape w14:anchorId="1C03FC89" id="Ink 47" o:spid="_x0000_s1026" type="#_x0000_t75" style="position:absolute;margin-left:30.2pt;margin-top:5.55pt;width:12.2pt;height:11.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&#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">
                        <v:imagedata r:id="rId70" o:title=""/>
                      </v:shape>
                    </w:pict>
                  </mc:Fallback>
                </mc:AlternateContent>
              </w:r>
            </w:ins>
            <w:commentRangeStart w:id="1280"/>
            <w:r w:rsidR="005E66D3">
              <w:t>180</w:t>
            </w:r>
            <w:commentRangeEnd w:id="1280"/>
            <w:r w:rsidR="0055253D">
              <w:rPr>
                <w:rStyle w:val="CommentReference"/>
              </w:rPr>
              <w:commentReference w:id="1280"/>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4D13B5"/>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4D13B5">
            <w:pPr>
              <w:pPrChange w:id="1281" w:author="Juliano Varella De Carvalho" w:date="2020-11-06T16:01:00Z">
                <w:pPr>
                  <w:jc w:val="center"/>
                </w:pPr>
              </w:pPrChange>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4B410D92" w:rsidR="005272A3" w:rsidRDefault="00893043" w:rsidP="004D13B5">
            <w:ins w:id="1282" w:author="Juliano Varella De Carvalho" w:date="2020-11-06T15:46:00Z">
              <w:r>
                <w:rPr>
                  <w:noProof/>
                </w:rPr>
                <mc:AlternateContent>
                  <mc:Choice Requires="wpi">
                    <w:drawing>
                      <wp:anchor distT="0" distB="0" distL="114300" distR="114300" simplePos="0" relativeHeight="251671552" behindDoc="0" locked="0" layoutInCell="1" allowOverlap="1" wp14:anchorId="09492925" wp14:editId="7335CD1F">
                        <wp:simplePos x="0" y="0"/>
                        <wp:positionH relativeFrom="column">
                          <wp:posOffset>314960</wp:posOffset>
                        </wp:positionH>
                        <wp:positionV relativeFrom="paragraph">
                          <wp:posOffset>84455</wp:posOffset>
                        </wp:positionV>
                        <wp:extent cx="185490" cy="141605"/>
                        <wp:effectExtent l="38100" t="38100" r="43180" b="48895"/>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85490" cy="141605"/>
                              </w14:xfrm>
                            </w14:contentPart>
                          </a:graphicData>
                        </a:graphic>
                      </wp:anchor>
                    </w:drawing>
                  </mc:Choice>
                  <mc:Fallback>
                    <w:pict>
                      <v:shape w14:anchorId="659A736C" id="Ink 39" o:spid="_x0000_s1026" type="#_x0000_t75" style="position:absolute;margin-left:24.1pt;margin-top:5.95pt;width:16pt;height:1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">
                        <v:imagedata r:id="rId72" o:title=""/>
                      </v:shape>
                    </w:pict>
                  </mc:Fallback>
                </mc:AlternateContent>
              </w:r>
            </w:ins>
            <w:commentRangeStart w:id="1283"/>
            <w:r w:rsidR="003A7CD0">
              <w:t>46</w:t>
            </w:r>
            <w:commentRangeEnd w:id="1283"/>
            <w:r w:rsidR="0055253D">
              <w:rPr>
                <w:rStyle w:val="CommentReference"/>
              </w:rPr>
              <w:commentReference w:id="1283"/>
            </w:r>
          </w:p>
        </w:tc>
        <w:tc>
          <w:tcPr>
            <w:tcW w:w="2266" w:type="dxa"/>
            <w:tcBorders>
              <w:top w:val="single" w:sz="4" w:space="0" w:color="auto"/>
              <w:left w:val="single" w:sz="4" w:space="0" w:color="auto"/>
              <w:bottom w:val="single" w:sz="4" w:space="0" w:color="auto"/>
              <w:right w:val="single" w:sz="4" w:space="0" w:color="auto"/>
            </w:tcBorders>
          </w:tcPr>
          <w:p w14:paraId="4F44BB37" w14:textId="42C65DF7" w:rsidR="005272A3" w:rsidRDefault="00AF0E50" w:rsidP="004D13B5">
            <w:ins w:id="1284" w:author="Juliano Varella De Carvalho" w:date="2020-11-06T15:45:00Z">
              <w:r>
                <w:rPr>
                  <w:noProof/>
                </w:rPr>
                <mc:AlternateContent>
                  <mc:Choice Requires="wpi">
                    <w:drawing>
                      <wp:anchor distT="0" distB="0" distL="114300" distR="114300" simplePos="0" relativeHeight="251664384" behindDoc="0" locked="0" layoutInCell="1" allowOverlap="1" wp14:anchorId="71AB37F1" wp14:editId="4AE9B292">
                        <wp:simplePos x="0" y="0"/>
                        <wp:positionH relativeFrom="column">
                          <wp:posOffset>407035</wp:posOffset>
                        </wp:positionH>
                        <wp:positionV relativeFrom="paragraph">
                          <wp:posOffset>42545</wp:posOffset>
                        </wp:positionV>
                        <wp:extent cx="173215" cy="165735"/>
                        <wp:effectExtent l="38100" t="38100" r="0" b="50165"/>
                        <wp:wrapNone/>
                        <wp:docPr id="32" name="Ink 32"/>
                        <wp:cNvGraphicFramePr/>
                        <a:graphic xmlns:a="http://schemas.openxmlformats.org/drawingml/2006/main">
                          <a:graphicData uri="http://schemas.microsoft.com/office/word/2010/wordprocessingInk">
                            <w14:contentPart bwMode="auto" r:id="rId73">
                              <w14:nvContentPartPr>
                                <w14:cNvContentPartPr/>
                              </w14:nvContentPartPr>
                              <w14:xfrm>
                                <a:off x="0" y="0"/>
                                <a:ext cx="173215" cy="165735"/>
                              </w14:xfrm>
                            </w14:contentPart>
                          </a:graphicData>
                        </a:graphic>
                      </wp:anchor>
                    </w:drawing>
                  </mc:Choice>
                  <mc:Fallback>
                    <w:pict>
                      <v:shape w14:anchorId="45809935" id="Ink 32" o:spid="_x0000_s1026" type="#_x0000_t75" style="position:absolute;margin-left:31.35pt;margin-top:2.65pt;width:15.1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">
                        <v:imagedata r:id="rId74" o:title=""/>
                      </v:shape>
                    </w:pict>
                  </mc:Fallback>
                </mc:AlternateContent>
              </w:r>
            </w:ins>
            <w:commentRangeStart w:id="1285"/>
            <w:r w:rsidR="005057FB">
              <w:t>38</w:t>
            </w:r>
            <w:commentRangeEnd w:id="1285"/>
            <w:r w:rsidR="0055253D">
              <w:rPr>
                <w:rStyle w:val="CommentReference"/>
              </w:rPr>
              <w:commentReference w:id="1285"/>
            </w:r>
          </w:p>
        </w:tc>
      </w:tr>
    </w:tbl>
    <w:p w14:paraId="51E5EBFE" w14:textId="71F8D965" w:rsidR="005272A3" w:rsidRDefault="00E50E54" w:rsidP="004D13B5">
      <w:pPr>
        <w:pStyle w:val="Caption"/>
      </w:pPr>
      <w:bookmarkStart w:id="1286" w:name="_Ref55253627"/>
      <w:bookmarkStart w:id="1287" w:name="_Toc55260923"/>
      <w:ins w:id="1288" w:author="Juliano Varella De Carvalho" w:date="2020-11-06T15:55:00Z">
        <w:r>
          <w:t>184</w:t>
        </w:r>
      </w:ins>
      <w:r w:rsidR="003924EC">
        <w:t xml:space="preserve">Tabela </w:t>
      </w:r>
      <w:r w:rsidR="00331D61">
        <w:fldChar w:fldCharType="begin"/>
      </w:r>
      <w:r w:rsidR="00331D61">
        <w:instrText xml:space="preserve"> SEQ Tabela \* ARABIC </w:instrText>
      </w:r>
      <w:r w:rsidR="00331D61">
        <w:fldChar w:fldCharType="separate"/>
      </w:r>
      <w:r w:rsidR="003924EC">
        <w:rPr>
          <w:noProof/>
        </w:rPr>
        <w:t>2</w:t>
      </w:r>
      <w:r w:rsidR="00331D61">
        <w:rPr>
          <w:noProof/>
        </w:rPr>
        <w:fldChar w:fldCharType="end"/>
      </w:r>
      <w:bookmarkEnd w:id="1286"/>
      <w:r w:rsidR="003924EC">
        <w:t xml:space="preserve"> matriz confusão da classe 12, gênero musical country</w:t>
      </w:r>
      <w:r w:rsidR="00CE2C6D">
        <w:t xml:space="preserve"> </w:t>
      </w:r>
      <w:r w:rsidR="00CE2C6D" w:rsidRPr="0006553D">
        <w:t>(próprio, 2020)</w:t>
      </w:r>
      <w:bookmarkEnd w:id="1287"/>
    </w:p>
    <w:p w14:paraId="09756A89" w14:textId="7326D385" w:rsidR="004F58A2" w:rsidDel="00AF0E50" w:rsidRDefault="00E50E54" w:rsidP="004D13B5">
      <w:pPr>
        <w:rPr>
          <w:del w:id="1289" w:author="Juliano Varella De Carvalho" w:date="2020-11-06T15:37:00Z"/>
        </w:rPr>
        <w:pPrChange w:id="1290" w:author="Juliano Varella De Carvalho" w:date="2020-11-06T16:01:00Z">
          <w:pPr/>
        </w:pPrChange>
      </w:pPr>
      <w:ins w:id="1291" w:author="Juliano Varella De Carvalho" w:date="2020-11-06T15:55:00Z">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75">
                        <w14:nvContentPartPr>
                          <w14:cNvContentPartPr/>
                        </w14:nvContentPartPr>
                        <w14:xfrm>
                          <a:off x="0" y="0"/>
                          <a:ext cx="254520" cy="16920"/>
                        </w14:xfrm>
                      </w14:contentPart>
                    </a:graphicData>
                  </a:graphic>
                </wp:anchor>
              </w:drawing>
            </mc:Choice>
            <mc:Fallback>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&#13;&#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">
                  <v:imagedata r:id="rId78" o:title=""/>
                </v:shape>
              </w:pict>
            </mc:Fallback>
          </mc:AlternateContent>
        </w:r>
      </w:ins>
      <w:ins w:id="1292" w:author="Juliano Varella De Carvalho" w:date="2020-11-06T15:54:00Z">
        <w:r>
          <w:rPr>
            <w:noProof/>
          </w:rPr>
          <mc:AlternateContent>
            <mc:Choice Requires="wpi">
              <w:drawing>
                <wp:anchor distT="0" distB="0" distL="114300" distR="114300" simplePos="0" relativeHeight="251731968" behindDoc="0" locked="0" layoutInCell="1" allowOverlap="1" wp14:anchorId="3470443B" wp14:editId="65D697DD">
                  <wp:simplePos x="0" y="0"/>
                  <wp:positionH relativeFrom="column">
                    <wp:posOffset>5180330</wp:posOffset>
                  </wp:positionH>
                  <wp:positionV relativeFrom="paragraph">
                    <wp:posOffset>2113280</wp:posOffset>
                  </wp:positionV>
                  <wp:extent cx="365040" cy="206230"/>
                  <wp:effectExtent l="38100" t="38100" r="41910" b="48260"/>
                  <wp:wrapNone/>
                  <wp:docPr id="108" name="Ink 108"/>
                  <wp:cNvGraphicFramePr/>
                  <a:graphic xmlns:a="http://schemas.openxmlformats.org/drawingml/2006/main">
                    <a:graphicData uri="http://schemas.microsoft.com/office/word/2010/wordprocessingInk">
                      <w14:contentPart bwMode="auto" r:id="rId79">
                        <w14:nvContentPartPr>
                          <w14:cNvContentPartPr/>
                        </w14:nvContentPartPr>
                        <w14:xfrm>
                          <a:off x="0" y="0"/>
                          <a:ext cx="365040" cy="206230"/>
                        </w14:xfrm>
                      </w14:contentPart>
                    </a:graphicData>
                  </a:graphic>
                </wp:anchor>
              </w:drawing>
            </mc:Choice>
            <mc:Fallback>
              <w:pict>
                <v:shape w14:anchorId="29536139" id="Ink 108" o:spid="_x0000_s1026" type="#_x0000_t75" style="position:absolute;margin-left:407.2pt;margin-top:165.7pt;width:30.2pt;height:17.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">
                  <v:imagedata r:id="rId80" o:title=""/>
                </v:shape>
              </w:pict>
            </mc:Fallback>
          </mc:AlternateContent>
        </w:r>
        <w:r>
          <w:rPr>
            <w:noProof/>
          </w:rPr>
          <mc:AlternateContent>
            <mc:Choice Requires="wpi">
              <w:drawing>
                <wp:anchor distT="0" distB="0" distL="114300" distR="114300" simplePos="0" relativeHeight="251726848" behindDoc="0" locked="0" layoutInCell="1" allowOverlap="1" wp14:anchorId="211FA125" wp14:editId="6D19D7F0">
                  <wp:simplePos x="0" y="0"/>
                  <wp:positionH relativeFrom="column">
                    <wp:posOffset>4828540</wp:posOffset>
                  </wp:positionH>
                  <wp:positionV relativeFrom="paragraph">
                    <wp:posOffset>2224405</wp:posOffset>
                  </wp:positionV>
                  <wp:extent cx="142240" cy="81915"/>
                  <wp:effectExtent l="12700" t="38100" r="0" b="45085"/>
                  <wp:wrapNone/>
                  <wp:docPr id="103" name="Ink 103"/>
                  <wp:cNvGraphicFramePr/>
                  <a:graphic xmlns:a="http://schemas.openxmlformats.org/drawingml/2006/main">
                    <a:graphicData uri="http://schemas.microsoft.com/office/word/2010/wordprocessingInk">
                      <w14:contentPart bwMode="auto" r:id="rId81">
                        <w14:nvContentPartPr>
                          <w14:cNvContentPartPr/>
                        </w14:nvContentPartPr>
                        <w14:xfrm>
                          <a:off x="0" y="0"/>
                          <a:ext cx="142240" cy="81915"/>
                        </w14:xfrm>
                      </w14:contentPart>
                    </a:graphicData>
                  </a:graphic>
                </wp:anchor>
              </w:drawing>
            </mc:Choice>
            <mc:Fallback>
              <w:pict>
                <v:shape w14:anchorId="374F5BC2" id="Ink 103" o:spid="_x0000_s1026" type="#_x0000_t75" style="position:absolute;margin-left:379.5pt;margin-top:174.45pt;width:12.6pt;height:7.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">
                  <v:imagedata r:id="rId82" o:title=""/>
                </v:shape>
              </w:pict>
            </mc:Fallback>
          </mc:AlternateContent>
        </w:r>
        <w:r>
          <w:rPr>
            <w:noProof/>
          </w:rPr>
          <mc:AlternateContent>
            <mc:Choice Requires="wpi">
              <w:drawing>
                <wp:anchor distT="0" distB="0" distL="114300" distR="114300" simplePos="0" relativeHeight="251723776" behindDoc="0" locked="0" layoutInCell="1" allowOverlap="1" wp14:anchorId="35BCFE88" wp14:editId="76BF3D0E">
                  <wp:simplePos x="0" y="0"/>
                  <wp:positionH relativeFrom="column">
                    <wp:posOffset>7099628</wp:posOffset>
                  </wp:positionH>
                  <wp:positionV relativeFrom="paragraph">
                    <wp:posOffset>899915</wp:posOffset>
                  </wp:positionV>
                  <wp:extent cx="108000" cy="134640"/>
                  <wp:effectExtent l="38100" t="38100" r="0" b="43180"/>
                  <wp:wrapNone/>
                  <wp:docPr id="100" name="Ink 100"/>
                  <wp:cNvGraphicFramePr/>
                  <a:graphic xmlns:a="http://schemas.openxmlformats.org/drawingml/2006/main">
                    <a:graphicData uri="http://schemas.microsoft.com/office/word/2010/wordprocessingInk">
                      <w14:contentPart bwMode="auto" r:id="rId83">
                        <w14:nvContentPartPr>
                          <w14:cNvContentPartPr/>
                        </w14:nvContentPartPr>
                        <w14:xfrm>
                          <a:off x="0" y="0"/>
                          <a:ext cx="108000" cy="134640"/>
                        </w14:xfrm>
                      </w14:contentPart>
                    </a:graphicData>
                  </a:graphic>
                </wp:anchor>
              </w:drawing>
            </mc:Choice>
            <mc:Fallback>
              <w:pict>
                <v:shape w14:anchorId="699B3973" id="Ink 100" o:spid="_x0000_s1026" type="#_x0000_t75" style="position:absolute;margin-left:558.35pt;margin-top:70.15pt;width:9.9pt;height: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">
                  <v:imagedata r:id="rId84" o:title=""/>
                </v:shape>
              </w:pict>
            </mc:Fallback>
          </mc:AlternateContent>
        </w:r>
        <w:r>
          <w:rPr>
            <w:noProof/>
          </w:rPr>
          <mc:AlternateContent>
            <mc:Choice Requires="wpi">
              <w:drawing>
                <wp:anchor distT="0" distB="0" distL="114300" distR="114300" simplePos="0" relativeHeight="251722752" behindDoc="0" locked="0" layoutInCell="1" allowOverlap="1" wp14:anchorId="722AA409" wp14:editId="2EF187E6">
                  <wp:simplePos x="0" y="0"/>
                  <wp:positionH relativeFrom="column">
                    <wp:posOffset>7049588</wp:posOffset>
                  </wp:positionH>
                  <wp:positionV relativeFrom="paragraph">
                    <wp:posOffset>953195</wp:posOffset>
                  </wp:positionV>
                  <wp:extent cx="39960" cy="116280"/>
                  <wp:effectExtent l="38100" t="38100" r="36830" b="48895"/>
                  <wp:wrapNone/>
                  <wp:docPr id="99" name="Ink 99"/>
                  <wp:cNvGraphicFramePr/>
                  <a:graphic xmlns:a="http://schemas.openxmlformats.org/drawingml/2006/main">
                    <a:graphicData uri="http://schemas.microsoft.com/office/word/2010/wordprocessingInk">
                      <w14:contentPart bwMode="auto" r:id="rId85">
                        <w14:nvContentPartPr>
                          <w14:cNvContentPartPr/>
                        </w14:nvContentPartPr>
                        <w14:xfrm>
                          <a:off x="0" y="0"/>
                          <a:ext cx="39960" cy="116280"/>
                        </w14:xfrm>
                      </w14:contentPart>
                    </a:graphicData>
                  </a:graphic>
                </wp:anchor>
              </w:drawing>
            </mc:Choice>
            <mc:Fallback>
              <w:pict>
                <v:shape w14:anchorId="00763898" id="Ink 99" o:spid="_x0000_s1026" type="#_x0000_t75" style="position:absolute;margin-left:554.4pt;margin-top:74.35pt;width:4.6pt;height:10.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">
                  <v:imagedata r:id="rId86" o:title=""/>
                </v:shape>
              </w:pict>
            </mc:Fallback>
          </mc:AlternateContent>
        </w:r>
      </w:ins>
      <w:ins w:id="1293" w:author="Juliano Varella De Carvalho" w:date="2020-11-06T15:50:00Z">
        <w:r w:rsidR="00893043">
          <w:rPr>
            <w:noProof/>
          </w:rPr>
          <mc:AlternateContent>
            <mc:Choice Requires="wpi">
              <w:drawing>
                <wp:anchor distT="0" distB="0" distL="114300" distR="114300" simplePos="0" relativeHeight="251706368" behindDoc="0" locked="0" layoutInCell="1" allowOverlap="1" wp14:anchorId="66012703" wp14:editId="60B89A08">
                  <wp:simplePos x="0" y="0"/>
                  <wp:positionH relativeFrom="column">
                    <wp:posOffset>2582688</wp:posOffset>
                  </wp:positionH>
                  <wp:positionV relativeFrom="paragraph">
                    <wp:posOffset>663374</wp:posOffset>
                  </wp:positionV>
                  <wp:extent cx="1550520" cy="1628280"/>
                  <wp:effectExtent l="38100" t="38100" r="37465" b="48260"/>
                  <wp:wrapNone/>
                  <wp:docPr id="83" name="Ink 83"/>
                  <wp:cNvGraphicFramePr/>
                  <a:graphic xmlns:a="http://schemas.openxmlformats.org/drawingml/2006/main">
                    <a:graphicData uri="http://schemas.microsoft.com/office/word/2010/wordprocessingInk">
                      <w14:contentPart bwMode="auto" r:id="rId87">
                        <w14:nvContentPartPr>
                          <w14:cNvContentPartPr/>
                        </w14:nvContentPartPr>
                        <w14:xfrm>
                          <a:off x="0" y="0"/>
                          <a:ext cx="1550520" cy="1628280"/>
                        </w14:xfrm>
                      </w14:contentPart>
                    </a:graphicData>
                  </a:graphic>
                </wp:anchor>
              </w:drawing>
            </mc:Choice>
            <mc:Fallback>
              <w:pict>
                <v:shape w14:anchorId="18A1FA05" id="Ink 83" o:spid="_x0000_s1026" type="#_x0000_t75" style="position:absolute;margin-left:202.65pt;margin-top:51.55pt;width:123.55pt;height:129.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">
                  <v:imagedata r:id="rId88" o:title=""/>
                </v:shape>
              </w:pict>
            </mc:Fallback>
          </mc:AlternateContent>
        </w:r>
      </w:ins>
      <w:ins w:id="1294" w:author="Juliano Varella De Carvalho" w:date="2020-11-06T15:48:00Z">
        <w:r w:rsidR="00893043">
          <w:rPr>
            <w:noProof/>
          </w:rPr>
          <mc:AlternateContent>
            <mc:Choice Requires="wpi">
              <w:drawing>
                <wp:anchor distT="0" distB="0" distL="114300" distR="114300" simplePos="0" relativeHeight="251705344" behindDoc="0" locked="0" layoutInCell="1" allowOverlap="1" wp14:anchorId="07E755AE" wp14:editId="300F9634">
                  <wp:simplePos x="0" y="0"/>
                  <wp:positionH relativeFrom="column">
                    <wp:posOffset>7141830</wp:posOffset>
                  </wp:positionH>
                  <wp:positionV relativeFrom="paragraph">
                    <wp:posOffset>865505</wp:posOffset>
                  </wp:positionV>
                  <wp:extent cx="369000" cy="377640"/>
                  <wp:effectExtent l="38100" t="38100" r="12065" b="41910"/>
                  <wp:wrapNone/>
                  <wp:docPr id="76" name="Ink 76"/>
                  <wp:cNvGraphicFramePr/>
                  <a:graphic xmlns:a="http://schemas.openxmlformats.org/drawingml/2006/main">
                    <a:graphicData uri="http://schemas.microsoft.com/office/word/2010/wordprocessingInk">
                      <w14:contentPart bwMode="auto" r:id="rId89">
                        <w14:nvContentPartPr>
                          <w14:cNvContentPartPr/>
                        </w14:nvContentPartPr>
                        <w14:xfrm>
                          <a:off x="0" y="0"/>
                          <a:ext cx="369000" cy="377190"/>
                        </w14:xfrm>
                      </w14:contentPart>
                    </a:graphicData>
                  </a:graphic>
                  <wp14:sizeRelH relativeFrom="margin">
                    <wp14:pctWidth>0</wp14:pctWidth>
                  </wp14:sizeRelH>
                </wp:anchor>
              </w:drawing>
            </mc:Choice>
            <mc:Fallback>
              <w:pict>
                <v:shape w14:anchorId="2860ABAA" id="Ink 76" o:spid="_x0000_s1026" type="#_x0000_t75" style="position:absolute;margin-left:561.65pt;margin-top:67.45pt;width:30.45pt;height:31.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">
                  <v:imagedata r:id="rId90" o:title=""/>
                </v:shape>
              </w:pict>
            </mc:Fallback>
          </mc:AlternateContent>
        </w:r>
      </w:ins>
      <w:ins w:id="1295" w:author="Juliano Varella De Carvalho" w:date="2020-11-06T15:47:00Z">
        <w:r w:rsidR="00893043">
          <w:rPr>
            <w:noProof/>
          </w:rPr>
          <mc:AlternateContent>
            <mc:Choice Requires="wpi">
              <w:drawing>
                <wp:anchor distT="0" distB="0" distL="114300" distR="114300" simplePos="0" relativeHeight="251696128" behindDoc="0" locked="0" layoutInCell="1" allowOverlap="1" wp14:anchorId="2612FDE2" wp14:editId="3333FA7E">
                  <wp:simplePos x="0" y="0"/>
                  <wp:positionH relativeFrom="column">
                    <wp:posOffset>2926715</wp:posOffset>
                  </wp:positionH>
                  <wp:positionV relativeFrom="paragraph">
                    <wp:posOffset>219710</wp:posOffset>
                  </wp:positionV>
                  <wp:extent cx="4541090" cy="604315"/>
                  <wp:effectExtent l="38100" t="38100" r="43815" b="43815"/>
                  <wp:wrapNone/>
                  <wp:docPr id="63" name="Ink 63"/>
                  <wp:cNvGraphicFramePr/>
                  <a:graphic xmlns:a="http://schemas.openxmlformats.org/drawingml/2006/main">
                    <a:graphicData uri="http://schemas.microsoft.com/office/word/2010/wordprocessingInk">
                      <w14:contentPart bwMode="auto" r:id="rId91">
                        <w14:nvContentPartPr>
                          <w14:cNvContentPartPr/>
                        </w14:nvContentPartPr>
                        <w14:xfrm>
                          <a:off x="0" y="0"/>
                          <a:ext cx="4541090" cy="604315"/>
                        </w14:xfrm>
                      </w14:contentPart>
                    </a:graphicData>
                  </a:graphic>
                </wp:anchor>
              </w:drawing>
            </mc:Choice>
            <mc:Fallback>
              <w:pict>
                <v:shape w14:anchorId="7D6D09CF" id="Ink 63" o:spid="_x0000_s1026" type="#_x0000_t75" style="position:absolute;margin-left:229.75pt;margin-top:16.6pt;width:358.95pt;height:4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">
                  <v:imagedata r:id="rId92" o:title=""/>
                </v:shape>
              </w:pict>
            </mc:Fallback>
          </mc:AlternateContent>
        </w:r>
      </w:ins>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del w:id="1296" w:author="Juliano Varella De Carvalho" w:date="2020-11-06T15:35:00Z">
        <w:r w:rsidR="003C445B" w:rsidDel="00AF0E50">
          <w:delText xml:space="preserve">criado </w:delText>
        </w:r>
      </w:del>
      <w:ins w:id="1297" w:author="Juliano Varella De Carvalho" w:date="2020-11-06T15:35:00Z">
        <w:r w:rsidR="00AF0E50">
          <w:t>criad</w:t>
        </w:r>
        <w:r w:rsidR="00AF0E50">
          <w:t>a</w:t>
        </w:r>
        <w:r w:rsidR="00AF0E50">
          <w:t xml:space="preserve"> </w:t>
        </w:r>
      </w:ins>
      <w:r w:rsidR="003C445B">
        <w:t xml:space="preserve">a </w:t>
      </w:r>
      <w:r w:rsidR="003D4AF5">
        <w:fldChar w:fldCharType="begin"/>
      </w:r>
      <w:r w:rsidR="003D4AF5">
        <w:instrText xml:space="preserve"> REF _Ref55253627 \h </w:instrText>
      </w:r>
      <w:r w:rsidR="003D4AF5">
        <w:fldChar w:fldCharType="separate"/>
      </w:r>
      <w:r w:rsidR="003D4AF5">
        <w:t>Tabe</w:t>
      </w:r>
      <w:r w:rsidR="003D4AF5">
        <w:t>l</w:t>
      </w:r>
      <w:r w:rsidR="003D4AF5">
        <w:t xml:space="preserve">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f-measure</w:t>
      </w:r>
      <w:r w:rsidR="003D4AF5">
        <w:t>.</w:t>
      </w:r>
      <w:r w:rsidR="00125F06">
        <w:t xml:space="preserve"> A precisão do </w:t>
      </w:r>
      <w:del w:id="1298" w:author="Juliano Varella De Carvalho" w:date="2020-11-06T15:35:00Z">
        <w:r w:rsidR="00125F06" w:rsidDel="00AF0E50">
          <w:delText xml:space="preserve">modelo </w:delText>
        </w:r>
      </w:del>
      <w:ins w:id="1299" w:author="Juliano Varella De Carvalho" w:date="2020-11-06T15:35:00Z">
        <w:r w:rsidR="00AF0E50">
          <w:t>KNN</w:t>
        </w:r>
        <w:r w:rsidR="00AF0E50">
          <w:t xml:space="preserve"> </w:t>
        </w:r>
      </w:ins>
      <w:r w:rsidR="00125F06">
        <w:t xml:space="preserve">ao realizar a recomendação dessa classe foi de 0,51, isso mostra que </w:t>
      </w:r>
      <w:del w:id="1300" w:author="Juliano Varella De Carvalho" w:date="2020-11-06T15:36:00Z">
        <w:r w:rsidR="00D254D3" w:rsidDel="00AF0E50">
          <w:delText>o modelo</w:delText>
        </w:r>
      </w:del>
      <w:ins w:id="1301" w:author="Juliano Varella De Carvalho" w:date="2020-11-06T15:36:00Z">
        <w:r w:rsidR="00AF0E50">
          <w:t>o algoritmo KNN</w:t>
        </w:r>
      </w:ins>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ins w:id="1302" w:author="Juliano Varella De Carvalho" w:date="2020-11-06T15:36:00Z">
        <w:r w:rsidR="00AF0E50">
          <w:t xml:space="preserve">que </w:t>
        </w:r>
      </w:ins>
      <w:r w:rsidR="00164E58">
        <w:t xml:space="preserve">ele </w:t>
      </w:r>
      <w:r w:rsidR="00227D4F">
        <w:t>está</w:t>
      </w:r>
      <w:r w:rsidR="00164E58">
        <w:t xml:space="preserve"> </w:t>
      </w:r>
      <w:del w:id="1303" w:author="Juliano Varella De Carvalho" w:date="2020-11-06T15:36:00Z">
        <w:r w:rsidR="00164E58" w:rsidDel="00AF0E50">
          <w:delText>colocando</w:delText>
        </w:r>
      </w:del>
      <w:ins w:id="1304" w:author="Juliano Varella De Carvalho" w:date="2020-11-06T15:36:00Z">
        <w:r w:rsidR="00AF0E50">
          <w:t xml:space="preserve">classificando instâncias da </w:t>
        </w:r>
      </w:ins>
      <w:del w:id="1305" w:author="Juliano Varella De Carvalho" w:date="2020-11-06T15:36:00Z">
        <w:r w:rsidR="00164E58" w:rsidDel="00AF0E50">
          <w:delText xml:space="preserve"> </w:delText>
        </w:r>
        <w:r w:rsidR="003F5FC1" w:rsidDel="00AF0E50">
          <w:delText>pouco</w:delText>
        </w:r>
        <w:r w:rsidR="00164E58" w:rsidDel="00AF0E50">
          <w:delText xml:space="preserve"> d</w:delText>
        </w:r>
        <w:r w:rsidR="000C2162" w:rsidDel="00AF0E50">
          <w:delText xml:space="preserve">a </w:delText>
        </w:r>
      </w:del>
      <w:r w:rsidR="000C2162">
        <w:t>classe 12</w:t>
      </w:r>
      <w:r w:rsidR="00164E58">
        <w:t xml:space="preserve"> </w:t>
      </w:r>
      <w:ins w:id="1306" w:author="Juliano Varella De Carvalho" w:date="2020-11-06T15:40:00Z">
        <w:r w:rsidR="00AF0E50">
          <w:t>(</w:t>
        </w:r>
        <w:r w:rsidR="00AF0E50" w:rsidRPr="00AF0E50">
          <w:rPr>
            <w:i/>
            <w:rPrChange w:id="1307" w:author="Juliano Varella De Carvalho" w:date="2020-11-06T15:41:00Z">
              <w:rPr/>
            </w:rPrChange>
          </w:rPr>
          <w:t>country</w:t>
        </w:r>
        <w:r w:rsidR="00AF0E50">
          <w:t xml:space="preserve">) </w:t>
        </w:r>
      </w:ins>
      <w:r w:rsidR="00164E58">
        <w:t>em outr</w:t>
      </w:r>
      <w:r w:rsidR="000C2162">
        <w:t>as</w:t>
      </w:r>
      <w:ins w:id="1308" w:author="Juliano Varella De Carvalho" w:date="2020-11-06T15:36:00Z">
        <w:r w:rsidR="00AF0E50">
          <w:t xml:space="preserve"> classes.</w:t>
        </w:r>
      </w:ins>
      <w:del w:id="1309" w:author="Juliano Varella De Carvalho" w:date="2020-11-06T15:36:00Z">
        <w:r w:rsidR="00164E58" w:rsidDel="00AF0E50">
          <w:delText>.</w:delText>
        </w:r>
      </w:del>
      <w:ins w:id="1310" w:author="Juliano Varella De Carvalho" w:date="2020-11-06T15:37:00Z">
        <w:r w:rsidR="00AF0E50">
          <w:t xml:space="preserve"> </w:t>
        </w:r>
      </w:ins>
    </w:p>
    <w:p w14:paraId="569F57F1" w14:textId="424DBF92" w:rsidR="00095D8C" w:rsidRPr="004F58A2" w:rsidRDefault="00095D8C" w:rsidP="004D13B5">
      <w:del w:id="1311" w:author="Juliano Varella De Carvalho" w:date="2020-11-06T15:37:00Z">
        <w:r w:rsidDel="00AF0E50">
          <w:tab/>
        </w:r>
      </w:del>
      <w:r>
        <w:t xml:space="preserve">Outra métrica interessante é o </w:t>
      </w:r>
      <w:r w:rsidRPr="00095D8C">
        <w:rPr>
          <w:i/>
        </w:rPr>
        <w:t>f-measure</w:t>
      </w:r>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F0E50">
        <w:rPr>
          <w:i/>
          <w:rPrChange w:id="1312" w:author="Juliano Varella De Carvalho" w:date="2020-11-06T15:37:00Z">
            <w:rPr/>
          </w:rPrChange>
        </w:rPr>
        <w:t>cou</w:t>
      </w:r>
      <w:r w:rsidR="002F2DBF" w:rsidRPr="00AF0E50">
        <w:rPr>
          <w:i/>
          <w:rPrChange w:id="1313" w:author="Juliano Varella De Carvalho" w:date="2020-11-06T15:37:00Z">
            <w:rPr/>
          </w:rPrChange>
        </w:rPr>
        <w:t>n</w:t>
      </w:r>
      <w:r w:rsidR="006C3CDE" w:rsidRPr="00AF0E50">
        <w:rPr>
          <w:i/>
          <w:rPrChange w:id="1314" w:author="Juliano Varella De Carvalho" w:date="2020-11-06T15:37:00Z">
            <w:rPr/>
          </w:rPrChange>
        </w:rPr>
        <w:t>try</w:t>
      </w:r>
      <w:r w:rsidR="006C3CDE">
        <w:t xml:space="preserve"> ficou </w:t>
      </w:r>
      <w:ins w:id="1315" w:author="Juliano Varella De Carvalho" w:date="2020-11-06T15:37:00Z">
        <w:r w:rsidR="00AF0E50">
          <w:t xml:space="preserve">com valor de </w:t>
        </w:r>
      </w:ins>
      <w:r w:rsidR="006C3CDE">
        <w:t>0,62</w:t>
      </w:r>
      <w:del w:id="1316" w:author="Juliano Varella De Carvalho" w:date="2020-11-06T15:37:00Z">
        <w:r w:rsidR="006C3CDE" w:rsidDel="00AF0E50">
          <w:delText xml:space="preserve">, o que mostra que </w:delText>
        </w:r>
        <w:r w:rsidR="00F766AA" w:rsidDel="00AF0E50">
          <w:delText xml:space="preserve">no geral o modelo conseguiu </w:delText>
        </w:r>
        <w:r w:rsidR="00615A9D" w:rsidDel="00AF0E50">
          <w:delText>predizer</w:delText>
        </w:r>
        <w:r w:rsidR="00F766AA" w:rsidDel="00AF0E50">
          <w:delText xml:space="preserve"> 62% das vezes </w:delText>
        </w:r>
        <w:r w:rsidR="00615A9D" w:rsidDel="00AF0E50">
          <w:delText>a classe corretamente</w:delText>
        </w:r>
      </w:del>
      <w:r w:rsidR="00F766AA">
        <w:t>.</w:t>
      </w:r>
    </w:p>
    <w:p w14:paraId="15DFCF0B" w14:textId="5378C515" w:rsidR="00F15A2C" w:rsidRDefault="00E50E54" w:rsidP="004D13B5">
      <w:ins w:id="1317" w:author="Juliano Varella De Carvalho" w:date="2020-11-06T15:55:00Z">
        <w:r>
          <w:rPr>
            <w:noProof/>
          </w:rPr>
          <mc:AlternateContent>
            <mc:Choice Requires="wpi">
              <w:drawing>
                <wp:anchor distT="0" distB="0" distL="114300" distR="114300" simplePos="0" relativeHeight="251737088" behindDoc="0" locked="0" layoutInCell="1" allowOverlap="1" wp14:anchorId="441C8606" wp14:editId="01F625A4">
                  <wp:simplePos x="0" y="0"/>
                  <wp:positionH relativeFrom="column">
                    <wp:posOffset>5154930</wp:posOffset>
                  </wp:positionH>
                  <wp:positionV relativeFrom="paragraph">
                    <wp:posOffset>24130</wp:posOffset>
                  </wp:positionV>
                  <wp:extent cx="354940" cy="153035"/>
                  <wp:effectExtent l="38100" t="38100" r="13970" b="50165"/>
                  <wp:wrapNone/>
                  <wp:docPr id="116" name="Ink 116"/>
                  <wp:cNvGraphicFramePr/>
                  <a:graphic xmlns:a="http://schemas.openxmlformats.org/drawingml/2006/main">
                    <a:graphicData uri="http://schemas.microsoft.com/office/word/2010/wordprocessingInk">
                      <w14:contentPart bwMode="auto" r:id="rId93">
                        <w14:nvContentPartPr>
                          <w14:cNvContentPartPr/>
                        </w14:nvContentPartPr>
                        <w14:xfrm>
                          <a:off x="0" y="0"/>
                          <a:ext cx="354940" cy="153035"/>
                        </w14:xfrm>
                      </w14:contentPart>
                    </a:graphicData>
                  </a:graphic>
                </wp:anchor>
              </w:drawing>
            </mc:Choice>
            <mc:Fallback>
              <w:pict>
                <v:shape w14:anchorId="40733426" id="Ink 116" o:spid="_x0000_s1026" type="#_x0000_t75" style="position:absolute;margin-left:405.2pt;margin-top:1.2pt;width:29.4pt;height:13.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">
                  <v:imagedata r:id="rId94" o:title=""/>
                </v:shape>
              </w:pict>
            </mc:Fallback>
          </mc:AlternateContent>
        </w:r>
      </w:ins>
      <w:ins w:id="1318" w:author="Juliano Varella De Carvalho" w:date="2020-11-06T15:51:00Z">
        <w:r>
          <w:rPr>
            <w:noProof/>
          </w:rPr>
          <mc:AlternateContent>
            <mc:Choice Requires="wpi">
              <w:drawing>
                <wp:anchor distT="0" distB="0" distL="114300" distR="114300" simplePos="0" relativeHeight="251721728" behindDoc="0" locked="0" layoutInCell="1" allowOverlap="1" wp14:anchorId="3181081D" wp14:editId="4A5ADDFD">
                  <wp:simplePos x="0" y="0"/>
                  <wp:positionH relativeFrom="column">
                    <wp:posOffset>4105910</wp:posOffset>
                  </wp:positionH>
                  <wp:positionV relativeFrom="paragraph">
                    <wp:posOffset>-37465</wp:posOffset>
                  </wp:positionV>
                  <wp:extent cx="697825" cy="548610"/>
                  <wp:effectExtent l="25400" t="38100" r="52070" b="48895"/>
                  <wp:wrapNone/>
                  <wp:docPr id="98" name="Ink 98"/>
                  <wp:cNvGraphicFramePr/>
                  <a:graphic xmlns:a="http://schemas.openxmlformats.org/drawingml/2006/main">
                    <a:graphicData uri="http://schemas.microsoft.com/office/word/2010/wordprocessingInk">
                      <w14:contentPart bwMode="auto" r:id="rId95">
                        <w14:nvContentPartPr>
                          <w14:cNvContentPartPr/>
                        </w14:nvContentPartPr>
                        <w14:xfrm>
                          <a:off x="0" y="0"/>
                          <a:ext cx="697825" cy="548610"/>
                        </w14:xfrm>
                      </w14:contentPart>
                    </a:graphicData>
                  </a:graphic>
                </wp:anchor>
              </w:drawing>
            </mc:Choice>
            <mc:Fallback>
              <w:pict>
                <v:shape w14:anchorId="761CE4FD" id="Ink 98" o:spid="_x0000_s1026" type="#_x0000_t75" style="position:absolute;margin-left:322.6pt;margin-top:-3.65pt;width:56.4pt;height:4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">
                  <v:imagedata r:id="rId96" o:title=""/>
                </v:shape>
              </w:pict>
            </mc:Fallback>
          </mc:AlternateContent>
        </w:r>
      </w:ins>
      <w:r w:rsidR="00267E26">
        <w:br w:type="page"/>
      </w:r>
    </w:p>
    <w:tbl>
      <w:tblPr>
        <w:tblStyle w:val="GridTable5Dark-Accent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AF609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4D13B5">
            <w:pPr>
              <w:rPr>
                <w:lang w:eastAsia="pt-BR"/>
              </w:rPr>
            </w:pPr>
            <w:bookmarkStart w:id="1319" w:name="_Ref55011605"/>
            <w:bookmarkStart w:id="1320" w:name="_Ref55011600"/>
          </w:p>
        </w:tc>
        <w:tc>
          <w:tcPr>
            <w:tcW w:w="160" w:type="dxa"/>
            <w:noWrap/>
            <w:hideMark/>
          </w:tcPr>
          <w:p w14:paraId="012D67BB"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1"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5F11C51"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2"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DD82FC9"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3"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79AE0796"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4"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w:t>
            </w:r>
          </w:p>
        </w:tc>
        <w:tc>
          <w:tcPr>
            <w:tcW w:w="160" w:type="dxa"/>
            <w:noWrap/>
            <w:hideMark/>
          </w:tcPr>
          <w:p w14:paraId="2465EFF8"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5"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4</w:t>
            </w:r>
          </w:p>
        </w:tc>
        <w:tc>
          <w:tcPr>
            <w:tcW w:w="160" w:type="dxa"/>
            <w:noWrap/>
            <w:hideMark/>
          </w:tcPr>
          <w:p w14:paraId="75B3B4EA"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6"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5</w:t>
            </w:r>
          </w:p>
        </w:tc>
        <w:tc>
          <w:tcPr>
            <w:tcW w:w="160" w:type="dxa"/>
            <w:noWrap/>
            <w:hideMark/>
          </w:tcPr>
          <w:p w14:paraId="0A305B37"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7"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6</w:t>
            </w:r>
          </w:p>
        </w:tc>
        <w:tc>
          <w:tcPr>
            <w:tcW w:w="160" w:type="dxa"/>
            <w:noWrap/>
            <w:hideMark/>
          </w:tcPr>
          <w:p w14:paraId="7C27F729"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8"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7</w:t>
            </w:r>
          </w:p>
        </w:tc>
        <w:tc>
          <w:tcPr>
            <w:tcW w:w="160" w:type="dxa"/>
            <w:noWrap/>
            <w:hideMark/>
          </w:tcPr>
          <w:p w14:paraId="2441EA37"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29"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8</w:t>
            </w:r>
          </w:p>
        </w:tc>
        <w:tc>
          <w:tcPr>
            <w:tcW w:w="160" w:type="dxa"/>
            <w:noWrap/>
            <w:hideMark/>
          </w:tcPr>
          <w:p w14:paraId="0FC2FF73"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0"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9</w:t>
            </w:r>
          </w:p>
        </w:tc>
        <w:tc>
          <w:tcPr>
            <w:tcW w:w="160" w:type="dxa"/>
            <w:noWrap/>
            <w:hideMark/>
          </w:tcPr>
          <w:p w14:paraId="46CE8C7C"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1"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10</w:t>
            </w:r>
          </w:p>
        </w:tc>
        <w:tc>
          <w:tcPr>
            <w:tcW w:w="160" w:type="dxa"/>
            <w:noWrap/>
            <w:hideMark/>
          </w:tcPr>
          <w:p w14:paraId="7CF0433D"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2"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11</w:t>
            </w:r>
          </w:p>
        </w:tc>
        <w:tc>
          <w:tcPr>
            <w:tcW w:w="160" w:type="dxa"/>
            <w:noWrap/>
            <w:hideMark/>
          </w:tcPr>
          <w:p w14:paraId="28508554"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3"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12</w:t>
            </w:r>
          </w:p>
        </w:tc>
        <w:tc>
          <w:tcPr>
            <w:tcW w:w="160" w:type="dxa"/>
            <w:noWrap/>
            <w:hideMark/>
          </w:tcPr>
          <w:p w14:paraId="3417BF42"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4"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13</w:t>
            </w:r>
          </w:p>
        </w:tc>
        <w:tc>
          <w:tcPr>
            <w:tcW w:w="160" w:type="dxa"/>
            <w:noWrap/>
            <w:hideMark/>
          </w:tcPr>
          <w:p w14:paraId="0E11155B"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5"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14</w:t>
            </w:r>
          </w:p>
        </w:tc>
        <w:tc>
          <w:tcPr>
            <w:tcW w:w="160" w:type="dxa"/>
            <w:noWrap/>
            <w:hideMark/>
          </w:tcPr>
          <w:p w14:paraId="406CF763"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6"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15</w:t>
            </w:r>
          </w:p>
        </w:tc>
        <w:tc>
          <w:tcPr>
            <w:tcW w:w="160" w:type="dxa"/>
            <w:noWrap/>
            <w:hideMark/>
          </w:tcPr>
          <w:p w14:paraId="2F5B54B4"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7"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16</w:t>
            </w:r>
          </w:p>
        </w:tc>
        <w:tc>
          <w:tcPr>
            <w:tcW w:w="160" w:type="dxa"/>
            <w:noWrap/>
            <w:hideMark/>
          </w:tcPr>
          <w:p w14:paraId="5DCD38A8"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8"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17</w:t>
            </w:r>
          </w:p>
        </w:tc>
        <w:tc>
          <w:tcPr>
            <w:tcW w:w="160" w:type="dxa"/>
            <w:noWrap/>
            <w:hideMark/>
          </w:tcPr>
          <w:p w14:paraId="250378DF"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39"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18</w:t>
            </w:r>
          </w:p>
        </w:tc>
        <w:tc>
          <w:tcPr>
            <w:tcW w:w="160" w:type="dxa"/>
            <w:noWrap/>
            <w:hideMark/>
          </w:tcPr>
          <w:p w14:paraId="1140D5D0"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0"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19</w:t>
            </w:r>
          </w:p>
        </w:tc>
        <w:tc>
          <w:tcPr>
            <w:tcW w:w="160" w:type="dxa"/>
            <w:noWrap/>
            <w:hideMark/>
          </w:tcPr>
          <w:p w14:paraId="7F573505"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1"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20</w:t>
            </w:r>
          </w:p>
        </w:tc>
        <w:tc>
          <w:tcPr>
            <w:tcW w:w="160" w:type="dxa"/>
            <w:noWrap/>
            <w:hideMark/>
          </w:tcPr>
          <w:p w14:paraId="4F9A0451"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2"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21</w:t>
            </w:r>
          </w:p>
        </w:tc>
        <w:tc>
          <w:tcPr>
            <w:tcW w:w="160" w:type="dxa"/>
            <w:noWrap/>
            <w:hideMark/>
          </w:tcPr>
          <w:p w14:paraId="62A468DF"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3"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22</w:t>
            </w:r>
          </w:p>
        </w:tc>
        <w:tc>
          <w:tcPr>
            <w:tcW w:w="160" w:type="dxa"/>
            <w:noWrap/>
            <w:hideMark/>
          </w:tcPr>
          <w:p w14:paraId="58581DDC"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4"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23</w:t>
            </w:r>
          </w:p>
        </w:tc>
        <w:tc>
          <w:tcPr>
            <w:tcW w:w="160" w:type="dxa"/>
            <w:noWrap/>
            <w:hideMark/>
          </w:tcPr>
          <w:p w14:paraId="477E5B83"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5"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24</w:t>
            </w:r>
          </w:p>
        </w:tc>
        <w:tc>
          <w:tcPr>
            <w:tcW w:w="160" w:type="dxa"/>
            <w:noWrap/>
            <w:hideMark/>
          </w:tcPr>
          <w:p w14:paraId="55897B38"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6"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25</w:t>
            </w:r>
          </w:p>
        </w:tc>
        <w:tc>
          <w:tcPr>
            <w:tcW w:w="160" w:type="dxa"/>
            <w:noWrap/>
            <w:hideMark/>
          </w:tcPr>
          <w:p w14:paraId="1648E9E4"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7"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26</w:t>
            </w:r>
          </w:p>
        </w:tc>
        <w:tc>
          <w:tcPr>
            <w:tcW w:w="160" w:type="dxa"/>
            <w:noWrap/>
            <w:hideMark/>
          </w:tcPr>
          <w:p w14:paraId="06417B71"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8"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27</w:t>
            </w:r>
          </w:p>
        </w:tc>
        <w:tc>
          <w:tcPr>
            <w:tcW w:w="160" w:type="dxa"/>
            <w:noWrap/>
            <w:hideMark/>
          </w:tcPr>
          <w:p w14:paraId="19294697"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49"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28</w:t>
            </w:r>
          </w:p>
        </w:tc>
        <w:tc>
          <w:tcPr>
            <w:tcW w:w="160" w:type="dxa"/>
            <w:noWrap/>
            <w:hideMark/>
          </w:tcPr>
          <w:p w14:paraId="5F85CC98"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0"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29</w:t>
            </w:r>
          </w:p>
        </w:tc>
        <w:tc>
          <w:tcPr>
            <w:tcW w:w="160" w:type="dxa"/>
            <w:noWrap/>
            <w:hideMark/>
          </w:tcPr>
          <w:p w14:paraId="2B06D6D6"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1"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30</w:t>
            </w:r>
          </w:p>
        </w:tc>
        <w:tc>
          <w:tcPr>
            <w:tcW w:w="160" w:type="dxa"/>
            <w:noWrap/>
            <w:hideMark/>
          </w:tcPr>
          <w:p w14:paraId="406C8DA2"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2"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31</w:t>
            </w:r>
          </w:p>
        </w:tc>
        <w:tc>
          <w:tcPr>
            <w:tcW w:w="160" w:type="dxa"/>
            <w:noWrap/>
            <w:hideMark/>
          </w:tcPr>
          <w:p w14:paraId="1F825B0B"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3"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32</w:t>
            </w:r>
          </w:p>
        </w:tc>
        <w:tc>
          <w:tcPr>
            <w:tcW w:w="160" w:type="dxa"/>
            <w:noWrap/>
            <w:hideMark/>
          </w:tcPr>
          <w:p w14:paraId="66EB6AA5"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4"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33</w:t>
            </w:r>
          </w:p>
        </w:tc>
        <w:tc>
          <w:tcPr>
            <w:tcW w:w="160" w:type="dxa"/>
            <w:noWrap/>
            <w:hideMark/>
          </w:tcPr>
          <w:p w14:paraId="706717E0"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5"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34</w:t>
            </w:r>
          </w:p>
        </w:tc>
        <w:tc>
          <w:tcPr>
            <w:tcW w:w="160" w:type="dxa"/>
            <w:noWrap/>
            <w:hideMark/>
          </w:tcPr>
          <w:p w14:paraId="3E0BE7B5"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6"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35</w:t>
            </w:r>
          </w:p>
        </w:tc>
        <w:tc>
          <w:tcPr>
            <w:tcW w:w="160" w:type="dxa"/>
            <w:noWrap/>
            <w:hideMark/>
          </w:tcPr>
          <w:p w14:paraId="69C4E3FE"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7"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36</w:t>
            </w:r>
          </w:p>
        </w:tc>
        <w:tc>
          <w:tcPr>
            <w:tcW w:w="160" w:type="dxa"/>
            <w:noWrap/>
            <w:hideMark/>
          </w:tcPr>
          <w:p w14:paraId="416B6DED"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8"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37</w:t>
            </w:r>
          </w:p>
        </w:tc>
        <w:tc>
          <w:tcPr>
            <w:tcW w:w="160" w:type="dxa"/>
            <w:noWrap/>
            <w:hideMark/>
          </w:tcPr>
          <w:p w14:paraId="5164F117"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59"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38</w:t>
            </w:r>
          </w:p>
        </w:tc>
        <w:tc>
          <w:tcPr>
            <w:tcW w:w="160" w:type="dxa"/>
            <w:noWrap/>
            <w:hideMark/>
          </w:tcPr>
          <w:p w14:paraId="2881F0F3" w14:textId="77777777" w:rsidR="00205C38" w:rsidRPr="00205C38" w:rsidRDefault="00205C38" w:rsidP="004D13B5">
            <w:pPr>
              <w:cnfStyle w:val="100000000000" w:firstRow="1" w:lastRow="0" w:firstColumn="0" w:lastColumn="0" w:oddVBand="0" w:evenVBand="0" w:oddHBand="0" w:evenHBand="0" w:firstRowFirstColumn="0" w:firstRowLastColumn="0" w:lastRowFirstColumn="0" w:lastRowLastColumn="0"/>
              <w:rPr>
                <w:lang w:eastAsia="pt-BR"/>
              </w:rPr>
              <w:pPrChange w:id="1360" w:author="Juliano Varella De Carvalho" w:date="2020-11-06T16:01:00Z">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pPr>
              </w:pPrChange>
            </w:pPr>
            <w:r w:rsidRPr="00205C38">
              <w:rPr>
                <w:lang w:eastAsia="pt-BR"/>
              </w:rPr>
              <w:t>39</w:t>
            </w:r>
          </w:p>
        </w:tc>
      </w:tr>
      <w:tr w:rsidR="00AF609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4D13B5">
            <w:pPr>
              <w:rPr>
                <w:lang w:eastAsia="pt-BR"/>
              </w:rPr>
              <w:pPrChange w:id="1361" w:author="Juliano Varella De Carvalho" w:date="2020-11-06T16:01:00Z">
                <w:pPr>
                  <w:keepNext w:val="0"/>
                  <w:tabs>
                    <w:tab w:val="clear" w:pos="851"/>
                  </w:tabs>
                  <w:spacing w:line="240" w:lineRule="auto"/>
                  <w:jc w:val="center"/>
                </w:pPr>
              </w:pPrChange>
            </w:pPr>
            <w:r w:rsidRPr="00205C38">
              <w:rPr>
                <w:lang w:eastAsia="pt-BR"/>
              </w:rPr>
              <w:t>0</w:t>
            </w:r>
          </w:p>
        </w:tc>
        <w:tc>
          <w:tcPr>
            <w:tcW w:w="160" w:type="dxa"/>
            <w:noWrap/>
            <w:hideMark/>
          </w:tcPr>
          <w:p w14:paraId="041AD9D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246E7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1AF99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A5CF1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068D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611AC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4D44C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550D4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EEBBF2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110AF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DE90B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63181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A0397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C987E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D6EDA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BD20B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9E00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9461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77BE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E537D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9BD21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D8F71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38CACC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CD7D0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4423F8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8ACFB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44E8A0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410ED8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875317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F8029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8748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E4BAC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DD13E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451F2B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DA2AB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A61B4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7065D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0042D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3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51152D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4A35A5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4D13B5">
            <w:pPr>
              <w:rPr>
                <w:lang w:eastAsia="pt-BR"/>
              </w:rPr>
              <w:pPrChange w:id="1402" w:author="Juliano Varella De Carvalho" w:date="2020-11-06T16:01:00Z">
                <w:pPr>
                  <w:keepNext w:val="0"/>
                  <w:tabs>
                    <w:tab w:val="clear" w:pos="851"/>
                  </w:tabs>
                  <w:spacing w:line="240" w:lineRule="auto"/>
                  <w:jc w:val="center"/>
                </w:pPr>
              </w:pPrChange>
            </w:pPr>
            <w:r w:rsidRPr="00205C38">
              <w:rPr>
                <w:lang w:eastAsia="pt-BR"/>
              </w:rPr>
              <w:t>1</w:t>
            </w:r>
          </w:p>
        </w:tc>
        <w:tc>
          <w:tcPr>
            <w:tcW w:w="160" w:type="dxa"/>
            <w:noWrap/>
            <w:hideMark/>
          </w:tcPr>
          <w:p w14:paraId="17F5988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E9D0E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C0027E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0797A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52515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08393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89054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9C0AA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65243D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00B93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CF2C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9F8A34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29CACD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F9F8A0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7FD5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27279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25C6C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47D01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8067EE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3F7CF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AB1FF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F75FE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A276B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554D38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2432EA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61328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9DD376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A3FF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9945F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1D331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E3E2C4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35BD1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2A319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07ECA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0F224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4A1F20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CFBF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3FD141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F8147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36D55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4D13B5">
            <w:pPr>
              <w:rPr>
                <w:lang w:eastAsia="pt-BR"/>
              </w:rPr>
              <w:pPrChange w:id="1443" w:author="Juliano Varella De Carvalho" w:date="2020-11-06T16:01:00Z">
                <w:pPr>
                  <w:keepNext w:val="0"/>
                  <w:tabs>
                    <w:tab w:val="clear" w:pos="851"/>
                  </w:tabs>
                  <w:spacing w:line="240" w:lineRule="auto"/>
                  <w:jc w:val="center"/>
                </w:pPr>
              </w:pPrChange>
            </w:pPr>
            <w:r w:rsidRPr="00205C38">
              <w:rPr>
                <w:lang w:eastAsia="pt-BR"/>
              </w:rPr>
              <w:t>2</w:t>
            </w:r>
          </w:p>
        </w:tc>
        <w:tc>
          <w:tcPr>
            <w:tcW w:w="160" w:type="dxa"/>
            <w:noWrap/>
            <w:hideMark/>
          </w:tcPr>
          <w:p w14:paraId="397F993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24FC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09557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217A7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D633FC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91AE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F1600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4FE4F9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3FA27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34907A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B64E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F9175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011F9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2425225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A4539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27300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6A5F8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DF6F7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C5307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8E1B45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CFC5A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DF121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C564E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BCD16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B9397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7DDC7F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4E45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D0CEC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98A9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AED9D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E84B6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A2562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D03A4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57EE6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06121D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5BC85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2265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994DE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4D775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1E76E2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4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4D13B5">
            <w:pPr>
              <w:rPr>
                <w:lang w:eastAsia="pt-BR"/>
              </w:rPr>
              <w:pPrChange w:id="1484" w:author="Juliano Varella De Carvalho" w:date="2020-11-06T16:01:00Z">
                <w:pPr>
                  <w:keepNext w:val="0"/>
                  <w:tabs>
                    <w:tab w:val="clear" w:pos="851"/>
                  </w:tabs>
                  <w:spacing w:line="240" w:lineRule="auto"/>
                  <w:jc w:val="center"/>
                </w:pPr>
              </w:pPrChange>
            </w:pPr>
            <w:r w:rsidRPr="00205C38">
              <w:rPr>
                <w:lang w:eastAsia="pt-BR"/>
              </w:rPr>
              <w:t>3</w:t>
            </w:r>
          </w:p>
        </w:tc>
        <w:tc>
          <w:tcPr>
            <w:tcW w:w="160" w:type="dxa"/>
            <w:noWrap/>
            <w:hideMark/>
          </w:tcPr>
          <w:p w14:paraId="5FD113C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F010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EAE72D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77F7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5DA94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35191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A0F3AB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4CC91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DCB30D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1CF4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E766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449F3D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1D975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E42C81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302964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4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4D360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E1EA8E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941567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9E08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B1C80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5425D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D3B71E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8DA6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146BD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1D9377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30EFA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6687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7B560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A041C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07629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5D9CF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5B510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3F395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70880F0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EB6725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4E31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AC916A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77CC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F7D7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C18976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4D13B5">
            <w:pPr>
              <w:rPr>
                <w:lang w:eastAsia="pt-BR"/>
              </w:rPr>
              <w:pPrChange w:id="1525" w:author="Juliano Varella De Carvalho" w:date="2020-11-06T16:01:00Z">
                <w:pPr>
                  <w:keepNext w:val="0"/>
                  <w:tabs>
                    <w:tab w:val="clear" w:pos="851"/>
                  </w:tabs>
                  <w:spacing w:line="240" w:lineRule="auto"/>
                  <w:jc w:val="center"/>
                </w:pPr>
              </w:pPrChange>
            </w:pPr>
            <w:r w:rsidRPr="00205C38">
              <w:rPr>
                <w:lang w:eastAsia="pt-BR"/>
              </w:rPr>
              <w:t>4</w:t>
            </w:r>
          </w:p>
        </w:tc>
        <w:tc>
          <w:tcPr>
            <w:tcW w:w="160" w:type="dxa"/>
            <w:noWrap/>
            <w:hideMark/>
          </w:tcPr>
          <w:p w14:paraId="7510E5F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53D0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77B9D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20F83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DE6B8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CF2FC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6969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F6677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4EBAC6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40B38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D34BF1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93251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0331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82B0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0BF51E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6B4F77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8631B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2E72E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FBDD7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6B0EB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216EE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A98D7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A58C9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F1030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1664E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29D13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04C79B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0E5F4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0D6A53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8C200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B523C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2A597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B711B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2F20A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305511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0564D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FAFC8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AB782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1BAA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5A00E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5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4D13B5">
            <w:pPr>
              <w:rPr>
                <w:lang w:eastAsia="pt-BR"/>
              </w:rPr>
              <w:pPrChange w:id="1566" w:author="Juliano Varella De Carvalho" w:date="2020-11-06T16:01:00Z">
                <w:pPr>
                  <w:keepNext w:val="0"/>
                  <w:tabs>
                    <w:tab w:val="clear" w:pos="851"/>
                  </w:tabs>
                  <w:spacing w:line="240" w:lineRule="auto"/>
                  <w:jc w:val="center"/>
                </w:pPr>
              </w:pPrChange>
            </w:pPr>
            <w:r w:rsidRPr="00205C38">
              <w:rPr>
                <w:lang w:eastAsia="pt-BR"/>
              </w:rPr>
              <w:t>5</w:t>
            </w:r>
          </w:p>
        </w:tc>
        <w:tc>
          <w:tcPr>
            <w:tcW w:w="160" w:type="dxa"/>
            <w:noWrap/>
            <w:hideMark/>
          </w:tcPr>
          <w:p w14:paraId="1DC2535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03EF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912372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D9A94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B40F7A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69346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0C4D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C13768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1B77DE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764C9D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0A1658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BFB22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221CB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9</w:t>
            </w:r>
          </w:p>
        </w:tc>
        <w:tc>
          <w:tcPr>
            <w:tcW w:w="160" w:type="dxa"/>
            <w:noWrap/>
            <w:hideMark/>
          </w:tcPr>
          <w:p w14:paraId="52B397A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ECEBED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C7BDC4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BF578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8DC31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A8121A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F5635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F06EE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DC32A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90A94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BAFCD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83455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907BDA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90449A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89464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5B0D9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25C30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B7EDF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72FD67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143A1F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5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A981E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E980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FF9C1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148AE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B21AAB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9E1BE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A1FB7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4D13B5">
            <w:pPr>
              <w:rPr>
                <w:lang w:eastAsia="pt-BR"/>
              </w:rPr>
              <w:pPrChange w:id="1607" w:author="Juliano Varella De Carvalho" w:date="2020-11-06T16:01:00Z">
                <w:pPr>
                  <w:keepNext w:val="0"/>
                  <w:tabs>
                    <w:tab w:val="clear" w:pos="851"/>
                  </w:tabs>
                  <w:spacing w:line="240" w:lineRule="auto"/>
                  <w:jc w:val="center"/>
                </w:pPr>
              </w:pPrChange>
            </w:pPr>
            <w:r w:rsidRPr="00205C38">
              <w:rPr>
                <w:lang w:eastAsia="pt-BR"/>
              </w:rPr>
              <w:t>6</w:t>
            </w:r>
          </w:p>
        </w:tc>
        <w:tc>
          <w:tcPr>
            <w:tcW w:w="160" w:type="dxa"/>
            <w:noWrap/>
            <w:hideMark/>
          </w:tcPr>
          <w:p w14:paraId="3684D67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244F1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FB50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5D05B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B21BD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E314C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A19C1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EE113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2177C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157D9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80C85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93EAA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D9D281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17A8A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AE3EF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EB2BFA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A6F6AC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5FE02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2646A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371476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CC8F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9DDF5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08D910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01888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DF1B0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D1CA4A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E63F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10133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DBD79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8E3366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FABA7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74974A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0DA70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CD88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DF63DC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AAD69F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9C60A4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8459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6291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82187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4D13B5">
            <w:pPr>
              <w:rPr>
                <w:lang w:eastAsia="pt-BR"/>
              </w:rPr>
              <w:pPrChange w:id="1648" w:author="Juliano Varella De Carvalho" w:date="2020-11-06T16:01:00Z">
                <w:pPr>
                  <w:keepNext w:val="0"/>
                  <w:tabs>
                    <w:tab w:val="clear" w:pos="851"/>
                  </w:tabs>
                  <w:spacing w:line="240" w:lineRule="auto"/>
                  <w:jc w:val="center"/>
                </w:pPr>
              </w:pPrChange>
            </w:pPr>
            <w:r w:rsidRPr="00205C38">
              <w:rPr>
                <w:lang w:eastAsia="pt-BR"/>
              </w:rPr>
              <w:t>7</w:t>
            </w:r>
          </w:p>
        </w:tc>
        <w:tc>
          <w:tcPr>
            <w:tcW w:w="160" w:type="dxa"/>
            <w:noWrap/>
            <w:hideMark/>
          </w:tcPr>
          <w:p w14:paraId="3D9368A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21E64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8CA41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480B05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7FA089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E27926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27FFD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8F8C9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11456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9FBA3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B77BE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189E3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7B5D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C9906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0B5BBF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F82EC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271F1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9DFD7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657F6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FD650C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E6273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77ADD3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F85735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A62A0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AA6C6C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B2391C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9CA44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575D5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4A382E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E1C4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34190A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56748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C0A1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FBCD4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FEB16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BE86E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D1991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EB216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C6D7E0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87C36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6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4D13B5">
            <w:pPr>
              <w:rPr>
                <w:lang w:eastAsia="pt-BR"/>
              </w:rPr>
              <w:pPrChange w:id="1689" w:author="Juliano Varella De Carvalho" w:date="2020-11-06T16:01:00Z">
                <w:pPr>
                  <w:keepNext w:val="0"/>
                  <w:tabs>
                    <w:tab w:val="clear" w:pos="851"/>
                  </w:tabs>
                  <w:spacing w:line="240" w:lineRule="auto"/>
                  <w:jc w:val="center"/>
                </w:pPr>
              </w:pPrChange>
            </w:pPr>
            <w:r w:rsidRPr="00205C38">
              <w:rPr>
                <w:lang w:eastAsia="pt-BR"/>
              </w:rPr>
              <w:t>8</w:t>
            </w:r>
          </w:p>
        </w:tc>
        <w:tc>
          <w:tcPr>
            <w:tcW w:w="160" w:type="dxa"/>
            <w:noWrap/>
            <w:hideMark/>
          </w:tcPr>
          <w:p w14:paraId="560DF6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C58AE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56EA65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F0637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25DDB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B6D85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968A4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B4390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A15453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0C61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6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0E49B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2F5C0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DE980E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0234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B30F8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567709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56C2F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83735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8EC03F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60887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F5F715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8B7D4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151FDD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184BE6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8A762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E46B9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401935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7E75F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80DD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CF7CD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F5C5A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ABBD2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8471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F707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D8EB3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C50E6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C6425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EBAA9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2FB67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1CDB99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4D13B5">
            <w:pPr>
              <w:rPr>
                <w:lang w:eastAsia="pt-BR"/>
              </w:rPr>
              <w:pPrChange w:id="1730" w:author="Juliano Varella De Carvalho" w:date="2020-11-06T16:01:00Z">
                <w:pPr>
                  <w:keepNext w:val="0"/>
                  <w:tabs>
                    <w:tab w:val="clear" w:pos="851"/>
                  </w:tabs>
                  <w:spacing w:line="240" w:lineRule="auto"/>
                  <w:jc w:val="center"/>
                </w:pPr>
              </w:pPrChange>
            </w:pPr>
            <w:r w:rsidRPr="00205C38">
              <w:rPr>
                <w:lang w:eastAsia="pt-BR"/>
              </w:rPr>
              <w:t>9</w:t>
            </w:r>
          </w:p>
        </w:tc>
        <w:tc>
          <w:tcPr>
            <w:tcW w:w="160" w:type="dxa"/>
            <w:noWrap/>
            <w:hideMark/>
          </w:tcPr>
          <w:p w14:paraId="70250DD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8913FF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506DA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8B87F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AEC08F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1FC2D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82A24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982E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2B5B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5A63C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8B1A1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832C8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50301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5271F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8EB221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87B4E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33047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4006B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74DF2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455FFD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44C2F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2F8016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F5AA26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3166A3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DF6CF4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07A88D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E0AD3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61322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CCE31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30F80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A7ABA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7156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FEFA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DDE3A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73A35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4DE5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E57D54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9E8E5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FC7864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7665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7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4D13B5">
            <w:pPr>
              <w:rPr>
                <w:lang w:eastAsia="pt-BR"/>
              </w:rPr>
              <w:pPrChange w:id="1771" w:author="Juliano Varella De Carvalho" w:date="2020-11-06T16:01:00Z">
                <w:pPr>
                  <w:keepNext w:val="0"/>
                  <w:tabs>
                    <w:tab w:val="clear" w:pos="851"/>
                  </w:tabs>
                  <w:spacing w:line="240" w:lineRule="auto"/>
                  <w:jc w:val="center"/>
                </w:pPr>
              </w:pPrChange>
            </w:pPr>
            <w:r w:rsidRPr="00205C38">
              <w:rPr>
                <w:lang w:eastAsia="pt-BR"/>
              </w:rPr>
              <w:t>10</w:t>
            </w:r>
          </w:p>
        </w:tc>
        <w:tc>
          <w:tcPr>
            <w:tcW w:w="160" w:type="dxa"/>
            <w:noWrap/>
            <w:hideMark/>
          </w:tcPr>
          <w:p w14:paraId="18BB2ED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01CC8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010DEC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3FD39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A5D48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5D7E6A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6B7C4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FFC81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AB94C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678B87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049A3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0E1E5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AE3EA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A75B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71D40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DFC32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E4D47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5AE0EF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819F2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C3918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B3CE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F77DC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A171E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9B2AE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CA533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E7104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68C04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A50BA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7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7BCF7C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7AA5F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73F088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36AAD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444A96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923060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ABADF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3E7C2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02DDB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51713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70032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3591E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4D13B5">
            <w:pPr>
              <w:rPr>
                <w:lang w:eastAsia="pt-BR"/>
              </w:rPr>
              <w:pPrChange w:id="1812" w:author="Juliano Varella De Carvalho" w:date="2020-11-06T16:01:00Z">
                <w:pPr>
                  <w:keepNext w:val="0"/>
                  <w:tabs>
                    <w:tab w:val="clear" w:pos="851"/>
                  </w:tabs>
                  <w:spacing w:line="240" w:lineRule="auto"/>
                  <w:jc w:val="center"/>
                </w:pPr>
              </w:pPrChange>
            </w:pPr>
            <w:r w:rsidRPr="00205C38">
              <w:rPr>
                <w:lang w:eastAsia="pt-BR"/>
              </w:rPr>
              <w:t>11</w:t>
            </w:r>
          </w:p>
        </w:tc>
        <w:tc>
          <w:tcPr>
            <w:tcW w:w="160" w:type="dxa"/>
            <w:noWrap/>
            <w:hideMark/>
          </w:tcPr>
          <w:p w14:paraId="5DD253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D949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D2BBD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7C6F4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C6111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89B9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96B00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EC4D2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58524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59E2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40C90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96DB0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23BB8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DDFFF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B24D8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353FF6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797B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89140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D2150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67D88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DC4AF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3555B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726928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DD0AD8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99E9F9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5E160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7F51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7891F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84F97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63155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355D3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44E8B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89FC63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482EAE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7A034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DD45C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CA2A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9D8AF9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18D5521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BBA14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4D13B5">
            <w:pPr>
              <w:rPr>
                <w:lang w:eastAsia="pt-BR"/>
              </w:rPr>
              <w:pPrChange w:id="1853" w:author="Juliano Varella De Carvalho" w:date="2020-11-06T16:01:00Z">
                <w:pPr>
                  <w:keepNext w:val="0"/>
                  <w:tabs>
                    <w:tab w:val="clear" w:pos="851"/>
                  </w:tabs>
                  <w:spacing w:line="240" w:lineRule="auto"/>
                  <w:jc w:val="center"/>
                </w:pPr>
              </w:pPrChange>
            </w:pPr>
            <w:r w:rsidRPr="00205C38">
              <w:rPr>
                <w:lang w:eastAsia="pt-BR"/>
              </w:rPr>
              <w:t>12</w:t>
            </w:r>
          </w:p>
        </w:tc>
        <w:tc>
          <w:tcPr>
            <w:tcW w:w="160" w:type="dxa"/>
            <w:noWrap/>
            <w:hideMark/>
          </w:tcPr>
          <w:p w14:paraId="01A732E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58F86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3D4BA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08BFD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5812CE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A5804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366BB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CEED5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744D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BD67E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748FE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61540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E07EC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184</w:t>
            </w:r>
          </w:p>
        </w:tc>
        <w:tc>
          <w:tcPr>
            <w:tcW w:w="160" w:type="dxa"/>
            <w:noWrap/>
            <w:hideMark/>
          </w:tcPr>
          <w:p w14:paraId="456D99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8B4F59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3DE20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24</w:t>
            </w:r>
          </w:p>
        </w:tc>
        <w:tc>
          <w:tcPr>
            <w:tcW w:w="160" w:type="dxa"/>
            <w:noWrap/>
            <w:hideMark/>
          </w:tcPr>
          <w:p w14:paraId="6E14969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E1B7F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C5B062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07B8F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24FE1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D95676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37ACF20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0CCAF1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65A49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6877F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CF4A1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5A753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500B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CBDC7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D632C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67AD5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371349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17</w:t>
            </w:r>
          </w:p>
        </w:tc>
        <w:tc>
          <w:tcPr>
            <w:tcW w:w="160" w:type="dxa"/>
            <w:noWrap/>
            <w:hideMark/>
          </w:tcPr>
          <w:p w14:paraId="78FBBD8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A3C09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20FA3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2BC5D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F522D0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4</w:t>
            </w:r>
          </w:p>
        </w:tc>
        <w:tc>
          <w:tcPr>
            <w:tcW w:w="160" w:type="dxa"/>
            <w:noWrap/>
            <w:hideMark/>
          </w:tcPr>
          <w:p w14:paraId="7E96A1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B47B5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8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4D13B5">
            <w:pPr>
              <w:rPr>
                <w:lang w:eastAsia="pt-BR"/>
              </w:rPr>
              <w:pPrChange w:id="1894" w:author="Juliano Varella De Carvalho" w:date="2020-11-06T16:01:00Z">
                <w:pPr>
                  <w:keepNext w:val="0"/>
                  <w:tabs>
                    <w:tab w:val="clear" w:pos="851"/>
                  </w:tabs>
                  <w:spacing w:line="240" w:lineRule="auto"/>
                  <w:jc w:val="center"/>
                </w:pPr>
              </w:pPrChange>
            </w:pPr>
            <w:r w:rsidRPr="00205C38">
              <w:rPr>
                <w:lang w:eastAsia="pt-BR"/>
              </w:rPr>
              <w:t>13</w:t>
            </w:r>
          </w:p>
        </w:tc>
        <w:tc>
          <w:tcPr>
            <w:tcW w:w="160" w:type="dxa"/>
            <w:noWrap/>
            <w:hideMark/>
          </w:tcPr>
          <w:p w14:paraId="0A4C139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9738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B57DCA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4B7F39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08BF4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8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9F9F8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8B8AF0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01E77A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E0332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3174CF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FEF711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FD1B0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62A87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5E5BFB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F7905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969256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CDE64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307C1D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BA3B6E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ACDAC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C516E0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F7517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CFE43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62730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E2A6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15E03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472C9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8686C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8EE608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FA172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455F8A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31B45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E0C0A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4CA0D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C312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7A898E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FEB3C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44B03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29FC2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BB8F3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4D13B5">
            <w:pPr>
              <w:rPr>
                <w:lang w:eastAsia="pt-BR"/>
              </w:rPr>
              <w:pPrChange w:id="1935" w:author="Juliano Varella De Carvalho" w:date="2020-11-06T16:01:00Z">
                <w:pPr>
                  <w:keepNext w:val="0"/>
                  <w:tabs>
                    <w:tab w:val="clear" w:pos="851"/>
                  </w:tabs>
                  <w:spacing w:line="240" w:lineRule="auto"/>
                  <w:jc w:val="center"/>
                </w:pPr>
              </w:pPrChange>
            </w:pPr>
            <w:r w:rsidRPr="00205C38">
              <w:rPr>
                <w:lang w:eastAsia="pt-BR"/>
              </w:rPr>
              <w:t>14</w:t>
            </w:r>
          </w:p>
        </w:tc>
        <w:tc>
          <w:tcPr>
            <w:tcW w:w="160" w:type="dxa"/>
            <w:noWrap/>
            <w:hideMark/>
          </w:tcPr>
          <w:p w14:paraId="3957075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AC100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40DA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120AA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302A9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DDE04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6BC7B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D90E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01F297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87768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DA016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741A9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2CF4C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B7AC5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5C7A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E0C10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5AE5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D2C719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0E268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E8513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80C5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196E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BF46D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0D7A2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314E28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43D2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E7ABB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1B359E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8DE0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DBC4E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1CA76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4E248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DD403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F555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1E388D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064BA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91C09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96B9D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6494D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AFFD2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19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4D13B5">
            <w:pPr>
              <w:rPr>
                <w:lang w:eastAsia="pt-BR"/>
              </w:rPr>
              <w:pPrChange w:id="1976" w:author="Juliano Varella De Carvalho" w:date="2020-11-06T16:01:00Z">
                <w:pPr>
                  <w:keepNext w:val="0"/>
                  <w:tabs>
                    <w:tab w:val="clear" w:pos="851"/>
                  </w:tabs>
                  <w:spacing w:line="240" w:lineRule="auto"/>
                  <w:jc w:val="center"/>
                </w:pPr>
              </w:pPrChange>
            </w:pPr>
            <w:r w:rsidRPr="00205C38">
              <w:rPr>
                <w:lang w:eastAsia="pt-BR"/>
              </w:rPr>
              <w:t>15</w:t>
            </w:r>
          </w:p>
        </w:tc>
        <w:tc>
          <w:tcPr>
            <w:tcW w:w="160" w:type="dxa"/>
            <w:noWrap/>
            <w:hideMark/>
          </w:tcPr>
          <w:p w14:paraId="5CFB421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E24516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5330A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7E9A3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EFDD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16C15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404A5B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5709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1F8B3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2B6D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90669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14A22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9D881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64</w:t>
            </w:r>
          </w:p>
        </w:tc>
        <w:tc>
          <w:tcPr>
            <w:tcW w:w="160" w:type="dxa"/>
            <w:noWrap/>
            <w:hideMark/>
          </w:tcPr>
          <w:p w14:paraId="167B812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B1572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0C83D1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5</w:t>
            </w:r>
          </w:p>
        </w:tc>
        <w:tc>
          <w:tcPr>
            <w:tcW w:w="160" w:type="dxa"/>
            <w:noWrap/>
            <w:hideMark/>
          </w:tcPr>
          <w:p w14:paraId="3CDCAB2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9E73B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CA4C6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E227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17B42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66A2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137F23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19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F7A229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8E61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4A2ED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F2D6C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2560E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02C43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2E9DC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683B7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1BEA32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85848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5</w:t>
            </w:r>
          </w:p>
        </w:tc>
        <w:tc>
          <w:tcPr>
            <w:tcW w:w="160" w:type="dxa"/>
            <w:noWrap/>
            <w:hideMark/>
          </w:tcPr>
          <w:p w14:paraId="723A10D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A44A1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1BA38B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1F2D8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21AA5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218FDA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6B716B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4D13B5">
            <w:pPr>
              <w:rPr>
                <w:lang w:eastAsia="pt-BR"/>
              </w:rPr>
              <w:pPrChange w:id="2017" w:author="Juliano Varella De Carvalho" w:date="2020-11-06T16:01:00Z">
                <w:pPr>
                  <w:keepNext w:val="0"/>
                  <w:tabs>
                    <w:tab w:val="clear" w:pos="851"/>
                  </w:tabs>
                  <w:spacing w:line="240" w:lineRule="auto"/>
                  <w:jc w:val="center"/>
                </w:pPr>
              </w:pPrChange>
            </w:pPr>
            <w:r w:rsidRPr="00205C38">
              <w:rPr>
                <w:lang w:eastAsia="pt-BR"/>
              </w:rPr>
              <w:t>16</w:t>
            </w:r>
          </w:p>
        </w:tc>
        <w:tc>
          <w:tcPr>
            <w:tcW w:w="160" w:type="dxa"/>
            <w:noWrap/>
            <w:hideMark/>
          </w:tcPr>
          <w:p w14:paraId="1FF3856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52502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DAED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5DBB33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777B3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ABE708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EECCF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392FB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E8441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89F51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8B293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B860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67233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BEE7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0BFF58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3BA5E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5818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4A5A2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5D2AF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E4556B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1B706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8B52B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57F9D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1856B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3C296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22C94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912BB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C480EA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664B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6372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28EA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C3BC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2F86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4E722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A7D9A0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8A0A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CC5C2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3F7C7F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3C018D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B86BB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0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4D13B5">
            <w:pPr>
              <w:rPr>
                <w:lang w:eastAsia="pt-BR"/>
              </w:rPr>
              <w:pPrChange w:id="2058" w:author="Juliano Varella De Carvalho" w:date="2020-11-06T16:01:00Z">
                <w:pPr>
                  <w:keepNext w:val="0"/>
                  <w:tabs>
                    <w:tab w:val="clear" w:pos="851"/>
                  </w:tabs>
                  <w:spacing w:line="240" w:lineRule="auto"/>
                  <w:jc w:val="center"/>
                </w:pPr>
              </w:pPrChange>
            </w:pPr>
            <w:r w:rsidRPr="00205C38">
              <w:rPr>
                <w:lang w:eastAsia="pt-BR"/>
              </w:rPr>
              <w:t>17</w:t>
            </w:r>
          </w:p>
        </w:tc>
        <w:tc>
          <w:tcPr>
            <w:tcW w:w="160" w:type="dxa"/>
            <w:noWrap/>
            <w:hideMark/>
          </w:tcPr>
          <w:p w14:paraId="3CE12C4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6BE52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41CDD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82D3C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00339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6D05CC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83472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14DAAB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9AF89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33F5E9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1DC23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B0AA9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D8E6C2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D7FE9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4DD7D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5D504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4</w:t>
            </w:r>
          </w:p>
        </w:tc>
        <w:tc>
          <w:tcPr>
            <w:tcW w:w="160" w:type="dxa"/>
            <w:noWrap/>
            <w:hideMark/>
          </w:tcPr>
          <w:p w14:paraId="5FDDAE9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680189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3D5AF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BD768F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E348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5A0A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3</w:t>
            </w:r>
          </w:p>
        </w:tc>
        <w:tc>
          <w:tcPr>
            <w:tcW w:w="160" w:type="dxa"/>
            <w:noWrap/>
            <w:hideMark/>
          </w:tcPr>
          <w:p w14:paraId="445DC10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C2FFD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DE7E5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A21DF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6422F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69EF55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37C62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B8B58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19F33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094244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4174F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0030FD2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6C775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2B2AF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11BE5E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64E994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5BA0B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30B8D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0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4D13B5">
            <w:pPr>
              <w:rPr>
                <w:lang w:eastAsia="pt-BR"/>
              </w:rPr>
              <w:pPrChange w:id="2099" w:author="Juliano Varella De Carvalho" w:date="2020-11-06T16:01:00Z">
                <w:pPr>
                  <w:keepNext w:val="0"/>
                  <w:tabs>
                    <w:tab w:val="clear" w:pos="851"/>
                  </w:tabs>
                  <w:spacing w:line="240" w:lineRule="auto"/>
                  <w:jc w:val="center"/>
                </w:pPr>
              </w:pPrChange>
            </w:pPr>
            <w:r w:rsidRPr="00205C38">
              <w:rPr>
                <w:lang w:eastAsia="pt-BR"/>
              </w:rPr>
              <w:t>18</w:t>
            </w:r>
          </w:p>
        </w:tc>
        <w:tc>
          <w:tcPr>
            <w:tcW w:w="160" w:type="dxa"/>
            <w:noWrap/>
            <w:hideMark/>
          </w:tcPr>
          <w:p w14:paraId="65EC4DA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6B0BC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AEC50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C976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0C7BE5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9DE049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621D4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09BDC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C3443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1D4E5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5367C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C00C2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19F71D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DE082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EAFCC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DF15FC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FF503B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59BEE2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0B246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7F868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5831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68050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96B8C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3AE00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B1B94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1C890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C1443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62725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C9E36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24BD4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7F34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11B49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48D0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65575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DD42D7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E058E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BEDAA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D6F8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0863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E886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4D13B5">
            <w:pPr>
              <w:rPr>
                <w:lang w:eastAsia="pt-BR"/>
              </w:rPr>
              <w:pPrChange w:id="2140" w:author="Juliano Varella De Carvalho" w:date="2020-11-06T16:01:00Z">
                <w:pPr>
                  <w:keepNext w:val="0"/>
                  <w:tabs>
                    <w:tab w:val="clear" w:pos="851"/>
                  </w:tabs>
                  <w:spacing w:line="240" w:lineRule="auto"/>
                  <w:jc w:val="center"/>
                </w:pPr>
              </w:pPrChange>
            </w:pPr>
            <w:r w:rsidRPr="00205C38">
              <w:rPr>
                <w:lang w:eastAsia="pt-BR"/>
              </w:rPr>
              <w:t>19</w:t>
            </w:r>
          </w:p>
        </w:tc>
        <w:tc>
          <w:tcPr>
            <w:tcW w:w="160" w:type="dxa"/>
            <w:noWrap/>
            <w:hideMark/>
          </w:tcPr>
          <w:p w14:paraId="408DA75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58D53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BF8BC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6F0CA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F459E9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E1CF9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E67BD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E29138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E040D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E248D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641B2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71769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DE474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3616E3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CF3F9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8C7D32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4FD7C8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BA01C3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8665E0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318D9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12381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7FEC0D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37F27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45C645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832E0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89EF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B4FD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67B689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674A6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9D64E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358A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21591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645B2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0A4B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0CABC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C26173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55FF8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39011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7EB8C6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76E6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1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4D13B5">
            <w:pPr>
              <w:rPr>
                <w:lang w:eastAsia="pt-BR"/>
              </w:rPr>
              <w:pPrChange w:id="2181" w:author="Juliano Varella De Carvalho" w:date="2020-11-06T16:01:00Z">
                <w:pPr>
                  <w:keepNext w:val="0"/>
                  <w:tabs>
                    <w:tab w:val="clear" w:pos="851"/>
                  </w:tabs>
                  <w:spacing w:line="240" w:lineRule="auto"/>
                  <w:jc w:val="center"/>
                </w:pPr>
              </w:pPrChange>
            </w:pPr>
            <w:r w:rsidRPr="00205C38">
              <w:rPr>
                <w:lang w:eastAsia="pt-BR"/>
              </w:rPr>
              <w:lastRenderedPageBreak/>
              <w:t>20</w:t>
            </w:r>
          </w:p>
        </w:tc>
        <w:tc>
          <w:tcPr>
            <w:tcW w:w="160" w:type="dxa"/>
            <w:noWrap/>
            <w:hideMark/>
          </w:tcPr>
          <w:p w14:paraId="66CC60B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A65E1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75430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398F1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71ED6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ADABA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A050E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4CC9B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0E27D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F23D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3B8EB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DED70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EAF0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51EB50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1371D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01E8B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4A92F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F60F8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1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8BEDEF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7BE47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4F9BC4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BB87EA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DEBF2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572A4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DFCF49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3F9A1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F06893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8CBEE2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7C5E2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835E8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347F6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08163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4A063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73DC4C1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55FAA0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09C34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9454C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84362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1F098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4BD6E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4D13B5">
            <w:pPr>
              <w:rPr>
                <w:lang w:eastAsia="pt-BR"/>
              </w:rPr>
              <w:pPrChange w:id="2222" w:author="Juliano Varella De Carvalho" w:date="2020-11-06T16:01:00Z">
                <w:pPr>
                  <w:keepNext w:val="0"/>
                  <w:tabs>
                    <w:tab w:val="clear" w:pos="851"/>
                  </w:tabs>
                  <w:spacing w:line="240" w:lineRule="auto"/>
                  <w:jc w:val="center"/>
                </w:pPr>
              </w:pPrChange>
            </w:pPr>
            <w:r w:rsidRPr="00205C38">
              <w:rPr>
                <w:lang w:eastAsia="pt-BR"/>
              </w:rPr>
              <w:t>21</w:t>
            </w:r>
          </w:p>
        </w:tc>
        <w:tc>
          <w:tcPr>
            <w:tcW w:w="160" w:type="dxa"/>
            <w:noWrap/>
            <w:hideMark/>
          </w:tcPr>
          <w:p w14:paraId="372A53D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DDF051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FD354F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96E78B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1901A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615E5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6C7D5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710DDE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1EA1D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339FA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80AEB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BCB0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CBF38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4AFBA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A42B2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9174A1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5</w:t>
            </w:r>
          </w:p>
        </w:tc>
        <w:tc>
          <w:tcPr>
            <w:tcW w:w="160" w:type="dxa"/>
            <w:noWrap/>
            <w:hideMark/>
          </w:tcPr>
          <w:p w14:paraId="4D81F13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0F2F1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8F09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C5E2D8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05552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BA0B38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10</w:t>
            </w:r>
          </w:p>
        </w:tc>
        <w:tc>
          <w:tcPr>
            <w:tcW w:w="160" w:type="dxa"/>
            <w:noWrap/>
            <w:hideMark/>
          </w:tcPr>
          <w:p w14:paraId="7F140D4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4DF7F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2FA2B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821F5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F95D2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7716A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5ADDA9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9A6BFE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D1D93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29D782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16AA5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8</w:t>
            </w:r>
          </w:p>
        </w:tc>
        <w:tc>
          <w:tcPr>
            <w:tcW w:w="160" w:type="dxa"/>
            <w:noWrap/>
            <w:hideMark/>
          </w:tcPr>
          <w:p w14:paraId="769173F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51BC47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4C15E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F19D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2C975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BB7EF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767E1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2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4D13B5">
            <w:pPr>
              <w:rPr>
                <w:lang w:eastAsia="pt-BR"/>
              </w:rPr>
              <w:pPrChange w:id="2263" w:author="Juliano Varella De Carvalho" w:date="2020-11-06T16:01:00Z">
                <w:pPr>
                  <w:keepNext w:val="0"/>
                  <w:tabs>
                    <w:tab w:val="clear" w:pos="851"/>
                  </w:tabs>
                  <w:spacing w:line="240" w:lineRule="auto"/>
                  <w:jc w:val="center"/>
                </w:pPr>
              </w:pPrChange>
            </w:pPr>
            <w:r w:rsidRPr="00205C38">
              <w:rPr>
                <w:lang w:eastAsia="pt-BR"/>
              </w:rPr>
              <w:t>22</w:t>
            </w:r>
          </w:p>
        </w:tc>
        <w:tc>
          <w:tcPr>
            <w:tcW w:w="160" w:type="dxa"/>
            <w:noWrap/>
            <w:hideMark/>
          </w:tcPr>
          <w:p w14:paraId="30A9E46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0AD004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F0F6C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23890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F08AFC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4C13B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9E77E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6AB9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69A1D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E736CC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D220CA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4C39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3B9E9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33FD5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F8313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84FE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27F17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678A2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2B897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45031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093EB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B435E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841E2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086A6F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BF82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08151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1DA0D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EB04C9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78348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84AE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38CD8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130F2A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DD8F4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31BFD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A9A6CE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4FEDA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2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25CC11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68434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E9F64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99C27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4D13B5">
            <w:pPr>
              <w:rPr>
                <w:lang w:eastAsia="pt-BR"/>
              </w:rPr>
              <w:pPrChange w:id="2304" w:author="Juliano Varella De Carvalho" w:date="2020-11-06T16:01:00Z">
                <w:pPr>
                  <w:keepNext w:val="0"/>
                  <w:tabs>
                    <w:tab w:val="clear" w:pos="851"/>
                  </w:tabs>
                  <w:spacing w:line="240" w:lineRule="auto"/>
                  <w:jc w:val="center"/>
                </w:pPr>
              </w:pPrChange>
            </w:pPr>
            <w:r w:rsidRPr="00205C38">
              <w:rPr>
                <w:lang w:eastAsia="pt-BR"/>
              </w:rPr>
              <w:t>23</w:t>
            </w:r>
          </w:p>
        </w:tc>
        <w:tc>
          <w:tcPr>
            <w:tcW w:w="160" w:type="dxa"/>
            <w:noWrap/>
            <w:hideMark/>
          </w:tcPr>
          <w:p w14:paraId="3221D1A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6741FF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FB716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3AE72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C3398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E82F9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A0630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04543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E1FBD2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2A8BF6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C4002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47A0C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6F0CC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D80BF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50CA3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6B849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0EC972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3FA76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05687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848AF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D436B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743F68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1555703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9BD9E6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73B64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23C2B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F1BDE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0FDF9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01DAE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D37C67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C5379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F37C5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F51A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F52A6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68AE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05B75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C57ADD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B604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C4527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9D3AC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4D13B5">
            <w:pPr>
              <w:rPr>
                <w:lang w:eastAsia="pt-BR"/>
              </w:rPr>
              <w:pPrChange w:id="2345" w:author="Juliano Varella De Carvalho" w:date="2020-11-06T16:01:00Z">
                <w:pPr>
                  <w:keepNext w:val="0"/>
                  <w:tabs>
                    <w:tab w:val="clear" w:pos="851"/>
                  </w:tabs>
                  <w:spacing w:line="240" w:lineRule="auto"/>
                  <w:jc w:val="center"/>
                </w:pPr>
              </w:pPrChange>
            </w:pPr>
            <w:r w:rsidRPr="00205C38">
              <w:rPr>
                <w:lang w:eastAsia="pt-BR"/>
              </w:rPr>
              <w:t>24</w:t>
            </w:r>
          </w:p>
        </w:tc>
        <w:tc>
          <w:tcPr>
            <w:tcW w:w="160" w:type="dxa"/>
            <w:noWrap/>
            <w:hideMark/>
          </w:tcPr>
          <w:p w14:paraId="383D851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B281D5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CF9BBB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3A2342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B8184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895B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D881E5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FF8A4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679E8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39074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D8A95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9E4A51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9EA90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2</w:t>
            </w:r>
          </w:p>
        </w:tc>
        <w:tc>
          <w:tcPr>
            <w:tcW w:w="160" w:type="dxa"/>
            <w:noWrap/>
            <w:hideMark/>
          </w:tcPr>
          <w:p w14:paraId="28C6DE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5BBBD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43313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EC468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FE5BAD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3E97C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50E7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D7E81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AEFF33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51EFD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6B4F7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D571A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77406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EEBCF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D3E1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7B744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27A5C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10683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79D48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DBFA4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1CE2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34276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D9A9F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59232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A61CC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ABE6E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C6CEA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3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4D13B5">
            <w:pPr>
              <w:rPr>
                <w:lang w:eastAsia="pt-BR"/>
              </w:rPr>
              <w:pPrChange w:id="2386" w:author="Juliano Varella De Carvalho" w:date="2020-11-06T16:01:00Z">
                <w:pPr>
                  <w:keepNext w:val="0"/>
                  <w:tabs>
                    <w:tab w:val="clear" w:pos="851"/>
                  </w:tabs>
                  <w:spacing w:line="240" w:lineRule="auto"/>
                  <w:jc w:val="center"/>
                </w:pPr>
              </w:pPrChange>
            </w:pPr>
            <w:r w:rsidRPr="00205C38">
              <w:rPr>
                <w:lang w:eastAsia="pt-BR"/>
              </w:rPr>
              <w:t>25</w:t>
            </w:r>
          </w:p>
        </w:tc>
        <w:tc>
          <w:tcPr>
            <w:tcW w:w="160" w:type="dxa"/>
            <w:noWrap/>
            <w:hideMark/>
          </w:tcPr>
          <w:p w14:paraId="34A4D8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FFA35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42AEA1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D6292B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A3A96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A6F1B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D92F74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245E7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47E93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1C9FC5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E2023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7B36A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EC22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3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FFB13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3D90C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E7CBF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88292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A0A5E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20845E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6DE23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8B4B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E1A44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596704A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29D5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FC0B9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556BD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16AB4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3B4FDD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17BB69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17A3C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FF1FD1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187AE2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30001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580D6A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B7FCD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6BB01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4EBF4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0D536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B46327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0B168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4D13B5">
            <w:pPr>
              <w:rPr>
                <w:lang w:eastAsia="pt-BR"/>
              </w:rPr>
              <w:pPrChange w:id="2427" w:author="Juliano Varella De Carvalho" w:date="2020-11-06T16:01:00Z">
                <w:pPr>
                  <w:keepNext w:val="0"/>
                  <w:tabs>
                    <w:tab w:val="clear" w:pos="851"/>
                  </w:tabs>
                  <w:spacing w:line="240" w:lineRule="auto"/>
                  <w:jc w:val="center"/>
                </w:pPr>
              </w:pPrChange>
            </w:pPr>
            <w:r w:rsidRPr="00205C38">
              <w:rPr>
                <w:lang w:eastAsia="pt-BR"/>
              </w:rPr>
              <w:t>26</w:t>
            </w:r>
          </w:p>
        </w:tc>
        <w:tc>
          <w:tcPr>
            <w:tcW w:w="160" w:type="dxa"/>
            <w:noWrap/>
            <w:hideMark/>
          </w:tcPr>
          <w:p w14:paraId="4D462E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88472C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33125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54086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D2F4A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000B4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BD522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054D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4887A2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C277A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75A49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1396F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36D2AF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15005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BC05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28A9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0FF103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1F2D8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B22A2C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ACBAD7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CAB4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56D203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7AC49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ED495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67A09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E87AA0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928FC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A3B3B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5D316F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96530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DFB5A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ED28EB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B9E39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5CDAE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4732A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36EFC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E7C68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DB75EB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B965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6963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4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4D13B5">
            <w:pPr>
              <w:rPr>
                <w:lang w:eastAsia="pt-BR"/>
              </w:rPr>
              <w:pPrChange w:id="2468" w:author="Juliano Varella De Carvalho" w:date="2020-11-06T16:01:00Z">
                <w:pPr>
                  <w:keepNext w:val="0"/>
                  <w:tabs>
                    <w:tab w:val="clear" w:pos="851"/>
                  </w:tabs>
                  <w:spacing w:line="240" w:lineRule="auto"/>
                  <w:jc w:val="center"/>
                </w:pPr>
              </w:pPrChange>
            </w:pPr>
            <w:r w:rsidRPr="00205C38">
              <w:rPr>
                <w:lang w:eastAsia="pt-BR"/>
              </w:rPr>
              <w:t>27</w:t>
            </w:r>
          </w:p>
        </w:tc>
        <w:tc>
          <w:tcPr>
            <w:tcW w:w="160" w:type="dxa"/>
            <w:noWrap/>
            <w:hideMark/>
          </w:tcPr>
          <w:p w14:paraId="273CD81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43AC7C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0F7DA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3535CE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1F2A4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6A6FB3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00DA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D6D88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33E1FE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5A4E0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7091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9639D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335DB2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11</w:t>
            </w:r>
          </w:p>
        </w:tc>
        <w:tc>
          <w:tcPr>
            <w:tcW w:w="160" w:type="dxa"/>
            <w:noWrap/>
            <w:hideMark/>
          </w:tcPr>
          <w:p w14:paraId="742620A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C0195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599C52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3</w:t>
            </w:r>
          </w:p>
        </w:tc>
        <w:tc>
          <w:tcPr>
            <w:tcW w:w="160" w:type="dxa"/>
            <w:noWrap/>
            <w:hideMark/>
          </w:tcPr>
          <w:p w14:paraId="572D1DD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DEB58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2E779A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33B62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DF6A2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4F93E2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D2370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396181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0269FD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4CFD1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91E68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45E11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4</w:t>
            </w:r>
          </w:p>
        </w:tc>
        <w:tc>
          <w:tcPr>
            <w:tcW w:w="160" w:type="dxa"/>
            <w:noWrap/>
            <w:hideMark/>
          </w:tcPr>
          <w:p w14:paraId="26D85E6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AB9B9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37C025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4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717B7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9AA49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2A8908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BCEE1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07F0C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ABFF9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67A32A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8F5295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04013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4D13B5">
            <w:pPr>
              <w:rPr>
                <w:lang w:eastAsia="pt-BR"/>
              </w:rPr>
              <w:pPrChange w:id="2509" w:author="Juliano Varella De Carvalho" w:date="2020-11-06T16:01:00Z">
                <w:pPr>
                  <w:keepNext w:val="0"/>
                  <w:tabs>
                    <w:tab w:val="clear" w:pos="851"/>
                  </w:tabs>
                  <w:spacing w:line="240" w:lineRule="auto"/>
                  <w:jc w:val="center"/>
                </w:pPr>
              </w:pPrChange>
            </w:pPr>
            <w:r w:rsidRPr="00205C38">
              <w:rPr>
                <w:lang w:eastAsia="pt-BR"/>
              </w:rPr>
              <w:t>28</w:t>
            </w:r>
          </w:p>
        </w:tc>
        <w:tc>
          <w:tcPr>
            <w:tcW w:w="160" w:type="dxa"/>
            <w:noWrap/>
            <w:hideMark/>
          </w:tcPr>
          <w:p w14:paraId="62AD21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DAA96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DA088B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A8A65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02791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8EBB87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100FD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3D3CF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58CBF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A957C5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D061D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45A4A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6C9B18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AD01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1BB97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A5E28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F0B4B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513E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E5D6E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72AA0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7F25C7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D0F2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5F4131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8CEC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C63D0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3ED80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F38CB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6A3D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C9C66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CC997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828010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BBA2F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678D2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D9F36E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00A5A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83A8EB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980C00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B54322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13BE1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86FF7E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4D13B5">
            <w:pPr>
              <w:rPr>
                <w:lang w:eastAsia="pt-BR"/>
              </w:rPr>
              <w:pPrChange w:id="2550" w:author="Juliano Varella De Carvalho" w:date="2020-11-06T16:01:00Z">
                <w:pPr>
                  <w:keepNext w:val="0"/>
                  <w:tabs>
                    <w:tab w:val="clear" w:pos="851"/>
                  </w:tabs>
                  <w:spacing w:line="240" w:lineRule="auto"/>
                  <w:jc w:val="center"/>
                </w:pPr>
              </w:pPrChange>
            </w:pPr>
            <w:r w:rsidRPr="00205C38">
              <w:rPr>
                <w:lang w:eastAsia="pt-BR"/>
              </w:rPr>
              <w:t>29</w:t>
            </w:r>
          </w:p>
        </w:tc>
        <w:tc>
          <w:tcPr>
            <w:tcW w:w="160" w:type="dxa"/>
            <w:noWrap/>
            <w:hideMark/>
          </w:tcPr>
          <w:p w14:paraId="5196623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143C7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057D70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4E135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EBB652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624FB8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D38E2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601CC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19E13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E286B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A565B0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DEE882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E97ED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12B37C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B1CE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25A79B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FC0B2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443D9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FCB28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5B01D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A61C8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510B1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22CFF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690039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E612F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E7366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1DE6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2215D3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0142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C4F9C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5209D7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44D20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E3AA93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3B7B80A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04157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3B8149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FA3AE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B247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37A1AF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68F09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5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4D13B5">
            <w:pPr>
              <w:rPr>
                <w:lang w:eastAsia="pt-BR"/>
              </w:rPr>
              <w:pPrChange w:id="2591" w:author="Juliano Varella De Carvalho" w:date="2020-11-06T16:01:00Z">
                <w:pPr>
                  <w:keepNext w:val="0"/>
                  <w:tabs>
                    <w:tab w:val="clear" w:pos="851"/>
                  </w:tabs>
                  <w:spacing w:line="240" w:lineRule="auto"/>
                  <w:jc w:val="center"/>
                </w:pPr>
              </w:pPrChange>
            </w:pPr>
            <w:r w:rsidRPr="00205C38">
              <w:rPr>
                <w:lang w:eastAsia="pt-BR"/>
              </w:rPr>
              <w:t>30</w:t>
            </w:r>
          </w:p>
        </w:tc>
        <w:tc>
          <w:tcPr>
            <w:tcW w:w="160" w:type="dxa"/>
            <w:noWrap/>
            <w:hideMark/>
          </w:tcPr>
          <w:p w14:paraId="7BBE98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EA22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648DBB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420F9D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1E174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D6F0A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7F2D44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C754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5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0F28F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A2F8E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345F5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A3930E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166B5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2A206C0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DE163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06767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01FADE0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24EB5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64596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BC74A4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79F2C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641D9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D07E3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486620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6BE89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C76D6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DBC11B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301179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1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F1C6F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56B52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4C48B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8F6B5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163CB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24997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6213C2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0DAC0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8CD4F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D3EF5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909E2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40F88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4D13B5">
            <w:pPr>
              <w:rPr>
                <w:lang w:eastAsia="pt-BR"/>
              </w:rPr>
              <w:pPrChange w:id="2632" w:author="Juliano Varella De Carvalho" w:date="2020-11-06T16:01:00Z">
                <w:pPr>
                  <w:keepNext w:val="0"/>
                  <w:tabs>
                    <w:tab w:val="clear" w:pos="851"/>
                  </w:tabs>
                  <w:spacing w:line="240" w:lineRule="auto"/>
                  <w:jc w:val="center"/>
                </w:pPr>
              </w:pPrChange>
            </w:pPr>
            <w:r w:rsidRPr="00205C38">
              <w:rPr>
                <w:lang w:eastAsia="pt-BR"/>
              </w:rPr>
              <w:t>31</w:t>
            </w:r>
          </w:p>
        </w:tc>
        <w:tc>
          <w:tcPr>
            <w:tcW w:w="160" w:type="dxa"/>
            <w:noWrap/>
            <w:hideMark/>
          </w:tcPr>
          <w:p w14:paraId="41CD4A3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BA62BC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E94EE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1859C6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DCE387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5922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592EB3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05727C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A9EB6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CBE38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E3AB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E24D2E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BAE97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1E9A568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F5BDE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83FAD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3C2BA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6496F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014D8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F07801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DCADD8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AA1940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3B9BB6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757EC0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05F76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6F0C26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D5E7B5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5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AE08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B947EA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CBD93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959A35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DC4AE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433256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292F19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F7830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86A138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7B410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B79E1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2DC590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F325D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6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4D13B5">
            <w:pPr>
              <w:rPr>
                <w:lang w:eastAsia="pt-BR"/>
              </w:rPr>
              <w:pPrChange w:id="2673" w:author="Juliano Varella De Carvalho" w:date="2020-11-06T16:01:00Z">
                <w:pPr>
                  <w:keepNext w:val="0"/>
                  <w:tabs>
                    <w:tab w:val="clear" w:pos="851"/>
                  </w:tabs>
                  <w:spacing w:line="240" w:lineRule="auto"/>
                  <w:jc w:val="center"/>
                </w:pPr>
              </w:pPrChange>
            </w:pPr>
            <w:r w:rsidRPr="00205C38">
              <w:rPr>
                <w:lang w:eastAsia="pt-BR"/>
              </w:rPr>
              <w:t>32</w:t>
            </w:r>
          </w:p>
        </w:tc>
        <w:tc>
          <w:tcPr>
            <w:tcW w:w="160" w:type="dxa"/>
            <w:noWrap/>
            <w:hideMark/>
          </w:tcPr>
          <w:p w14:paraId="3CD8401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F1FEEB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71621C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1A785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8803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5F02BB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9CB254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161643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04F5D6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BE881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77AE2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95FDE5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DE070F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24</w:t>
            </w:r>
          </w:p>
        </w:tc>
        <w:tc>
          <w:tcPr>
            <w:tcW w:w="160" w:type="dxa"/>
            <w:noWrap/>
            <w:hideMark/>
          </w:tcPr>
          <w:p w14:paraId="665B702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EA64A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2353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9</w:t>
            </w:r>
          </w:p>
        </w:tc>
        <w:tc>
          <w:tcPr>
            <w:tcW w:w="160" w:type="dxa"/>
            <w:noWrap/>
            <w:hideMark/>
          </w:tcPr>
          <w:p w14:paraId="1155749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67AC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5A923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A94E9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5387F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8D79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4</w:t>
            </w:r>
          </w:p>
        </w:tc>
        <w:tc>
          <w:tcPr>
            <w:tcW w:w="160" w:type="dxa"/>
            <w:noWrap/>
            <w:hideMark/>
          </w:tcPr>
          <w:p w14:paraId="4589829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764544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F028ED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02FE1B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69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7F4230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BF141D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780E6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5CD66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EE8B9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16DE44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DAD85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17</w:t>
            </w:r>
          </w:p>
        </w:tc>
        <w:tc>
          <w:tcPr>
            <w:tcW w:w="160" w:type="dxa"/>
            <w:noWrap/>
            <w:hideMark/>
          </w:tcPr>
          <w:p w14:paraId="09A9B6E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EDA922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260B5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0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88E817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1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08AEA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1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7E213E5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1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C62861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1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4D13B5">
            <w:pPr>
              <w:rPr>
                <w:lang w:eastAsia="pt-BR"/>
              </w:rPr>
              <w:pPrChange w:id="2714" w:author="Juliano Varella De Carvalho" w:date="2020-11-06T16:01:00Z">
                <w:pPr>
                  <w:keepNext w:val="0"/>
                  <w:tabs>
                    <w:tab w:val="clear" w:pos="851"/>
                  </w:tabs>
                  <w:spacing w:line="240" w:lineRule="auto"/>
                  <w:jc w:val="center"/>
                </w:pPr>
              </w:pPrChange>
            </w:pPr>
            <w:r w:rsidRPr="00205C38">
              <w:rPr>
                <w:lang w:eastAsia="pt-BR"/>
              </w:rPr>
              <w:t>33</w:t>
            </w:r>
          </w:p>
        </w:tc>
        <w:tc>
          <w:tcPr>
            <w:tcW w:w="160" w:type="dxa"/>
            <w:noWrap/>
            <w:hideMark/>
          </w:tcPr>
          <w:p w14:paraId="4D7260E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FCEDF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D42DBD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8F904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40A91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A388A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BE82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AACD04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BF43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E9BF3E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E853E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EE7E2A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0EE95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3BD90E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0FB26F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137D9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CC6073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40F780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07CCDC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F03E4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19175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60C45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F58FE0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16D96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B9EB2A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3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38D55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95E0DB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407FB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D707AB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F20227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ED6BEE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F66095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880561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1E74BA1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F14654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4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C7EACA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5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B2B51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5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D9600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5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4613B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5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6EE9C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5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4D13B5">
            <w:pPr>
              <w:rPr>
                <w:lang w:eastAsia="pt-BR"/>
              </w:rPr>
              <w:pPrChange w:id="2755" w:author="Juliano Varella De Carvalho" w:date="2020-11-06T16:01:00Z">
                <w:pPr>
                  <w:keepNext w:val="0"/>
                  <w:tabs>
                    <w:tab w:val="clear" w:pos="851"/>
                  </w:tabs>
                  <w:spacing w:line="240" w:lineRule="auto"/>
                  <w:jc w:val="center"/>
                </w:pPr>
              </w:pPrChange>
            </w:pPr>
            <w:r w:rsidRPr="00205C38">
              <w:rPr>
                <w:lang w:eastAsia="pt-BR"/>
              </w:rPr>
              <w:t>34</w:t>
            </w:r>
          </w:p>
        </w:tc>
        <w:tc>
          <w:tcPr>
            <w:tcW w:w="160" w:type="dxa"/>
            <w:noWrap/>
            <w:hideMark/>
          </w:tcPr>
          <w:p w14:paraId="7BC0E7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7E4D4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66872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5C13D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72518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ADD4B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C697A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9B477F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B6C509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5BD03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E4F023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1552C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1538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A21329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69E91A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46F33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EC366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EFEF9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C6B2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B2C38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105166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B390B9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7F6798"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0B5F8B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7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013CE7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2E55FD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49B5BA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18029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F291F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99CDC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27930A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4B4D5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9E27C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1</w:t>
            </w:r>
          </w:p>
        </w:tc>
        <w:tc>
          <w:tcPr>
            <w:tcW w:w="160" w:type="dxa"/>
            <w:noWrap/>
            <w:hideMark/>
          </w:tcPr>
          <w:p w14:paraId="00C4F92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8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96B0E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30E153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E50CF4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D2C0B5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BBE5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C6F3B3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79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4D13B5">
            <w:pPr>
              <w:rPr>
                <w:lang w:eastAsia="pt-BR"/>
              </w:rPr>
              <w:pPrChange w:id="2796" w:author="Juliano Varella De Carvalho" w:date="2020-11-06T16:01:00Z">
                <w:pPr>
                  <w:keepNext w:val="0"/>
                  <w:tabs>
                    <w:tab w:val="clear" w:pos="851"/>
                  </w:tabs>
                  <w:spacing w:line="240" w:lineRule="auto"/>
                  <w:jc w:val="center"/>
                </w:pPr>
              </w:pPrChange>
            </w:pPr>
            <w:r w:rsidRPr="00205C38">
              <w:rPr>
                <w:lang w:eastAsia="pt-BR"/>
              </w:rPr>
              <w:t>35</w:t>
            </w:r>
          </w:p>
        </w:tc>
        <w:tc>
          <w:tcPr>
            <w:tcW w:w="160" w:type="dxa"/>
            <w:noWrap/>
            <w:hideMark/>
          </w:tcPr>
          <w:p w14:paraId="6A470EF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3152D9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838F6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7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820C16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BA755B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913A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76B2C5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591596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20978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1628D6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CD6B2E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39B35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460053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2B575D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765E9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616D9F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5B5754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D622C9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55956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051E75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23BFC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82103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B4C17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1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6E772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CDED2B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B476AE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DC523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4AFA6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74DC8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13D910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F2370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35CDE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F28DFE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2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22514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93BDC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E501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F81A10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B0C82A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9FD488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D3AF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3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4D13B5">
            <w:pPr>
              <w:rPr>
                <w:lang w:eastAsia="pt-BR"/>
              </w:rPr>
              <w:pPrChange w:id="2837" w:author="Juliano Varella De Carvalho" w:date="2020-11-06T16:01:00Z">
                <w:pPr>
                  <w:keepNext w:val="0"/>
                  <w:tabs>
                    <w:tab w:val="clear" w:pos="851"/>
                  </w:tabs>
                  <w:spacing w:line="240" w:lineRule="auto"/>
                  <w:jc w:val="center"/>
                </w:pPr>
              </w:pPrChange>
            </w:pPr>
            <w:r w:rsidRPr="00205C38">
              <w:rPr>
                <w:lang w:eastAsia="pt-BR"/>
              </w:rPr>
              <w:lastRenderedPageBreak/>
              <w:t>36</w:t>
            </w:r>
          </w:p>
        </w:tc>
        <w:tc>
          <w:tcPr>
            <w:tcW w:w="160" w:type="dxa"/>
            <w:noWrap/>
            <w:hideMark/>
          </w:tcPr>
          <w:p w14:paraId="54A5CD6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7C56FF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65FD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FC0A0C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E3985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5799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A0B6B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C8EC74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80A49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E3844D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FB51D3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22E49E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4D6000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0CCEA7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04B6E6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8D6845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89EBB5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84EC7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2715DF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22F7FF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34BE98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24B145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55768A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5579B5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EFA8C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129E4E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F3E73B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9EAF80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638BF6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A140DD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62C94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ED0145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6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FA910E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3F9D92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30CEE0A"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14979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B07C71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6E4C7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7791F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28C2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87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4D13B5">
            <w:pPr>
              <w:rPr>
                <w:lang w:eastAsia="pt-BR"/>
              </w:rPr>
              <w:pPrChange w:id="2878" w:author="Juliano Varella De Carvalho" w:date="2020-11-06T16:01:00Z">
                <w:pPr>
                  <w:keepNext w:val="0"/>
                  <w:tabs>
                    <w:tab w:val="clear" w:pos="851"/>
                  </w:tabs>
                  <w:spacing w:line="240" w:lineRule="auto"/>
                  <w:jc w:val="center"/>
                </w:pPr>
              </w:pPrChange>
            </w:pPr>
            <w:r w:rsidRPr="00205C38">
              <w:rPr>
                <w:lang w:eastAsia="pt-BR"/>
              </w:rPr>
              <w:t>37</w:t>
            </w:r>
          </w:p>
        </w:tc>
        <w:tc>
          <w:tcPr>
            <w:tcW w:w="160" w:type="dxa"/>
            <w:noWrap/>
            <w:hideMark/>
          </w:tcPr>
          <w:p w14:paraId="461FDCF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6D21C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B4FF7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2BA73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5F9FA1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1FCCE3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A7F660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7ACD4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622CEE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067414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4408C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B5BC60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AC8A9C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55</w:t>
            </w:r>
          </w:p>
        </w:tc>
        <w:tc>
          <w:tcPr>
            <w:tcW w:w="160" w:type="dxa"/>
            <w:noWrap/>
            <w:hideMark/>
          </w:tcPr>
          <w:p w14:paraId="4F24EF0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6F20BC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BA81E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4</w:t>
            </w:r>
          </w:p>
        </w:tc>
        <w:tc>
          <w:tcPr>
            <w:tcW w:w="160" w:type="dxa"/>
            <w:noWrap/>
            <w:hideMark/>
          </w:tcPr>
          <w:p w14:paraId="7417102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3D384B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496D3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948DE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8806D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8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C7AD9D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400308D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F77A2F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BB466D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2D99F3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BDF6C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FB0ABB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B8AEF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31D6D5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AF83EC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0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08D3D8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57E005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10</w:t>
            </w:r>
          </w:p>
        </w:tc>
        <w:tc>
          <w:tcPr>
            <w:tcW w:w="160" w:type="dxa"/>
            <w:noWrap/>
            <w:hideMark/>
          </w:tcPr>
          <w:p w14:paraId="3DE0E2F3"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76F651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785CA8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2B8105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A5784E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6A92DE6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F6ABD4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1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r w:rsidR="00AF609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4D13B5">
            <w:pPr>
              <w:rPr>
                <w:lang w:eastAsia="pt-BR"/>
              </w:rPr>
              <w:pPrChange w:id="2919" w:author="Juliano Varella De Carvalho" w:date="2020-11-06T16:01:00Z">
                <w:pPr>
                  <w:keepNext w:val="0"/>
                  <w:tabs>
                    <w:tab w:val="clear" w:pos="851"/>
                  </w:tabs>
                  <w:spacing w:line="240" w:lineRule="auto"/>
                  <w:jc w:val="center"/>
                </w:pPr>
              </w:pPrChange>
            </w:pPr>
            <w:r w:rsidRPr="00205C38">
              <w:rPr>
                <w:lang w:eastAsia="pt-BR"/>
              </w:rPr>
              <w:t>38</w:t>
            </w:r>
          </w:p>
        </w:tc>
        <w:tc>
          <w:tcPr>
            <w:tcW w:w="160" w:type="dxa"/>
            <w:noWrap/>
            <w:hideMark/>
          </w:tcPr>
          <w:p w14:paraId="31C080A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1140E89"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97E7A6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429C88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1FFF05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2B3092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972D9B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616EBF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8673C3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B7D1F5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2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A28D40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B5BE97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0174B0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4</w:t>
            </w:r>
          </w:p>
        </w:tc>
        <w:tc>
          <w:tcPr>
            <w:tcW w:w="160" w:type="dxa"/>
            <w:noWrap/>
            <w:hideMark/>
          </w:tcPr>
          <w:p w14:paraId="08A6F1A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790D1B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9CAD2C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5048F4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F89997"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E28FBB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4C73DE"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3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105D8D4"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85BF3F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AAA1D7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B3A783D"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23939B"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8E253C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DB6166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D85232F"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7A3B8C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4EF3DFE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4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CE0F981"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0"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5DD0B53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1"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AC5A3E0"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2"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B2CA37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3"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7A88C773"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4"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6C588D4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5"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1C309212"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6"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0E6075B6"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7"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2590914C"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8"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c>
          <w:tcPr>
            <w:tcW w:w="160" w:type="dxa"/>
            <w:noWrap/>
            <w:hideMark/>
          </w:tcPr>
          <w:p w14:paraId="3622E3B5" w14:textId="77777777" w:rsidR="00205C38" w:rsidRPr="00205C38" w:rsidRDefault="00205C38" w:rsidP="004D13B5">
            <w:pPr>
              <w:cnfStyle w:val="000000100000" w:firstRow="0" w:lastRow="0" w:firstColumn="0" w:lastColumn="0" w:oddVBand="0" w:evenVBand="0" w:oddHBand="1" w:evenHBand="0" w:firstRowFirstColumn="0" w:firstRowLastColumn="0" w:lastRowFirstColumn="0" w:lastRowLastColumn="0"/>
              <w:rPr>
                <w:lang w:eastAsia="pt-BR"/>
              </w:rPr>
              <w:pPrChange w:id="2959" w:author="Juliano Varella De Carvalho" w:date="2020-11-06T16:01:00Z">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pPr>
              </w:pPrChange>
            </w:pPr>
            <w:r w:rsidRPr="00205C38">
              <w:rPr>
                <w:lang w:eastAsia="pt-BR"/>
              </w:rPr>
              <w:t>0</w:t>
            </w:r>
          </w:p>
        </w:tc>
      </w:tr>
      <w:tr w:rsidR="00AF609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4D13B5">
            <w:pPr>
              <w:rPr>
                <w:lang w:eastAsia="pt-BR"/>
              </w:rPr>
              <w:pPrChange w:id="2960" w:author="Juliano Varella De Carvalho" w:date="2020-11-06T16:01:00Z">
                <w:pPr>
                  <w:keepNext w:val="0"/>
                  <w:tabs>
                    <w:tab w:val="clear" w:pos="851"/>
                  </w:tabs>
                  <w:spacing w:line="240" w:lineRule="auto"/>
                  <w:jc w:val="center"/>
                </w:pPr>
              </w:pPrChange>
            </w:pPr>
            <w:r w:rsidRPr="00205C38">
              <w:rPr>
                <w:lang w:eastAsia="pt-BR"/>
              </w:rPr>
              <w:t>39</w:t>
            </w:r>
          </w:p>
        </w:tc>
        <w:tc>
          <w:tcPr>
            <w:tcW w:w="160" w:type="dxa"/>
            <w:noWrap/>
            <w:hideMark/>
          </w:tcPr>
          <w:p w14:paraId="23FA75A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A81243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75859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791FC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8C4F22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689B7D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5EF43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CAFF6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03B3DE3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6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660C3B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94208B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564E1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AFFC0B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2</w:t>
            </w:r>
          </w:p>
        </w:tc>
        <w:tc>
          <w:tcPr>
            <w:tcW w:w="160" w:type="dxa"/>
            <w:noWrap/>
            <w:hideMark/>
          </w:tcPr>
          <w:p w14:paraId="40913B4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9C8E2E"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7073DB2"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1</w:t>
            </w:r>
          </w:p>
        </w:tc>
        <w:tc>
          <w:tcPr>
            <w:tcW w:w="160" w:type="dxa"/>
            <w:noWrap/>
            <w:hideMark/>
          </w:tcPr>
          <w:p w14:paraId="6BD6BE5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850E00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1AE5C75"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7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91DC30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5CFCB2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FB212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3</w:t>
            </w:r>
          </w:p>
        </w:tc>
        <w:tc>
          <w:tcPr>
            <w:tcW w:w="160" w:type="dxa"/>
            <w:noWrap/>
            <w:hideMark/>
          </w:tcPr>
          <w:p w14:paraId="1D7BB4B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DD023E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4FE0579"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024C168"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5D1C937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C5115AB"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DB8FCC4"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8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CC5B52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7C3A41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1"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77AB0D7"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2"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78DF0191"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3"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1E4C133C"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4"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78AAC8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5"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4E08A42F"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6"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3C8F7850"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7"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67077BB6"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8"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521EF7A"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2999"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c>
          <w:tcPr>
            <w:tcW w:w="160" w:type="dxa"/>
            <w:noWrap/>
            <w:hideMark/>
          </w:tcPr>
          <w:p w14:paraId="21ECE68D" w14:textId="77777777" w:rsidR="00205C38" w:rsidRPr="00205C38" w:rsidRDefault="00205C38" w:rsidP="004D13B5">
            <w:pPr>
              <w:cnfStyle w:val="000000000000" w:firstRow="0" w:lastRow="0" w:firstColumn="0" w:lastColumn="0" w:oddVBand="0" w:evenVBand="0" w:oddHBand="0" w:evenHBand="0" w:firstRowFirstColumn="0" w:firstRowLastColumn="0" w:lastRowFirstColumn="0" w:lastRowLastColumn="0"/>
              <w:rPr>
                <w:lang w:eastAsia="pt-BR"/>
              </w:rPr>
              <w:pPrChange w:id="3000" w:author="Juliano Varella De Carvalho" w:date="2020-11-06T16:01:00Z">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pPr>
              </w:pPrChange>
            </w:pPr>
            <w:r w:rsidRPr="00205C38">
              <w:rPr>
                <w:lang w:eastAsia="pt-BR"/>
              </w:rPr>
              <w:t>0</w:t>
            </w:r>
          </w:p>
        </w:tc>
      </w:tr>
    </w:tbl>
    <w:p w14:paraId="148A0EA6" w14:textId="34865DB1" w:rsidR="004E0FBD" w:rsidRDefault="00F15A2C" w:rsidP="004D13B5">
      <w:pPr>
        <w:pStyle w:val="Caption"/>
        <w:rPr>
          <w:ins w:id="3001" w:author="Juliano Varella De Carvalho" w:date="2020-11-06T15:38:00Z"/>
        </w:rPr>
      </w:pPr>
      <w:bookmarkStart w:id="3002" w:name="_Ref55013706"/>
      <w:bookmarkStart w:id="3003" w:name="_Toc55260924"/>
      <w:commentRangeStart w:id="3004"/>
      <w:r>
        <w:t xml:space="preserve">Tabela </w:t>
      </w:r>
      <w:r w:rsidR="00331D61">
        <w:fldChar w:fldCharType="begin"/>
      </w:r>
      <w:r w:rsidR="00331D61">
        <w:instrText xml:space="preserve"> SEQ Tabela \* ARABIC </w:instrText>
      </w:r>
      <w:r w:rsidR="00331D61">
        <w:fldChar w:fldCharType="separate"/>
      </w:r>
      <w:r w:rsidR="003924EC">
        <w:rPr>
          <w:noProof/>
        </w:rPr>
        <w:t>3</w:t>
      </w:r>
      <w:r w:rsidR="00331D61">
        <w:rPr>
          <w:noProof/>
        </w:rPr>
        <w:fldChar w:fldCharType="end"/>
      </w:r>
      <w:bookmarkEnd w:id="1319"/>
      <w:bookmarkEnd w:id="3002"/>
      <w:r>
        <w:t xml:space="preserve"> Matrix confusão do usuário </w:t>
      </w:r>
      <w:r w:rsidRPr="00251B57">
        <w:t>spotify:user:4i3jdhv6vubcjdpwsn38iv8u4</w:t>
      </w:r>
      <w:r w:rsidR="0006553D">
        <w:t xml:space="preserve"> </w:t>
      </w:r>
      <w:bookmarkStart w:id="3005" w:name="_Hlk55013242"/>
      <w:r w:rsidR="0006553D" w:rsidRPr="0006553D">
        <w:t>(próprio, 2020)</w:t>
      </w:r>
      <w:bookmarkEnd w:id="1320"/>
      <w:bookmarkEnd w:id="3003"/>
      <w:bookmarkEnd w:id="3005"/>
      <w:commentRangeEnd w:id="3004"/>
      <w:r w:rsidR="00AF0E50">
        <w:rPr>
          <w:rStyle w:val="CommentReference"/>
          <w:b w:val="0"/>
          <w:iCs/>
          <w:color w:val="000000"/>
        </w:rPr>
        <w:commentReference w:id="3004"/>
      </w:r>
    </w:p>
    <w:p w14:paraId="21C51609" w14:textId="0B4B4899" w:rsidR="00AF0E50" w:rsidRDefault="00AF0E50" w:rsidP="004D13B5">
      <w:pPr>
        <w:rPr>
          <w:ins w:id="3006" w:author="Juliano Varella De Carvalho" w:date="2020-11-06T15:38:00Z"/>
        </w:rPr>
      </w:pPr>
    </w:p>
    <w:p w14:paraId="622CDABD" w14:textId="1242EDC4" w:rsidR="00AF0E50" w:rsidRPr="00AF0E50" w:rsidRDefault="00AF0E50" w:rsidP="004D13B5">
      <w:pPr>
        <w:pPrChange w:id="3007" w:author="Juliano Varella De Carvalho" w:date="2020-11-06T16:01:00Z">
          <w:pPr>
            <w:pStyle w:val="Caption"/>
          </w:pPr>
        </w:pPrChange>
      </w:pPr>
      <w:ins w:id="3008" w:author="Juliano Varella De Carvalho" w:date="2020-11-06T15:38:00Z">
        <w:r>
          <w:t>TEM QUE FINA</w:t>
        </w:r>
      </w:ins>
      <w:ins w:id="3009" w:author="Juliano Varella De Carvalho" w:date="2020-11-06T15:39:00Z">
        <w:r>
          <w:t>LIZAR O CAPÍTULO.</w:t>
        </w:r>
      </w:ins>
    </w:p>
    <w:p w14:paraId="29875599" w14:textId="3D245ED5" w:rsidR="008F2AE9" w:rsidRPr="006C1E7D" w:rsidRDefault="008F2AE9" w:rsidP="004D13B5">
      <w:pPr>
        <w:pStyle w:val="Heading1"/>
      </w:pPr>
      <w:bookmarkStart w:id="3010" w:name="_Toc55260977"/>
      <w:r w:rsidRPr="006C1E7D">
        <w:lastRenderedPageBreak/>
        <w:t>CONCLUSÃO</w:t>
      </w:r>
      <w:bookmarkEnd w:id="3010"/>
    </w:p>
    <w:p w14:paraId="7F93A115" w14:textId="71705B4A" w:rsidR="0081162D" w:rsidRDefault="00DF3A09" w:rsidP="004D13B5">
      <w:r>
        <w:tab/>
      </w:r>
      <w:r w:rsidR="00712162">
        <w:t xml:space="preserve">Nesse trabalho foi </w:t>
      </w:r>
      <w:del w:id="3011" w:author="Juliano Varella De Carvalho" w:date="2020-11-06T15:59:00Z">
        <w:r w:rsidR="00712162" w:rsidDel="008F25EE">
          <w:delText xml:space="preserve">realizado </w:delText>
        </w:r>
      </w:del>
      <w:ins w:id="3012" w:author="Juliano Varella De Carvalho" w:date="2020-11-06T15:59:00Z">
        <w:r w:rsidR="008F25EE">
          <w:t>realizad</w:t>
        </w:r>
        <w:r w:rsidR="008F25EE">
          <w:t>a</w:t>
        </w:r>
        <w:r w:rsidR="008F25EE">
          <w:t xml:space="preserve"> </w:t>
        </w:r>
      </w:ins>
      <w:r w:rsidR="00712162">
        <w:t xml:space="preserve">uma revisão </w:t>
      </w:r>
      <w:del w:id="3013" w:author="Juliano Varella De Carvalho" w:date="2020-11-06T15:59:00Z">
        <w:r w:rsidR="00712162" w:rsidDel="008F25EE">
          <w:delText>em cima dos</w:delText>
        </w:r>
      </w:del>
      <w:ins w:id="3014" w:author="Juliano Varella De Carvalho" w:date="2020-11-06T15:59:00Z">
        <w:r w:rsidR="008F25EE">
          <w:t>sobre</w:t>
        </w:r>
      </w:ins>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ins w:id="3015" w:author="Juliano Varella De Carvalho" w:date="2020-11-06T15:59:00Z">
        <w:r w:rsidR="008F25EE">
          <w:t>,</w:t>
        </w:r>
      </w:ins>
      <w:r w:rsidR="00D54D83">
        <w:t xml:space="preserve"> que utilizam o contexto</w:t>
      </w:r>
      <w:r w:rsidR="00712162">
        <w:t xml:space="preserve"> </w:t>
      </w:r>
      <w:r w:rsidR="00D54D83">
        <w:t>do usuário</w:t>
      </w:r>
      <w:del w:id="3016" w:author="Juliano Varella De Carvalho" w:date="2020-11-06T15:59:00Z">
        <w:r w:rsidR="00712162" w:rsidDel="008F25EE">
          <w:delText xml:space="preserve">, </w:delText>
        </w:r>
      </w:del>
      <w:ins w:id="3017" w:author="Juliano Varella De Carvalho" w:date="2020-11-06T15:59:00Z">
        <w:r w:rsidR="008F25EE">
          <w:t>.</w:t>
        </w:r>
        <w:r w:rsidR="008F25EE">
          <w:t xml:space="preserve"> </w:t>
        </w:r>
      </w:ins>
      <w:del w:id="3018" w:author="Juliano Varella De Carvalho" w:date="2020-11-06T15:59:00Z">
        <w:r w:rsidR="00712162" w:rsidDel="008F25EE">
          <w:delText xml:space="preserve">nela </w:delText>
        </w:r>
      </w:del>
      <w:ins w:id="3019" w:author="Juliano Varella De Carvalho" w:date="2020-11-06T15:59:00Z">
        <w:r w:rsidR="005A419F">
          <w:t xml:space="preserve">Na </w:t>
        </w:r>
      </w:ins>
      <w:ins w:id="3020" w:author="Juliano Varella De Carvalho" w:date="2020-11-06T16:00:00Z">
        <w:r w:rsidR="005A419F">
          <w:t>pesquisa</w:t>
        </w:r>
      </w:ins>
      <w:ins w:id="3021" w:author="Juliano Varella De Carvalho" w:date="2020-11-06T15:59:00Z">
        <w:r w:rsidR="005A419F">
          <w:t xml:space="preserve"> realizada</w:t>
        </w:r>
        <w:r w:rsidR="008F25EE">
          <w:t xml:space="preserve"> </w:t>
        </w:r>
      </w:ins>
      <w:del w:id="3022" w:author="Juliano Varella De Carvalho" w:date="2020-11-06T16:00:00Z">
        <w:r w:rsidR="00712162" w:rsidDel="005A419F">
          <w:delText>f</w:delText>
        </w:r>
        <w:r w:rsidR="00AC374F" w:rsidDel="005A419F">
          <w:delText>oi possível verificar</w:delText>
        </w:r>
      </w:del>
      <w:del w:id="3023" w:author="Juliano Varella De Carvalho" w:date="2020-11-06T15:59:00Z">
        <w:r w:rsidR="00AC374F" w:rsidDel="005A419F">
          <w:delText>,</w:delText>
        </w:r>
      </w:del>
      <w:del w:id="3024" w:author="Juliano Varella De Carvalho" w:date="2020-11-06T16:00:00Z">
        <w:r w:rsidR="00C7293D" w:rsidDel="005A419F">
          <w:delText xml:space="preserve"> que</w:delText>
        </w:r>
      </w:del>
      <w:ins w:id="3025" w:author="Juliano Varella De Carvalho" w:date="2020-11-06T16:00:00Z">
        <w:r w:rsidR="005A419F">
          <w:t>apareceram</w:t>
        </w:r>
      </w:ins>
      <w:r w:rsidR="00AC374F">
        <w:t xml:space="preserve"> poucos trabalhos</w:t>
      </w:r>
      <w:ins w:id="3026" w:author="Juliano Varella De Carvalho" w:date="2020-11-06T16:00:00Z">
        <w:r w:rsidR="005A419F">
          <w:t xml:space="preserve"> que</w:t>
        </w:r>
      </w:ins>
      <w:r w:rsidR="00AC374F">
        <w:t xml:space="preserve"> buscam unir</w:t>
      </w:r>
      <w:del w:id="3027" w:author="Juliano Varella De Carvalho" w:date="2020-11-06T16:00:00Z">
        <w:r w:rsidR="00CF5EBF" w:rsidDel="005A419F">
          <w:delText>,</w:delText>
        </w:r>
      </w:del>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5F8E4DEC" w:rsidR="001A6046" w:rsidRDefault="001A6046" w:rsidP="004D13B5">
      <w:r>
        <w:tab/>
        <w:t xml:space="preserve">No desenvolvimento desse trabalho, </w:t>
      </w:r>
      <w:del w:id="3028" w:author="Juliano Varella De Carvalho" w:date="2020-11-06T16:00:00Z">
        <w:r w:rsidDel="005A419F">
          <w:delText xml:space="preserve">foi </w:delText>
        </w:r>
      </w:del>
      <w:ins w:id="3029" w:author="Juliano Varella De Carvalho" w:date="2020-11-06T16:00:00Z">
        <w:r w:rsidR="005A419F">
          <w:t>foram</w:t>
        </w:r>
        <w:r w:rsidR="005A419F">
          <w:t xml:space="preserve"> </w:t>
        </w:r>
      </w:ins>
      <w:r>
        <w:t>encontrad</w:t>
      </w:r>
      <w:ins w:id="3030" w:author="Juliano Varella De Carvalho" w:date="2020-11-06T16:00:00Z">
        <w:r w:rsidR="005A419F">
          <w:t>as</w:t>
        </w:r>
      </w:ins>
      <w:del w:id="3031" w:author="Juliano Varella De Carvalho" w:date="2020-11-06T16:00:00Z">
        <w:r w:rsidDel="005A419F">
          <w:delText>o</w:delText>
        </w:r>
      </w:del>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ins w:id="3032" w:author="Juliano Varella De Carvalho" w:date="2020-11-06T16:01:00Z">
        <w:r w:rsidR="004D13B5">
          <w:t xml:space="preserve"> musical</w:t>
        </w:r>
      </w:ins>
      <w:r w:rsidR="009B2F3B">
        <w:t xml:space="preserve"> de um </w:t>
      </w:r>
      <w:r w:rsidR="009C225F">
        <w:t>público</w:t>
      </w:r>
      <w:r w:rsidR="009B2F3B">
        <w:t xml:space="preserve"> é algo </w:t>
      </w:r>
      <w:del w:id="3033" w:author="Juliano Varella De Carvalho" w:date="2020-11-06T16:01:00Z">
        <w:r w:rsidR="009C225F" w:rsidDel="004D13B5">
          <w:delText>inesperado</w:delText>
        </w:r>
      </w:del>
      <w:ins w:id="3034" w:author="Juliano Varella De Carvalho" w:date="2020-11-06T16:01:00Z">
        <w:r w:rsidR="004D13B5">
          <w:t>bastante abrangente</w:t>
        </w:r>
      </w:ins>
      <w:commentRangeStart w:id="3035"/>
      <w:r w:rsidR="009B2F3B">
        <w:t xml:space="preserve">, </w:t>
      </w:r>
      <w:r w:rsidR="009C225F">
        <w:t>pois nesse caso, foi algo bem diferente do que o autor desse trabalho esperava</w:t>
      </w:r>
      <w:r w:rsidR="00EC298A">
        <w:t>.</w:t>
      </w:r>
      <w:commentRangeEnd w:id="3035"/>
      <w:r w:rsidR="004D13B5">
        <w:rPr>
          <w:rStyle w:val="CommentReference"/>
        </w:rPr>
        <w:commentReference w:id="3035"/>
      </w:r>
      <w:r w:rsidR="00EC298A">
        <w:t xml:space="preserve"> </w:t>
      </w:r>
    </w:p>
    <w:p w14:paraId="20FE4FD1" w14:textId="25831A31" w:rsidR="009D4787" w:rsidRDefault="009D4787" w:rsidP="004D13B5">
      <w:r>
        <w:tab/>
        <w:t xml:space="preserve">No </w:t>
      </w:r>
      <w:r w:rsidRPr="004D13B5">
        <w:rPr>
          <w:i/>
          <w:iCs w:val="0"/>
          <w:rPrChange w:id="3036" w:author="Juliano Varella De Carvalho" w:date="2020-11-06T16:02:00Z">
            <w:rPr/>
          </w:rPrChange>
        </w:rPr>
        <w:t>plugin</w:t>
      </w:r>
      <w:del w:id="3037" w:author="Juliano Varella De Carvalho" w:date="2020-11-06T16:02:00Z">
        <w:r w:rsidDel="004D13B5">
          <w:delText>,</w:delText>
        </w:r>
      </w:del>
      <w:r>
        <w:t xml:space="preserve"> foram encontradas </w:t>
      </w:r>
      <w:del w:id="3038" w:author="Juliano Varella De Carvalho" w:date="2020-11-06T16:02:00Z">
        <w:r w:rsidDel="004D13B5">
          <w:delText xml:space="preserve">diversas </w:delText>
        </w:r>
      </w:del>
      <w:r>
        <w:t>dificuldades em seu desenvolvimento.</w:t>
      </w:r>
      <w:r w:rsidR="00F970A4">
        <w:t xml:space="preserve"> Inicialmente a aplicação foi desenvolvida em Flutter, uma plataforma para desenvolvimento mobile e foi visto </w:t>
      </w:r>
      <w:commentRangeStart w:id="3039"/>
      <w:r w:rsidR="00F970A4">
        <w:t>que não supriria as necessidades desse trabalho</w:t>
      </w:r>
      <w:commentRangeEnd w:id="3039"/>
      <w:r w:rsidR="004D13B5">
        <w:rPr>
          <w:rStyle w:val="CommentReference"/>
        </w:rPr>
        <w:commentReference w:id="3039"/>
      </w:r>
      <w:r w:rsidR="00F970A4">
        <w:t>, então houve uma migração para a plataforma Web.</w:t>
      </w:r>
      <w:del w:id="3040" w:author="Juliano Varella De Carvalho" w:date="2020-11-06T16:02:00Z">
        <w:r w:rsidR="001704C0" w:rsidDel="004D13B5">
          <w:delText xml:space="preserve"> No fim </w:delText>
        </w:r>
        <w:r w:rsidR="00D05CD7" w:rsidDel="004D13B5">
          <w:delText>entendido</w:delText>
        </w:r>
        <w:r w:rsidR="001704C0" w:rsidDel="004D13B5">
          <w:delText xml:space="preserve"> que o mais simples supriria as necessidades desse trabalho e que uma tecnologia hype não iria </w:delText>
        </w:r>
        <w:r w:rsidR="00E22D28" w:rsidDel="004D13B5">
          <w:delText>torná-lo</w:delText>
        </w:r>
        <w:r w:rsidR="001704C0" w:rsidDel="004D13B5">
          <w:delText xml:space="preserve"> melhor.</w:delText>
        </w:r>
      </w:del>
    </w:p>
    <w:p w14:paraId="34D624A1" w14:textId="416EC664" w:rsidR="00E22D28" w:rsidRDefault="005E3BE6" w:rsidP="004D13B5">
      <w:r>
        <w:tab/>
      </w:r>
      <w:r w:rsidR="00D05CD7">
        <w:t xml:space="preserve">Ao realizar a primeira publicação do </w:t>
      </w:r>
      <w:r w:rsidR="00D05CD7" w:rsidRPr="004D13B5">
        <w:rPr>
          <w:i/>
          <w:iCs w:val="0"/>
          <w:rPrChange w:id="3041" w:author="Juliano Varella De Carvalho" w:date="2020-11-06T16:03:00Z">
            <w:rPr/>
          </w:rPrChange>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ins w:id="3042" w:author="Juliano Varella De Carvalho" w:date="2020-11-06T16:03:00Z">
        <w:r w:rsidR="004D13B5">
          <w:t>ssa</w:t>
        </w:r>
      </w:ins>
      <w:r w:rsidR="00E810D0">
        <w:t xml:space="preserve"> </w:t>
      </w:r>
      <w:del w:id="3043" w:author="Juliano Varella De Carvalho" w:date="2020-11-06T16:03:00Z">
        <w:r w:rsidR="00E810D0" w:rsidDel="004D13B5">
          <w:delText xml:space="preserve">aplicações </w:delText>
        </w:r>
      </w:del>
      <w:ins w:id="3044" w:author="Juliano Varella De Carvalho" w:date="2020-11-06T16:03:00Z">
        <w:r w:rsidR="004D13B5">
          <w:t>aplicação</w:t>
        </w:r>
        <w:r w:rsidR="004D13B5">
          <w:t xml:space="preserve"> </w:t>
        </w:r>
      </w:ins>
      <w:r w:rsidR="00E810D0">
        <w:t xml:space="preserve">Web </w:t>
      </w:r>
      <w:r w:rsidR="00397EC2">
        <w:t>é</w:t>
      </w:r>
      <w:ins w:id="3045" w:author="Juliano Varella De Carvalho" w:date="2020-11-06T16:03:00Z">
        <w:r w:rsidR="004D13B5">
          <w:t xml:space="preserve"> bastante</w:t>
        </w:r>
      </w:ins>
      <w:r w:rsidR="00E810D0">
        <w:t xml:space="preserve"> complex</w:t>
      </w:r>
      <w:r w:rsidR="00397EC2">
        <w:t>o</w:t>
      </w:r>
      <w:r w:rsidR="00E810D0">
        <w:t>.</w:t>
      </w:r>
    </w:p>
    <w:p w14:paraId="7260ECDC" w14:textId="1132916D" w:rsidR="00310A4E" w:rsidRDefault="00310A4E" w:rsidP="004D13B5">
      <w:r>
        <w:tab/>
        <w:t>Com o sistema desenvolvido, foi enviado</w:t>
      </w:r>
      <w:del w:id="3046" w:author="Juliano Varella De Carvalho" w:date="2020-11-06T16:03:00Z">
        <w:r w:rsidDel="004D13B5">
          <w:delText xml:space="preserve"> o</w:delText>
        </w:r>
      </w:del>
      <w:r>
        <w:t xml:space="preserve"> e-mail a todos que optaram por participar da pesquisa no</w:t>
      </w:r>
      <w:ins w:id="3047" w:author="Juliano Varella De Carvalho" w:date="2020-11-06T16:03:00Z">
        <w:r w:rsidR="004D13B5">
          <w:t xml:space="preserve"> </w:t>
        </w:r>
      </w:ins>
      <w:del w:id="3048" w:author="Juliano Varella De Carvalho" w:date="2020-11-06T16:03:00Z">
        <w:r w:rsidDel="004D13B5">
          <w:tab/>
          <w:delText xml:space="preserve"> </w:delText>
        </w:r>
      </w:del>
      <w:r>
        <w:t>questionário.</w:t>
      </w:r>
      <w:r w:rsidR="00FA3266">
        <w:t xml:space="preserve"> Nisso foi visto que os usuários não </w:t>
      </w:r>
      <w:r w:rsidR="00143D40">
        <w:t>têm</w:t>
      </w:r>
      <w:r w:rsidR="00FA3266">
        <w:t xml:space="preserve"> uma boa aderência a estudos enviados via </w:t>
      </w:r>
      <w:r w:rsidR="00C2384E">
        <w:t>e</w:t>
      </w:r>
      <w:commentRangeStart w:id="3049"/>
      <w:r w:rsidR="00C2384E">
        <w:t>-mail</w:t>
      </w:r>
      <w:ins w:id="3050" w:author="Juliano Varella De Carvalho" w:date="2020-11-06T16:04:00Z">
        <w:r w:rsidR="004D13B5">
          <w:t>.</w:t>
        </w:r>
        <w:commentRangeEnd w:id="3049"/>
        <w:r w:rsidR="004D13B5">
          <w:rPr>
            <w:rStyle w:val="CommentReference"/>
          </w:rPr>
          <w:commentReference w:id="3049"/>
        </w:r>
      </w:ins>
      <w:del w:id="3051" w:author="Juliano Varella De Carvalho" w:date="2020-11-06T16:04:00Z">
        <w:r w:rsidR="00FA3266" w:rsidDel="004D13B5">
          <w:delText>,</w:delText>
        </w:r>
      </w:del>
      <w:r w:rsidR="00180C6A">
        <w:t xml:space="preserve"> </w:t>
      </w:r>
      <w:del w:id="3052" w:author="Juliano Varella De Carvalho" w:date="2020-11-06T16:04:00Z">
        <w:r w:rsidR="00180C6A" w:rsidDel="004D13B5">
          <w:delText>então</w:delText>
        </w:r>
      </w:del>
      <w:ins w:id="3053" w:author="Juliano Varella De Carvalho" w:date="2020-11-06T16:04:00Z">
        <w:r w:rsidR="004D13B5">
          <w:t>Portanto</w:t>
        </w:r>
      </w:ins>
      <w:r w:rsidR="00180C6A">
        <w:t xml:space="preserve">, </w:t>
      </w:r>
      <w:del w:id="3054" w:author="Juliano Varella De Carvalho" w:date="2020-11-06T16:05:00Z">
        <w:r w:rsidR="00180C6A" w:rsidDel="004D13B5">
          <w:delText xml:space="preserve">foi </w:delText>
        </w:r>
      </w:del>
      <w:ins w:id="3055" w:author="Juliano Varella De Carvalho" w:date="2020-11-06T16:05:00Z">
        <w:r w:rsidR="004D13B5">
          <w:t>foram</w:t>
        </w:r>
        <w:r w:rsidR="004D13B5">
          <w:t xml:space="preserve"> </w:t>
        </w:r>
      </w:ins>
      <w:r w:rsidR="00180C6A">
        <w:t>escolhido</w:t>
      </w:r>
      <w:ins w:id="3056" w:author="Juliano Varella De Carvalho" w:date="2020-11-06T16:05:00Z">
        <w:r w:rsidR="004D13B5">
          <w:t>s</w:t>
        </w:r>
      </w:ins>
      <w:r w:rsidR="00180C6A">
        <w:t xml:space="preserve"> </w:t>
      </w:r>
      <w:del w:id="3057" w:author="Juliano Varella De Carvalho" w:date="2020-11-06T16:05:00Z">
        <w:r w:rsidR="00180C6A" w:rsidDel="004D13B5">
          <w:delText xml:space="preserve">os </w:delText>
        </w:r>
      </w:del>
      <w:ins w:id="3058" w:author="Juliano Varella De Carvalho" w:date="2020-11-06T16:05:00Z">
        <w:r w:rsidR="004D13B5">
          <w:t>respondentes</w:t>
        </w:r>
        <w:r w:rsidR="004D13B5">
          <w:t xml:space="preserve"> </w:t>
        </w:r>
      </w:ins>
      <w:r w:rsidR="006C128D">
        <w:t>com mais</w:t>
      </w:r>
      <w:r w:rsidR="00180C6A">
        <w:t xml:space="preserve"> </w:t>
      </w:r>
      <w:r w:rsidR="000E1436">
        <w:t>afinidade</w:t>
      </w:r>
      <w:ins w:id="3059" w:author="Juliano Varella De Carvalho" w:date="2020-11-06T16:05:00Z">
        <w:r w:rsidR="004D13B5">
          <w:t xml:space="preserve"> com o autor</w:t>
        </w:r>
      </w:ins>
      <w:r w:rsidR="00180C6A">
        <w:t xml:space="preserve"> e solicitado</w:t>
      </w:r>
      <w:r w:rsidR="00D20D74">
        <w:t xml:space="preserve"> pessoalmente</w:t>
      </w:r>
      <w:r w:rsidR="00180C6A">
        <w:t xml:space="preserve"> que utilizassem a aplicação para auxiliar no trabalho.</w:t>
      </w:r>
    </w:p>
    <w:p w14:paraId="534FDDF8" w14:textId="6EEA2789" w:rsidR="007468ED" w:rsidDel="004D13B5" w:rsidRDefault="00143D40" w:rsidP="004D13B5">
      <w:pPr>
        <w:rPr>
          <w:del w:id="3060" w:author="Juliano Varella De Carvalho" w:date="2020-11-06T16:07:00Z"/>
        </w:rPr>
      </w:pPr>
      <w:r>
        <w:tab/>
      </w:r>
      <w:r w:rsidR="00D20D74">
        <w:t xml:space="preserve">Mesmo </w:t>
      </w:r>
      <w:r w:rsidR="00F50349">
        <w:t xml:space="preserve">solicitando pessoalmente, foi obtido um baixo uso na aplicação, </w:t>
      </w:r>
      <w:r w:rsidR="001144BC">
        <w:t xml:space="preserve">gerando assim uma base muito pequena para </w:t>
      </w:r>
      <w:del w:id="3061" w:author="Juliano Varella De Carvalho" w:date="2020-11-06T16:05:00Z">
        <w:r w:rsidR="001144BC" w:rsidDel="004D13B5">
          <w:delText xml:space="preserve">o </w:delText>
        </w:r>
      </w:del>
      <w:ins w:id="3062" w:author="Juliano Varella De Carvalho" w:date="2020-11-06T16:05:00Z">
        <w:r w:rsidR="004D13B5">
          <w:t>aplicação do algoritmo</w:t>
        </w:r>
        <w:r w:rsidR="004D13B5">
          <w:t xml:space="preserve"> </w:t>
        </w:r>
      </w:ins>
      <w:r w:rsidR="001144BC">
        <w:t>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w:t>
      </w:r>
      <w:ins w:id="3063" w:author="Juliano Varella De Carvalho" w:date="2020-11-06T16:05:00Z">
        <w:r w:rsidR="004D13B5">
          <w:t xml:space="preserve">quando </w:t>
        </w:r>
      </w:ins>
      <w:r w:rsidR="00C61F65">
        <w:t xml:space="preserve">as aplicações </w:t>
      </w:r>
      <w:del w:id="3064" w:author="Juliano Varella De Carvalho" w:date="2020-11-06T16:05:00Z">
        <w:r w:rsidR="00C61F65" w:rsidDel="004D13B5">
          <w:delText xml:space="preserve">que </w:delText>
        </w:r>
      </w:del>
      <w:r w:rsidR="00C61F65">
        <w:t>estão iniciando e não tem um histórico de dados muito grande.</w:t>
      </w:r>
      <w:ins w:id="3065" w:author="Juliano Varella De Carvalho" w:date="2020-11-06T16:05:00Z">
        <w:r w:rsidR="004D13B5">
          <w:t xml:space="preserve"> </w:t>
        </w:r>
      </w:ins>
      <w:del w:id="3066" w:author="Juliano Varella De Carvalho" w:date="2020-11-06T16:05:00Z">
        <w:r w:rsidR="00153B58" w:rsidDel="004D13B5">
          <w:tab/>
        </w:r>
      </w:del>
      <w:r w:rsidR="00153B58">
        <w:t xml:space="preserve">Para </w:t>
      </w:r>
      <w:del w:id="3067" w:author="Juliano Varella De Carvalho" w:date="2020-11-06T16:06:00Z">
        <w:r w:rsidR="00153B58" w:rsidDel="004D13B5">
          <w:delText xml:space="preserve">tratar </w:delText>
        </w:r>
      </w:del>
      <w:ins w:id="3068" w:author="Juliano Varella De Carvalho" w:date="2020-11-06T16:06:00Z">
        <w:r w:rsidR="004D13B5">
          <w:t>lidar melhor com a acurácia inicial do KNN muito baixa</w:t>
        </w:r>
      </w:ins>
      <w:del w:id="3069" w:author="Juliano Varella De Carvalho" w:date="2020-11-06T16:06:00Z">
        <w:r w:rsidR="00A8184A" w:rsidDel="004D13B5">
          <w:delText>esse problema</w:delText>
        </w:r>
      </w:del>
      <w:r w:rsidR="00153B58">
        <w:t>, foi desenvolvid</w:t>
      </w:r>
      <w:ins w:id="3070" w:author="Juliano Varella De Carvalho" w:date="2020-11-06T16:06:00Z">
        <w:r w:rsidR="004D13B5">
          <w:t>a</w:t>
        </w:r>
      </w:ins>
      <w:del w:id="3071" w:author="Juliano Varella De Carvalho" w:date="2020-11-06T16:06:00Z">
        <w:r w:rsidR="00153B58" w:rsidDel="004D13B5">
          <w:delText>o</w:delText>
        </w:r>
      </w:del>
      <w:r w:rsidR="00153B58">
        <w:t xml:space="preserve"> a taxonomia dos gêneros, mantendo somente os principais</w:t>
      </w:r>
      <w:ins w:id="3072" w:author="Juliano Varella De Carvalho" w:date="2020-11-06T16:06:00Z">
        <w:r w:rsidR="004D13B5">
          <w:t xml:space="preserve"> gêneros</w:t>
        </w:r>
      </w:ins>
      <w:r w:rsidR="00153B58">
        <w:t xml:space="preserve">, e com isso, reduzindo o </w:t>
      </w:r>
      <w:r w:rsidR="00584B02">
        <w:t>número</w:t>
      </w:r>
      <w:r w:rsidR="00153B58">
        <w:t xml:space="preserve"> de resultados possíveis</w:t>
      </w:r>
      <w:ins w:id="3073" w:author="Juliano Varella De Carvalho" w:date="2020-11-06T16:06:00Z">
        <w:r w:rsidR="004D13B5">
          <w:t xml:space="preserve">, o que melhorou </w:t>
        </w:r>
      </w:ins>
      <w:del w:id="3074" w:author="Juliano Varella De Carvalho" w:date="2020-11-06T16:06:00Z">
        <w:r w:rsidR="00153B58" w:rsidDel="004D13B5">
          <w:delText xml:space="preserve"> auxiliando</w:delText>
        </w:r>
      </w:del>
      <w:ins w:id="3075" w:author="Juliano Varella De Carvalho" w:date="2020-11-06T16:06:00Z">
        <w:r w:rsidR="004D13B5">
          <w:t>a acurácia do</w:t>
        </w:r>
      </w:ins>
      <w:r w:rsidR="00153B58">
        <w:t xml:space="preserve"> KNN </w:t>
      </w:r>
      <w:del w:id="3076" w:author="Juliano Varella De Carvalho" w:date="2020-11-06T16:06:00Z">
        <w:r w:rsidR="00153B58" w:rsidDel="004D13B5">
          <w:delText xml:space="preserve">a </w:delText>
        </w:r>
      </w:del>
      <w:ins w:id="3077" w:author="Juliano Varella De Carvalho" w:date="2020-11-06T16:06:00Z">
        <w:r w:rsidR="004D13B5">
          <w:t>em</w:t>
        </w:r>
        <w:r w:rsidR="004D13B5">
          <w:t xml:space="preserve"> </w:t>
        </w:r>
      </w:ins>
      <w:r w:rsidR="00153B58">
        <w:t>predizer um melhor resultado.</w:t>
      </w:r>
      <w:r w:rsidR="00976E8E">
        <w:t xml:space="preserve"> </w:t>
      </w:r>
    </w:p>
    <w:p w14:paraId="27FBAEA1" w14:textId="77777777" w:rsidR="004D13B5" w:rsidRDefault="004D13B5" w:rsidP="004D13B5">
      <w:pPr>
        <w:rPr>
          <w:ins w:id="3078" w:author="Juliano Varella De Carvalho" w:date="2020-11-06T16:07:00Z"/>
        </w:rPr>
      </w:pPr>
    </w:p>
    <w:p w14:paraId="277B42B4" w14:textId="606BC813" w:rsidR="00517C48" w:rsidRDefault="00517C48" w:rsidP="004D13B5">
      <w:r>
        <w:tab/>
        <w:t>Porém, mesmo com a redução das classes, o modelo obteve uma baixa acurácia nas recomendações.</w:t>
      </w:r>
      <w:r w:rsidR="009A4547">
        <w:t xml:space="preserve"> </w:t>
      </w:r>
      <w:ins w:id="3079" w:author="Juliano Varella De Carvalho" w:date="2020-11-06T16:07:00Z">
        <w:r w:rsidR="004D13B5">
          <w:t xml:space="preserve">Logo, </w:t>
        </w:r>
      </w:ins>
      <w:del w:id="3080" w:author="Juliano Varella De Carvalho" w:date="2020-11-06T16:07:00Z">
        <w:r w:rsidR="009A4547" w:rsidDel="004D13B5">
          <w:delText>Apresentando a</w:delText>
        </w:r>
      </w:del>
      <w:ins w:id="3081" w:author="Juliano Varella De Carvalho" w:date="2020-11-06T16:07:00Z">
        <w:r w:rsidR="004D13B5">
          <w:t>há</w:t>
        </w:r>
      </w:ins>
      <w:r w:rsidR="009A4547">
        <w:t xml:space="preserve"> </w:t>
      </w:r>
      <w:ins w:id="3082" w:author="Juliano Varella De Carvalho" w:date="2020-11-06T16:07:00Z">
        <w:r w:rsidR="004D13B5">
          <w:t xml:space="preserve">a </w:t>
        </w:r>
      </w:ins>
      <w:r w:rsidR="009A4547">
        <w:t>necessidade de uma melhoria nas características</w:t>
      </w:r>
      <w:r w:rsidR="00962964">
        <w:t xml:space="preserve"> </w:t>
      </w:r>
      <w:ins w:id="3083" w:author="Juliano Varella De Carvalho" w:date="2020-11-06T16:07:00Z">
        <w:r w:rsidR="004D13B5">
          <w:t xml:space="preserve">coletadas dos </w:t>
        </w:r>
        <w:r w:rsidR="004D13B5">
          <w:lastRenderedPageBreak/>
          <w:t>usuários</w:t>
        </w:r>
      </w:ins>
      <w:del w:id="3084" w:author="Juliano Varella De Carvalho" w:date="2020-11-06T16:07:00Z">
        <w:r w:rsidR="00962964" w:rsidDel="004D13B5">
          <w:delText>do modelo</w:delText>
        </w:r>
        <w:r w:rsidR="009A4547" w:rsidDel="004D13B5">
          <w:delText xml:space="preserve"> ou da aplicação de outros </w:delText>
        </w:r>
        <w:r w:rsidR="00B511F4" w:rsidDel="004D13B5">
          <w:delText>algoritmos</w:delText>
        </w:r>
        <w:r w:rsidR="009A4547" w:rsidDel="004D13B5">
          <w:delText xml:space="preserve"> que não sejam o KNN</w:delText>
        </w:r>
        <w:r w:rsidR="00B511F4" w:rsidDel="004D13B5">
          <w:delText xml:space="preserve"> ao </w:delText>
        </w:r>
        <w:r w:rsidR="001003C3" w:rsidDel="004D13B5">
          <w:delText>ele</w:delText>
        </w:r>
      </w:del>
      <w:ins w:id="3085" w:author="Juliano Varella De Carvalho" w:date="2020-11-06T16:08:00Z">
        <w:r w:rsidR="004D13B5">
          <w:t>, bem como um aumento na base de dados. Posterior a isto, será possível</w:t>
        </w:r>
      </w:ins>
      <w:del w:id="3086" w:author="Juliano Varella De Carvalho" w:date="2020-11-06T16:08:00Z">
        <w:r w:rsidR="009A4547" w:rsidDel="004D13B5">
          <w:delText>.</w:delText>
        </w:r>
      </w:del>
      <w:ins w:id="3087" w:author="Juliano Varella De Carvalho" w:date="2020-11-06T16:08:00Z">
        <w:r w:rsidR="004D13B5">
          <w:t xml:space="preserve"> também avaliar acurácia do KNN em relação a outros algoritmos de </w:t>
        </w:r>
        <w:r w:rsidR="004D13B5" w:rsidRPr="004D13B5">
          <w:rPr>
            <w:i/>
            <w:iCs w:val="0"/>
            <w:rPrChange w:id="3088" w:author="Juliano Varella De Carvalho" w:date="2020-11-06T16:09:00Z">
              <w:rPr/>
            </w:rPrChange>
          </w:rPr>
          <w:t>Machine Lear</w:t>
        </w:r>
      </w:ins>
      <w:ins w:id="3089" w:author="Juliano Varella De Carvalho" w:date="2020-11-06T16:09:00Z">
        <w:r w:rsidR="004D13B5" w:rsidRPr="004D13B5">
          <w:rPr>
            <w:i/>
            <w:iCs w:val="0"/>
            <w:rPrChange w:id="3090" w:author="Juliano Varella De Carvalho" w:date="2020-11-06T16:09:00Z">
              <w:rPr/>
            </w:rPrChange>
          </w:rPr>
          <w:t>ning</w:t>
        </w:r>
        <w:r w:rsidR="004D13B5">
          <w:t>.</w:t>
        </w:r>
      </w:ins>
    </w:p>
    <w:p w14:paraId="64281C57" w14:textId="460C2B6C" w:rsidR="007468ED" w:rsidRDefault="0066283C" w:rsidP="004D13B5">
      <w:pPr>
        <w:pStyle w:val="Heading2"/>
      </w:pPr>
      <w:bookmarkStart w:id="3091" w:name="_Toc55260978"/>
      <w:r>
        <w:t>Trabalhos futuros</w:t>
      </w:r>
      <w:bookmarkEnd w:id="3091"/>
    </w:p>
    <w:p w14:paraId="62A984E0" w14:textId="1AE41C5E" w:rsidR="00330AAC" w:rsidRPr="00330AAC" w:rsidRDefault="00595F70" w:rsidP="004D13B5">
      <w:r>
        <w:tab/>
      </w:r>
      <w:r w:rsidR="00330AAC">
        <w:t xml:space="preserve">Abaixo </w:t>
      </w:r>
      <w:del w:id="3092" w:author="Juliano Varella De Carvalho" w:date="2020-11-06T16:09:00Z">
        <w:r w:rsidR="00330AAC" w:rsidDel="004D13B5">
          <w:delText>é apresentado</w:delText>
        </w:r>
      </w:del>
      <w:ins w:id="3093" w:author="Juliano Varella De Carvalho" w:date="2020-11-06T16:09:00Z">
        <w:r w:rsidR="004D13B5">
          <w:t>são</w:t>
        </w:r>
      </w:ins>
      <w:r w:rsidR="00330AAC">
        <w:t xml:space="preserve"> </w:t>
      </w:r>
      <w:ins w:id="3094" w:author="Juliano Varella De Carvalho" w:date="2020-11-06T16:09:00Z">
        <w:r w:rsidR="004D13B5">
          <w:t xml:space="preserve">apresentadas </w:t>
        </w:r>
      </w:ins>
      <w:r w:rsidR="00330AAC">
        <w:t>algumas melhorias e continuidade nos estudos relativos ao sistema de recomendação apresentado.</w:t>
      </w:r>
    </w:p>
    <w:p w14:paraId="17034882" w14:textId="0AF02FB5" w:rsidR="00E47144" w:rsidRPr="004D13B5" w:rsidRDefault="007F0694" w:rsidP="004D13B5">
      <w:pPr>
        <w:pStyle w:val="Listas1"/>
        <w:rPr>
          <w:b w:val="0"/>
          <w:bCs w:val="0"/>
          <w:rPrChange w:id="3095" w:author="Juliano Varella De Carvalho" w:date="2020-11-06T16:10:00Z">
            <w:rPr/>
          </w:rPrChange>
        </w:rPr>
      </w:pPr>
      <w:r w:rsidRPr="004D13B5">
        <w:rPr>
          <w:b w:val="0"/>
          <w:bCs w:val="0"/>
          <w:rPrChange w:id="3096" w:author="Juliano Varella De Carvalho" w:date="2020-11-06T16:10:00Z">
            <w:rPr/>
          </w:rPrChange>
        </w:rPr>
        <w:t xml:space="preserve">Desenvolver uma extensão mais simples para conectar ao Spotify, como uma extensão do </w:t>
      </w:r>
      <w:r w:rsidR="00EC7695" w:rsidRPr="004D13B5">
        <w:rPr>
          <w:b w:val="0"/>
          <w:bCs w:val="0"/>
          <w:rPrChange w:id="3097" w:author="Juliano Varella De Carvalho" w:date="2020-11-06T16:10:00Z">
            <w:rPr/>
          </w:rPrChange>
        </w:rPr>
        <w:t xml:space="preserve">Google </w:t>
      </w:r>
      <w:r w:rsidRPr="004D13B5">
        <w:rPr>
          <w:b w:val="0"/>
          <w:bCs w:val="0"/>
          <w:rPrChange w:id="3098" w:author="Juliano Varella De Carvalho" w:date="2020-11-06T16:10:00Z">
            <w:rPr/>
          </w:rPrChange>
        </w:rPr>
        <w:t>Chrome</w:t>
      </w:r>
      <w:ins w:id="3099" w:author="Juliano Varella De Carvalho" w:date="2020-11-06T16:09:00Z">
        <w:r w:rsidR="004D13B5" w:rsidRPr="004D13B5">
          <w:rPr>
            <w:b w:val="0"/>
            <w:bCs w:val="0"/>
            <w:rPrChange w:id="3100" w:author="Juliano Varella De Carvalho" w:date="2020-11-06T16:10:00Z">
              <w:rPr/>
            </w:rPrChange>
          </w:rPr>
          <w:t>;</w:t>
        </w:r>
      </w:ins>
    </w:p>
    <w:p w14:paraId="04166A29" w14:textId="1D8B3D67" w:rsidR="00626AA7" w:rsidRPr="004D13B5" w:rsidRDefault="005A7421" w:rsidP="004D13B5">
      <w:pPr>
        <w:pStyle w:val="Listas1"/>
        <w:rPr>
          <w:b w:val="0"/>
          <w:bCs w:val="0"/>
          <w:rPrChange w:id="3101" w:author="Juliano Varella De Carvalho" w:date="2020-11-06T16:10:00Z">
            <w:rPr/>
          </w:rPrChange>
        </w:rPr>
      </w:pPr>
      <w:r w:rsidRPr="004D13B5">
        <w:rPr>
          <w:b w:val="0"/>
          <w:bCs w:val="0"/>
          <w:rPrChange w:id="3102" w:author="Juliano Varella De Carvalho" w:date="2020-11-06T16:10:00Z">
            <w:rPr/>
          </w:rPrChange>
        </w:rPr>
        <w:t xml:space="preserve">Encontrar uma base mais completa para realizar a taxonomia dos </w:t>
      </w:r>
      <w:r w:rsidR="008C3534" w:rsidRPr="004D13B5">
        <w:rPr>
          <w:b w:val="0"/>
          <w:bCs w:val="0"/>
          <w:rPrChange w:id="3103" w:author="Juliano Varella De Carvalho" w:date="2020-11-06T16:10:00Z">
            <w:rPr/>
          </w:rPrChange>
        </w:rPr>
        <w:t>gêneros</w:t>
      </w:r>
      <w:ins w:id="3104" w:author="Juliano Varella De Carvalho" w:date="2020-11-06T16:09:00Z">
        <w:r w:rsidR="004D13B5" w:rsidRPr="004D13B5">
          <w:rPr>
            <w:b w:val="0"/>
            <w:bCs w:val="0"/>
            <w:rPrChange w:id="3105" w:author="Juliano Varella De Carvalho" w:date="2020-11-06T16:10:00Z">
              <w:rPr/>
            </w:rPrChange>
          </w:rPr>
          <w:t>;</w:t>
        </w:r>
      </w:ins>
    </w:p>
    <w:p w14:paraId="4DAE0FBD" w14:textId="75ADD397" w:rsidR="00EC7695" w:rsidRPr="004D13B5" w:rsidRDefault="00782E87" w:rsidP="004D13B5">
      <w:pPr>
        <w:pStyle w:val="Listas1"/>
        <w:rPr>
          <w:b w:val="0"/>
          <w:bCs w:val="0"/>
          <w:rPrChange w:id="3106" w:author="Juliano Varella De Carvalho" w:date="2020-11-06T16:10:00Z">
            <w:rPr/>
          </w:rPrChange>
        </w:rPr>
      </w:pPr>
      <w:r w:rsidRPr="004D13B5">
        <w:rPr>
          <w:b w:val="0"/>
          <w:bCs w:val="0"/>
          <w:rPrChange w:id="3107" w:author="Juliano Varella De Carvalho" w:date="2020-11-06T16:10:00Z">
            <w:rPr/>
          </w:rPrChange>
        </w:rPr>
        <w:t>Realizar a leitura d</w:t>
      </w:r>
      <w:r w:rsidR="00626AA7" w:rsidRPr="004D13B5">
        <w:rPr>
          <w:b w:val="0"/>
          <w:bCs w:val="0"/>
          <w:rPrChange w:id="3108" w:author="Juliano Varella De Carvalho" w:date="2020-11-06T16:10:00Z">
            <w:rPr/>
          </w:rPrChange>
        </w:rPr>
        <w:t xml:space="preserve">a emoção através dos batimentos cardíacos de um </w:t>
      </w:r>
      <w:r w:rsidR="00626AA7" w:rsidRPr="004D13B5">
        <w:rPr>
          <w:b w:val="0"/>
          <w:bCs w:val="0"/>
          <w:i/>
          <w:rPrChange w:id="3109" w:author="Juliano Varella De Carvalho" w:date="2020-11-06T16:10:00Z">
            <w:rPr>
              <w:i/>
            </w:rPr>
          </w:rPrChange>
        </w:rPr>
        <w:t>wearable</w:t>
      </w:r>
      <w:ins w:id="3110" w:author="Juliano Varella De Carvalho" w:date="2020-11-06T16:09:00Z">
        <w:r w:rsidR="004D13B5" w:rsidRPr="004D13B5">
          <w:rPr>
            <w:b w:val="0"/>
            <w:bCs w:val="0"/>
            <w:i/>
            <w:rPrChange w:id="3111" w:author="Juliano Varella De Carvalho" w:date="2020-11-06T16:10:00Z">
              <w:rPr>
                <w:i/>
              </w:rPr>
            </w:rPrChange>
          </w:rPr>
          <w:t>;</w:t>
        </w:r>
      </w:ins>
    </w:p>
    <w:p w14:paraId="13F6C7B9" w14:textId="17A6DE16" w:rsidR="00EC7695" w:rsidRPr="004D13B5" w:rsidRDefault="00A9264D" w:rsidP="004D13B5">
      <w:pPr>
        <w:pStyle w:val="Listas1"/>
        <w:rPr>
          <w:b w:val="0"/>
          <w:bCs w:val="0"/>
          <w:rPrChange w:id="3112" w:author="Juliano Varella De Carvalho" w:date="2020-11-06T16:10:00Z">
            <w:rPr/>
          </w:rPrChange>
        </w:rPr>
      </w:pPr>
      <w:r w:rsidRPr="004D13B5">
        <w:rPr>
          <w:b w:val="0"/>
          <w:bCs w:val="0"/>
          <w:rPrChange w:id="3113" w:author="Juliano Varella De Carvalho" w:date="2020-11-06T16:10:00Z">
            <w:rPr/>
          </w:rPrChange>
        </w:rPr>
        <w:t xml:space="preserve">Carregar histórico do Spotify para auxiliar o </w:t>
      </w:r>
      <w:r w:rsidR="006A48DB" w:rsidRPr="004D13B5">
        <w:rPr>
          <w:b w:val="0"/>
          <w:bCs w:val="0"/>
          <w:i/>
          <w:rPrChange w:id="3114" w:author="Juliano Varella De Carvalho" w:date="2020-11-06T16:10:00Z">
            <w:rPr>
              <w:i/>
            </w:rPr>
          </w:rPrChange>
        </w:rPr>
        <w:t>C</w:t>
      </w:r>
      <w:r w:rsidRPr="004D13B5">
        <w:rPr>
          <w:b w:val="0"/>
          <w:bCs w:val="0"/>
          <w:i/>
          <w:rPrChange w:id="3115" w:author="Juliano Varella De Carvalho" w:date="2020-11-06T16:10:00Z">
            <w:rPr>
              <w:i/>
            </w:rPr>
          </w:rPrChange>
        </w:rPr>
        <w:t xml:space="preserve">old </w:t>
      </w:r>
      <w:r w:rsidR="006A48DB" w:rsidRPr="004D13B5">
        <w:rPr>
          <w:b w:val="0"/>
          <w:bCs w:val="0"/>
          <w:i/>
          <w:rPrChange w:id="3116" w:author="Juliano Varella De Carvalho" w:date="2020-11-06T16:10:00Z">
            <w:rPr>
              <w:i/>
            </w:rPr>
          </w:rPrChange>
        </w:rPr>
        <w:t>S</w:t>
      </w:r>
      <w:r w:rsidRPr="004D13B5">
        <w:rPr>
          <w:b w:val="0"/>
          <w:bCs w:val="0"/>
          <w:i/>
          <w:rPrChange w:id="3117" w:author="Juliano Varella De Carvalho" w:date="2020-11-06T16:10:00Z">
            <w:rPr>
              <w:i/>
            </w:rPr>
          </w:rPrChange>
        </w:rPr>
        <w:t>tart</w:t>
      </w:r>
      <w:r w:rsidRPr="004D13B5">
        <w:rPr>
          <w:b w:val="0"/>
          <w:bCs w:val="0"/>
          <w:rPrChange w:id="3118" w:author="Juliano Varella De Carvalho" w:date="2020-11-06T16:10:00Z">
            <w:rPr/>
          </w:rPrChange>
        </w:rPr>
        <w:t xml:space="preserve"> do </w:t>
      </w:r>
      <w:r w:rsidR="003C72A4" w:rsidRPr="004D13B5">
        <w:rPr>
          <w:b w:val="0"/>
          <w:bCs w:val="0"/>
          <w:rPrChange w:id="3119" w:author="Juliano Varella De Carvalho" w:date="2020-11-06T16:10:00Z">
            <w:rPr/>
          </w:rPrChange>
        </w:rPr>
        <w:t>KNN</w:t>
      </w:r>
      <w:ins w:id="3120" w:author="Juliano Varella De Carvalho" w:date="2020-11-06T16:09:00Z">
        <w:r w:rsidR="004D13B5" w:rsidRPr="004D13B5">
          <w:rPr>
            <w:b w:val="0"/>
            <w:bCs w:val="0"/>
            <w:rPrChange w:id="3121" w:author="Juliano Varella De Carvalho" w:date="2020-11-06T16:10:00Z">
              <w:rPr/>
            </w:rPrChange>
          </w:rPr>
          <w:t>;</w:t>
        </w:r>
      </w:ins>
    </w:p>
    <w:p w14:paraId="2621901A" w14:textId="684FEC89" w:rsidR="00ED5086" w:rsidRPr="004D13B5" w:rsidRDefault="00ED5086" w:rsidP="004D13B5">
      <w:pPr>
        <w:pStyle w:val="Listas1"/>
        <w:rPr>
          <w:b w:val="0"/>
          <w:bCs w:val="0"/>
          <w:rPrChange w:id="3122" w:author="Juliano Varella De Carvalho" w:date="2020-11-06T16:10:00Z">
            <w:rPr/>
          </w:rPrChange>
        </w:rPr>
      </w:pPr>
      <w:r w:rsidRPr="004D13B5">
        <w:rPr>
          <w:b w:val="0"/>
          <w:bCs w:val="0"/>
          <w:rPrChange w:id="3123" w:author="Juliano Varella De Carvalho" w:date="2020-11-06T16:10:00Z">
            <w:rPr/>
          </w:rPrChange>
        </w:rPr>
        <w:t xml:space="preserve">Realizar perguntas sobre gêneros, músicas e artistas para auxiliar no </w:t>
      </w:r>
      <w:r w:rsidRPr="004D13B5">
        <w:rPr>
          <w:b w:val="0"/>
          <w:bCs w:val="0"/>
          <w:i/>
          <w:rPrChange w:id="3124" w:author="Juliano Varella De Carvalho" w:date="2020-11-06T16:10:00Z">
            <w:rPr>
              <w:i/>
            </w:rPr>
          </w:rPrChange>
        </w:rPr>
        <w:t>Cold Start</w:t>
      </w:r>
      <w:r w:rsidRPr="004D13B5">
        <w:rPr>
          <w:b w:val="0"/>
          <w:bCs w:val="0"/>
          <w:rPrChange w:id="3125" w:author="Juliano Varella De Carvalho" w:date="2020-11-06T16:10:00Z">
            <w:rPr/>
          </w:rPrChange>
        </w:rPr>
        <w:t xml:space="preserve"> do KNN</w:t>
      </w:r>
      <w:ins w:id="3126" w:author="Juliano Varella De Carvalho" w:date="2020-11-06T16:09:00Z">
        <w:r w:rsidR="004D13B5" w:rsidRPr="004D13B5">
          <w:rPr>
            <w:b w:val="0"/>
            <w:bCs w:val="0"/>
            <w:rPrChange w:id="3127" w:author="Juliano Varella De Carvalho" w:date="2020-11-06T16:10:00Z">
              <w:rPr/>
            </w:rPrChange>
          </w:rPr>
          <w:t>;</w:t>
        </w:r>
      </w:ins>
    </w:p>
    <w:p w14:paraId="42514197" w14:textId="1A5DDB60" w:rsidR="00686E20" w:rsidRPr="004D13B5" w:rsidRDefault="00686E20" w:rsidP="004D13B5">
      <w:pPr>
        <w:pStyle w:val="Listas1"/>
        <w:rPr>
          <w:b w:val="0"/>
          <w:bCs w:val="0"/>
          <w:rPrChange w:id="3128" w:author="Juliano Varella De Carvalho" w:date="2020-11-06T16:10:00Z">
            <w:rPr/>
          </w:rPrChange>
        </w:rPr>
      </w:pPr>
      <w:r w:rsidRPr="004D13B5">
        <w:rPr>
          <w:b w:val="0"/>
          <w:bCs w:val="0"/>
          <w:rPrChange w:id="3129" w:author="Juliano Varella De Carvalho" w:date="2020-11-06T16:10:00Z">
            <w:rPr/>
          </w:rPrChange>
        </w:rPr>
        <w:t xml:space="preserve">Aperfeiçoar </w:t>
      </w:r>
      <w:r w:rsidR="00480C05" w:rsidRPr="004D13B5">
        <w:rPr>
          <w:b w:val="0"/>
          <w:bCs w:val="0"/>
          <w:rPrChange w:id="3130" w:author="Juliano Varella De Carvalho" w:date="2020-11-06T16:10:00Z">
            <w:rPr/>
          </w:rPrChange>
        </w:rPr>
        <w:t xml:space="preserve">atributos </w:t>
      </w:r>
      <w:r w:rsidRPr="004D13B5">
        <w:rPr>
          <w:b w:val="0"/>
          <w:bCs w:val="0"/>
          <w:rPrChange w:id="3131" w:author="Juliano Varella De Carvalho" w:date="2020-11-06T16:10:00Z">
            <w:rPr/>
          </w:rPrChange>
        </w:rPr>
        <w:t>do modelo</w:t>
      </w:r>
      <w:r w:rsidR="00480C05" w:rsidRPr="004D13B5">
        <w:rPr>
          <w:b w:val="0"/>
          <w:bCs w:val="0"/>
          <w:rPrChange w:id="3132" w:author="Juliano Varella De Carvalho" w:date="2020-11-06T16:10:00Z">
            <w:rPr/>
          </w:rPrChange>
        </w:rPr>
        <w:t xml:space="preserve"> para aumentar </w:t>
      </w:r>
      <w:r w:rsidR="009B6B8A" w:rsidRPr="004D13B5">
        <w:rPr>
          <w:b w:val="0"/>
          <w:bCs w:val="0"/>
          <w:rPrChange w:id="3133" w:author="Juliano Varella De Carvalho" w:date="2020-11-06T16:10:00Z">
            <w:rPr/>
          </w:rPrChange>
        </w:rPr>
        <w:t>a</w:t>
      </w:r>
      <w:ins w:id="3134" w:author="Juliano Varella De Carvalho" w:date="2020-11-06T16:09:00Z">
        <w:r w:rsidR="004D13B5" w:rsidRPr="004D13B5">
          <w:rPr>
            <w:b w:val="0"/>
            <w:bCs w:val="0"/>
            <w:rPrChange w:id="3135" w:author="Juliano Varella De Carvalho" w:date="2020-11-06T16:10:00Z">
              <w:rPr/>
            </w:rPrChange>
          </w:rPr>
          <w:t xml:space="preserve"> acurácia,</w:t>
        </w:r>
      </w:ins>
      <w:r w:rsidR="009B6B8A" w:rsidRPr="004D13B5">
        <w:rPr>
          <w:b w:val="0"/>
          <w:bCs w:val="0"/>
          <w:rPrChange w:id="3136" w:author="Juliano Varella De Carvalho" w:date="2020-11-06T16:10:00Z">
            <w:rPr/>
          </w:rPrChange>
        </w:rPr>
        <w:t xml:space="preserve"> precisão</w:t>
      </w:r>
      <w:r w:rsidR="00480C05" w:rsidRPr="004D13B5">
        <w:rPr>
          <w:b w:val="0"/>
          <w:bCs w:val="0"/>
          <w:rPrChange w:id="3137" w:author="Juliano Varella De Carvalho" w:date="2020-11-06T16:10:00Z">
            <w:rPr/>
          </w:rPrChange>
        </w:rPr>
        <w:t xml:space="preserve"> e </w:t>
      </w:r>
      <w:r w:rsidR="00480C05" w:rsidRPr="004D13B5">
        <w:rPr>
          <w:b w:val="0"/>
          <w:bCs w:val="0"/>
          <w:i/>
          <w:rPrChange w:id="3138" w:author="Juliano Varella De Carvalho" w:date="2020-11-06T16:10:00Z">
            <w:rPr>
              <w:i/>
            </w:rPr>
          </w:rPrChange>
        </w:rPr>
        <w:t>recall</w:t>
      </w:r>
      <w:ins w:id="3139" w:author="Juliano Varella De Carvalho" w:date="2020-11-06T16:09:00Z">
        <w:r w:rsidR="004D13B5" w:rsidRPr="004D13B5">
          <w:rPr>
            <w:b w:val="0"/>
            <w:bCs w:val="0"/>
            <w:i/>
            <w:rPrChange w:id="3140" w:author="Juliano Varella De Carvalho" w:date="2020-11-06T16:10:00Z">
              <w:rPr>
                <w:i/>
              </w:rPr>
            </w:rPrChange>
          </w:rPr>
          <w:t>;</w:t>
        </w:r>
      </w:ins>
    </w:p>
    <w:p w14:paraId="66C4159D" w14:textId="43F225DC" w:rsidR="00782C2E" w:rsidRPr="004D13B5" w:rsidRDefault="00782C2E" w:rsidP="004D13B5">
      <w:pPr>
        <w:pStyle w:val="Listas1"/>
        <w:rPr>
          <w:b w:val="0"/>
          <w:bCs w:val="0"/>
          <w:rPrChange w:id="3141" w:author="Juliano Varella De Carvalho" w:date="2020-11-06T16:10:00Z">
            <w:rPr/>
          </w:rPrChange>
        </w:rPr>
      </w:pPr>
      <w:r w:rsidRPr="004D13B5">
        <w:rPr>
          <w:b w:val="0"/>
          <w:bCs w:val="0"/>
          <w:rPrChange w:id="3142" w:author="Juliano Varella De Carvalho" w:date="2020-11-06T16:10:00Z">
            <w:rPr/>
          </w:rPrChange>
        </w:rPr>
        <w:t xml:space="preserve">Utilizar latitude e longitude para assimilar a localização em </w:t>
      </w:r>
      <w:r w:rsidRPr="004D13B5">
        <w:rPr>
          <w:b w:val="0"/>
          <w:bCs w:val="0"/>
          <w:i/>
          <w:rPrChange w:id="3143" w:author="Juliano Varella De Carvalho" w:date="2020-11-06T16:10:00Z">
            <w:rPr>
              <w:i/>
            </w:rPr>
          </w:rPrChange>
        </w:rPr>
        <w:t>label</w:t>
      </w:r>
      <w:r w:rsidRPr="004D13B5">
        <w:rPr>
          <w:b w:val="0"/>
          <w:bCs w:val="0"/>
          <w:rPrChange w:id="3144" w:author="Juliano Varella De Carvalho" w:date="2020-11-06T16:10:00Z">
            <w:rPr/>
          </w:rPrChange>
        </w:rPr>
        <w:t xml:space="preserve"> e facilitar o seu preenchimento</w:t>
      </w:r>
      <w:ins w:id="3145" w:author="Juliano Varella De Carvalho" w:date="2020-11-06T16:09:00Z">
        <w:r w:rsidR="004D13B5" w:rsidRPr="004D13B5">
          <w:rPr>
            <w:b w:val="0"/>
            <w:bCs w:val="0"/>
            <w:rPrChange w:id="3146" w:author="Juliano Varella De Carvalho" w:date="2020-11-06T16:10:00Z">
              <w:rPr/>
            </w:rPrChange>
          </w:rPr>
          <w:t>;</w:t>
        </w:r>
      </w:ins>
    </w:p>
    <w:p w14:paraId="4EFA4B9A" w14:textId="0E9C0E3C" w:rsidR="00B92A38" w:rsidRPr="004D13B5" w:rsidRDefault="00B92A38" w:rsidP="004D13B5">
      <w:pPr>
        <w:pStyle w:val="Listas1"/>
        <w:rPr>
          <w:b w:val="0"/>
          <w:bCs w:val="0"/>
          <w:rPrChange w:id="3147" w:author="Juliano Varella De Carvalho" w:date="2020-11-06T16:10:00Z">
            <w:rPr/>
          </w:rPrChange>
        </w:rPr>
      </w:pPr>
      <w:r w:rsidRPr="004D13B5">
        <w:rPr>
          <w:b w:val="0"/>
          <w:bCs w:val="0"/>
          <w:rPrChange w:id="3148" w:author="Juliano Varella De Carvalho" w:date="2020-11-06T16:10:00Z">
            <w:rPr/>
          </w:rPrChange>
        </w:rPr>
        <w:t>Aplicar um</w:t>
      </w:r>
      <w:r w:rsidR="008818B9" w:rsidRPr="004D13B5">
        <w:rPr>
          <w:b w:val="0"/>
          <w:bCs w:val="0"/>
          <w:rPrChange w:id="3149" w:author="Juliano Varella De Carvalho" w:date="2020-11-06T16:10:00Z">
            <w:rPr/>
          </w:rPrChange>
        </w:rPr>
        <w:t xml:space="preserve">a leitura </w:t>
      </w:r>
      <w:r w:rsidRPr="004D13B5">
        <w:rPr>
          <w:b w:val="0"/>
          <w:bCs w:val="0"/>
          <w:rPrChange w:id="3150" w:author="Juliano Varella De Carvalho" w:date="2020-11-06T16:10:00Z">
            <w:rPr/>
          </w:rPrChange>
        </w:rPr>
        <w:t xml:space="preserve">sequencial </w:t>
      </w:r>
      <w:r w:rsidR="008818B9" w:rsidRPr="004D13B5">
        <w:rPr>
          <w:b w:val="0"/>
          <w:bCs w:val="0"/>
          <w:rPrChange w:id="3151" w:author="Juliano Varella De Carvalho" w:date="2020-11-06T16:10:00Z">
            <w:rPr/>
          </w:rPrChange>
        </w:rPr>
        <w:t>ao modelo da</w:t>
      </w:r>
      <w:r w:rsidRPr="004D13B5">
        <w:rPr>
          <w:b w:val="0"/>
          <w:bCs w:val="0"/>
          <w:rPrChange w:id="3152" w:author="Juliano Varella De Carvalho" w:date="2020-11-06T16:10:00Z">
            <w:rPr/>
          </w:rPrChange>
        </w:rPr>
        <w:t>s recomendaç</w:t>
      </w:r>
      <w:r w:rsidR="00431EE4" w:rsidRPr="004D13B5">
        <w:rPr>
          <w:b w:val="0"/>
          <w:bCs w:val="0"/>
          <w:rPrChange w:id="3153" w:author="Juliano Varella De Carvalho" w:date="2020-11-06T16:10:00Z">
            <w:rPr/>
          </w:rPrChange>
        </w:rPr>
        <w:t>ões</w:t>
      </w:r>
      <w:ins w:id="3154" w:author="Juliano Varella De Carvalho" w:date="2020-11-06T16:10:00Z">
        <w:r w:rsidR="004D13B5" w:rsidRPr="004D13B5">
          <w:rPr>
            <w:b w:val="0"/>
            <w:bCs w:val="0"/>
            <w:rPrChange w:id="3155" w:author="Juliano Varella De Carvalho" w:date="2020-11-06T16:10:00Z">
              <w:rPr/>
            </w:rPrChange>
          </w:rPr>
          <w:t>;</w:t>
        </w:r>
      </w:ins>
    </w:p>
    <w:p w14:paraId="7E34E3B3" w14:textId="6E0F4EE4" w:rsidR="00D340A9" w:rsidRPr="004D13B5" w:rsidRDefault="00D340A9" w:rsidP="004D13B5">
      <w:pPr>
        <w:pStyle w:val="Listas1"/>
        <w:rPr>
          <w:b w:val="0"/>
          <w:bCs w:val="0"/>
          <w:rPrChange w:id="3156" w:author="Juliano Varella De Carvalho" w:date="2020-11-06T16:10:00Z">
            <w:rPr/>
          </w:rPrChange>
        </w:rPr>
      </w:pPr>
      <w:r w:rsidRPr="004D13B5">
        <w:rPr>
          <w:b w:val="0"/>
          <w:bCs w:val="0"/>
          <w:rPrChange w:id="3157" w:author="Juliano Varella De Carvalho" w:date="2020-11-06T16:10:00Z">
            <w:rPr/>
          </w:rPrChange>
        </w:rPr>
        <w:t>Contabilizar ações</w:t>
      </w:r>
      <w:r w:rsidR="00545261" w:rsidRPr="004D13B5">
        <w:rPr>
          <w:b w:val="0"/>
          <w:bCs w:val="0"/>
          <w:rPrChange w:id="3158" w:author="Juliano Varella De Carvalho" w:date="2020-11-06T16:10:00Z">
            <w:rPr/>
          </w:rPrChange>
        </w:rPr>
        <w:t xml:space="preserve"> apresentadas no </w:t>
      </w:r>
      <w:r w:rsidR="00545261" w:rsidRPr="004D13B5">
        <w:rPr>
          <w:b w:val="0"/>
          <w:bCs w:val="0"/>
          <w:rPrChange w:id="3159" w:author="Juliano Varella De Carvalho" w:date="2020-11-06T16:10:00Z">
            <w:rPr/>
          </w:rPrChange>
        </w:rPr>
        <w:fldChar w:fldCharType="begin"/>
      </w:r>
      <w:r w:rsidR="00545261" w:rsidRPr="004D13B5">
        <w:rPr>
          <w:b w:val="0"/>
          <w:bCs w:val="0"/>
          <w:rPrChange w:id="3160" w:author="Juliano Varella De Carvalho" w:date="2020-11-06T16:10:00Z">
            <w:rPr/>
          </w:rPrChange>
        </w:rPr>
        <w:instrText xml:space="preserve"> REF _Ref55256921 \h </w:instrText>
      </w:r>
      <w:r w:rsidR="00545261" w:rsidRPr="004D13B5">
        <w:rPr>
          <w:b w:val="0"/>
          <w:bCs w:val="0"/>
          <w:rPrChange w:id="3161" w:author="Juliano Varella De Carvalho" w:date="2020-11-06T16:10:00Z">
            <w:rPr/>
          </w:rPrChange>
        </w:rPr>
      </w:r>
      <w:r w:rsidR="004D13B5">
        <w:rPr>
          <w:b w:val="0"/>
          <w:bCs w:val="0"/>
        </w:rPr>
        <w:instrText xml:space="preserve"> \* MERGEFORMAT </w:instrText>
      </w:r>
      <w:r w:rsidR="00545261" w:rsidRPr="004D13B5">
        <w:rPr>
          <w:b w:val="0"/>
          <w:bCs w:val="0"/>
          <w:rPrChange w:id="3162" w:author="Juliano Varella De Carvalho" w:date="2020-11-06T16:10:00Z">
            <w:rPr/>
          </w:rPrChange>
        </w:rPr>
        <w:fldChar w:fldCharType="separate"/>
      </w:r>
      <w:r w:rsidR="00545261" w:rsidRPr="004D13B5">
        <w:rPr>
          <w:b w:val="0"/>
          <w:bCs w:val="0"/>
          <w:rPrChange w:id="3163" w:author="Juliano Varella De Carvalho" w:date="2020-11-06T16:10:00Z">
            <w:rPr/>
          </w:rPrChange>
        </w:rPr>
        <w:t xml:space="preserve">Quadro </w:t>
      </w:r>
      <w:r w:rsidR="00545261" w:rsidRPr="004D13B5">
        <w:rPr>
          <w:b w:val="0"/>
          <w:bCs w:val="0"/>
          <w:noProof/>
          <w:rPrChange w:id="3164" w:author="Juliano Varella De Carvalho" w:date="2020-11-06T16:10:00Z">
            <w:rPr>
              <w:noProof/>
            </w:rPr>
          </w:rPrChange>
        </w:rPr>
        <w:t>3</w:t>
      </w:r>
      <w:r w:rsidR="00545261" w:rsidRPr="004D13B5">
        <w:rPr>
          <w:b w:val="0"/>
          <w:bCs w:val="0"/>
          <w:rPrChange w:id="3165" w:author="Juliano Varella De Carvalho" w:date="2020-11-06T16:10:00Z">
            <w:rPr/>
          </w:rPrChange>
        </w:rPr>
        <w:fldChar w:fldCharType="end"/>
      </w:r>
      <w:r w:rsidR="00545261" w:rsidRPr="004D13B5">
        <w:rPr>
          <w:b w:val="0"/>
          <w:bCs w:val="0"/>
          <w:rPrChange w:id="3166" w:author="Juliano Varella De Carvalho" w:date="2020-11-06T16:10:00Z">
            <w:rPr/>
          </w:rPrChange>
        </w:rPr>
        <w:t xml:space="preserve"> </w:t>
      </w:r>
      <w:r w:rsidRPr="004D13B5">
        <w:rPr>
          <w:b w:val="0"/>
          <w:bCs w:val="0"/>
          <w:rPrChange w:id="3167" w:author="Juliano Varella De Carvalho" w:date="2020-11-06T16:10:00Z">
            <w:rPr/>
          </w:rPrChange>
        </w:rPr>
        <w:t>que não estão sendo utilizadas no modelo</w:t>
      </w:r>
      <w:ins w:id="3168" w:author="Juliano Varella De Carvalho" w:date="2020-11-06T16:10:00Z">
        <w:r w:rsidR="004D13B5" w:rsidRPr="004D13B5">
          <w:rPr>
            <w:b w:val="0"/>
            <w:bCs w:val="0"/>
            <w:rPrChange w:id="3169" w:author="Juliano Varella De Carvalho" w:date="2020-11-06T16:10:00Z">
              <w:rPr/>
            </w:rPrChange>
          </w:rPr>
          <w:t>;</w:t>
        </w:r>
      </w:ins>
    </w:p>
    <w:p w14:paraId="4C5B7F1A" w14:textId="5FBBAE36" w:rsidR="0075046B" w:rsidRPr="004D13B5" w:rsidRDefault="00581A29" w:rsidP="004D13B5">
      <w:pPr>
        <w:pStyle w:val="Listas1"/>
        <w:rPr>
          <w:b w:val="0"/>
          <w:bCs w:val="0"/>
          <w:rPrChange w:id="3170" w:author="Juliano Varella De Carvalho" w:date="2020-11-06T16:10:00Z">
            <w:rPr/>
          </w:rPrChange>
        </w:rPr>
      </w:pPr>
      <w:r w:rsidRPr="004D13B5">
        <w:rPr>
          <w:b w:val="0"/>
          <w:bCs w:val="0"/>
          <w:rPrChange w:id="3171" w:author="Juliano Varella De Carvalho" w:date="2020-11-06T16:10:00Z">
            <w:rPr/>
          </w:rPrChange>
        </w:rPr>
        <w:t xml:space="preserve">Inserir </w:t>
      </w:r>
      <w:r w:rsidRPr="004D13B5">
        <w:rPr>
          <w:b w:val="0"/>
          <w:bCs w:val="0"/>
          <w:i/>
          <w:rPrChange w:id="3172" w:author="Juliano Varella De Carvalho" w:date="2020-11-06T16:10:00Z">
            <w:rPr>
              <w:i/>
            </w:rPr>
          </w:rPrChange>
        </w:rPr>
        <w:t>feature</w:t>
      </w:r>
      <w:r w:rsidR="0075046B" w:rsidRPr="004D13B5">
        <w:rPr>
          <w:b w:val="0"/>
          <w:bCs w:val="0"/>
          <w:rPrChange w:id="3173" w:author="Juliano Varella De Carvalho" w:date="2020-11-06T16:10:00Z">
            <w:rPr/>
          </w:rPrChange>
        </w:rPr>
        <w:t xml:space="preserve"> “amigos ou sozinho”</w:t>
      </w:r>
      <w:r w:rsidRPr="004D13B5">
        <w:rPr>
          <w:b w:val="0"/>
          <w:bCs w:val="0"/>
          <w:rPrChange w:id="3174" w:author="Juliano Varella De Carvalho" w:date="2020-11-06T16:10:00Z">
            <w:rPr/>
          </w:rPrChange>
        </w:rPr>
        <w:t xml:space="preserve"> ao plugin e utilizar no modelo</w:t>
      </w:r>
      <w:ins w:id="3175" w:author="Juliano Varella De Carvalho" w:date="2020-11-06T16:10:00Z">
        <w:r w:rsidR="004D13B5" w:rsidRPr="004D13B5">
          <w:rPr>
            <w:b w:val="0"/>
            <w:bCs w:val="0"/>
            <w:rPrChange w:id="3176" w:author="Juliano Varella De Carvalho" w:date="2020-11-06T16:10:00Z">
              <w:rPr/>
            </w:rPrChange>
          </w:rPr>
          <w:t>.</w:t>
        </w:r>
      </w:ins>
    </w:p>
    <w:p w14:paraId="697F3C69" w14:textId="1A0D6219" w:rsidR="008F2AE9" w:rsidRPr="00310EA6" w:rsidRDefault="008F2AE9" w:rsidP="004D13B5">
      <w:pPr>
        <w:pStyle w:val="Ttulo1-semnumerao"/>
      </w:pPr>
      <w:bookmarkStart w:id="3177" w:name="_Toc55260979"/>
      <w:commentRangeStart w:id="3178"/>
      <w:commentRangeStart w:id="3179"/>
      <w:r w:rsidRPr="00310EA6">
        <w:lastRenderedPageBreak/>
        <w:t>Referências Bibliográficas</w:t>
      </w:r>
      <w:commentRangeEnd w:id="3178"/>
      <w:r w:rsidR="009518DB">
        <w:rPr>
          <w:rStyle w:val="CommentReference"/>
          <w:b w:val="0"/>
          <w:caps w:val="0"/>
          <w:snapToGrid/>
          <w:spacing w:val="0"/>
          <w:kern w:val="0"/>
        </w:rPr>
        <w:commentReference w:id="3178"/>
      </w:r>
      <w:commentRangeEnd w:id="3179"/>
      <w:r w:rsidR="005A74E7">
        <w:rPr>
          <w:rStyle w:val="CommentReference"/>
          <w:b w:val="0"/>
          <w:caps w:val="0"/>
          <w:snapToGrid/>
          <w:spacing w:val="0"/>
          <w:kern w:val="0"/>
        </w:rPr>
        <w:commentReference w:id="3179"/>
      </w:r>
      <w:bookmarkEnd w:id="3177"/>
    </w:p>
    <w:p w14:paraId="4135FE7D" w14:textId="609F84FE" w:rsidR="009C731D" w:rsidRPr="00B21656" w:rsidRDefault="00C648F5" w:rsidP="004D13B5">
      <w:pPr>
        <w:rPr>
          <w:noProof/>
          <w:lang w:val="en-US"/>
          <w:rPrChange w:id="3180" w:author="Érico Souza Loewe" w:date="2020-11-04T13:56:00Z">
            <w:rPr>
              <w:noProof/>
            </w:rPr>
          </w:rPrChange>
        </w:rPr>
        <w:pPrChange w:id="3181" w:author="Juliano Varella De Carvalho" w:date="2020-11-06T16:01:00Z">
          <w:pPr>
            <w:widowControl w:val="0"/>
            <w:autoSpaceDE w:val="0"/>
            <w:autoSpaceDN w:val="0"/>
            <w:adjustRightInd w:val="0"/>
          </w:pPr>
        </w:pPrChange>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B21656">
        <w:rPr>
          <w:noProof/>
          <w:lang w:val="en-US"/>
          <w:rPrChange w:id="3182" w:author="Érico Souza Loewe" w:date="2020-11-04T13:56:00Z">
            <w:rPr>
              <w:noProof/>
            </w:rPr>
          </w:rPrChange>
        </w:rPr>
        <w:t xml:space="preserve">2020. </w:t>
      </w:r>
    </w:p>
    <w:p w14:paraId="4F70D2C8" w14:textId="77777777" w:rsidR="009C731D" w:rsidRPr="009C731D" w:rsidRDefault="009C731D" w:rsidP="004D13B5">
      <w:pPr>
        <w:rPr>
          <w:noProof/>
        </w:rPr>
        <w:pPrChange w:id="3183" w:author="Juliano Varella De Carvalho" w:date="2020-11-06T16:01:00Z">
          <w:pPr>
            <w:widowControl w:val="0"/>
            <w:autoSpaceDE w:val="0"/>
            <w:autoSpaceDN w:val="0"/>
            <w:adjustRightInd w:val="0"/>
          </w:pPr>
        </w:pPrChange>
      </w:pPr>
      <w:r w:rsidRPr="00B21656">
        <w:rPr>
          <w:noProof/>
          <w:lang w:val="en-US"/>
          <w:rPrChange w:id="3184" w:author="Érico Souza Loewe" w:date="2020-11-04T13:56:00Z">
            <w:rPr>
              <w:noProof/>
            </w:rPr>
          </w:rPrChange>
        </w:rPr>
        <w:t xml:space="preserve">ACM RECSYS COMMUNITY. </w:t>
      </w:r>
      <w:r w:rsidRPr="00B21656">
        <w:rPr>
          <w:b/>
          <w:bCs/>
          <w:noProof/>
          <w:lang w:val="en-US"/>
          <w:rPrChange w:id="3185" w:author="Érico Souza Loewe" w:date="2020-11-04T13:56:00Z">
            <w:rPr>
              <w:b/>
              <w:bCs/>
              <w:noProof/>
            </w:rPr>
          </w:rPrChange>
        </w:rPr>
        <w:t>RecSys – ACM Recommender Systems</w:t>
      </w:r>
      <w:r w:rsidRPr="00B21656">
        <w:rPr>
          <w:noProof/>
          <w:lang w:val="en-US"/>
          <w:rPrChange w:id="3186" w:author="Érico Souza Loewe" w:date="2020-11-04T13:56:00Z">
            <w:rPr>
              <w:noProof/>
            </w:rPr>
          </w:rPrChange>
        </w:rPr>
        <w:t xml:space="preserve">. Disponível em: &lt;https://recsys.acm.org/&gt;. </w:t>
      </w:r>
      <w:r w:rsidRPr="009C731D">
        <w:rPr>
          <w:noProof/>
        </w:rPr>
        <w:t xml:space="preserve">Acesso em: 28 abr. 2020. </w:t>
      </w:r>
    </w:p>
    <w:p w14:paraId="36532689" w14:textId="77777777" w:rsidR="009C731D" w:rsidRPr="00B21656" w:rsidRDefault="009C731D" w:rsidP="004D13B5">
      <w:pPr>
        <w:rPr>
          <w:noProof/>
          <w:lang w:val="en-US"/>
          <w:rPrChange w:id="3187" w:author="Érico Souza Loewe" w:date="2020-11-04T13:56:00Z">
            <w:rPr>
              <w:noProof/>
            </w:rPr>
          </w:rPrChange>
        </w:rPr>
        <w:pPrChange w:id="3188" w:author="Juliano Varella De Carvalho" w:date="2020-11-06T16:01:00Z">
          <w:pPr>
            <w:widowControl w:val="0"/>
            <w:autoSpaceDE w:val="0"/>
            <w:autoSpaceDN w:val="0"/>
            <w:adjustRightInd w:val="0"/>
          </w:pPr>
        </w:pPrChange>
      </w:pPr>
      <w:r w:rsidRPr="009C731D">
        <w:rPr>
          <w:noProof/>
        </w:rPr>
        <w:t xml:space="preserve">ALIAGA, W. K. DESENVOLVIMENTO DE UM SISTEMA DE RECOMENDACÃO MUSICAL SENSÍVEL AO CONTEXTO. </w:t>
      </w:r>
      <w:r w:rsidRPr="00B21656">
        <w:rPr>
          <w:noProof/>
          <w:lang w:val="en-US"/>
          <w:rPrChange w:id="3189" w:author="Érico Souza Loewe" w:date="2020-11-04T13:56:00Z">
            <w:rPr>
              <w:noProof/>
            </w:rPr>
          </w:rPrChange>
        </w:rPr>
        <w:t xml:space="preserve">2018. </w:t>
      </w:r>
    </w:p>
    <w:p w14:paraId="2EFA347B" w14:textId="77777777" w:rsidR="009C731D" w:rsidRPr="00B21656" w:rsidRDefault="009C731D" w:rsidP="004D13B5">
      <w:pPr>
        <w:rPr>
          <w:noProof/>
          <w:lang w:val="en-US"/>
          <w:rPrChange w:id="3190" w:author="Érico Souza Loewe" w:date="2020-11-04T13:56:00Z">
            <w:rPr>
              <w:noProof/>
            </w:rPr>
          </w:rPrChange>
        </w:rPr>
        <w:pPrChange w:id="3191" w:author="Juliano Varella De Carvalho" w:date="2020-11-06T16:01:00Z">
          <w:pPr>
            <w:widowControl w:val="0"/>
            <w:autoSpaceDE w:val="0"/>
            <w:autoSpaceDN w:val="0"/>
            <w:adjustRightInd w:val="0"/>
          </w:pPr>
        </w:pPrChange>
      </w:pPr>
      <w:r w:rsidRPr="00B21656">
        <w:rPr>
          <w:noProof/>
          <w:lang w:val="en-US"/>
          <w:rPrChange w:id="3192" w:author="Érico Souza Loewe" w:date="2020-11-04T13:56:00Z">
            <w:rPr>
              <w:noProof/>
            </w:rPr>
          </w:rPrChange>
        </w:rPr>
        <w:t xml:space="preserve">BHATNAGAR, V. </w:t>
      </w:r>
      <w:r w:rsidRPr="00B21656">
        <w:rPr>
          <w:noProof/>
          <w:lang w:val="en-US"/>
          <w:rPrChange w:id="3193" w:author="Érico Souza Loewe" w:date="2020-11-04T13:56:00Z">
            <w:rPr>
              <w:b/>
              <w:bCs/>
              <w:noProof/>
            </w:rPr>
          </w:rPrChange>
        </w:rPr>
        <w:t>Collaborative filtering using data mining and analysis</w:t>
      </w:r>
      <w:r w:rsidRPr="00B21656">
        <w:rPr>
          <w:noProof/>
          <w:lang w:val="en-US"/>
          <w:rPrChange w:id="3194" w:author="Érico Souza Loewe" w:date="2020-11-04T13:56:00Z">
            <w:rPr>
              <w:noProof/>
            </w:rPr>
          </w:rPrChange>
        </w:rPr>
        <w:t xml:space="preserve">. [s.l: s.n.]. </w:t>
      </w:r>
    </w:p>
    <w:p w14:paraId="4FBC1CF0" w14:textId="77777777" w:rsidR="009C731D" w:rsidRPr="00B21656" w:rsidRDefault="009C731D" w:rsidP="004D13B5">
      <w:pPr>
        <w:rPr>
          <w:noProof/>
          <w:lang w:val="en-US"/>
          <w:rPrChange w:id="3195" w:author="Érico Souza Loewe" w:date="2020-11-04T13:56:00Z">
            <w:rPr>
              <w:noProof/>
            </w:rPr>
          </w:rPrChange>
        </w:rPr>
        <w:pPrChange w:id="3196" w:author="Juliano Varella De Carvalho" w:date="2020-11-06T16:01:00Z">
          <w:pPr>
            <w:widowControl w:val="0"/>
            <w:autoSpaceDE w:val="0"/>
            <w:autoSpaceDN w:val="0"/>
            <w:adjustRightInd w:val="0"/>
          </w:pPr>
        </w:pPrChange>
      </w:pPr>
      <w:r w:rsidRPr="00B21656">
        <w:rPr>
          <w:noProof/>
          <w:lang w:val="en-US"/>
          <w:rPrChange w:id="3197" w:author="Érico Souza Loewe" w:date="2020-11-04T13:56:00Z">
            <w:rPr>
              <w:noProof/>
            </w:rPr>
          </w:rPrChange>
        </w:rPr>
        <w:t xml:space="preserve">BORJA, K.; DIERINGER, S. Streaming or stealing? The complementary features between music streaming and music piracy. </w:t>
      </w:r>
      <w:r w:rsidRPr="00B21656">
        <w:rPr>
          <w:b/>
          <w:bCs/>
          <w:noProof/>
          <w:lang w:val="en-US"/>
          <w:rPrChange w:id="3198" w:author="Érico Souza Loewe" w:date="2020-11-04T13:56:00Z">
            <w:rPr>
              <w:b/>
              <w:bCs/>
              <w:noProof/>
            </w:rPr>
          </w:rPrChange>
        </w:rPr>
        <w:t>Journal of Retailing and Consumer Services</w:t>
      </w:r>
      <w:r w:rsidRPr="00B21656">
        <w:rPr>
          <w:noProof/>
          <w:lang w:val="en-US"/>
          <w:rPrChange w:id="3199" w:author="Érico Souza Loewe" w:date="2020-11-04T13:56:00Z">
            <w:rPr>
              <w:noProof/>
            </w:rPr>
          </w:rPrChange>
        </w:rPr>
        <w:t xml:space="preserve">, v. 32, p. 86–95, 2016. </w:t>
      </w:r>
    </w:p>
    <w:p w14:paraId="7EAEFD3F" w14:textId="77777777" w:rsidR="009C731D" w:rsidRPr="009C731D" w:rsidRDefault="009C731D" w:rsidP="004D13B5">
      <w:pPr>
        <w:rPr>
          <w:noProof/>
        </w:rPr>
        <w:pPrChange w:id="3200" w:author="Juliano Varella De Carvalho" w:date="2020-11-06T16:01:00Z">
          <w:pPr>
            <w:widowControl w:val="0"/>
            <w:autoSpaceDE w:val="0"/>
            <w:autoSpaceDN w:val="0"/>
            <w:adjustRightInd w:val="0"/>
          </w:pPr>
        </w:pPrChange>
      </w:pPr>
      <w:r w:rsidRPr="00B21656">
        <w:rPr>
          <w:noProof/>
          <w:lang w:val="en-US"/>
          <w:rPrChange w:id="3201" w:author="Érico Souza Loewe" w:date="2020-11-04T13:56:00Z">
            <w:rPr>
              <w:noProof/>
            </w:rPr>
          </w:rPrChange>
        </w:rPr>
        <w:t xml:space="preserve">DIETMAR, J. et al. </w:t>
      </w:r>
      <w:r w:rsidRPr="00B21656">
        <w:rPr>
          <w:b/>
          <w:bCs/>
          <w:noProof/>
          <w:lang w:val="en-US"/>
          <w:rPrChange w:id="3202" w:author="Érico Souza Loewe" w:date="2020-11-04T13:56:00Z">
            <w:rPr>
              <w:b/>
              <w:bCs/>
              <w:noProof/>
            </w:rPr>
          </w:rPrChange>
        </w:rPr>
        <w:t>Recommendation system -An Introduction</w:t>
      </w:r>
      <w:r w:rsidRPr="00B21656">
        <w:rPr>
          <w:noProof/>
          <w:lang w:val="en-US"/>
          <w:rPrChange w:id="3203" w:author="Érico Souza Loewe" w:date="2020-11-04T13:56:00Z">
            <w:rPr>
              <w:noProof/>
            </w:rPr>
          </w:rPrChange>
        </w:rPr>
        <w:t xml:space="preserve">. [s.l: s.n.]. </w:t>
      </w:r>
      <w:r w:rsidRPr="009C731D">
        <w:rPr>
          <w:noProof/>
        </w:rPr>
        <w:t>v. 91</w:t>
      </w:r>
    </w:p>
    <w:p w14:paraId="1A3666D4" w14:textId="77777777" w:rsidR="009C731D" w:rsidRPr="009C731D" w:rsidRDefault="009C731D" w:rsidP="004D13B5">
      <w:pPr>
        <w:rPr>
          <w:noProof/>
        </w:rPr>
        <w:pPrChange w:id="3204" w:author="Juliano Varella De Carvalho" w:date="2020-11-06T16:01:00Z">
          <w:pPr>
            <w:widowControl w:val="0"/>
            <w:autoSpaceDE w:val="0"/>
            <w:autoSpaceDN w:val="0"/>
            <w:adjustRightInd w:val="0"/>
          </w:pPr>
        </w:pPrChange>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B21656" w:rsidRDefault="009C731D" w:rsidP="004D13B5">
      <w:pPr>
        <w:rPr>
          <w:noProof/>
          <w:lang w:val="en-US"/>
          <w:rPrChange w:id="3205" w:author="Érico Souza Loewe" w:date="2020-11-04T13:56:00Z">
            <w:rPr>
              <w:noProof/>
            </w:rPr>
          </w:rPrChange>
        </w:rPr>
        <w:pPrChange w:id="3206" w:author="Juliano Varella De Carvalho" w:date="2020-11-06T16:01:00Z">
          <w:pPr>
            <w:widowControl w:val="0"/>
            <w:autoSpaceDE w:val="0"/>
            <w:autoSpaceDN w:val="0"/>
            <w:adjustRightInd w:val="0"/>
          </w:pPr>
        </w:pPrChange>
      </w:pPr>
      <w:r w:rsidRPr="00B21656">
        <w:rPr>
          <w:noProof/>
          <w:lang w:val="en-US"/>
          <w:rPrChange w:id="3207" w:author="Érico Souza Loewe" w:date="2020-11-04T13:56:00Z">
            <w:rPr>
              <w:noProof/>
            </w:rPr>
          </w:rPrChange>
        </w:rPr>
        <w:t xml:space="preserve">ERIKSSON, M. et al. </w:t>
      </w:r>
      <w:r w:rsidRPr="00B21656">
        <w:rPr>
          <w:b/>
          <w:bCs/>
          <w:noProof/>
          <w:lang w:val="en-US"/>
          <w:rPrChange w:id="3208" w:author="Érico Souza Loewe" w:date="2020-11-04T13:56:00Z">
            <w:rPr>
              <w:b/>
              <w:bCs/>
              <w:noProof/>
            </w:rPr>
          </w:rPrChange>
        </w:rPr>
        <w:t>Spotify Teardown</w:t>
      </w:r>
      <w:r w:rsidRPr="00B21656">
        <w:rPr>
          <w:noProof/>
          <w:lang w:val="en-US"/>
          <w:rPrChange w:id="3209" w:author="Érico Souza Loewe" w:date="2020-11-04T13:56:00Z">
            <w:rPr>
              <w:noProof/>
            </w:rPr>
          </w:rPrChange>
        </w:rPr>
        <w:t xml:space="preserve">. [s.l.] MIT Press, 2019. </w:t>
      </w:r>
    </w:p>
    <w:p w14:paraId="6FF27537" w14:textId="77777777" w:rsidR="009C731D" w:rsidRPr="00B21656" w:rsidRDefault="009C731D" w:rsidP="004D13B5">
      <w:pPr>
        <w:rPr>
          <w:noProof/>
          <w:lang w:val="en-US"/>
          <w:rPrChange w:id="3210" w:author="Érico Souza Loewe" w:date="2020-11-04T13:56:00Z">
            <w:rPr>
              <w:noProof/>
            </w:rPr>
          </w:rPrChange>
        </w:rPr>
        <w:pPrChange w:id="3211" w:author="Juliano Varella De Carvalho" w:date="2020-11-06T16:01:00Z">
          <w:pPr>
            <w:widowControl w:val="0"/>
            <w:autoSpaceDE w:val="0"/>
            <w:autoSpaceDN w:val="0"/>
            <w:adjustRightInd w:val="0"/>
          </w:pPr>
        </w:pPrChange>
      </w:pPr>
      <w:r w:rsidRPr="00B21656">
        <w:rPr>
          <w:noProof/>
          <w:lang w:val="en-US"/>
          <w:rPrChange w:id="3212" w:author="Érico Souza Loewe" w:date="2020-11-04T13:56:00Z">
            <w:rPr>
              <w:noProof/>
            </w:rPr>
          </w:rPrChange>
        </w:rPr>
        <w:t xml:space="preserve">FALK, K. </w:t>
      </w:r>
      <w:r w:rsidRPr="00B21656">
        <w:rPr>
          <w:noProof/>
          <w:lang w:val="en-US"/>
          <w:rPrChange w:id="3213" w:author="Érico Souza Loewe" w:date="2020-11-04T13:56:00Z">
            <w:rPr>
              <w:b/>
              <w:bCs/>
              <w:noProof/>
            </w:rPr>
          </w:rPrChange>
        </w:rPr>
        <w:t>Practical Recommender Systems</w:t>
      </w:r>
      <w:r w:rsidRPr="00B21656">
        <w:rPr>
          <w:noProof/>
          <w:lang w:val="en-US"/>
          <w:rPrChange w:id="3214" w:author="Érico Souza Loewe" w:date="2020-11-04T13:56:00Z">
            <w:rPr>
              <w:noProof/>
            </w:rPr>
          </w:rPrChange>
        </w:rPr>
        <w:t xml:space="preserve">. [s.l: s.n.]. </w:t>
      </w:r>
    </w:p>
    <w:p w14:paraId="4387A269" w14:textId="77777777" w:rsidR="009C731D" w:rsidRPr="009C731D" w:rsidRDefault="009C731D" w:rsidP="004D13B5">
      <w:pPr>
        <w:rPr>
          <w:noProof/>
        </w:rPr>
        <w:pPrChange w:id="3215" w:author="Juliano Varella De Carvalho" w:date="2020-11-06T16:01:00Z">
          <w:pPr>
            <w:widowControl w:val="0"/>
            <w:autoSpaceDE w:val="0"/>
            <w:autoSpaceDN w:val="0"/>
            <w:adjustRightInd w:val="0"/>
          </w:pPr>
        </w:pPrChange>
      </w:pPr>
      <w:r w:rsidRPr="00B21656">
        <w:rPr>
          <w:noProof/>
          <w:lang w:val="en-US"/>
          <w:rPrChange w:id="3216" w:author="Érico Souza Loewe" w:date="2020-11-04T13:56:00Z">
            <w:rPr>
              <w:noProof/>
            </w:rPr>
          </w:rPrChange>
        </w:rPr>
        <w:t xml:space="preserve">IFPI. </w:t>
      </w:r>
      <w:r w:rsidRPr="00B21656">
        <w:rPr>
          <w:b/>
          <w:bCs/>
          <w:noProof/>
          <w:lang w:val="en-US"/>
          <w:rPrChange w:id="3217" w:author="Érico Souza Loewe" w:date="2020-11-04T13:56:00Z">
            <w:rPr>
              <w:b/>
              <w:bCs/>
              <w:noProof/>
            </w:rPr>
          </w:rPrChange>
        </w:rPr>
        <w:t>IFPI Global Music Report 2019</w:t>
      </w:r>
      <w:r w:rsidRPr="00B21656">
        <w:rPr>
          <w:noProof/>
          <w:lang w:val="en-US"/>
          <w:rPrChange w:id="3218" w:author="Érico Souza Loewe" w:date="2020-11-04T13:56:00Z">
            <w:rPr>
              <w:noProof/>
            </w:rPr>
          </w:rPrChange>
        </w:rPr>
        <w:t xml:space="preserve">. </w:t>
      </w:r>
      <w:r w:rsidRPr="009C731D">
        <w:rPr>
          <w:noProof/>
        </w:rPr>
        <w:t xml:space="preserve">Disponível em: &lt;https://www.ifpi.org/news/IFPI-GLOBAL-MUSIC-REPORT-2019&gt;. </w:t>
      </w:r>
    </w:p>
    <w:p w14:paraId="456E717B" w14:textId="77777777" w:rsidR="009C731D" w:rsidRPr="00B21656" w:rsidRDefault="009C731D" w:rsidP="004D13B5">
      <w:pPr>
        <w:rPr>
          <w:noProof/>
          <w:lang w:val="en-US"/>
          <w:rPrChange w:id="3219" w:author="Érico Souza Loewe" w:date="2020-11-04T13:56:00Z">
            <w:rPr>
              <w:noProof/>
            </w:rPr>
          </w:rPrChange>
        </w:rPr>
        <w:pPrChange w:id="3220" w:author="Juliano Varella De Carvalho" w:date="2020-11-06T16:01:00Z">
          <w:pPr>
            <w:widowControl w:val="0"/>
            <w:autoSpaceDE w:val="0"/>
            <w:autoSpaceDN w:val="0"/>
            <w:adjustRightInd w:val="0"/>
          </w:pPr>
        </w:pPrChange>
      </w:pPr>
      <w:r w:rsidRPr="00B21656">
        <w:rPr>
          <w:noProof/>
          <w:lang w:val="en-US"/>
          <w:rPrChange w:id="3221" w:author="Érico Souza Loewe" w:date="2020-11-04T13:56:00Z">
            <w:rPr>
              <w:noProof/>
            </w:rPr>
          </w:rPrChange>
        </w:rPr>
        <w:t xml:space="preserve">JOSÉ, I. </w:t>
      </w:r>
      <w:r w:rsidRPr="00B21656">
        <w:rPr>
          <w:b/>
          <w:bCs/>
          <w:noProof/>
          <w:lang w:val="en-US"/>
          <w:rPrChange w:id="3222" w:author="Érico Souza Loewe" w:date="2020-11-04T13:56:00Z">
            <w:rPr>
              <w:b/>
              <w:bCs/>
              <w:noProof/>
            </w:rPr>
          </w:rPrChange>
        </w:rPr>
        <w:t>KNN (K-Nearest Neighbors) #1</w:t>
      </w:r>
      <w:r w:rsidRPr="00B21656">
        <w:rPr>
          <w:noProof/>
          <w:lang w:val="en-US"/>
          <w:rPrChange w:id="3223" w:author="Érico Souza Loewe" w:date="2020-11-04T13:56:00Z">
            <w:rPr>
              <w:noProof/>
            </w:rPr>
          </w:rPrChange>
        </w:rPr>
        <w:t xml:space="preserve">. </w:t>
      </w:r>
      <w:r w:rsidRPr="009C731D">
        <w:rPr>
          <w:noProof/>
        </w:rPr>
        <w:t xml:space="preserve">Disponível em: &lt;https://medium.com/brasil-ai/knn-k-nearest-neighbors-1-e140c82e9c4e&gt;. </w:t>
      </w:r>
      <w:r w:rsidRPr="00B21656">
        <w:rPr>
          <w:noProof/>
          <w:lang w:val="en-US"/>
          <w:rPrChange w:id="3224" w:author="Érico Souza Loewe" w:date="2020-11-04T13:56:00Z">
            <w:rPr>
              <w:noProof/>
            </w:rPr>
          </w:rPrChange>
        </w:rPr>
        <w:t xml:space="preserve">Acesso em: 4 out. 2020. </w:t>
      </w:r>
    </w:p>
    <w:p w14:paraId="390465A2" w14:textId="77777777" w:rsidR="009C731D" w:rsidRPr="00B21656" w:rsidRDefault="009C731D" w:rsidP="004D13B5">
      <w:pPr>
        <w:rPr>
          <w:noProof/>
          <w:lang w:val="en-US"/>
          <w:rPrChange w:id="3225" w:author="Érico Souza Loewe" w:date="2020-11-04T13:56:00Z">
            <w:rPr>
              <w:noProof/>
            </w:rPr>
          </w:rPrChange>
        </w:rPr>
        <w:pPrChange w:id="3226" w:author="Juliano Varella De Carvalho" w:date="2020-11-06T16:01:00Z">
          <w:pPr>
            <w:widowControl w:val="0"/>
            <w:autoSpaceDE w:val="0"/>
            <w:autoSpaceDN w:val="0"/>
            <w:adjustRightInd w:val="0"/>
          </w:pPr>
        </w:pPrChange>
      </w:pPr>
      <w:r w:rsidRPr="00B21656">
        <w:rPr>
          <w:noProof/>
          <w:lang w:val="en-US"/>
          <w:rPrChange w:id="3227" w:author="Érico Souza Loewe" w:date="2020-11-04T13:56:00Z">
            <w:rPr>
              <w:noProof/>
            </w:rPr>
          </w:rPrChange>
        </w:rPr>
        <w:t xml:space="preserve">LUDEWIG, M. et al. Effective nearest-neighbor music recommendations. </w:t>
      </w:r>
      <w:r w:rsidRPr="00B21656">
        <w:rPr>
          <w:b/>
          <w:bCs/>
          <w:noProof/>
          <w:lang w:val="en-US"/>
          <w:rPrChange w:id="3228" w:author="Érico Souza Loewe" w:date="2020-11-04T13:56:00Z">
            <w:rPr>
              <w:b/>
              <w:bCs/>
              <w:noProof/>
            </w:rPr>
          </w:rPrChange>
        </w:rPr>
        <w:t>ACM International Conference Proceeding Series</w:t>
      </w:r>
      <w:r w:rsidRPr="00B21656">
        <w:rPr>
          <w:noProof/>
          <w:lang w:val="en-US"/>
          <w:rPrChange w:id="3229" w:author="Érico Souza Loewe" w:date="2020-11-04T13:56:00Z">
            <w:rPr>
              <w:noProof/>
            </w:rPr>
          </w:rPrChange>
        </w:rPr>
        <w:t xml:space="preserve">, 2018. </w:t>
      </w:r>
    </w:p>
    <w:p w14:paraId="78BBCB8B" w14:textId="77777777" w:rsidR="009C731D" w:rsidRPr="009C731D" w:rsidRDefault="009C731D" w:rsidP="004D13B5">
      <w:pPr>
        <w:rPr>
          <w:noProof/>
        </w:rPr>
        <w:pPrChange w:id="3230" w:author="Juliano Varella De Carvalho" w:date="2020-11-06T16:01:00Z">
          <w:pPr>
            <w:widowControl w:val="0"/>
            <w:autoSpaceDE w:val="0"/>
            <w:autoSpaceDN w:val="0"/>
            <w:adjustRightInd w:val="0"/>
          </w:pPr>
        </w:pPrChange>
      </w:pPr>
      <w:r w:rsidRPr="00B21656">
        <w:rPr>
          <w:noProof/>
          <w:lang w:val="en-US"/>
          <w:rPrChange w:id="3231" w:author="Érico Souza Loewe" w:date="2020-11-04T13:56:00Z">
            <w:rPr>
              <w:noProof/>
            </w:rPr>
          </w:rPrChange>
        </w:rPr>
        <w:t xml:space="preserve">LUINI, B. J. R.; WHITMAN, A. E.; DATE, P. </w:t>
      </w:r>
      <w:r w:rsidRPr="00B21656">
        <w:rPr>
          <w:b/>
          <w:bCs/>
          <w:noProof/>
          <w:lang w:val="en-US"/>
          <w:rPrChange w:id="3232" w:author="Érico Souza Loewe" w:date="2020-11-04T13:56:00Z">
            <w:rPr>
              <w:b/>
              <w:bCs/>
              <w:noProof/>
            </w:rPr>
          </w:rPrChange>
        </w:rPr>
        <w:t>Streaming Audio: The FezGuys’ Guide</w:t>
      </w:r>
      <w:r w:rsidRPr="00B21656">
        <w:rPr>
          <w:noProof/>
          <w:lang w:val="en-US"/>
          <w:rPrChange w:id="3233" w:author="Érico Souza Loewe" w:date="2020-11-04T13:56:00Z">
            <w:rPr>
              <w:noProof/>
            </w:rPr>
          </w:rPrChange>
        </w:rPr>
        <w:t xml:space="preserve">. </w:t>
      </w:r>
      <w:r w:rsidRPr="009C731D">
        <w:rPr>
          <w:noProof/>
        </w:rPr>
        <w:t xml:space="preserve">[s.l: s.n.]. </w:t>
      </w:r>
    </w:p>
    <w:p w14:paraId="577C8F94" w14:textId="77777777" w:rsidR="009C731D" w:rsidRPr="009C731D" w:rsidRDefault="009C731D" w:rsidP="004D13B5">
      <w:pPr>
        <w:rPr>
          <w:noProof/>
        </w:rPr>
        <w:pPrChange w:id="3234" w:author="Juliano Varella De Carvalho" w:date="2020-11-06T16:01:00Z">
          <w:pPr>
            <w:widowControl w:val="0"/>
            <w:autoSpaceDE w:val="0"/>
            <w:autoSpaceDN w:val="0"/>
            <w:adjustRightInd w:val="0"/>
          </w:pPr>
        </w:pPrChange>
      </w:pPr>
      <w:r w:rsidRPr="009C731D">
        <w:rPr>
          <w:noProof/>
        </w:rPr>
        <w:t xml:space="preserve">MURARO, R. M. Os avanços tecnológicos e o futuro da humanidadeQuerendo ser Deus, , 2009. </w:t>
      </w:r>
    </w:p>
    <w:p w14:paraId="609CF2CF" w14:textId="77777777" w:rsidR="009C731D" w:rsidRPr="00B21656" w:rsidRDefault="009C731D" w:rsidP="004D13B5">
      <w:pPr>
        <w:rPr>
          <w:noProof/>
          <w:lang w:val="en-US"/>
          <w:rPrChange w:id="3235" w:author="Érico Souza Loewe" w:date="2020-11-04T13:56:00Z">
            <w:rPr>
              <w:noProof/>
            </w:rPr>
          </w:rPrChange>
        </w:rPr>
        <w:pPrChange w:id="3236" w:author="Juliano Varella De Carvalho" w:date="2020-11-06T16:01:00Z">
          <w:pPr>
            <w:widowControl w:val="0"/>
            <w:autoSpaceDE w:val="0"/>
            <w:autoSpaceDN w:val="0"/>
            <w:adjustRightInd w:val="0"/>
          </w:pPr>
        </w:pPrChange>
      </w:pPr>
      <w:r w:rsidRPr="00B21656">
        <w:rPr>
          <w:noProof/>
          <w:lang w:val="en-US"/>
          <w:rPrChange w:id="3237" w:author="Érico Souza Loewe" w:date="2020-11-04T13:56:00Z">
            <w:rPr>
              <w:noProof/>
            </w:rPr>
          </w:rPrChange>
        </w:rPr>
        <w:t xml:space="preserve">NIWA, H. </w:t>
      </w:r>
      <w:r w:rsidRPr="00B21656">
        <w:rPr>
          <w:b/>
          <w:bCs/>
          <w:noProof/>
          <w:lang w:val="en-US"/>
          <w:rPrChange w:id="3238" w:author="Érico Souza Loewe" w:date="2020-11-04T13:56:00Z">
            <w:rPr>
              <w:b/>
              <w:bCs/>
              <w:noProof/>
            </w:rPr>
          </w:rPrChange>
        </w:rPr>
        <w:t>Streaming Systems</w:t>
      </w:r>
      <w:r w:rsidRPr="00B21656">
        <w:rPr>
          <w:noProof/>
          <w:lang w:val="en-US"/>
          <w:rPrChange w:id="3239" w:author="Érico Souza Loewe" w:date="2020-11-04T13:56:00Z">
            <w:rPr>
              <w:noProof/>
            </w:rPr>
          </w:rPrChange>
        </w:rPr>
        <w:t>. [s.l.] O’Reilly Media, 2018. v. 134</w:t>
      </w:r>
    </w:p>
    <w:p w14:paraId="001BEB6F" w14:textId="77777777" w:rsidR="009C731D" w:rsidRPr="00B21656" w:rsidRDefault="009C731D" w:rsidP="004D13B5">
      <w:pPr>
        <w:rPr>
          <w:noProof/>
          <w:lang w:val="en-US"/>
          <w:rPrChange w:id="3240" w:author="Érico Souza Loewe" w:date="2020-11-04T13:56:00Z">
            <w:rPr>
              <w:noProof/>
            </w:rPr>
          </w:rPrChange>
        </w:rPr>
        <w:pPrChange w:id="3241" w:author="Juliano Varella De Carvalho" w:date="2020-11-06T16:01:00Z">
          <w:pPr>
            <w:widowControl w:val="0"/>
            <w:autoSpaceDE w:val="0"/>
            <w:autoSpaceDN w:val="0"/>
            <w:adjustRightInd w:val="0"/>
          </w:pPr>
        </w:pPrChange>
      </w:pPr>
      <w:r w:rsidRPr="00B21656">
        <w:rPr>
          <w:noProof/>
          <w:lang w:val="en-US"/>
          <w:rPrChange w:id="3242" w:author="Érico Souza Loewe" w:date="2020-11-04T13:56:00Z">
            <w:rPr>
              <w:noProof/>
            </w:rPr>
          </w:rPrChange>
        </w:rPr>
        <w:t xml:space="preserve">PEDREGOSA, F. et al. Scikit-learn: Machine Learning in {P}ython. </w:t>
      </w:r>
      <w:r w:rsidRPr="00B21656">
        <w:rPr>
          <w:b/>
          <w:bCs/>
          <w:noProof/>
          <w:lang w:val="en-US"/>
          <w:rPrChange w:id="3243" w:author="Érico Souza Loewe" w:date="2020-11-04T13:56:00Z">
            <w:rPr>
              <w:b/>
              <w:bCs/>
              <w:noProof/>
            </w:rPr>
          </w:rPrChange>
        </w:rPr>
        <w:t>Journal of Machine Learning Research</w:t>
      </w:r>
      <w:r w:rsidRPr="00B21656">
        <w:rPr>
          <w:noProof/>
          <w:lang w:val="en-US"/>
          <w:rPrChange w:id="3244" w:author="Érico Souza Loewe" w:date="2020-11-04T13:56:00Z">
            <w:rPr>
              <w:noProof/>
            </w:rPr>
          </w:rPrChange>
        </w:rPr>
        <w:t xml:space="preserve">, v. 12, p. 2825–2830, 2011. </w:t>
      </w:r>
    </w:p>
    <w:p w14:paraId="4A23BAF2" w14:textId="77777777" w:rsidR="009C731D" w:rsidRPr="00B21656" w:rsidRDefault="009C731D" w:rsidP="004D13B5">
      <w:pPr>
        <w:rPr>
          <w:noProof/>
          <w:lang w:val="en-US"/>
          <w:rPrChange w:id="3245" w:author="Érico Souza Loewe" w:date="2020-11-04T13:56:00Z">
            <w:rPr>
              <w:noProof/>
            </w:rPr>
          </w:rPrChange>
        </w:rPr>
        <w:pPrChange w:id="3246" w:author="Juliano Varella De Carvalho" w:date="2020-11-06T16:01:00Z">
          <w:pPr>
            <w:widowControl w:val="0"/>
            <w:autoSpaceDE w:val="0"/>
            <w:autoSpaceDN w:val="0"/>
            <w:adjustRightInd w:val="0"/>
          </w:pPr>
        </w:pPrChange>
      </w:pPr>
      <w:r w:rsidRPr="00B21656">
        <w:rPr>
          <w:noProof/>
          <w:lang w:val="en-US"/>
          <w:rPrChange w:id="3247" w:author="Érico Souza Loewe" w:date="2020-11-04T13:56:00Z">
            <w:rPr>
              <w:noProof/>
            </w:rPr>
          </w:rPrChange>
        </w:rPr>
        <w:t xml:space="preserve">RÄTSCH, G. A brief introduction into machine learning. </w:t>
      </w:r>
      <w:r w:rsidRPr="00B21656">
        <w:rPr>
          <w:b/>
          <w:bCs/>
          <w:noProof/>
          <w:lang w:val="en-US"/>
          <w:rPrChange w:id="3248" w:author="Érico Souza Loewe" w:date="2020-11-04T13:56:00Z">
            <w:rPr>
              <w:b/>
              <w:bCs/>
              <w:noProof/>
            </w:rPr>
          </w:rPrChange>
        </w:rPr>
        <w:t>21st Chaos Communication Congress</w:t>
      </w:r>
      <w:r w:rsidRPr="00B21656">
        <w:rPr>
          <w:noProof/>
          <w:lang w:val="en-US"/>
          <w:rPrChange w:id="3249" w:author="Érico Souza Loewe" w:date="2020-11-04T13:56:00Z">
            <w:rPr>
              <w:noProof/>
            </w:rPr>
          </w:rPrChange>
        </w:rPr>
        <w:t xml:space="preserve">, p. 1–6, 2004. </w:t>
      </w:r>
    </w:p>
    <w:p w14:paraId="57C7A38A" w14:textId="77777777" w:rsidR="009C731D" w:rsidRPr="00B21656" w:rsidRDefault="009C731D" w:rsidP="004D13B5">
      <w:pPr>
        <w:rPr>
          <w:noProof/>
          <w:lang w:val="en-US"/>
          <w:rPrChange w:id="3250" w:author="Érico Souza Loewe" w:date="2020-11-04T13:56:00Z">
            <w:rPr>
              <w:noProof/>
            </w:rPr>
          </w:rPrChange>
        </w:rPr>
        <w:pPrChange w:id="3251" w:author="Juliano Varella De Carvalho" w:date="2020-11-06T16:01:00Z">
          <w:pPr>
            <w:widowControl w:val="0"/>
            <w:autoSpaceDE w:val="0"/>
            <w:autoSpaceDN w:val="0"/>
            <w:adjustRightInd w:val="0"/>
          </w:pPr>
        </w:pPrChange>
      </w:pPr>
      <w:r w:rsidRPr="00B21656">
        <w:rPr>
          <w:noProof/>
          <w:lang w:val="en-US"/>
          <w:rPrChange w:id="3252" w:author="Érico Souza Loewe" w:date="2020-11-04T13:56:00Z">
            <w:rPr>
              <w:noProof/>
            </w:rPr>
          </w:rPrChange>
        </w:rPr>
        <w:t xml:space="preserve">RESNICK, PAUL AND VARIAN, H. R. Recommender Systems. </w:t>
      </w:r>
      <w:r w:rsidRPr="00B21656">
        <w:rPr>
          <w:b/>
          <w:bCs/>
          <w:noProof/>
          <w:lang w:val="en-US"/>
          <w:rPrChange w:id="3253" w:author="Érico Souza Loewe" w:date="2020-11-04T13:56:00Z">
            <w:rPr>
              <w:b/>
              <w:bCs/>
              <w:noProof/>
            </w:rPr>
          </w:rPrChange>
        </w:rPr>
        <w:t>Communications of the ACM</w:t>
      </w:r>
      <w:r w:rsidRPr="00B21656">
        <w:rPr>
          <w:noProof/>
          <w:lang w:val="en-US"/>
          <w:rPrChange w:id="3254" w:author="Érico Souza Loewe" w:date="2020-11-04T13:56:00Z">
            <w:rPr>
              <w:noProof/>
            </w:rPr>
          </w:rPrChange>
        </w:rPr>
        <w:t xml:space="preserve">, v. 40, n. 4, p. 56–58, 1997. </w:t>
      </w:r>
    </w:p>
    <w:p w14:paraId="20D9D441" w14:textId="77777777" w:rsidR="009C731D" w:rsidRPr="00B21656" w:rsidRDefault="009C731D" w:rsidP="004D13B5">
      <w:pPr>
        <w:rPr>
          <w:noProof/>
          <w:lang w:val="en-US"/>
          <w:rPrChange w:id="3255" w:author="Érico Souza Loewe" w:date="2020-11-04T13:56:00Z">
            <w:rPr>
              <w:noProof/>
            </w:rPr>
          </w:rPrChange>
        </w:rPr>
        <w:pPrChange w:id="3256" w:author="Juliano Varella De Carvalho" w:date="2020-11-06T16:01:00Z">
          <w:pPr>
            <w:widowControl w:val="0"/>
            <w:autoSpaceDE w:val="0"/>
            <w:autoSpaceDN w:val="0"/>
            <w:adjustRightInd w:val="0"/>
          </w:pPr>
        </w:pPrChange>
      </w:pPr>
      <w:r w:rsidRPr="00B21656">
        <w:rPr>
          <w:noProof/>
          <w:lang w:val="en-US"/>
          <w:rPrChange w:id="3257" w:author="Érico Souza Loewe" w:date="2020-11-04T13:56:00Z">
            <w:rPr>
              <w:noProof/>
            </w:rPr>
          </w:rPrChange>
        </w:rPr>
        <w:lastRenderedPageBreak/>
        <w:t xml:space="preserve">RICCI, F.; ROKACH, L.; SHAPIRA, B. </w:t>
      </w:r>
      <w:r w:rsidRPr="00B21656">
        <w:rPr>
          <w:b/>
          <w:bCs/>
          <w:noProof/>
          <w:lang w:val="en-US"/>
          <w:rPrChange w:id="3258" w:author="Érico Souza Loewe" w:date="2020-11-04T13:56:00Z">
            <w:rPr>
              <w:b/>
              <w:bCs/>
              <w:noProof/>
            </w:rPr>
          </w:rPrChange>
        </w:rPr>
        <w:t>Recommender Systems Handbook</w:t>
      </w:r>
      <w:r w:rsidRPr="00B21656">
        <w:rPr>
          <w:noProof/>
          <w:lang w:val="en-US"/>
          <w:rPrChange w:id="3259" w:author="Érico Souza Loewe" w:date="2020-11-04T13:56:00Z">
            <w:rPr>
              <w:noProof/>
            </w:rPr>
          </w:rPrChange>
        </w:rPr>
        <w:t xml:space="preserve">. [s.l: s.n.]. </w:t>
      </w:r>
    </w:p>
    <w:p w14:paraId="5FB08366" w14:textId="77777777" w:rsidR="009C731D" w:rsidRPr="00B21656" w:rsidRDefault="009C731D" w:rsidP="004D13B5">
      <w:pPr>
        <w:rPr>
          <w:noProof/>
          <w:lang w:val="en-US"/>
          <w:rPrChange w:id="3260" w:author="Érico Souza Loewe" w:date="2020-11-04T13:56:00Z">
            <w:rPr>
              <w:noProof/>
            </w:rPr>
          </w:rPrChange>
        </w:rPr>
        <w:pPrChange w:id="3261" w:author="Juliano Varella De Carvalho" w:date="2020-11-06T16:01:00Z">
          <w:pPr>
            <w:widowControl w:val="0"/>
            <w:autoSpaceDE w:val="0"/>
            <w:autoSpaceDN w:val="0"/>
            <w:adjustRightInd w:val="0"/>
          </w:pPr>
        </w:pPrChange>
      </w:pPr>
      <w:r w:rsidRPr="00B21656">
        <w:rPr>
          <w:noProof/>
          <w:lang w:val="en-US"/>
          <w:rPrChange w:id="3262" w:author="Érico Souza Loewe" w:date="2020-11-04T13:56:00Z">
            <w:rPr>
              <w:noProof/>
            </w:rPr>
          </w:rPrChange>
        </w:rPr>
        <w:t xml:space="preserve">T.M. COVER, P. E. H. Nearest Neighbor Pattern Classfication. v. I, p. 1–28, 1967. </w:t>
      </w:r>
    </w:p>
    <w:p w14:paraId="11ADCC54" w14:textId="77777777" w:rsidR="009C731D" w:rsidRPr="00B21656" w:rsidRDefault="009C731D" w:rsidP="004D13B5">
      <w:pPr>
        <w:rPr>
          <w:noProof/>
          <w:lang w:val="en-US"/>
          <w:rPrChange w:id="3263" w:author="Érico Souza Loewe" w:date="2020-11-04T13:56:00Z">
            <w:rPr>
              <w:noProof/>
            </w:rPr>
          </w:rPrChange>
        </w:rPr>
        <w:pPrChange w:id="3264" w:author="Juliano Varella De Carvalho" w:date="2020-11-06T16:01:00Z">
          <w:pPr>
            <w:widowControl w:val="0"/>
            <w:autoSpaceDE w:val="0"/>
            <w:autoSpaceDN w:val="0"/>
            <w:adjustRightInd w:val="0"/>
          </w:pPr>
        </w:pPrChange>
      </w:pPr>
      <w:r w:rsidRPr="00B21656">
        <w:rPr>
          <w:noProof/>
          <w:lang w:val="en-US"/>
          <w:rPrChange w:id="3265" w:author="Érico Souza Loewe" w:date="2020-11-04T13:56:00Z">
            <w:rPr>
              <w:noProof/>
            </w:rPr>
          </w:rPrChange>
        </w:rPr>
        <w:t xml:space="preserve">TKALČIČ, M. et al. Prediction of music pairwise preferences from facial expressions. </w:t>
      </w:r>
      <w:r w:rsidRPr="00B21656">
        <w:rPr>
          <w:b/>
          <w:bCs/>
          <w:noProof/>
          <w:lang w:val="en-US"/>
          <w:rPrChange w:id="3266" w:author="Érico Souza Loewe" w:date="2020-11-04T13:56:00Z">
            <w:rPr>
              <w:b/>
              <w:bCs/>
              <w:noProof/>
            </w:rPr>
          </w:rPrChange>
        </w:rPr>
        <w:t>International Conference on Intelligent User Interfaces, Proceedings IUI</w:t>
      </w:r>
      <w:r w:rsidRPr="00B21656">
        <w:rPr>
          <w:noProof/>
          <w:lang w:val="en-US"/>
          <w:rPrChange w:id="3267" w:author="Érico Souza Loewe" w:date="2020-11-04T13:56:00Z">
            <w:rPr>
              <w:noProof/>
            </w:rPr>
          </w:rPrChange>
        </w:rPr>
        <w:t xml:space="preserve">, v. Part F1476, p. 150–159, 2019. </w:t>
      </w:r>
    </w:p>
    <w:p w14:paraId="5384780C" w14:textId="77777777" w:rsidR="009C731D" w:rsidRPr="00B21656" w:rsidRDefault="009C731D" w:rsidP="004D13B5">
      <w:pPr>
        <w:rPr>
          <w:noProof/>
          <w:lang w:val="en-US"/>
          <w:rPrChange w:id="3268" w:author="Érico Souza Loewe" w:date="2020-11-04T13:56:00Z">
            <w:rPr>
              <w:noProof/>
            </w:rPr>
          </w:rPrChange>
        </w:rPr>
        <w:pPrChange w:id="3269" w:author="Juliano Varella De Carvalho" w:date="2020-11-06T16:01:00Z">
          <w:pPr>
            <w:widowControl w:val="0"/>
            <w:autoSpaceDE w:val="0"/>
            <w:autoSpaceDN w:val="0"/>
            <w:adjustRightInd w:val="0"/>
          </w:pPr>
        </w:pPrChange>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B21656">
        <w:rPr>
          <w:noProof/>
          <w:lang w:val="en-US"/>
          <w:rPrChange w:id="3270" w:author="Érico Souza Loewe" w:date="2020-11-04T13:56:00Z">
            <w:rPr>
              <w:noProof/>
            </w:rPr>
          </w:rPrChange>
        </w:rPr>
        <w:t xml:space="preserve">Acesso em: 12 mar. 2020. </w:t>
      </w:r>
    </w:p>
    <w:p w14:paraId="1BFE53C8" w14:textId="77777777" w:rsidR="009C731D" w:rsidRPr="00B21656" w:rsidRDefault="009C731D" w:rsidP="004D13B5">
      <w:pPr>
        <w:rPr>
          <w:noProof/>
          <w:lang w:val="en-US"/>
          <w:rPrChange w:id="3271" w:author="Érico Souza Loewe" w:date="2020-11-04T13:56:00Z">
            <w:rPr>
              <w:noProof/>
            </w:rPr>
          </w:rPrChange>
        </w:rPr>
        <w:pPrChange w:id="3272" w:author="Juliano Varella De Carvalho" w:date="2020-11-06T16:01:00Z">
          <w:pPr>
            <w:widowControl w:val="0"/>
            <w:autoSpaceDE w:val="0"/>
            <w:autoSpaceDN w:val="0"/>
            <w:adjustRightInd w:val="0"/>
          </w:pPr>
        </w:pPrChange>
      </w:pPr>
      <w:r w:rsidRPr="00B21656">
        <w:rPr>
          <w:noProof/>
          <w:lang w:val="en-US"/>
          <w:rPrChange w:id="3273" w:author="Érico Souza Loewe" w:date="2020-11-04T13:56:00Z">
            <w:rPr>
              <w:noProof/>
            </w:rPr>
          </w:rPrChange>
        </w:rPr>
        <w:t xml:space="preserve">VOLOKHIN, S.; AGICHTEIN, E. Towards intent-aware contextual music recommendation: Initial experiments. </w:t>
      </w:r>
      <w:r w:rsidRPr="00B21656">
        <w:rPr>
          <w:b/>
          <w:bCs/>
          <w:noProof/>
          <w:lang w:val="en-US"/>
          <w:rPrChange w:id="3274" w:author="Érico Souza Loewe" w:date="2020-11-04T13:56:00Z">
            <w:rPr>
              <w:b/>
              <w:bCs/>
              <w:noProof/>
            </w:rPr>
          </w:rPrChange>
        </w:rPr>
        <w:t>41st International ACM SIGIR Conference on Research and Development in Information Retrieval, SIGIR 2018</w:t>
      </w:r>
      <w:r w:rsidRPr="00B21656">
        <w:rPr>
          <w:noProof/>
          <w:lang w:val="en-US"/>
          <w:rPrChange w:id="3275" w:author="Érico Souza Loewe" w:date="2020-11-04T13:56:00Z">
            <w:rPr>
              <w:noProof/>
            </w:rPr>
          </w:rPrChange>
        </w:rPr>
        <w:t xml:space="preserve">, p. 1045–1048, 2018. </w:t>
      </w:r>
    </w:p>
    <w:p w14:paraId="06E0D6F5" w14:textId="77777777" w:rsidR="009C731D" w:rsidRPr="009C731D" w:rsidRDefault="009C731D" w:rsidP="004D13B5">
      <w:pPr>
        <w:rPr>
          <w:noProof/>
        </w:rPr>
        <w:pPrChange w:id="3276" w:author="Juliano Varella De Carvalho" w:date="2020-11-06T16:01:00Z">
          <w:pPr>
            <w:widowControl w:val="0"/>
            <w:autoSpaceDE w:val="0"/>
            <w:autoSpaceDN w:val="0"/>
            <w:adjustRightInd w:val="0"/>
          </w:pPr>
        </w:pPrChange>
      </w:pPr>
      <w:r w:rsidRPr="00B21656">
        <w:rPr>
          <w:noProof/>
          <w:lang w:val="en-US"/>
          <w:rPrChange w:id="3277" w:author="Érico Souza Loewe" w:date="2020-11-04T13:56:00Z">
            <w:rPr>
              <w:noProof/>
            </w:rPr>
          </w:rPrChange>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4D13B5">
      <w:r>
        <w:fldChar w:fldCharType="end"/>
      </w:r>
    </w:p>
    <w:p w14:paraId="6CB804B0" w14:textId="77777777" w:rsidR="008F2AE9" w:rsidRDefault="008F2AE9" w:rsidP="004D13B5"/>
    <w:p w14:paraId="6A98B2A5" w14:textId="77777777" w:rsidR="008F2AE9" w:rsidRDefault="008F2AE9" w:rsidP="004D13B5"/>
    <w:p w14:paraId="7F0A548E" w14:textId="77777777" w:rsidR="008F2AE9" w:rsidRDefault="008F2AE9" w:rsidP="004D13B5"/>
    <w:p w14:paraId="4A5ACC03" w14:textId="77777777" w:rsidR="008F2AE9" w:rsidRDefault="008F2AE9" w:rsidP="004D13B5"/>
    <w:sectPr w:rsidR="008F2AE9" w:rsidSect="00A5403F">
      <w:headerReference w:type="even" r:id="rId97"/>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6" w:author="Tatiane Schwanck Schardosim" w:date="2020-07-01T21:47:00Z" w:initials="TSS">
    <w:p w14:paraId="5B1E7062" w14:textId="3C2A5374" w:rsidR="00AF6093" w:rsidRDefault="00AF6093" w:rsidP="004D13B5">
      <w:pPr>
        <w:pStyle w:val="CommentText"/>
      </w:pPr>
      <w:r>
        <w:rPr>
          <w:rStyle w:val="CommentReference"/>
        </w:rPr>
        <w:annotationRef/>
      </w:r>
      <w:r>
        <w:rPr>
          <w:noProof/>
        </w:rPr>
        <w:t>Tens que apresnetar cada figura.</w:t>
      </w:r>
    </w:p>
  </w:comment>
  <w:comment w:id="92" w:author="Tatiane Schwanck Schardosim" w:date="2020-07-01T21:50:00Z" w:initials="TSS">
    <w:p w14:paraId="6454CB88" w14:textId="241115AC" w:rsidR="00AF6093" w:rsidRDefault="00AF6093" w:rsidP="004D13B5">
      <w:pPr>
        <w:pStyle w:val="CommentText"/>
      </w:pPr>
      <w:r>
        <w:rPr>
          <w:rStyle w:val="CommentReference"/>
        </w:rPr>
        <w:annotationRef/>
      </w:r>
      <w:r>
        <w:rPr>
          <w:noProof/>
        </w:rPr>
        <w:t>4 ou 3?</w:t>
      </w:r>
    </w:p>
  </w:comment>
  <w:comment w:id="93" w:author="Érico Souza Loewe" w:date="2020-07-01T23:35:00Z" w:initials="ÉSL">
    <w:p w14:paraId="7AF31837" w14:textId="7782D339" w:rsidR="00AF6093" w:rsidRDefault="00AF6093" w:rsidP="004D13B5">
      <w:pPr>
        <w:pStyle w:val="CommentText"/>
      </w:pPr>
      <w:r>
        <w:rPr>
          <w:rStyle w:val="CommentReference"/>
        </w:rPr>
        <w:annotationRef/>
      </w:r>
      <w:r>
        <w:t>4 mas no fim só foi avaliado 3</w:t>
      </w:r>
    </w:p>
  </w:comment>
  <w:comment w:id="97" w:author="Tatiane Schwanck Schardosim" w:date="2020-07-01T21:51:00Z" w:initials="TSS">
    <w:p w14:paraId="369A950C" w14:textId="6354BDC1" w:rsidR="00AF6093" w:rsidRDefault="00AF6093" w:rsidP="004D13B5">
      <w:pPr>
        <w:pStyle w:val="CommentText"/>
      </w:pPr>
      <w:r>
        <w:rPr>
          <w:rStyle w:val="CommentReference"/>
        </w:rPr>
        <w:annotationRef/>
      </w:r>
      <w:r>
        <w:rPr>
          <w:noProof/>
        </w:rPr>
        <w:t>breve o que?</w:t>
      </w:r>
    </w:p>
  </w:comment>
  <w:comment w:id="105" w:author="Tatiane Schwanck Schardosim" w:date="2020-07-01T20:16:00Z" w:initials="TSS">
    <w:p w14:paraId="75E4D8B4" w14:textId="68A581D1" w:rsidR="00AF6093" w:rsidRDefault="00AF6093" w:rsidP="004D13B5">
      <w:pPr>
        <w:pStyle w:val="CommentText"/>
      </w:pPr>
      <w:r>
        <w:rPr>
          <w:rStyle w:val="CommentReference"/>
        </w:rPr>
        <w:annotationRef/>
      </w:r>
      <w:r>
        <w:rPr>
          <w:noProof/>
        </w:rPr>
        <w:t>Revisar o texto, diz que foi feito um estudo, bla bla bla</w:t>
      </w:r>
    </w:p>
  </w:comment>
  <w:comment w:id="119" w:author="Juliano Varella De Carvalho" w:date="2020-08-15T15:05:00Z" w:initials="JVDC">
    <w:p w14:paraId="7408A155" w14:textId="0E1B7595" w:rsidR="00AF6093" w:rsidRDefault="00AF6093" w:rsidP="004D13B5">
      <w:pPr>
        <w:pStyle w:val="CommentText"/>
      </w:pPr>
      <w:r>
        <w:rPr>
          <w:rStyle w:val="CommentReference"/>
        </w:rPr>
        <w:annotationRef/>
      </w:r>
      <w:r>
        <w:t>Rever essa formatação, não está de acordo com o padrão.</w:t>
      </w:r>
    </w:p>
  </w:comment>
  <w:comment w:id="120" w:author="Juliano Varella De Carvalho" w:date="2020-08-15T15:06:00Z" w:initials="JVDC">
    <w:p w14:paraId="4E7A90C5" w14:textId="36C37BC7" w:rsidR="00AF6093" w:rsidRDefault="00AF6093" w:rsidP="004D13B5">
      <w:pPr>
        <w:pStyle w:val="CommentText"/>
      </w:pPr>
      <w:r>
        <w:rPr>
          <w:rStyle w:val="CommentReference"/>
        </w:rPr>
        <w:annotationRef/>
      </w:r>
      <w:r>
        <w:t>Colocar um conceito de Sistema de Recomendação baseado em uma referência do tema.</w:t>
      </w:r>
    </w:p>
  </w:comment>
  <w:comment w:id="140" w:author="Juliano Varella De Carvalho" w:date="2020-08-15T15:10:00Z" w:initials="JVDC">
    <w:p w14:paraId="26030F69" w14:textId="4CE4CCEF" w:rsidR="00AF6093" w:rsidRDefault="00AF6093" w:rsidP="004D13B5">
      <w:pPr>
        <w:pStyle w:val="CommentText"/>
      </w:pPr>
      <w:r>
        <w:rPr>
          <w:rStyle w:val="CommentReference"/>
        </w:rPr>
        <w:annotationRef/>
      </w:r>
      <w:r>
        <w:t>Não está formatado adequadamente.</w:t>
      </w:r>
    </w:p>
  </w:comment>
  <w:comment w:id="143" w:author="Juliano Varella De Carvalho" w:date="2020-08-15T15:11:00Z" w:initials="JVDC">
    <w:p w14:paraId="672A7206" w14:textId="06B38E59" w:rsidR="00AF6093" w:rsidRDefault="00AF6093" w:rsidP="004D13B5">
      <w:pPr>
        <w:pStyle w:val="CommentText"/>
      </w:pPr>
      <w:r>
        <w:rPr>
          <w:rStyle w:val="CommentReference"/>
        </w:rPr>
        <w:annotationRef/>
      </w:r>
      <w:r>
        <w:t>Esse estudo está baseado em quê ????</w:t>
      </w:r>
    </w:p>
  </w:comment>
  <w:comment w:id="144" w:author="Juliano Varella De Carvalho" w:date="2020-08-15T15:18:00Z" w:initials="JVDC">
    <w:p w14:paraId="76D79E08" w14:textId="531FCE17" w:rsidR="00AF6093" w:rsidRDefault="00AF6093" w:rsidP="004D13B5">
      <w:pPr>
        <w:pStyle w:val="CommentText"/>
      </w:pPr>
      <w:r>
        <w:rPr>
          <w:rStyle w:val="CommentReference"/>
        </w:rPr>
        <w:annotationRef/>
      </w:r>
      <w:r>
        <w:t>Por que há tanto espaço abaixo ???</w:t>
      </w:r>
    </w:p>
  </w:comment>
  <w:comment w:id="147" w:author="Juliano Varella De Carvalho" w:date="2020-08-15T15:11:00Z" w:initials="JVDC">
    <w:p w14:paraId="699431A0" w14:textId="77FAAF77" w:rsidR="00AF6093" w:rsidRDefault="00AF6093" w:rsidP="004D13B5">
      <w:pPr>
        <w:pStyle w:val="CommentText"/>
      </w:pPr>
      <w:r>
        <w:rPr>
          <w:rStyle w:val="CommentReference"/>
        </w:rPr>
        <w:annotationRef/>
      </w:r>
      <w:r>
        <w:t>Melhorar esse texto.</w:t>
      </w:r>
    </w:p>
  </w:comment>
  <w:comment w:id="158" w:author="Juliano Varella De Carvalho" w:date="2020-08-15T15:12:00Z" w:initials="JVDC">
    <w:p w14:paraId="5192D913" w14:textId="4D2CDC01" w:rsidR="00AF6093" w:rsidRDefault="00AF6093" w:rsidP="004D13B5">
      <w:pPr>
        <w:pStyle w:val="CommentText"/>
      </w:pPr>
      <w:r>
        <w:rPr>
          <w:rStyle w:val="CommentReference"/>
        </w:rPr>
        <w:annotationRef/>
      </w:r>
      <w:r>
        <w:t>Não está formatado corretamente.</w:t>
      </w:r>
    </w:p>
  </w:comment>
  <w:comment w:id="171" w:author="Juliano Varella De Carvalho" w:date="2020-08-15T15:13:00Z" w:initials="JVDC">
    <w:p w14:paraId="0821AAB8" w14:textId="24448837" w:rsidR="00AF6093" w:rsidRDefault="00AF6093" w:rsidP="004D13B5">
      <w:pPr>
        <w:pStyle w:val="CommentText"/>
      </w:pPr>
      <w:r>
        <w:rPr>
          <w:rStyle w:val="CommentReference"/>
        </w:rPr>
        <w:annotationRef/>
      </w:r>
      <w:r>
        <w:t>Onde foram encontrados ???</w:t>
      </w:r>
    </w:p>
  </w:comment>
  <w:comment w:id="177" w:author="Juliano Varella De Carvalho" w:date="2020-08-15T15:19:00Z" w:initials="JVDC">
    <w:p w14:paraId="1E17D4CA" w14:textId="427F4B4E" w:rsidR="00AF6093" w:rsidRDefault="00AF6093" w:rsidP="004D13B5">
      <w:pPr>
        <w:pStyle w:val="CommentText"/>
      </w:pPr>
      <w:r>
        <w:rPr>
          <w:rStyle w:val="CommentReference"/>
        </w:rPr>
        <w:annotationRef/>
      </w:r>
      <w:r>
        <w:t>Por que há tanto espaço abaixo ???</w:t>
      </w:r>
    </w:p>
  </w:comment>
  <w:comment w:id="180" w:author="Juliano Varella De Carvalho" w:date="2020-08-15T15:13:00Z" w:initials="JVDC">
    <w:p w14:paraId="742A7D0B" w14:textId="76A3C8AD" w:rsidR="00AF6093" w:rsidRDefault="00AF6093" w:rsidP="004D13B5">
      <w:pPr>
        <w:pStyle w:val="CommentText"/>
      </w:pPr>
      <w:r>
        <w:rPr>
          <w:rStyle w:val="CommentReference"/>
        </w:rPr>
        <w:annotationRef/>
      </w:r>
      <w:r>
        <w:t>Segue o mesmo padrão de lista das ações.</w:t>
      </w:r>
    </w:p>
  </w:comment>
  <w:comment w:id="210" w:author="Juliano Varella De Carvalho" w:date="2020-08-15T15:16:00Z" w:initials="JVDC">
    <w:p w14:paraId="315110E6" w14:textId="2AE8A9E8" w:rsidR="00AF6093" w:rsidRDefault="00AF6093" w:rsidP="004D13B5">
      <w:pPr>
        <w:pStyle w:val="CommentText"/>
      </w:pPr>
      <w:r>
        <w:rPr>
          <w:rStyle w:val="CommentReference"/>
        </w:rPr>
        <w:annotationRef/>
      </w:r>
      <w:r>
        <w:t>Precisas definir o que queres dizer sobre obter implicitamente e obter explicitamente. Não está claro.</w:t>
      </w:r>
    </w:p>
  </w:comment>
  <w:comment w:id="211" w:author="Juliano Varella De Carvalho" w:date="2020-08-15T15:19:00Z" w:initials="JVDC">
    <w:p w14:paraId="2878C3DB" w14:textId="2D3C5BF8" w:rsidR="00AF6093" w:rsidRDefault="00AF6093" w:rsidP="004D13B5">
      <w:pPr>
        <w:pStyle w:val="CommentText"/>
      </w:pPr>
      <w:r>
        <w:rPr>
          <w:rStyle w:val="CommentReference"/>
        </w:rPr>
        <w:annotationRef/>
      </w:r>
      <w:r>
        <w:t>Por que há tanto espaço abaixo ???</w:t>
      </w:r>
    </w:p>
  </w:comment>
  <w:comment w:id="224" w:author="Tatiane Schwanck Schardosim" w:date="2020-07-01T20:52:00Z" w:initials="TSS">
    <w:p w14:paraId="5DB90FFD" w14:textId="1FA73627" w:rsidR="00AF6093" w:rsidRDefault="00AF6093" w:rsidP="004D13B5">
      <w:pPr>
        <w:pStyle w:val="CommentText"/>
      </w:pPr>
      <w:r>
        <w:rPr>
          <w:rStyle w:val="CommentReference"/>
        </w:rPr>
        <w:annotationRef/>
      </w:r>
      <w:r>
        <w:rPr>
          <w:noProof/>
        </w:rPr>
        <w:t>Localização está nos dois?</w:t>
      </w:r>
    </w:p>
  </w:comment>
  <w:comment w:id="225" w:author="Érico Souza Loewe" w:date="2020-07-02T00:04:00Z" w:initials="ÉSL">
    <w:p w14:paraId="4F2B8452" w14:textId="371ACD1D" w:rsidR="00AF6093" w:rsidRDefault="00AF6093" w:rsidP="004D13B5">
      <w:pPr>
        <w:pStyle w:val="CommentText"/>
      </w:pPr>
      <w:r>
        <w:rPr>
          <w:rStyle w:val="CommentReference"/>
        </w:rPr>
        <w:annotationRef/>
      </w:r>
      <w:r>
        <w:t>Sim, sera obtido das duas maneiras</w:t>
      </w:r>
    </w:p>
  </w:comment>
  <w:comment w:id="278" w:author="Tatiane Schwanck Schardosim" w:date="2020-07-01T20:54:00Z" w:initials="TSS">
    <w:p w14:paraId="6345B211" w14:textId="03CD21A0" w:rsidR="00AF6093" w:rsidRDefault="00AF6093" w:rsidP="004D13B5">
      <w:pPr>
        <w:pStyle w:val="CommentText"/>
      </w:pPr>
      <w:r>
        <w:rPr>
          <w:rStyle w:val="CommentReference"/>
        </w:rPr>
        <w:annotationRef/>
      </w:r>
      <w:r>
        <w:rPr>
          <w:noProof/>
        </w:rPr>
        <w:t>Revisa a concordância</w:t>
      </w:r>
    </w:p>
  </w:comment>
  <w:comment w:id="284" w:author="Juliano Varella De Carvalho" w:date="2020-08-15T15:25:00Z" w:initials="JVDC">
    <w:p w14:paraId="7858D77B" w14:textId="66F59ED7" w:rsidR="00AF6093" w:rsidRDefault="00AF6093" w:rsidP="004D13B5">
      <w:pPr>
        <w:pStyle w:val="CommentText"/>
      </w:pPr>
      <w:r>
        <w:rPr>
          <w:rStyle w:val="CommentReference"/>
        </w:rPr>
        <w:annotationRef/>
      </w:r>
      <w:r>
        <w:rPr>
          <w:rStyle w:val="CommentReference"/>
        </w:rPr>
        <w:t>Os verbos não são no futuro !!! Ou presente ou passado.</w:t>
      </w:r>
    </w:p>
  </w:comment>
  <w:comment w:id="286" w:author="Tatiane Schwanck Schardosim" w:date="2020-07-01T20:55:00Z" w:initials="TSS">
    <w:p w14:paraId="00038D8A" w14:textId="23599823" w:rsidR="00AF6093" w:rsidRDefault="00AF6093" w:rsidP="004D13B5">
      <w:pPr>
        <w:pStyle w:val="CommentText"/>
      </w:pPr>
      <w:r>
        <w:rPr>
          <w:rStyle w:val="CommentReference"/>
        </w:rPr>
        <w:annotationRef/>
      </w:r>
      <w:r>
        <w:rPr>
          <w:noProof/>
        </w:rPr>
        <w:t>Será um app?</w:t>
      </w:r>
    </w:p>
  </w:comment>
  <w:comment w:id="287" w:author="Érico Souza Loewe" w:date="2020-07-02T00:12:00Z" w:initials="ÉSL">
    <w:p w14:paraId="44B9C80F" w14:textId="7EE8DC98" w:rsidR="00AF6093" w:rsidRDefault="00AF6093" w:rsidP="004D13B5">
      <w:pPr>
        <w:pStyle w:val="CommentText"/>
      </w:pPr>
      <w:r>
        <w:rPr>
          <w:rStyle w:val="CommentReference"/>
        </w:rPr>
        <w:annotationRef/>
      </w:r>
      <w:r>
        <w:t>Será um webapp</w:t>
      </w:r>
    </w:p>
  </w:comment>
  <w:comment w:id="294" w:author="Juliano Varella De Carvalho" w:date="2020-08-15T15:30:00Z" w:initials="JVDC">
    <w:p w14:paraId="031542B9" w14:textId="09073255" w:rsidR="00AF6093" w:rsidRDefault="00AF6093" w:rsidP="004D13B5">
      <w:pPr>
        <w:pStyle w:val="CommentText"/>
      </w:pPr>
      <w:r>
        <w:rPr>
          <w:rStyle w:val="CommentReference"/>
        </w:rPr>
        <w:annotationRef/>
      </w:r>
      <w:r>
        <w:t>A fonte está muito pequena, talvez tenhas que colocar 4 formas em cima e 4 abaixo.</w:t>
      </w:r>
    </w:p>
  </w:comment>
  <w:comment w:id="295" w:author="Tatiane Schwanck Schardosim" w:date="2020-07-01T20:56:00Z" w:initials="TSS">
    <w:p w14:paraId="0C776C40" w14:textId="5C809AE1" w:rsidR="00AF6093" w:rsidRDefault="00AF6093" w:rsidP="004D13B5">
      <w:pPr>
        <w:pStyle w:val="CommentText"/>
      </w:pPr>
      <w:r>
        <w:rPr>
          <w:rStyle w:val="CommentReference"/>
        </w:rPr>
        <w:annotationRef/>
      </w:r>
      <w:r>
        <w:rPr>
          <w:noProof/>
        </w:rPr>
        <w:t>Acho que a fonte ficou pequena</w:t>
      </w:r>
    </w:p>
  </w:comment>
  <w:comment w:id="296" w:author="Érico Souza Loewe" w:date="2020-07-02T00:14:00Z" w:initials="ÉSL">
    <w:p w14:paraId="6D6E7F99" w14:textId="0C8C193E" w:rsidR="00AF6093" w:rsidRDefault="00AF6093" w:rsidP="004D13B5">
      <w:pPr>
        <w:pStyle w:val="CommentText"/>
      </w:pPr>
      <w:r>
        <w:rPr>
          <w:rStyle w:val="CommentReference"/>
        </w:rPr>
        <w:annotationRef/>
      </w:r>
      <w:r>
        <w:t>Ficou mesmo, mas não tem como aumentar</w:t>
      </w:r>
    </w:p>
  </w:comment>
  <w:comment w:id="300" w:author="Juliano Varella De Carvalho" w:date="2020-08-15T15:34:00Z" w:initials="JVDC">
    <w:p w14:paraId="0FEBEFE3" w14:textId="32F438AA" w:rsidR="00AF6093" w:rsidRDefault="00AF6093" w:rsidP="004D13B5">
      <w:pPr>
        <w:pStyle w:val="CommentText"/>
      </w:pPr>
      <w:r>
        <w:rPr>
          <w:rStyle w:val="CommentReference"/>
        </w:rPr>
        <w:annotationRef/>
      </w:r>
      <w:r>
        <w:t>Abre uma seção Questionário para falar sobre ele.</w:t>
      </w:r>
    </w:p>
  </w:comment>
  <w:comment w:id="354" w:author="Juliano Varella De Carvalho" w:date="2020-08-15T15:45:00Z" w:initials="JVDC">
    <w:p w14:paraId="4EF6E8E3" w14:textId="77777777" w:rsidR="00AF6093" w:rsidRDefault="00AF6093" w:rsidP="004D13B5">
      <w:pPr>
        <w:pStyle w:val="CommentText"/>
      </w:pPr>
      <w:r>
        <w:rPr>
          <w:rStyle w:val="CommentReference"/>
        </w:rPr>
        <w:annotationRef/>
      </w:r>
      <w:r>
        <w:t>De onde vem essa informação?</w:t>
      </w:r>
    </w:p>
  </w:comment>
  <w:comment w:id="377" w:author="Juliano Varella De Carvalho" w:date="2020-08-15T15:42:00Z" w:initials="JVDC">
    <w:p w14:paraId="0F931195" w14:textId="77777777" w:rsidR="00AF6093" w:rsidRDefault="00AF6093" w:rsidP="004D13B5">
      <w:pPr>
        <w:pStyle w:val="CommentText"/>
      </w:pPr>
      <w:r>
        <w:rPr>
          <w:rStyle w:val="CommentReference"/>
        </w:rPr>
        <w:annotationRef/>
      </w:r>
      <w:r>
        <w:t>Esse texto podia iniciar a seção 3.2.2</w:t>
      </w:r>
    </w:p>
  </w:comment>
  <w:comment w:id="387" w:author="Juliano Varella De Carvalho" w:date="2020-08-15T15:47:00Z" w:initials="JVDC">
    <w:p w14:paraId="7D498935" w14:textId="0E79E9F6" w:rsidR="00AF6093" w:rsidRDefault="00AF6093" w:rsidP="004D13B5">
      <w:pPr>
        <w:pStyle w:val="CommentText"/>
      </w:pPr>
      <w:r>
        <w:rPr>
          <w:rStyle w:val="CommentReference"/>
        </w:rPr>
        <w:annotationRef/>
      </w:r>
      <w:r>
        <w:t>Não seria recomendação musical ???</w:t>
      </w:r>
    </w:p>
  </w:comment>
  <w:comment w:id="404" w:author="Juliano Varella De Carvalho" w:date="2020-08-15T15:50:00Z" w:initials="JVDC">
    <w:p w14:paraId="0F56441A" w14:textId="41D9DDAB" w:rsidR="00AF6093" w:rsidRDefault="00AF6093" w:rsidP="004D13B5">
      <w:pPr>
        <w:pStyle w:val="CommentText"/>
      </w:pPr>
      <w:r>
        <w:rPr>
          <w:rStyle w:val="CommentReference"/>
        </w:rPr>
        <w:annotationRef/>
      </w:r>
      <w:r>
        <w:t>O questionário tem 14 perguntas, porque só abordasse essas ??? Acho que tens que abordar todas, pois é importante relatar os resultados do questionário.</w:t>
      </w:r>
    </w:p>
  </w:comment>
  <w:comment w:id="755" w:author="Juliano Varella De Carvalho" w:date="2020-11-06T14:30:00Z" w:initials="JVDC">
    <w:p w14:paraId="7BD07276" w14:textId="3CA53DE2" w:rsidR="00AF6093" w:rsidRDefault="00AF6093" w:rsidP="004D13B5">
      <w:pPr>
        <w:pStyle w:val="CommentText"/>
      </w:pPr>
      <w:r>
        <w:rPr>
          <w:rStyle w:val="CommentReference"/>
        </w:rPr>
        <w:annotationRef/>
      </w:r>
      <w:r>
        <w:rPr>
          <w:noProof/>
        </w:rPr>
        <w:t>O estudo realizado foi somente do KNN.</w:t>
      </w:r>
    </w:p>
  </w:comment>
  <w:comment w:id="814" w:author="Juliano Varella De Carvalho" w:date="2020-11-06T14:33:00Z" w:initials="JVDC">
    <w:p w14:paraId="00C950A3" w14:textId="7C4B4CE3" w:rsidR="00AF6093" w:rsidRDefault="00AF6093" w:rsidP="004D13B5">
      <w:pPr>
        <w:pStyle w:val="CommentText"/>
      </w:pPr>
      <w:r>
        <w:rPr>
          <w:rStyle w:val="CommentReference"/>
        </w:rPr>
        <w:annotationRef/>
      </w:r>
      <w:r>
        <w:rPr>
          <w:noProof/>
        </w:rPr>
        <w:t>???</w:t>
      </w:r>
    </w:p>
  </w:comment>
  <w:comment w:id="847" w:author="Juliano Varella De Carvalho" w:date="2020-11-06T14:36:00Z" w:initials="JVDC">
    <w:p w14:paraId="1CE45E9B" w14:textId="0F3A5CA1" w:rsidR="00AF6093" w:rsidRDefault="00AF6093" w:rsidP="004D13B5">
      <w:pPr>
        <w:pStyle w:val="CommentText"/>
      </w:pPr>
      <w:r>
        <w:rPr>
          <w:rStyle w:val="CommentReference"/>
        </w:rPr>
        <w:annotationRef/>
      </w:r>
      <w:r>
        <w:t>Por quê?</w:t>
      </w:r>
    </w:p>
  </w:comment>
  <w:comment w:id="876" w:author="Juliano Varella De Carvalho" w:date="2020-11-06T14:37:00Z" w:initials="JVDC">
    <w:p w14:paraId="48B48293" w14:textId="77777777" w:rsidR="00AF6093" w:rsidRDefault="00AF6093" w:rsidP="004D13B5">
      <w:pPr>
        <w:pStyle w:val="CommentText"/>
      </w:pPr>
      <w:r>
        <w:rPr>
          <w:rStyle w:val="CommentReference"/>
        </w:rPr>
        <w:annotationRef/>
      </w:r>
      <w:r>
        <w:t>Fica embaixo do Quadro.</w:t>
      </w:r>
    </w:p>
    <w:p w14:paraId="4C2BD608" w14:textId="55061E14" w:rsidR="00AF6093" w:rsidRDefault="00AF6093" w:rsidP="004D13B5">
      <w:pPr>
        <w:pStyle w:val="CommentText"/>
      </w:pPr>
      <w:r>
        <w:t>Fonte: elaborado pelo autor.</w:t>
      </w:r>
    </w:p>
  </w:comment>
  <w:comment w:id="879" w:author="Juliano Varella De Carvalho" w:date="2020-11-06T14:39:00Z" w:initials="JVDC">
    <w:p w14:paraId="10755A1B" w14:textId="1EE315CD" w:rsidR="00AF6093" w:rsidRDefault="00AF6093" w:rsidP="004D13B5">
      <w:pPr>
        <w:pStyle w:val="CommentText"/>
      </w:pPr>
      <w:r>
        <w:rPr>
          <w:rStyle w:val="CommentReference"/>
        </w:rPr>
        <w:annotationRef/>
      </w:r>
      <w:r>
        <w:t>Qual arquivo?</w:t>
      </w:r>
    </w:p>
  </w:comment>
  <w:comment w:id="898" w:author="Juliano Varella De Carvalho" w:date="2020-11-06T14:40:00Z" w:initials="JVDC">
    <w:p w14:paraId="60D276E6" w14:textId="412BDA07" w:rsidR="004A5767" w:rsidRDefault="004A5767" w:rsidP="004D13B5">
      <w:pPr>
        <w:pStyle w:val="CommentText"/>
      </w:pPr>
      <w:r>
        <w:rPr>
          <w:rStyle w:val="CommentReference"/>
        </w:rPr>
        <w:annotationRef/>
      </w:r>
      <w:r>
        <w:t>Não ficou claro.</w:t>
      </w:r>
    </w:p>
  </w:comment>
  <w:comment w:id="949" w:author="Juliano Varella De Carvalho" w:date="2020-11-06T14:41:00Z" w:initials="JVDC">
    <w:p w14:paraId="26656745" w14:textId="048E94E8" w:rsidR="004A5767" w:rsidRDefault="004A5767" w:rsidP="004D13B5">
      <w:pPr>
        <w:pStyle w:val="CommentText"/>
      </w:pPr>
      <w:r>
        <w:rPr>
          <w:rStyle w:val="CommentReference"/>
        </w:rPr>
        <w:annotationRef/>
      </w:r>
      <w:r>
        <w:t>Referência errada e formatação errada.</w:t>
      </w:r>
    </w:p>
  </w:comment>
  <w:comment w:id="997" w:author="Juliano Varella De Carvalho" w:date="2020-11-06T14:44:00Z" w:initials="JVDC">
    <w:p w14:paraId="463B1916" w14:textId="409CE5DE" w:rsidR="004A5767" w:rsidRDefault="004A5767" w:rsidP="004D13B5">
      <w:pPr>
        <w:pStyle w:val="CommentText"/>
      </w:pPr>
      <w:r>
        <w:rPr>
          <w:rStyle w:val="CommentReference"/>
        </w:rPr>
        <w:annotationRef/>
      </w:r>
      <w:r>
        <w:t>Cada um o quê ?</w:t>
      </w:r>
    </w:p>
  </w:comment>
  <w:comment w:id="1019" w:author="Juliano Varella De Carvalho" w:date="2020-11-06T14:47:00Z" w:initials="JVDC">
    <w:p w14:paraId="4BAF0B81" w14:textId="311EB543" w:rsidR="004A5767" w:rsidRDefault="004A5767" w:rsidP="004D13B5">
      <w:pPr>
        <w:pStyle w:val="CommentText"/>
      </w:pPr>
      <w:r>
        <w:rPr>
          <w:rStyle w:val="CommentReference"/>
        </w:rPr>
        <w:annotationRef/>
      </w:r>
      <w:r>
        <w:t>Precisa ser mais claro, dá um exemplo.</w:t>
      </w:r>
    </w:p>
  </w:comment>
  <w:comment w:id="1048" w:author="Juliano Varella De Carvalho" w:date="2020-11-06T15:01:00Z" w:initials="JVDC">
    <w:p w14:paraId="578B3583" w14:textId="7AC7CB37" w:rsidR="00A04918" w:rsidRDefault="00A04918" w:rsidP="004D13B5">
      <w:pPr>
        <w:pStyle w:val="CommentText"/>
      </w:pPr>
      <w:r>
        <w:rPr>
          <w:rStyle w:val="CommentReference"/>
        </w:rPr>
        <w:annotationRef/>
      </w:r>
      <w:r>
        <w:t>Informa quantos registros de treinamento e teste existem.</w:t>
      </w:r>
    </w:p>
  </w:comment>
  <w:comment w:id="1060" w:author="Juliano Varella De Carvalho" w:date="2020-11-06T14:54:00Z" w:initials="JVDC">
    <w:p w14:paraId="4C8F07E4" w14:textId="180065ED" w:rsidR="00BA00AE" w:rsidRDefault="00BA00AE" w:rsidP="004D13B5">
      <w:pPr>
        <w:pStyle w:val="CommentText"/>
      </w:pPr>
      <w:r>
        <w:rPr>
          <w:rStyle w:val="CommentReference"/>
        </w:rPr>
        <w:annotationRef/>
      </w:r>
      <w:r>
        <w:t>Por que 3?</w:t>
      </w:r>
    </w:p>
  </w:comment>
  <w:comment w:id="1062" w:author="Juliano Varella De Carvalho" w:date="2020-11-06T15:11:00Z" w:initials="JVDC">
    <w:p w14:paraId="52DCE848" w14:textId="4DDB0129" w:rsidR="00E72884" w:rsidRDefault="00E72884" w:rsidP="004D13B5">
      <w:pPr>
        <w:pStyle w:val="CommentText"/>
      </w:pPr>
      <w:r>
        <w:rPr>
          <w:rStyle w:val="CommentReference"/>
        </w:rPr>
        <w:annotationRef/>
      </w:r>
      <w:r>
        <w:t>O KNN não gera modelo. O uso do fit sobre os dados de treinamento serve para descobrir qual é o melhor K para ser aplicados nos dados de teste. Não falas sobre isto aqui.</w:t>
      </w:r>
    </w:p>
  </w:comment>
  <w:comment w:id="1081" w:author="Juliano Varella De Carvalho" w:date="2020-11-06T14:59:00Z" w:initials="JVDC">
    <w:p w14:paraId="3CEE2FC7" w14:textId="581EF873" w:rsidR="00BA00AE" w:rsidRDefault="00BA00AE" w:rsidP="004D13B5">
      <w:pPr>
        <w:pStyle w:val="CommentText"/>
      </w:pPr>
      <w:r>
        <w:rPr>
          <w:rStyle w:val="CommentReference"/>
        </w:rPr>
        <w:annotationRef/>
      </w:r>
      <w:r>
        <w:t>Tens que indicar aqui que há um número de X instâncias que foram submetidas no teste do KNN e que existem Y gêneros distintos, o que certamente contribuiu para essa baixa acurácia.</w:t>
      </w:r>
    </w:p>
  </w:comment>
  <w:comment w:id="1092" w:author="Juliano Varella De Carvalho" w:date="2020-11-06T15:14:00Z" w:initials="JVDC">
    <w:p w14:paraId="67B7FB6E" w14:textId="7E47C6A2" w:rsidR="00E72884" w:rsidRDefault="00E72884" w:rsidP="004D13B5">
      <w:pPr>
        <w:pStyle w:val="CommentText"/>
      </w:pPr>
      <w:r>
        <w:rPr>
          <w:rStyle w:val="CommentReference"/>
        </w:rPr>
        <w:annotationRef/>
      </w:r>
      <w:r>
        <w:t>Que modelo?</w:t>
      </w:r>
    </w:p>
  </w:comment>
  <w:comment w:id="1095" w:author="Juliano Varella De Carvalho" w:date="2020-11-06T15:00:00Z" w:initials="JVDC">
    <w:p w14:paraId="68215F0F" w14:textId="3EB5F0AC" w:rsidR="00BA00AE" w:rsidRDefault="00BA00AE" w:rsidP="004D13B5">
      <w:pPr>
        <w:pStyle w:val="CommentText"/>
      </w:pPr>
      <w:r>
        <w:rPr>
          <w:rStyle w:val="CommentReference"/>
        </w:rPr>
        <w:annotationRef/>
      </w:r>
      <w:r>
        <w:t>Faz como referência.</w:t>
      </w:r>
    </w:p>
  </w:comment>
  <w:comment w:id="1097" w:author="Juliano Varella De Carvalho" w:date="2020-11-06T15:02:00Z" w:initials="JVDC">
    <w:p w14:paraId="59B55BFF" w14:textId="156AAAD9" w:rsidR="00C94B56" w:rsidRDefault="00C94B56" w:rsidP="004D13B5">
      <w:pPr>
        <w:pStyle w:val="CommentText"/>
      </w:pPr>
      <w:r>
        <w:rPr>
          <w:rStyle w:val="CommentReference"/>
        </w:rPr>
        <w:annotationRef/>
      </w:r>
      <w:r w:rsidR="00372363">
        <w:rPr>
          <w:rStyle w:val="CommentReference"/>
        </w:rPr>
        <w:t>F</w:t>
      </w:r>
      <w:r>
        <w:t xml:space="preserve">ica melhor </w:t>
      </w:r>
      <w:r w:rsidR="00E72884">
        <w:t xml:space="preserve">PREDIÇÃO NO </w:t>
      </w:r>
      <w:r>
        <w:t>SISTEMA LORS</w:t>
      </w:r>
    </w:p>
  </w:comment>
  <w:comment w:id="1107" w:author="Juliano Varella De Carvalho" w:date="2020-11-06T15:04:00Z" w:initials="JVDC">
    <w:p w14:paraId="43562A5F" w14:textId="75A84101" w:rsidR="00C94B56" w:rsidRDefault="00C94B56" w:rsidP="004D13B5">
      <w:pPr>
        <w:pStyle w:val="CommentText"/>
      </w:pPr>
      <w:r>
        <w:rPr>
          <w:rStyle w:val="CommentReference"/>
        </w:rPr>
        <w:annotationRef/>
      </w:r>
      <w:r>
        <w:t>Isto aqui já foi dito antes, é desnecessário.</w:t>
      </w:r>
      <w:r w:rsidR="00E72884">
        <w:t xml:space="preserve"> Remover.</w:t>
      </w:r>
    </w:p>
  </w:comment>
  <w:comment w:id="1127" w:author="Juliano Varella De Carvalho" w:date="2020-11-06T15:16:00Z" w:initials="JVDC">
    <w:p w14:paraId="3D43D7C1" w14:textId="360CFABB" w:rsidR="00E72884" w:rsidRDefault="00E72884" w:rsidP="004D13B5">
      <w:pPr>
        <w:pStyle w:val="CommentText"/>
      </w:pPr>
      <w:r>
        <w:rPr>
          <w:rStyle w:val="CommentReference"/>
        </w:rPr>
        <w:annotationRef/>
      </w:r>
      <w:r>
        <w:t>Não entendi.</w:t>
      </w:r>
    </w:p>
  </w:comment>
  <w:comment w:id="1130" w:author="Juliano Varella De Carvalho" w:date="2020-11-06T15:17:00Z" w:initials="JVDC">
    <w:p w14:paraId="0DBBBCFD" w14:textId="45FABAEA" w:rsidR="00E72884" w:rsidRDefault="00E72884" w:rsidP="004D13B5">
      <w:pPr>
        <w:pStyle w:val="CommentText"/>
      </w:pPr>
      <w:r>
        <w:rPr>
          <w:rStyle w:val="CommentReference"/>
        </w:rPr>
        <w:annotationRef/>
      </w:r>
      <w:r>
        <w:t>Não existe modelo. O KNN não gera um modelo !</w:t>
      </w:r>
    </w:p>
  </w:comment>
  <w:comment w:id="1147" w:author="Juliano Varella De Carvalho" w:date="2020-11-06T15:09:00Z" w:initials="JVDC">
    <w:p w14:paraId="3618BD97" w14:textId="4DC61616" w:rsidR="00C94B56" w:rsidRDefault="00C94B56" w:rsidP="004D13B5">
      <w:pPr>
        <w:pStyle w:val="CommentText"/>
      </w:pPr>
      <w:r>
        <w:rPr>
          <w:rStyle w:val="CommentReference"/>
        </w:rPr>
        <w:annotationRef/>
      </w:r>
      <w:r>
        <w:t>Na Figura 24 está dito que são 10 músicas...</w:t>
      </w:r>
    </w:p>
  </w:comment>
  <w:comment w:id="1155" w:author="Juliano Varella De Carvalho" w:date="2020-11-06T15:28:00Z" w:initials="JVDC">
    <w:p w14:paraId="5D5FFBCC" w14:textId="5D97ECA9" w:rsidR="00372363" w:rsidRDefault="00372363" w:rsidP="004D13B5">
      <w:pPr>
        <w:pStyle w:val="CommentText"/>
      </w:pPr>
      <w:r>
        <w:rPr>
          <w:rStyle w:val="CommentReference"/>
        </w:rPr>
        <w:annotationRef/>
      </w:r>
      <w:r>
        <w:t>Essa seção está descontextualizada aqui. Talvez ela tenha que ficar após a 4.1.3, ou trazer o que foi dito na 4.1.3 para dentro dessa seção.</w:t>
      </w:r>
    </w:p>
  </w:comment>
  <w:comment w:id="1175" w:author="Juliano Varella De Carvalho" w:date="2020-11-06T15:52:00Z" w:initials="JVDC">
    <w:p w14:paraId="05788A7A" w14:textId="6F973393" w:rsidR="00E50E54" w:rsidRDefault="00E50E54" w:rsidP="004D13B5">
      <w:pPr>
        <w:pStyle w:val="CommentText"/>
      </w:pPr>
      <w:r>
        <w:rPr>
          <w:rStyle w:val="CommentReference"/>
        </w:rPr>
        <w:annotationRef/>
      </w:r>
      <w:r>
        <w:t>Transforma essa tabela e coloca 4 colunas para não ficar tão grande.</w:t>
      </w:r>
    </w:p>
  </w:comment>
  <w:comment w:id="1278" w:author="Érico Souza Loewe" w:date="2020-11-03T00:14:00Z" w:initials="ÉSL">
    <w:p w14:paraId="3F8FF34E" w14:textId="2895B121" w:rsidR="00AF6093" w:rsidRDefault="00AF6093" w:rsidP="004D13B5">
      <w:pPr>
        <w:pStyle w:val="CommentText"/>
      </w:pPr>
      <w:r>
        <w:rPr>
          <w:rStyle w:val="CommentReference"/>
        </w:rPr>
        <w:annotationRef/>
      </w:r>
      <w:r>
        <w:t>Verdadeiro positivo (é e é)</w:t>
      </w:r>
    </w:p>
  </w:comment>
  <w:comment w:id="1280" w:author="Érico Souza Loewe" w:date="2020-11-03T00:15:00Z" w:initials="ÉSL">
    <w:p w14:paraId="2B04E5D5" w14:textId="202762A3" w:rsidR="00AF6093" w:rsidRDefault="00AF6093" w:rsidP="004D13B5">
      <w:pPr>
        <w:pStyle w:val="CommentText"/>
      </w:pPr>
      <w:r>
        <w:rPr>
          <w:rStyle w:val="CommentReference"/>
        </w:rPr>
        <w:annotationRef/>
      </w:r>
      <w:r>
        <w:t>Falso positivo (é mas não é)</w:t>
      </w:r>
    </w:p>
  </w:comment>
  <w:comment w:id="1283" w:author="Érico Souza Loewe" w:date="2020-11-03T00:15:00Z" w:initials="ÉSL">
    <w:p w14:paraId="6A72223B" w14:textId="7D8F2831" w:rsidR="00AF6093" w:rsidRDefault="00AF6093" w:rsidP="004D13B5">
      <w:pPr>
        <w:pStyle w:val="CommentText"/>
      </w:pPr>
      <w:r>
        <w:rPr>
          <w:rStyle w:val="CommentReference"/>
        </w:rPr>
        <w:annotationRef/>
      </w:r>
      <w:r>
        <w:t>Falso negativo (não é mas é)</w:t>
      </w:r>
    </w:p>
  </w:comment>
  <w:comment w:id="1285" w:author="Érico Souza Loewe" w:date="2020-11-03T00:14:00Z" w:initials="ÉSL">
    <w:p w14:paraId="6983377C" w14:textId="6BF5C3F2" w:rsidR="00AF6093" w:rsidRDefault="00AF6093" w:rsidP="004D13B5">
      <w:pPr>
        <w:pStyle w:val="CommentText"/>
      </w:pPr>
      <w:r>
        <w:rPr>
          <w:rStyle w:val="CommentReference"/>
        </w:rPr>
        <w:annotationRef/>
      </w:r>
      <w:r>
        <w:t>Verdadeiro negativo (não é e não é)</w:t>
      </w:r>
    </w:p>
  </w:comment>
  <w:comment w:id="3004" w:author="Juliano Varella De Carvalho" w:date="2020-11-06T15:38:00Z" w:initials="JVDC">
    <w:p w14:paraId="3E36C3F6" w14:textId="77777777" w:rsidR="00AF0E50" w:rsidRDefault="00AF0E50" w:rsidP="004D13B5">
      <w:pPr>
        <w:pStyle w:val="CommentText"/>
      </w:pPr>
      <w:r>
        <w:rPr>
          <w:rStyle w:val="CommentReference"/>
        </w:rPr>
        <w:annotationRef/>
      </w:r>
      <w:r>
        <w:t>Não deves colocar essa matriz de confusão ficou horrível.</w:t>
      </w:r>
    </w:p>
    <w:p w14:paraId="6FD7C2FE" w14:textId="77777777" w:rsidR="00AF0E50" w:rsidRDefault="00AF0E50" w:rsidP="004D13B5">
      <w:pPr>
        <w:pStyle w:val="CommentText"/>
      </w:pPr>
    </w:p>
    <w:p w14:paraId="74E8EDED" w14:textId="629BA9E0" w:rsidR="00AF0E50" w:rsidRDefault="00AF0E50" w:rsidP="004D13B5">
      <w:pPr>
        <w:pStyle w:val="CommentText"/>
      </w:pPr>
      <w:r>
        <w:t>Vamos conversar em como colocar ela.</w:t>
      </w:r>
    </w:p>
  </w:comment>
  <w:comment w:id="3035" w:author="Juliano Varella De Carvalho" w:date="2020-11-06T16:01:00Z" w:initials="JVDC">
    <w:p w14:paraId="20DB9421" w14:textId="5702B575" w:rsidR="004D13B5" w:rsidRDefault="004D13B5">
      <w:pPr>
        <w:pStyle w:val="CommentText"/>
      </w:pPr>
      <w:r>
        <w:rPr>
          <w:rStyle w:val="CommentReference"/>
        </w:rPr>
        <w:annotationRef/>
      </w:r>
      <w:r>
        <w:t>Acho muito ingênuo esse comentário.</w:t>
      </w:r>
    </w:p>
  </w:comment>
  <w:comment w:id="3039" w:author="Juliano Varella De Carvalho" w:date="2020-11-06T16:02:00Z" w:initials="JVDC">
    <w:p w14:paraId="5D58158F" w14:textId="290D8D69" w:rsidR="004D13B5" w:rsidRDefault="004D13B5">
      <w:pPr>
        <w:pStyle w:val="CommentText"/>
      </w:pPr>
      <w:r>
        <w:rPr>
          <w:rStyle w:val="CommentReference"/>
        </w:rPr>
        <w:annotationRef/>
      </w:r>
      <w:r>
        <w:t>Por quê?</w:t>
      </w:r>
    </w:p>
  </w:comment>
  <w:comment w:id="3049" w:author="Juliano Varella De Carvalho" w:date="2020-11-06T16:04:00Z" w:initials="JVDC">
    <w:p w14:paraId="2D4E46A2" w14:textId="534E70D2" w:rsidR="004D13B5" w:rsidRDefault="004D13B5">
      <w:pPr>
        <w:pStyle w:val="CommentText"/>
      </w:pPr>
      <w:r>
        <w:rPr>
          <w:rStyle w:val="CommentReference"/>
        </w:rPr>
        <w:annotationRef/>
      </w:r>
      <w:r>
        <w:t>Por quê? Cita o número de retornos que tiveste.</w:t>
      </w:r>
    </w:p>
  </w:comment>
  <w:comment w:id="3178" w:author="Tatiane Schwanck Schardosim" w:date="2020-07-01T21:30:00Z" w:initials="TSS">
    <w:p w14:paraId="34834409" w14:textId="17229921" w:rsidR="00AF6093" w:rsidRDefault="00AF6093" w:rsidP="004D13B5">
      <w:pPr>
        <w:pStyle w:val="CommentText"/>
      </w:pPr>
      <w:r>
        <w:rPr>
          <w:rStyle w:val="CommentReference"/>
        </w:rPr>
        <w:annotationRef/>
      </w:r>
      <w:r>
        <w:rPr>
          <w:noProof/>
        </w:rPr>
        <w:t>Não precisa referenciar a bibliografiac no texto?</w:t>
      </w:r>
    </w:p>
  </w:comment>
  <w:comment w:id="3179" w:author="Érico Souza Loewe" w:date="2020-07-02T00:25:00Z" w:initials="ÉSL">
    <w:p w14:paraId="23D9DB80" w14:textId="3D88D14E" w:rsidR="00AF6093" w:rsidRDefault="00AF6093" w:rsidP="004D13B5">
      <w:pPr>
        <w:pStyle w:val="CommentText"/>
      </w:pPr>
      <w:r>
        <w:rPr>
          <w:rStyle w:val="CommentReference"/>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0"/>
  <w15:commentEx w15:paraId="4C2BD608" w15:done="0"/>
  <w15:commentEx w15:paraId="10755A1B" w15:done="0"/>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67B7FB6E" w15:done="0"/>
  <w15:commentEx w15:paraId="68215F0F" w15:done="0"/>
  <w15:commentEx w15:paraId="59B55BFF" w15:done="0"/>
  <w15:commentEx w15:paraId="43562A5F" w15:done="0"/>
  <w15:commentEx w15:paraId="3D43D7C1" w15:done="0"/>
  <w15:commentEx w15:paraId="0DBBBCFD" w15:done="0"/>
  <w15:commentEx w15:paraId="3618BD97" w15:done="0"/>
  <w15:commentEx w15:paraId="5D5FFBCC" w15:done="0"/>
  <w15:commentEx w15:paraId="05788A7A" w15:done="0"/>
  <w15:commentEx w15:paraId="3F8FF34E" w15:done="0"/>
  <w15:commentEx w15:paraId="2B04E5D5" w15:done="0"/>
  <w15:commentEx w15:paraId="6A72223B" w15:done="0"/>
  <w15:commentEx w15:paraId="6983377C" w15:done="0"/>
  <w15:commentEx w15:paraId="74E8EDED" w15:done="0"/>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67B7FB6E" w16cid:durableId="234FE6EB"/>
  <w16cid:commentId w16cid:paraId="68215F0F" w16cid:durableId="234FE38D"/>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05788A7A" w16cid:durableId="234FEFB1"/>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F6384" w14:textId="77777777" w:rsidR="00890BFE" w:rsidRDefault="00890BFE" w:rsidP="004D13B5">
      <w:r>
        <w:separator/>
      </w:r>
    </w:p>
    <w:p w14:paraId="22599439" w14:textId="77777777" w:rsidR="00890BFE" w:rsidRDefault="00890BFE" w:rsidP="004D13B5"/>
    <w:p w14:paraId="61981D4E" w14:textId="77777777" w:rsidR="00890BFE" w:rsidRDefault="00890BFE" w:rsidP="004D13B5"/>
    <w:p w14:paraId="23A927EF" w14:textId="77777777" w:rsidR="00890BFE" w:rsidRDefault="00890BFE" w:rsidP="004D13B5"/>
    <w:p w14:paraId="2B6DB333" w14:textId="77777777" w:rsidR="00890BFE" w:rsidRDefault="00890BFE" w:rsidP="004D13B5"/>
    <w:p w14:paraId="2A8067EC" w14:textId="77777777" w:rsidR="00890BFE" w:rsidRDefault="00890BFE" w:rsidP="004D13B5"/>
    <w:p w14:paraId="1B1F8BA6" w14:textId="77777777" w:rsidR="00890BFE" w:rsidRDefault="00890BFE" w:rsidP="004D13B5"/>
    <w:p w14:paraId="243D1AA6" w14:textId="77777777" w:rsidR="00890BFE" w:rsidRDefault="00890BFE" w:rsidP="004D13B5"/>
    <w:p w14:paraId="573426BF" w14:textId="77777777" w:rsidR="00890BFE" w:rsidRDefault="00890BFE" w:rsidP="004D13B5"/>
    <w:p w14:paraId="06BF626E" w14:textId="77777777" w:rsidR="00890BFE" w:rsidRDefault="00890BFE" w:rsidP="004D13B5"/>
    <w:p w14:paraId="772FBECB" w14:textId="77777777" w:rsidR="00890BFE" w:rsidRDefault="00890BFE" w:rsidP="004D13B5"/>
    <w:p w14:paraId="7DB771B8" w14:textId="77777777" w:rsidR="00890BFE" w:rsidRDefault="00890BFE" w:rsidP="004D13B5"/>
    <w:p w14:paraId="0192A957" w14:textId="77777777" w:rsidR="00890BFE" w:rsidRDefault="00890BFE" w:rsidP="004D13B5"/>
    <w:p w14:paraId="72772E11" w14:textId="77777777" w:rsidR="00890BFE" w:rsidRDefault="00890BFE" w:rsidP="004D13B5"/>
    <w:p w14:paraId="612F3C9C" w14:textId="77777777" w:rsidR="00890BFE" w:rsidRDefault="00890BFE" w:rsidP="004D13B5"/>
    <w:p w14:paraId="6C350A68" w14:textId="77777777" w:rsidR="00890BFE" w:rsidRDefault="00890BFE" w:rsidP="004D13B5"/>
    <w:p w14:paraId="49DD1A89" w14:textId="77777777" w:rsidR="00890BFE" w:rsidRDefault="00890BFE" w:rsidP="004D13B5"/>
    <w:p w14:paraId="424FE332" w14:textId="77777777" w:rsidR="00890BFE" w:rsidRDefault="00890BFE" w:rsidP="004D13B5"/>
    <w:p w14:paraId="0DCBBE73" w14:textId="77777777" w:rsidR="00890BFE" w:rsidRDefault="00890BFE" w:rsidP="004D13B5"/>
    <w:p w14:paraId="5C55E79D" w14:textId="77777777" w:rsidR="00890BFE" w:rsidRDefault="00890BFE" w:rsidP="004D13B5"/>
    <w:p w14:paraId="66A367D2" w14:textId="77777777" w:rsidR="00890BFE" w:rsidRDefault="00890BFE" w:rsidP="004D13B5"/>
    <w:p w14:paraId="25D2D1CF" w14:textId="77777777" w:rsidR="00890BFE" w:rsidRDefault="00890BFE" w:rsidP="004D13B5"/>
    <w:p w14:paraId="23C7C8F8" w14:textId="77777777" w:rsidR="00890BFE" w:rsidRDefault="00890BFE" w:rsidP="004D13B5"/>
    <w:p w14:paraId="4275929B" w14:textId="77777777" w:rsidR="00890BFE" w:rsidRDefault="00890BFE" w:rsidP="004D13B5"/>
    <w:p w14:paraId="33862D36" w14:textId="77777777" w:rsidR="00890BFE" w:rsidRDefault="00890BFE" w:rsidP="004D13B5"/>
    <w:p w14:paraId="3D812F7C" w14:textId="77777777" w:rsidR="00890BFE" w:rsidRDefault="00890BFE" w:rsidP="004D13B5"/>
    <w:p w14:paraId="20076ABC" w14:textId="77777777" w:rsidR="00890BFE" w:rsidRDefault="00890BFE" w:rsidP="004D13B5"/>
    <w:p w14:paraId="57967B19" w14:textId="77777777" w:rsidR="00890BFE" w:rsidRDefault="00890BFE" w:rsidP="004D13B5"/>
    <w:p w14:paraId="42FD4EE4" w14:textId="77777777" w:rsidR="00890BFE" w:rsidRDefault="00890BFE" w:rsidP="004D13B5"/>
    <w:p w14:paraId="0AC84E62" w14:textId="77777777" w:rsidR="00890BFE" w:rsidRDefault="00890BFE" w:rsidP="004D13B5"/>
    <w:p w14:paraId="4173B901" w14:textId="77777777" w:rsidR="00890BFE" w:rsidRDefault="00890BFE" w:rsidP="004D13B5"/>
    <w:p w14:paraId="0F8D2612" w14:textId="77777777" w:rsidR="00890BFE" w:rsidRDefault="00890BFE" w:rsidP="004D13B5"/>
    <w:p w14:paraId="34FA37B0" w14:textId="77777777" w:rsidR="00890BFE" w:rsidRDefault="00890BFE" w:rsidP="004D13B5"/>
    <w:p w14:paraId="7E3728C9" w14:textId="77777777" w:rsidR="00890BFE" w:rsidRDefault="00890BFE" w:rsidP="004D13B5"/>
    <w:p w14:paraId="25249CA9" w14:textId="77777777" w:rsidR="00890BFE" w:rsidRDefault="00890BFE" w:rsidP="004D13B5"/>
    <w:p w14:paraId="089AB9C4" w14:textId="77777777" w:rsidR="00890BFE" w:rsidRDefault="00890BFE" w:rsidP="004D13B5"/>
    <w:p w14:paraId="32D55AC9" w14:textId="77777777" w:rsidR="00890BFE" w:rsidRDefault="00890BFE" w:rsidP="004D13B5"/>
    <w:p w14:paraId="3E08AEE8" w14:textId="77777777" w:rsidR="00890BFE" w:rsidRDefault="00890BFE" w:rsidP="004D13B5"/>
    <w:p w14:paraId="6E2AC49C" w14:textId="77777777" w:rsidR="00890BFE" w:rsidRDefault="00890BFE" w:rsidP="004D13B5"/>
    <w:p w14:paraId="79C575B3" w14:textId="77777777" w:rsidR="00890BFE" w:rsidRDefault="00890BFE" w:rsidP="004D13B5"/>
    <w:p w14:paraId="27415CEC" w14:textId="77777777" w:rsidR="00890BFE" w:rsidRDefault="00890BFE" w:rsidP="004D13B5"/>
    <w:p w14:paraId="11969E2F" w14:textId="77777777" w:rsidR="00890BFE" w:rsidRDefault="00890BFE" w:rsidP="004D13B5"/>
  </w:endnote>
  <w:endnote w:type="continuationSeparator" w:id="0">
    <w:p w14:paraId="41BDBA2A" w14:textId="77777777" w:rsidR="00890BFE" w:rsidRDefault="00890BFE" w:rsidP="004D13B5">
      <w:r>
        <w:continuationSeparator/>
      </w:r>
    </w:p>
    <w:p w14:paraId="269BB6E0" w14:textId="77777777" w:rsidR="00890BFE" w:rsidRDefault="00890BFE" w:rsidP="004D13B5"/>
    <w:p w14:paraId="3EC36C24" w14:textId="77777777" w:rsidR="00890BFE" w:rsidRDefault="00890BFE" w:rsidP="004D13B5"/>
    <w:p w14:paraId="6A1886D4" w14:textId="77777777" w:rsidR="00890BFE" w:rsidRDefault="00890BFE" w:rsidP="004D13B5"/>
    <w:p w14:paraId="49F9667B" w14:textId="77777777" w:rsidR="00890BFE" w:rsidRDefault="00890BFE" w:rsidP="004D13B5"/>
    <w:p w14:paraId="7FDD52FF" w14:textId="77777777" w:rsidR="00890BFE" w:rsidRDefault="00890BFE" w:rsidP="004D13B5"/>
    <w:p w14:paraId="68C60A6D" w14:textId="77777777" w:rsidR="00890BFE" w:rsidRDefault="00890BFE" w:rsidP="004D13B5"/>
    <w:p w14:paraId="108AF94D" w14:textId="77777777" w:rsidR="00890BFE" w:rsidRDefault="00890BFE" w:rsidP="004D13B5"/>
    <w:p w14:paraId="3E8AC28F" w14:textId="77777777" w:rsidR="00890BFE" w:rsidRDefault="00890BFE" w:rsidP="004D13B5"/>
    <w:p w14:paraId="6C56BBA4" w14:textId="77777777" w:rsidR="00890BFE" w:rsidRDefault="00890BFE" w:rsidP="004D13B5"/>
    <w:p w14:paraId="56697EA9" w14:textId="77777777" w:rsidR="00890BFE" w:rsidRDefault="00890BFE" w:rsidP="004D13B5"/>
    <w:p w14:paraId="282CEB71" w14:textId="77777777" w:rsidR="00890BFE" w:rsidRDefault="00890BFE" w:rsidP="004D13B5"/>
    <w:p w14:paraId="5E5123EB" w14:textId="77777777" w:rsidR="00890BFE" w:rsidRDefault="00890BFE" w:rsidP="004D13B5"/>
    <w:p w14:paraId="69DBCE5A" w14:textId="77777777" w:rsidR="00890BFE" w:rsidRDefault="00890BFE" w:rsidP="004D13B5"/>
    <w:p w14:paraId="308846B0" w14:textId="77777777" w:rsidR="00890BFE" w:rsidRDefault="00890BFE" w:rsidP="004D13B5"/>
    <w:p w14:paraId="770C884E" w14:textId="77777777" w:rsidR="00890BFE" w:rsidRDefault="00890BFE" w:rsidP="004D13B5"/>
    <w:p w14:paraId="36D60548" w14:textId="77777777" w:rsidR="00890BFE" w:rsidRDefault="00890BFE" w:rsidP="004D13B5"/>
    <w:p w14:paraId="4B957931" w14:textId="77777777" w:rsidR="00890BFE" w:rsidRDefault="00890BFE" w:rsidP="004D13B5"/>
    <w:p w14:paraId="40572511" w14:textId="77777777" w:rsidR="00890BFE" w:rsidRDefault="00890BFE" w:rsidP="004D13B5"/>
    <w:p w14:paraId="6A35D5F7" w14:textId="77777777" w:rsidR="00890BFE" w:rsidRDefault="00890BFE" w:rsidP="004D13B5"/>
    <w:p w14:paraId="2E5E47F0" w14:textId="77777777" w:rsidR="00890BFE" w:rsidRDefault="00890BFE" w:rsidP="004D13B5"/>
    <w:p w14:paraId="71FA888B" w14:textId="77777777" w:rsidR="00890BFE" w:rsidRDefault="00890BFE" w:rsidP="004D13B5"/>
    <w:p w14:paraId="33552BD7" w14:textId="77777777" w:rsidR="00890BFE" w:rsidRDefault="00890BFE" w:rsidP="004D13B5"/>
    <w:p w14:paraId="657FADF2" w14:textId="77777777" w:rsidR="00890BFE" w:rsidRDefault="00890BFE" w:rsidP="004D13B5"/>
    <w:p w14:paraId="6E410AC2" w14:textId="77777777" w:rsidR="00890BFE" w:rsidRDefault="00890BFE" w:rsidP="004D13B5"/>
    <w:p w14:paraId="50469941" w14:textId="77777777" w:rsidR="00890BFE" w:rsidRDefault="00890BFE" w:rsidP="004D13B5"/>
    <w:p w14:paraId="3F72384B" w14:textId="77777777" w:rsidR="00890BFE" w:rsidRDefault="00890BFE" w:rsidP="004D13B5"/>
    <w:p w14:paraId="1BE65B62" w14:textId="77777777" w:rsidR="00890BFE" w:rsidRDefault="00890BFE" w:rsidP="004D13B5"/>
    <w:p w14:paraId="6F4C72AD" w14:textId="77777777" w:rsidR="00890BFE" w:rsidRDefault="00890BFE" w:rsidP="004D13B5"/>
    <w:p w14:paraId="62D839E7" w14:textId="77777777" w:rsidR="00890BFE" w:rsidRDefault="00890BFE" w:rsidP="004D13B5"/>
    <w:p w14:paraId="1C3231DB" w14:textId="77777777" w:rsidR="00890BFE" w:rsidRDefault="00890BFE" w:rsidP="004D13B5"/>
    <w:p w14:paraId="4CAF575B" w14:textId="77777777" w:rsidR="00890BFE" w:rsidRDefault="00890BFE" w:rsidP="004D13B5"/>
    <w:p w14:paraId="7DB70BC1" w14:textId="77777777" w:rsidR="00890BFE" w:rsidRDefault="00890BFE" w:rsidP="004D13B5"/>
    <w:p w14:paraId="724AF92D" w14:textId="77777777" w:rsidR="00890BFE" w:rsidRDefault="00890BFE" w:rsidP="004D13B5"/>
    <w:p w14:paraId="41461C2C" w14:textId="77777777" w:rsidR="00890BFE" w:rsidRDefault="00890BFE" w:rsidP="004D13B5"/>
    <w:p w14:paraId="39B3A252" w14:textId="77777777" w:rsidR="00890BFE" w:rsidRDefault="00890BFE" w:rsidP="004D13B5"/>
    <w:p w14:paraId="3B66F191" w14:textId="77777777" w:rsidR="00890BFE" w:rsidRDefault="00890BFE" w:rsidP="004D13B5"/>
    <w:p w14:paraId="774E0FFB" w14:textId="77777777" w:rsidR="00890BFE" w:rsidRDefault="00890BFE" w:rsidP="004D13B5"/>
    <w:p w14:paraId="08C7F4E4" w14:textId="77777777" w:rsidR="00890BFE" w:rsidRDefault="00890BFE" w:rsidP="004D13B5"/>
    <w:p w14:paraId="7A0A8719" w14:textId="77777777" w:rsidR="00890BFE" w:rsidRDefault="00890BFE" w:rsidP="004D13B5"/>
    <w:p w14:paraId="00EDB3BC" w14:textId="77777777" w:rsidR="00890BFE" w:rsidRDefault="00890BFE" w:rsidP="004D13B5"/>
    <w:p w14:paraId="3A14EB45" w14:textId="77777777" w:rsidR="00890BFE" w:rsidRDefault="00890BFE" w:rsidP="004D1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B7AC4" w14:textId="77777777" w:rsidR="00890BFE" w:rsidRDefault="00890BFE" w:rsidP="004D13B5">
      <w:r>
        <w:separator/>
      </w:r>
    </w:p>
    <w:p w14:paraId="7D7177EF" w14:textId="77777777" w:rsidR="00890BFE" w:rsidRDefault="00890BFE" w:rsidP="004D13B5"/>
    <w:p w14:paraId="0512F7A6" w14:textId="77777777" w:rsidR="00890BFE" w:rsidRDefault="00890BFE" w:rsidP="004D13B5"/>
    <w:p w14:paraId="43B35D77" w14:textId="77777777" w:rsidR="00890BFE" w:rsidRDefault="00890BFE" w:rsidP="004D13B5"/>
    <w:p w14:paraId="531586FB" w14:textId="77777777" w:rsidR="00890BFE" w:rsidRDefault="00890BFE" w:rsidP="004D13B5"/>
    <w:p w14:paraId="7BE82279" w14:textId="77777777" w:rsidR="00890BFE" w:rsidRDefault="00890BFE" w:rsidP="004D13B5"/>
    <w:p w14:paraId="137F6D40" w14:textId="77777777" w:rsidR="00890BFE" w:rsidRDefault="00890BFE" w:rsidP="004D13B5"/>
    <w:p w14:paraId="1A8EFC4E" w14:textId="77777777" w:rsidR="00890BFE" w:rsidRDefault="00890BFE" w:rsidP="004D13B5"/>
    <w:p w14:paraId="7A71FDD2" w14:textId="77777777" w:rsidR="00890BFE" w:rsidRDefault="00890BFE" w:rsidP="004D13B5"/>
    <w:p w14:paraId="0223580E" w14:textId="77777777" w:rsidR="00890BFE" w:rsidRDefault="00890BFE" w:rsidP="004D13B5"/>
    <w:p w14:paraId="20F5C0D1" w14:textId="77777777" w:rsidR="00890BFE" w:rsidRDefault="00890BFE" w:rsidP="004D13B5"/>
    <w:p w14:paraId="0EF2E075" w14:textId="77777777" w:rsidR="00890BFE" w:rsidRDefault="00890BFE" w:rsidP="004D13B5"/>
    <w:p w14:paraId="16999A69" w14:textId="77777777" w:rsidR="00890BFE" w:rsidRDefault="00890BFE" w:rsidP="004D13B5"/>
    <w:p w14:paraId="1DC56093" w14:textId="77777777" w:rsidR="00890BFE" w:rsidRDefault="00890BFE" w:rsidP="004D13B5"/>
    <w:p w14:paraId="3816A43F" w14:textId="77777777" w:rsidR="00890BFE" w:rsidRDefault="00890BFE" w:rsidP="004D13B5"/>
    <w:p w14:paraId="57A7CB3E" w14:textId="77777777" w:rsidR="00890BFE" w:rsidRDefault="00890BFE" w:rsidP="004D13B5"/>
    <w:p w14:paraId="5B2CF8DE" w14:textId="77777777" w:rsidR="00890BFE" w:rsidRDefault="00890BFE" w:rsidP="004D13B5"/>
    <w:p w14:paraId="67543357" w14:textId="77777777" w:rsidR="00890BFE" w:rsidRDefault="00890BFE" w:rsidP="004D13B5"/>
    <w:p w14:paraId="24427084" w14:textId="77777777" w:rsidR="00890BFE" w:rsidRDefault="00890BFE" w:rsidP="004D13B5"/>
    <w:p w14:paraId="23E33E9D" w14:textId="77777777" w:rsidR="00890BFE" w:rsidRDefault="00890BFE" w:rsidP="004D13B5"/>
    <w:p w14:paraId="5FE5CB86" w14:textId="77777777" w:rsidR="00890BFE" w:rsidRDefault="00890BFE" w:rsidP="004D13B5"/>
    <w:p w14:paraId="0DBDC041" w14:textId="77777777" w:rsidR="00890BFE" w:rsidRDefault="00890BFE" w:rsidP="004D13B5"/>
    <w:p w14:paraId="438538A8" w14:textId="77777777" w:rsidR="00890BFE" w:rsidRDefault="00890BFE" w:rsidP="004D13B5"/>
    <w:p w14:paraId="68DB63F7" w14:textId="77777777" w:rsidR="00890BFE" w:rsidRDefault="00890BFE" w:rsidP="004D13B5"/>
    <w:p w14:paraId="4396D9E4" w14:textId="77777777" w:rsidR="00890BFE" w:rsidRDefault="00890BFE" w:rsidP="004D13B5"/>
    <w:p w14:paraId="0D31CD88" w14:textId="77777777" w:rsidR="00890BFE" w:rsidRDefault="00890BFE" w:rsidP="004D13B5"/>
    <w:p w14:paraId="4AA69BBE" w14:textId="77777777" w:rsidR="00890BFE" w:rsidRDefault="00890BFE" w:rsidP="004D13B5"/>
    <w:p w14:paraId="74B1B0D8" w14:textId="77777777" w:rsidR="00890BFE" w:rsidRDefault="00890BFE" w:rsidP="004D13B5"/>
    <w:p w14:paraId="5FDA5317" w14:textId="77777777" w:rsidR="00890BFE" w:rsidRDefault="00890BFE" w:rsidP="004D13B5"/>
    <w:p w14:paraId="55B286AD" w14:textId="77777777" w:rsidR="00890BFE" w:rsidRDefault="00890BFE" w:rsidP="004D13B5"/>
    <w:p w14:paraId="3CE57536" w14:textId="77777777" w:rsidR="00890BFE" w:rsidRDefault="00890BFE" w:rsidP="004D13B5"/>
    <w:p w14:paraId="49CE74B4" w14:textId="77777777" w:rsidR="00890BFE" w:rsidRDefault="00890BFE" w:rsidP="004D13B5"/>
    <w:p w14:paraId="1060004D" w14:textId="77777777" w:rsidR="00890BFE" w:rsidRDefault="00890BFE" w:rsidP="004D13B5"/>
  </w:footnote>
  <w:footnote w:type="continuationSeparator" w:id="0">
    <w:p w14:paraId="460145F8" w14:textId="77777777" w:rsidR="00890BFE" w:rsidRDefault="00890BFE" w:rsidP="004D13B5">
      <w:r>
        <w:continuationSeparator/>
      </w:r>
    </w:p>
    <w:p w14:paraId="39E6104A" w14:textId="77777777" w:rsidR="00890BFE" w:rsidRDefault="00890BFE" w:rsidP="004D13B5"/>
    <w:p w14:paraId="4A0BAE84" w14:textId="77777777" w:rsidR="00890BFE" w:rsidRDefault="00890BFE" w:rsidP="004D13B5"/>
    <w:p w14:paraId="3D32CA4E" w14:textId="77777777" w:rsidR="00890BFE" w:rsidRDefault="00890BFE" w:rsidP="004D13B5"/>
    <w:p w14:paraId="6087EFB2" w14:textId="77777777" w:rsidR="00890BFE" w:rsidRDefault="00890BFE" w:rsidP="004D13B5"/>
    <w:p w14:paraId="5A0365F1" w14:textId="77777777" w:rsidR="00890BFE" w:rsidRDefault="00890BFE" w:rsidP="004D13B5"/>
    <w:p w14:paraId="4F6AA611" w14:textId="77777777" w:rsidR="00890BFE" w:rsidRDefault="00890BFE" w:rsidP="004D13B5"/>
    <w:p w14:paraId="4971BA02" w14:textId="77777777" w:rsidR="00890BFE" w:rsidRDefault="00890BFE" w:rsidP="004D13B5"/>
    <w:p w14:paraId="2AF9C4C8" w14:textId="77777777" w:rsidR="00890BFE" w:rsidRDefault="00890BFE" w:rsidP="004D13B5"/>
    <w:p w14:paraId="4AFEEF44" w14:textId="77777777" w:rsidR="00890BFE" w:rsidRDefault="00890BFE" w:rsidP="004D13B5"/>
    <w:p w14:paraId="312DEFE7" w14:textId="77777777" w:rsidR="00890BFE" w:rsidRDefault="00890BFE" w:rsidP="004D13B5"/>
    <w:p w14:paraId="4A592F7C" w14:textId="77777777" w:rsidR="00890BFE" w:rsidRDefault="00890BFE" w:rsidP="004D13B5"/>
    <w:p w14:paraId="5A7F7539" w14:textId="77777777" w:rsidR="00890BFE" w:rsidRDefault="00890BFE" w:rsidP="004D13B5"/>
    <w:p w14:paraId="66C0E8FE" w14:textId="77777777" w:rsidR="00890BFE" w:rsidRDefault="00890BFE" w:rsidP="004D13B5"/>
    <w:p w14:paraId="11B73796" w14:textId="77777777" w:rsidR="00890BFE" w:rsidRDefault="00890BFE" w:rsidP="004D13B5"/>
    <w:p w14:paraId="3CDC2AC4" w14:textId="77777777" w:rsidR="00890BFE" w:rsidRDefault="00890BFE" w:rsidP="004D13B5"/>
    <w:p w14:paraId="656180A9" w14:textId="77777777" w:rsidR="00890BFE" w:rsidRDefault="00890BFE" w:rsidP="004D13B5"/>
    <w:p w14:paraId="6891BCF7" w14:textId="77777777" w:rsidR="00890BFE" w:rsidRDefault="00890BFE" w:rsidP="004D13B5"/>
    <w:p w14:paraId="3A0B4D50" w14:textId="77777777" w:rsidR="00890BFE" w:rsidRDefault="00890BFE" w:rsidP="004D13B5"/>
    <w:p w14:paraId="5EA1BA05" w14:textId="77777777" w:rsidR="00890BFE" w:rsidRDefault="00890BFE" w:rsidP="004D13B5"/>
    <w:p w14:paraId="7D6A4859" w14:textId="77777777" w:rsidR="00890BFE" w:rsidRDefault="00890BFE" w:rsidP="004D13B5"/>
    <w:p w14:paraId="71668C2B" w14:textId="77777777" w:rsidR="00890BFE" w:rsidRDefault="00890BFE" w:rsidP="004D13B5"/>
    <w:p w14:paraId="061C47FC" w14:textId="77777777" w:rsidR="00890BFE" w:rsidRDefault="00890BFE" w:rsidP="004D13B5"/>
    <w:p w14:paraId="0602337E" w14:textId="77777777" w:rsidR="00890BFE" w:rsidRDefault="00890BFE" w:rsidP="004D13B5"/>
    <w:p w14:paraId="1D7E0AF1" w14:textId="77777777" w:rsidR="00890BFE" w:rsidRDefault="00890BFE" w:rsidP="004D13B5"/>
    <w:p w14:paraId="077692CD" w14:textId="77777777" w:rsidR="00890BFE" w:rsidRDefault="00890BFE" w:rsidP="004D13B5"/>
    <w:p w14:paraId="6AEA6E61" w14:textId="77777777" w:rsidR="00890BFE" w:rsidRDefault="00890BFE" w:rsidP="004D13B5"/>
    <w:p w14:paraId="3E996A03" w14:textId="77777777" w:rsidR="00890BFE" w:rsidRDefault="00890BFE" w:rsidP="004D13B5"/>
    <w:p w14:paraId="1E84C8CA" w14:textId="77777777" w:rsidR="00890BFE" w:rsidRDefault="00890BFE" w:rsidP="004D13B5"/>
    <w:p w14:paraId="67179CBC" w14:textId="77777777" w:rsidR="00890BFE" w:rsidRDefault="00890BFE" w:rsidP="004D13B5"/>
    <w:p w14:paraId="0FE4D0B6" w14:textId="77777777" w:rsidR="00890BFE" w:rsidRDefault="00890BFE" w:rsidP="004D13B5"/>
    <w:p w14:paraId="5827859F" w14:textId="77777777" w:rsidR="00890BFE" w:rsidRDefault="00890BFE" w:rsidP="004D13B5"/>
    <w:p w14:paraId="7F3E04BE" w14:textId="77777777" w:rsidR="00890BFE" w:rsidRDefault="00890BFE" w:rsidP="004D13B5"/>
    <w:p w14:paraId="0948E104" w14:textId="77777777" w:rsidR="00890BFE" w:rsidRDefault="00890BFE" w:rsidP="004D13B5"/>
    <w:p w14:paraId="4BED10D2" w14:textId="77777777" w:rsidR="00890BFE" w:rsidRDefault="00890BFE" w:rsidP="004D13B5"/>
    <w:p w14:paraId="60AB353C" w14:textId="77777777" w:rsidR="00890BFE" w:rsidRDefault="00890BFE" w:rsidP="004D13B5"/>
    <w:p w14:paraId="23261CAF" w14:textId="77777777" w:rsidR="00890BFE" w:rsidRDefault="00890BFE" w:rsidP="004D13B5"/>
    <w:p w14:paraId="08272FE8" w14:textId="77777777" w:rsidR="00890BFE" w:rsidRDefault="00890BFE" w:rsidP="004D13B5"/>
    <w:p w14:paraId="626591F3" w14:textId="77777777" w:rsidR="00890BFE" w:rsidRDefault="00890BFE" w:rsidP="004D13B5"/>
    <w:p w14:paraId="6D9CF9BB" w14:textId="77777777" w:rsidR="00890BFE" w:rsidRDefault="00890BFE" w:rsidP="004D13B5"/>
    <w:p w14:paraId="3A256EB3" w14:textId="77777777" w:rsidR="00890BFE" w:rsidRDefault="00890BFE" w:rsidP="004D13B5"/>
    <w:p w14:paraId="491494EE" w14:textId="77777777" w:rsidR="00890BFE" w:rsidRDefault="00890BFE" w:rsidP="004D13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AF6093" w:rsidRDefault="00AF6093" w:rsidP="004D13B5">
    <w:r>
      <w:fldChar w:fldCharType="begin"/>
    </w:r>
    <w:r>
      <w:instrText xml:space="preserve">PAGE  </w:instrText>
    </w:r>
    <w:r>
      <w:fldChar w:fldCharType="separate"/>
    </w:r>
    <w:r>
      <w:rPr>
        <w:noProof/>
      </w:rPr>
      <w:t>24</w:t>
    </w:r>
    <w:r>
      <w:fldChar w:fldCharType="end"/>
    </w:r>
  </w:p>
  <w:p w14:paraId="3D42A6EB" w14:textId="77777777" w:rsidR="00AF6093" w:rsidRDefault="00AF6093" w:rsidP="004D13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AF6093" w:rsidRDefault="00AF6093" w:rsidP="004D13B5">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AF6093" w:rsidRDefault="00AF6093" w:rsidP="004D13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1571"/>
        </w:tabs>
        <w:ind w:left="1571" w:hanging="720"/>
      </w:pPr>
      <w:rPr>
        <w:lang w:val="pt-BR"/>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rson w15:author="Érico de Souza">
    <w15:presenceInfo w15:providerId="None" w15:userId="Érico de Sou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D13B5"/>
    <w:pPr>
      <w:keepNext/>
      <w:tabs>
        <w:tab w:val="left" w:pos="851"/>
      </w:tabs>
      <w:spacing w:line="360" w:lineRule="auto"/>
      <w:jc w:val="both"/>
      <w:pPrChange w:id="0" w:author="Juliano Varella De Carvalho" w:date="2020-11-06T16:01:00Z">
        <w:pPr>
          <w:keepNext/>
          <w:tabs>
            <w:tab w:val="left" w:pos="851"/>
          </w:tabs>
          <w:spacing w:line="360" w:lineRule="auto"/>
          <w:jc w:val="both"/>
        </w:pPr>
      </w:pPrChange>
    </w:pPr>
    <w:rPr>
      <w:iCs/>
      <w:color w:val="000000"/>
      <w:sz w:val="24"/>
      <w:szCs w:val="24"/>
      <w:lang w:eastAsia="en-US"/>
      <w:rPrChange w:id="0" w:author="Juliano Varella De Carvalho" w:date="2020-11-06T16:01:00Z">
        <w:rPr>
          <w:iCs/>
          <w:color w:val="000000"/>
          <w:sz w:val="24"/>
          <w:szCs w:val="24"/>
          <w:lang w:val="pt-BR" w:eastAsia="en-US" w:bidi="ar-SA"/>
        </w:rPr>
      </w:rPrChange>
    </w:rPr>
  </w:style>
  <w:style w:type="paragraph" w:styleId="Heading1">
    <w:name w:val="heading 1"/>
    <w:basedOn w:val="Normal"/>
    <w:next w:val="Normal"/>
    <w:link w:val="Heading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Heading2">
    <w:name w:val="heading 2"/>
    <w:basedOn w:val="Normal"/>
    <w:next w:val="Normal"/>
    <w:link w:val="Heading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Heading3">
    <w:name w:val="heading 3"/>
    <w:basedOn w:val="Normal"/>
    <w:next w:val="Normal"/>
    <w:link w:val="Heading3Char"/>
    <w:qFormat/>
    <w:rsid w:val="00A5403F"/>
    <w:pPr>
      <w:numPr>
        <w:ilvl w:val="2"/>
        <w:numId w:val="2"/>
      </w:numPr>
      <w:tabs>
        <w:tab w:val="clear" w:pos="851"/>
      </w:tabs>
      <w:spacing w:before="360" w:after="240"/>
      <w:outlineLvl w:val="2"/>
    </w:pPr>
    <w:rPr>
      <w:b/>
      <w:snapToGrid w:val="0"/>
    </w:rPr>
  </w:style>
  <w:style w:type="paragraph" w:styleId="Heading4">
    <w:name w:val="heading 4"/>
    <w:basedOn w:val="Normal"/>
    <w:next w:val="Normal"/>
    <w:link w:val="Heading4Char"/>
    <w:autoRedefine/>
    <w:qFormat/>
    <w:rsid w:val="004A223B"/>
    <w:pPr>
      <w:numPr>
        <w:ilvl w:val="3"/>
        <w:numId w:val="2"/>
      </w:numPr>
      <w:spacing w:before="240" w:after="120"/>
      <w:ind w:left="1713" w:hanging="862"/>
      <w:outlineLvl w:val="3"/>
    </w:pPr>
    <w:rPr>
      <w:i/>
      <w:snapToGrid w:val="0"/>
    </w:rPr>
  </w:style>
  <w:style w:type="paragraph" w:styleId="Heading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Heading6">
    <w:name w:val="heading 6"/>
    <w:basedOn w:val="Normal"/>
    <w:next w:val="Normal"/>
    <w:qFormat/>
    <w:rsid w:val="00A5403F"/>
    <w:pPr>
      <w:spacing w:before="240" w:after="60"/>
      <w:outlineLvl w:val="5"/>
    </w:pPr>
    <w:rPr>
      <w:i/>
      <w:sz w:val="22"/>
    </w:rPr>
  </w:style>
  <w:style w:type="paragraph" w:styleId="Heading7">
    <w:name w:val="heading 7"/>
    <w:basedOn w:val="Normal"/>
    <w:next w:val="Normal"/>
    <w:qFormat/>
    <w:rsid w:val="00A5403F"/>
    <w:pPr>
      <w:spacing w:before="240" w:after="60"/>
      <w:outlineLvl w:val="6"/>
    </w:pPr>
    <w:rPr>
      <w:rFonts w:ascii="Arial" w:hAnsi="Arial"/>
    </w:rPr>
  </w:style>
  <w:style w:type="paragraph" w:styleId="Heading8">
    <w:name w:val="heading 8"/>
    <w:basedOn w:val="Normal"/>
    <w:next w:val="Normal"/>
    <w:qFormat/>
    <w:rsid w:val="00A5403F"/>
    <w:pPr>
      <w:spacing w:before="240" w:after="60"/>
      <w:outlineLvl w:val="7"/>
    </w:pPr>
    <w:rPr>
      <w:rFonts w:ascii="Arial" w:hAnsi="Arial"/>
      <w:i/>
    </w:rPr>
  </w:style>
  <w:style w:type="paragraph" w:styleId="Heading9">
    <w:name w:val="heading 9"/>
    <w:basedOn w:val="Normal"/>
    <w:next w:val="Normal"/>
    <w:qFormat/>
    <w:rsid w:val="00A5403F"/>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B6979"/>
    <w:rPr>
      <w:b/>
      <w:iCs/>
      <w:caps/>
      <w:snapToGrid w:val="0"/>
      <w:color w:val="000000"/>
      <w:spacing w:val="10"/>
      <w:kern w:val="28"/>
      <w:sz w:val="24"/>
      <w:szCs w:val="24"/>
      <w:lang w:eastAsia="en-US"/>
    </w:rPr>
  </w:style>
  <w:style w:type="character" w:customStyle="1" w:styleId="Heading2Char">
    <w:name w:val="Heading 2 Char"/>
    <w:basedOn w:val="DefaultParagraphFont"/>
    <w:link w:val="Heading2"/>
    <w:rsid w:val="009B0704"/>
    <w:rPr>
      <w:iCs/>
      <w:caps/>
      <w:snapToGrid w:val="0"/>
      <w:color w:val="000000"/>
      <w:spacing w:val="10"/>
      <w:kern w:val="28"/>
      <w:sz w:val="24"/>
      <w:szCs w:val="24"/>
      <w:lang w:eastAsia="en-US"/>
    </w:rPr>
  </w:style>
  <w:style w:type="character" w:customStyle="1" w:styleId="Heading3Char">
    <w:name w:val="Heading 3 Char"/>
    <w:basedOn w:val="DefaultParagraphFont"/>
    <w:link w:val="Heading3"/>
    <w:rsid w:val="009B0704"/>
    <w:rPr>
      <w:b/>
      <w:iCs/>
      <w:snapToGrid w:val="0"/>
      <w:color w:val="000000"/>
      <w:sz w:val="24"/>
      <w:szCs w:val="24"/>
      <w:lang w:eastAsia="en-US"/>
    </w:rPr>
  </w:style>
  <w:style w:type="character" w:customStyle="1" w:styleId="Heading4Char">
    <w:name w:val="Heading 4 Char"/>
    <w:basedOn w:val="DefaultParagraphFont"/>
    <w:link w:val="Heading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Footer">
    <w:name w:val="footer"/>
    <w:basedOn w:val="Normal"/>
    <w:rsid w:val="00A5403F"/>
    <w:pPr>
      <w:tabs>
        <w:tab w:val="center" w:pos="4419"/>
        <w:tab w:val="right" w:pos="8838"/>
      </w:tabs>
    </w:pPr>
  </w:style>
  <w:style w:type="paragraph" w:styleId="TOC1">
    <w:name w:val="toc 1"/>
    <w:basedOn w:val="Normal"/>
    <w:next w:val="Normal"/>
    <w:autoRedefine/>
    <w:uiPriority w:val="39"/>
    <w:rsid w:val="00A5403F"/>
    <w:pPr>
      <w:tabs>
        <w:tab w:val="clear" w:pos="851"/>
      </w:tabs>
      <w:spacing w:before="120"/>
      <w:ind w:left="198" w:hanging="198"/>
    </w:pPr>
    <w:rPr>
      <w:b/>
      <w:caps/>
    </w:rPr>
  </w:style>
  <w:style w:type="paragraph" w:styleId="TOC2">
    <w:name w:val="toc 2"/>
    <w:basedOn w:val="Normal"/>
    <w:next w:val="Normal"/>
    <w:autoRedefine/>
    <w:uiPriority w:val="39"/>
    <w:rsid w:val="00A5403F"/>
    <w:pPr>
      <w:tabs>
        <w:tab w:val="clear" w:pos="851"/>
      </w:tabs>
      <w:ind w:left="663" w:hanging="425"/>
    </w:pPr>
    <w:rPr>
      <w:noProof/>
    </w:rPr>
  </w:style>
  <w:style w:type="paragraph" w:styleId="TOC3">
    <w:name w:val="toc 3"/>
    <w:basedOn w:val="Normal"/>
    <w:next w:val="Normal"/>
    <w:autoRedefine/>
    <w:uiPriority w:val="39"/>
    <w:rsid w:val="00A5403F"/>
    <w:pPr>
      <w:tabs>
        <w:tab w:val="clear" w:pos="851"/>
      </w:tabs>
      <w:ind w:left="1248" w:hanging="624"/>
    </w:pPr>
    <w:rPr>
      <w:noProof/>
    </w:rPr>
  </w:style>
  <w:style w:type="paragraph" w:styleId="TOC4">
    <w:name w:val="toc 4"/>
    <w:basedOn w:val="Normal"/>
    <w:next w:val="Normal"/>
    <w:autoRedefine/>
    <w:semiHidden/>
    <w:rsid w:val="00A5403F"/>
    <w:pPr>
      <w:tabs>
        <w:tab w:val="clear" w:pos="851"/>
      </w:tabs>
      <w:ind w:left="720"/>
    </w:pPr>
  </w:style>
  <w:style w:type="paragraph" w:styleId="TOC5">
    <w:name w:val="toc 5"/>
    <w:basedOn w:val="Normal"/>
    <w:next w:val="Normal"/>
    <w:autoRedefine/>
    <w:semiHidden/>
    <w:rsid w:val="00A5403F"/>
    <w:pPr>
      <w:tabs>
        <w:tab w:val="clear" w:pos="851"/>
      </w:tabs>
      <w:ind w:left="960"/>
    </w:pPr>
  </w:style>
  <w:style w:type="paragraph" w:styleId="TOC6">
    <w:name w:val="toc 6"/>
    <w:basedOn w:val="Normal"/>
    <w:next w:val="Normal"/>
    <w:autoRedefine/>
    <w:semiHidden/>
    <w:rsid w:val="00A5403F"/>
    <w:pPr>
      <w:tabs>
        <w:tab w:val="clear" w:pos="851"/>
      </w:tabs>
      <w:ind w:left="1200"/>
    </w:pPr>
  </w:style>
  <w:style w:type="paragraph" w:styleId="TOC7">
    <w:name w:val="toc 7"/>
    <w:basedOn w:val="Normal"/>
    <w:next w:val="Normal"/>
    <w:autoRedefine/>
    <w:semiHidden/>
    <w:rsid w:val="00A5403F"/>
    <w:pPr>
      <w:tabs>
        <w:tab w:val="clear" w:pos="851"/>
      </w:tabs>
      <w:ind w:left="1440"/>
    </w:pPr>
  </w:style>
  <w:style w:type="paragraph" w:styleId="TOC8">
    <w:name w:val="toc 8"/>
    <w:basedOn w:val="Normal"/>
    <w:next w:val="Normal"/>
    <w:autoRedefine/>
    <w:semiHidden/>
    <w:rsid w:val="00A5403F"/>
    <w:pPr>
      <w:tabs>
        <w:tab w:val="clear" w:pos="851"/>
      </w:tabs>
      <w:ind w:left="1680"/>
    </w:pPr>
  </w:style>
  <w:style w:type="paragraph" w:styleId="TOC9">
    <w:name w:val="toc 9"/>
    <w:basedOn w:val="Normal"/>
    <w:next w:val="Normal"/>
    <w:autoRedefine/>
    <w:semiHidden/>
    <w:rsid w:val="00A5403F"/>
    <w:pPr>
      <w:tabs>
        <w:tab w:val="clear" w:pos="851"/>
      </w:tabs>
      <w:ind w:left="1920"/>
    </w:pPr>
  </w:style>
  <w:style w:type="paragraph" w:styleId="TableofFigur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DocumentMap">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Header">
    <w:name w:val="header"/>
    <w:basedOn w:val="Normal"/>
    <w:rsid w:val="00A5403F"/>
    <w:pPr>
      <w:tabs>
        <w:tab w:val="clear" w:pos="851"/>
        <w:tab w:val="center" w:pos="4419"/>
        <w:tab w:val="right" w:pos="8838"/>
      </w:tabs>
    </w:pPr>
  </w:style>
  <w:style w:type="character" w:styleId="PageNumber">
    <w:name w:val="page number"/>
    <w:basedOn w:val="DefaultParagraphFont"/>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BodyText">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BodyText"/>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Index1">
    <w:name w:val="index 1"/>
    <w:basedOn w:val="Normal"/>
    <w:next w:val="Normal"/>
    <w:autoRedefine/>
    <w:semiHidden/>
    <w:rsid w:val="00A5403F"/>
    <w:pPr>
      <w:widowControl w:val="0"/>
      <w:tabs>
        <w:tab w:val="clear" w:pos="851"/>
        <w:tab w:val="right" w:leader="dot" w:pos="9062"/>
      </w:tabs>
    </w:pPr>
    <w:rPr>
      <w:noProof/>
      <w:color w:val="auto"/>
    </w:rPr>
  </w:style>
  <w:style w:type="paragraph" w:styleId="BodyTextIndent">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Heading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BodyTextIndent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TableofFigures"/>
    <w:rsid w:val="00A5403F"/>
    <w:pPr>
      <w:jc w:val="center"/>
    </w:pPr>
  </w:style>
  <w:style w:type="paragraph" w:customStyle="1" w:styleId="ndicedeTabela">
    <w:name w:val="Índice de Tabela"/>
    <w:basedOn w:val="TableofFigur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BalloonText">
    <w:name w:val="Balloon Text"/>
    <w:basedOn w:val="Normal"/>
    <w:link w:val="BalloonTextChar"/>
    <w:rsid w:val="006C1E7D"/>
    <w:rPr>
      <w:rFonts w:ascii="Tahoma" w:hAnsi="Tahoma" w:cs="Tahoma"/>
      <w:sz w:val="16"/>
      <w:szCs w:val="16"/>
    </w:rPr>
  </w:style>
  <w:style w:type="character" w:customStyle="1" w:styleId="BalloonTextChar">
    <w:name w:val="Balloon Text Char"/>
    <w:link w:val="BalloonText"/>
    <w:rsid w:val="006C1E7D"/>
    <w:rPr>
      <w:rFonts w:ascii="Tahoma" w:hAnsi="Tahoma" w:cs="Tahoma"/>
      <w:iCs/>
      <w:color w:val="000000"/>
      <w:sz w:val="16"/>
      <w:szCs w:val="16"/>
    </w:rPr>
  </w:style>
  <w:style w:type="paragraph" w:styleId="FootnoteText">
    <w:name w:val="footnote text"/>
    <w:basedOn w:val="Normal"/>
    <w:link w:val="FootnoteTextChar"/>
    <w:rsid w:val="007901B6"/>
    <w:rPr>
      <w:sz w:val="20"/>
      <w:szCs w:val="20"/>
    </w:rPr>
  </w:style>
  <w:style w:type="character" w:customStyle="1" w:styleId="FootnoteTextChar">
    <w:name w:val="Footnote Text Char"/>
    <w:link w:val="FootnoteText"/>
    <w:rsid w:val="007901B6"/>
    <w:rPr>
      <w:iCs/>
      <w:color w:val="000000"/>
    </w:rPr>
  </w:style>
  <w:style w:type="character" w:styleId="FootnoteReference">
    <w:name w:val="footnote reference"/>
    <w:rsid w:val="007901B6"/>
    <w:rPr>
      <w:vertAlign w:val="superscript"/>
    </w:rPr>
  </w:style>
  <w:style w:type="character" w:customStyle="1" w:styleId="MenoPendente1">
    <w:name w:val="Menção Pendente1"/>
    <w:basedOn w:val="DefaultParagraphFont"/>
    <w:uiPriority w:val="99"/>
    <w:semiHidden/>
    <w:unhideWhenUsed/>
    <w:rsid w:val="00AB5053"/>
    <w:rPr>
      <w:color w:val="605E5C"/>
      <w:shd w:val="clear" w:color="auto" w:fill="E1DFDD"/>
    </w:rPr>
  </w:style>
  <w:style w:type="paragraph" w:styleId="Caption">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ListParagraph">
    <w:name w:val="List Paragraph"/>
    <w:basedOn w:val="Normal"/>
    <w:link w:val="ListParagraphChar"/>
    <w:uiPriority w:val="34"/>
    <w:qFormat/>
    <w:rsid w:val="004A3A38"/>
    <w:pPr>
      <w:ind w:left="720"/>
      <w:contextualSpacing/>
    </w:pPr>
  </w:style>
  <w:style w:type="character" w:customStyle="1" w:styleId="ListParagraphChar">
    <w:name w:val="List Paragraph Char"/>
    <w:basedOn w:val="DefaultParagraphFont"/>
    <w:link w:val="ListParagraph"/>
    <w:uiPriority w:val="34"/>
    <w:rsid w:val="005C43DB"/>
    <w:rPr>
      <w:iCs/>
      <w:color w:val="000000"/>
      <w:sz w:val="24"/>
      <w:szCs w:val="24"/>
      <w:lang w:eastAsia="en-US"/>
    </w:rPr>
  </w:style>
  <w:style w:type="table" w:styleId="TableGrid">
    <w:name w:val="Table Grid"/>
    <w:basedOn w:val="Table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Quote">
    <w:name w:val="Quote"/>
    <w:basedOn w:val="Normal"/>
    <w:next w:val="Normal"/>
    <w:link w:val="QuoteChar"/>
    <w:uiPriority w:val="29"/>
    <w:qFormat/>
    <w:rsid w:val="000B2D0D"/>
    <w:pPr>
      <w:spacing w:before="200" w:after="160" w:line="240" w:lineRule="auto"/>
      <w:ind w:left="2124" w:right="864"/>
    </w:pPr>
    <w:rPr>
      <w:iCs w:val="0"/>
      <w:color w:val="000000" w:themeColor="text1"/>
      <w:sz w:val="20"/>
    </w:rPr>
  </w:style>
  <w:style w:type="character" w:customStyle="1" w:styleId="QuoteChar">
    <w:name w:val="Quote Char"/>
    <w:basedOn w:val="DefaultParagraphFont"/>
    <w:link w:val="Quote"/>
    <w:uiPriority w:val="29"/>
    <w:rsid w:val="000B2D0D"/>
    <w:rPr>
      <w:color w:val="000000" w:themeColor="text1"/>
      <w:szCs w:val="24"/>
      <w:lang w:eastAsia="en-US"/>
    </w:rPr>
  </w:style>
  <w:style w:type="paragraph" w:customStyle="1" w:styleId="Listas1">
    <w:name w:val="Listas 1"/>
    <w:basedOn w:val="Heading5"/>
    <w:link w:val="Listas1Char"/>
    <w:autoRedefine/>
    <w:qFormat/>
    <w:rsid w:val="005D3217"/>
    <w:pPr>
      <w:numPr>
        <w:ilvl w:val="0"/>
        <w:numId w:val="5"/>
      </w:numPr>
    </w:pPr>
    <w:rPr>
      <w:bCs/>
    </w:rPr>
  </w:style>
  <w:style w:type="character" w:customStyle="1" w:styleId="Listas1Char">
    <w:name w:val="Listas 1 Char"/>
    <w:basedOn w:val="ListParagraphChar"/>
    <w:link w:val="Listas1"/>
    <w:rsid w:val="005D3217"/>
    <w:rPr>
      <w:b/>
      <w:bCs/>
      <w:iCs/>
      <w:snapToGrid w:val="0"/>
      <w:color w:val="000000"/>
      <w:spacing w:val="-5"/>
      <w:sz w:val="24"/>
      <w:szCs w:val="24"/>
      <w:lang w:eastAsia="en-US"/>
    </w:rPr>
  </w:style>
  <w:style w:type="character" w:styleId="CommentReference">
    <w:name w:val="annotation reference"/>
    <w:basedOn w:val="DefaultParagraphFont"/>
    <w:rsid w:val="002C3AC3"/>
    <w:rPr>
      <w:sz w:val="16"/>
      <w:szCs w:val="16"/>
    </w:rPr>
  </w:style>
  <w:style w:type="paragraph" w:styleId="CommentText">
    <w:name w:val="annotation text"/>
    <w:basedOn w:val="Normal"/>
    <w:link w:val="CommentTextChar"/>
    <w:rsid w:val="002C3AC3"/>
    <w:pPr>
      <w:spacing w:line="240" w:lineRule="auto"/>
    </w:pPr>
    <w:rPr>
      <w:sz w:val="20"/>
      <w:szCs w:val="20"/>
    </w:rPr>
  </w:style>
  <w:style w:type="character" w:customStyle="1" w:styleId="CommentTextChar">
    <w:name w:val="Comment Text Char"/>
    <w:basedOn w:val="DefaultParagraphFont"/>
    <w:link w:val="CommentText"/>
    <w:rsid w:val="002C3AC3"/>
    <w:rPr>
      <w:iCs/>
      <w:color w:val="000000"/>
      <w:lang w:eastAsia="en-US"/>
    </w:rPr>
  </w:style>
  <w:style w:type="paragraph" w:styleId="CommentSubject">
    <w:name w:val="annotation subject"/>
    <w:basedOn w:val="CommentText"/>
    <w:next w:val="CommentText"/>
    <w:link w:val="CommentSubjectChar"/>
    <w:semiHidden/>
    <w:unhideWhenUsed/>
    <w:rsid w:val="002C3AC3"/>
    <w:rPr>
      <w:b/>
      <w:bCs/>
    </w:rPr>
  </w:style>
  <w:style w:type="character" w:customStyle="1" w:styleId="CommentSubjectChar">
    <w:name w:val="Comment Subject Char"/>
    <w:basedOn w:val="CommentTextChar"/>
    <w:link w:val="CommentSubject"/>
    <w:semiHidden/>
    <w:rsid w:val="002C3AC3"/>
    <w:rPr>
      <w:b/>
      <w:bCs/>
      <w:iCs/>
      <w:color w:val="000000"/>
      <w:lang w:eastAsia="en-US"/>
    </w:rPr>
  </w:style>
  <w:style w:type="paragraph" w:styleId="Revision">
    <w:name w:val="Revision"/>
    <w:hidden/>
    <w:uiPriority w:val="99"/>
    <w:semiHidden/>
    <w:rsid w:val="00CF39EE"/>
    <w:rPr>
      <w:iCs/>
      <w:color w:val="000000"/>
      <w:sz w:val="24"/>
      <w:szCs w:val="24"/>
      <w:lang w:eastAsia="en-US"/>
    </w:rPr>
  </w:style>
  <w:style w:type="character" w:styleId="PlaceholderText">
    <w:name w:val="Placeholder Text"/>
    <w:basedOn w:val="DefaultParagraphFont"/>
    <w:uiPriority w:val="99"/>
    <w:semiHidden/>
    <w:rsid w:val="00C700E5"/>
    <w:rPr>
      <w:color w:val="808080"/>
    </w:rPr>
  </w:style>
  <w:style w:type="character" w:styleId="UnresolvedMention">
    <w:name w:val="Unresolved Mention"/>
    <w:basedOn w:val="DefaultParagraphFont"/>
    <w:uiPriority w:val="99"/>
    <w:semiHidden/>
    <w:unhideWhenUsed/>
    <w:rsid w:val="00411CBF"/>
    <w:rPr>
      <w:color w:val="605E5C"/>
      <w:shd w:val="clear" w:color="auto" w:fill="E1DFDD"/>
    </w:rPr>
  </w:style>
  <w:style w:type="table" w:styleId="ListTable1Light-Accent1">
    <w:name w:val="List Table 1 Light Accent 1"/>
    <w:basedOn w:val="Table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DefaultParagraphFont"/>
    <w:link w:val="Figuras"/>
    <w:rsid w:val="001B2EF9"/>
    <w:rPr>
      <w:iCs/>
      <w:noProof/>
      <w:color w:val="000000"/>
      <w:sz w:val="24"/>
      <w:szCs w:val="24"/>
    </w:rPr>
  </w:style>
  <w:style w:type="table" w:styleId="GridTable5Dark-Accent1">
    <w:name w:val="Grid Table 5 Dark Accent 1"/>
    <w:basedOn w:val="Table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42" Type="http://schemas.openxmlformats.org/officeDocument/2006/relationships/diagramColors" Target="diagrams/colors5.xml"/><Relationship Id="rId47" Type="http://schemas.openxmlformats.org/officeDocument/2006/relationships/image" Target="media/image7.png"/><Relationship Id="rId63" Type="http://schemas.openxmlformats.org/officeDocument/2006/relationships/hyperlink" Target="https://lors.azurewebsites.net/" TargetMode="External"/><Relationship Id="rId68"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customXml" Target="ink/ink13.xml"/><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diagramColors" Target="diagrams/colors3.xml"/><Relationship Id="rId37" Type="http://schemas.openxmlformats.org/officeDocument/2006/relationships/diagramColors" Target="diagrams/colors4.xml"/><Relationship Id="rId53" Type="http://schemas.openxmlformats.org/officeDocument/2006/relationships/image" Target="media/image12.png"/><Relationship Id="rId58" Type="http://schemas.openxmlformats.org/officeDocument/2006/relationships/image" Target="media/image17.jpg"/><Relationship Id="rId74" Type="http://schemas.openxmlformats.org/officeDocument/2006/relationships/image" Target="media/image26.png"/><Relationship Id="rId79" Type="http://schemas.openxmlformats.org/officeDocument/2006/relationships/customXml" Target="ink/ink8.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customXml" Target="ink/ink16.xml"/><Relationship Id="rId22" Type="http://schemas.openxmlformats.org/officeDocument/2006/relationships/chart" Target="charts/chart1.xml"/><Relationship Id="rId27" Type="http://schemas.openxmlformats.org/officeDocument/2006/relationships/diagramColors" Target="diagrams/colors2.xml"/><Relationship Id="rId43" Type="http://schemas.microsoft.com/office/2007/relationships/diagramDrawing" Target="diagrams/drawing5.xml"/><Relationship Id="rId48" Type="http://schemas.openxmlformats.org/officeDocument/2006/relationships/image" Target="media/image8.png"/><Relationship Id="rId64" Type="http://schemas.openxmlformats.org/officeDocument/2006/relationships/image" Target="media/image21.png"/><Relationship Id="rId69" Type="http://schemas.openxmlformats.org/officeDocument/2006/relationships/customXml" Target="ink/ink3.xml"/><Relationship Id="rId80" Type="http://schemas.openxmlformats.org/officeDocument/2006/relationships/image" Target="media/image29.png"/><Relationship Id="rId85" Type="http://schemas.openxmlformats.org/officeDocument/2006/relationships/customXml" Target="ink/ink1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openxmlformats.org/officeDocument/2006/relationships/customXml" Target="ink/ink2.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70" Type="http://schemas.openxmlformats.org/officeDocument/2006/relationships/image" Target="media/image24.png"/><Relationship Id="rId75" Type="http://schemas.openxmlformats.org/officeDocument/2006/relationships/customXml" Target="ink/ink6.xml"/><Relationship Id="rId83" Type="http://schemas.openxmlformats.org/officeDocument/2006/relationships/customXml" Target="ink/ink10.xml"/><Relationship Id="rId88" Type="http://schemas.openxmlformats.org/officeDocument/2006/relationships/image" Target="media/image33.png"/><Relationship Id="rId91" Type="http://schemas.openxmlformats.org/officeDocument/2006/relationships/customXml" Target="ink/ink14.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customXml" Target="ink/ink1.xml"/><Relationship Id="rId73" Type="http://schemas.openxmlformats.org/officeDocument/2006/relationships/customXml" Target="ink/ink5.xml"/><Relationship Id="rId78" Type="http://schemas.openxmlformats.org/officeDocument/2006/relationships/image" Target="media/image28.png"/><Relationship Id="rId81" Type="http://schemas.openxmlformats.org/officeDocument/2006/relationships/customXml" Target="ink/ink9.xml"/><Relationship Id="rId86" Type="http://schemas.openxmlformats.org/officeDocument/2006/relationships/image" Target="media/image32.png"/><Relationship Id="rId94" Type="http://schemas.openxmlformats.org/officeDocument/2006/relationships/image" Target="media/image36.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 Id="rId34" Type="http://schemas.openxmlformats.org/officeDocument/2006/relationships/diagramData" Target="diagrams/data4.xml"/><Relationship Id="rId50" Type="http://schemas.openxmlformats.org/officeDocument/2006/relationships/image" Target="media/image10.png"/><Relationship Id="rId55" Type="http://schemas.openxmlformats.org/officeDocument/2006/relationships/image" Target="media/image14.jpg"/><Relationship Id="rId76" Type="http://schemas.openxmlformats.org/officeDocument/2006/relationships/image" Target="media/image27.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customXml" Target="ink/ink4.xm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diagramData" Target="diagrams/data3.xml"/><Relationship Id="rId24" Type="http://schemas.openxmlformats.org/officeDocument/2006/relationships/diagramData" Target="diagrams/data2.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66" Type="http://schemas.openxmlformats.org/officeDocument/2006/relationships/image" Target="media/image22.png"/><Relationship Id="rId87" Type="http://schemas.openxmlformats.org/officeDocument/2006/relationships/customXml" Target="ink/ink12.xml"/><Relationship Id="rId61" Type="http://schemas.openxmlformats.org/officeDocument/2006/relationships/hyperlink" Target="https://developer.spotify.com/community/showcase/music-popcorn/" TargetMode="External"/><Relationship Id="rId82" Type="http://schemas.openxmlformats.org/officeDocument/2006/relationships/image" Target="media/image30.png"/><Relationship Id="rId19" Type="http://schemas.openxmlformats.org/officeDocument/2006/relationships/diagramQuickStyle" Target="diagrams/quickStyle1.xml"/><Relationship Id="rId14" Type="http://schemas.openxmlformats.org/officeDocument/2006/relationships/image" Target="media/image1.png"/><Relationship Id="rId30" Type="http://schemas.openxmlformats.org/officeDocument/2006/relationships/diagramLayout" Target="diagrams/layout3.xml"/><Relationship Id="rId35" Type="http://schemas.openxmlformats.org/officeDocument/2006/relationships/diagramLayout" Target="diagrams/layout4.xml"/><Relationship Id="rId56" Type="http://schemas.openxmlformats.org/officeDocument/2006/relationships/image" Target="media/image15.jpg"/><Relationship Id="rId77" Type="http://schemas.openxmlformats.org/officeDocument/2006/relationships/customXml" Target="ink/ink7.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5.png"/><Relationship Id="rId93" Type="http://schemas.openxmlformats.org/officeDocument/2006/relationships/customXml" Target="ink/ink15.xml"/><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D2690A53-70EE-45C1-BD82-B96CEA4544AE}" srcId="{EEC24137-1452-4749-AD80-5F28F568A3CD}" destId="{816DE098-48AF-48AA-B351-855C9ED4A7B3}" srcOrd="0" destOrd="0" parTransId="{16AF1EBD-01F2-4823-8E7F-6E538EFCCF0C}" sibTransId="{A3201A42-5224-468F-BEAC-FBDB7BE5FB3C}"/>
    <dgm:cxn modelId="{05A1605D-65AF-4E0D-802A-343BD9DE6D99}" srcId="{94923575-1DD8-422A-8ECE-C909A0A7C922}" destId="{2C21D3CC-F4A0-46B2-B749-B05B3E49BB03}" srcOrd="0" destOrd="0" parTransId="{33573501-A71F-4368-9580-18B862F0BD3B}" sibTransId="{06312883-0638-422B-BE27-F92437866D02}"/>
    <dgm:cxn modelId="{F8D3446D-0568-4E17-800C-F789C9E32FB3}" srcId="{1B37964C-8388-4154-9CC5-28126CDCB2FF}" destId="{4BB4D1F0-D2C8-4C49-9304-3034B007D5D0}" srcOrd="2" destOrd="0" parTransId="{DE088465-BC4D-449F-8E38-E96DFB502BC0}" sibTransId="{8FA0E4DF-B3D8-4D68-88AF-EE1B1025762B}"/>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22AAF24B-286E-48B7-B61C-4E7BE69229FD}" type="presOf" srcId="{095AF1AF-7463-48B5-B691-5C37E5AB4B6B}" destId="{094628BC-51A2-4596-BEFE-6A97EB01051F}" srcOrd="0" destOrd="0" presId="urn:microsoft.com/office/officeart/2005/8/layout/chevron1"/>
    <dgm:cxn modelId="{1B625E68-4D95-494F-A427-0A0F28EE5D9F}" type="presOf" srcId="{D5DC1E2A-8024-4552-B5FF-E67572DD754C}" destId="{271594A2-71AE-449F-A4F2-2E65E1FC54E7}"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23.294"/>
    </inkml:context>
    <inkml:brush xml:id="br0">
      <inkml:brushProperty name="width" value="0.05" units="cm"/>
      <inkml:brushProperty name="height" value="0.05" units="cm"/>
      <inkml:brushProperty name="color" value="#333333"/>
    </inkml:brush>
  </inkml:definitions>
  <inkml:trace contextRef="#ctx0" brushRef="#br0">0 24 24575,'34'66'0,"0"0"0,-4-9 0,-6-11 0,-15-22 0,-2-15 0,-3 8 0,3-14 0,-4 7 0,0-7 0,5 0 0,-4-6 0,5-8 0,-6-7 0,2-4 0,-4-3 0,5-8 0,-3 2 0,1-8 0,2 10 0,-5 1 0,1 10 0,1-2 0,-1-1 0,1 11 0,-1-5 0</inkml:trace>
  <inkml:trace contextRef="#ctx0" brushRef="#br0" timeOffset="660">430 40 24575,'0'16'0,"0"-5"0,0 9 0,0-11 0,0 3 0,0-5 0,0 4 0,0 2 0,0-2 0,0 2 0,0-3 0,0 1 0,0-4 0,0 0 0,0-2 0,0 0 0,0-3 0,0 0 0</inkml:trace>
  <inkml:trace contextRef="#ctx0" brushRef="#br0" timeOffset="2270">381 25 24575,'20'-11'0,"-1"3"0,-11 8 0,2-2 0,4 1 0,-3-1 0,2 2 0,-2 0 0,-1 0 0,1 0 0,-1 0 0,18 0 0,-18 2 0,11 0 0,-21 2 0,0 1 0,-38 47 0,28-38 0,-29 36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13.710"/>
    </inkml:context>
    <inkml:brush xml:id="br0">
      <inkml:brushProperty name="width" value="0.05" units="cm"/>
      <inkml:brushProperty name="height" value="0.05" units="cm"/>
      <inkml:brushProperty name="color" value="#333333"/>
    </inkml:brush>
  </inkml:definitions>
  <inkml:trace contextRef="#ctx0" brushRef="#br0">23 40 24575,'38'-14'0,"-5"-2"0,-27 15 0,0-3 0,-1 2 0,0 1 0,-1-1 0,1 2 0,0 0 0,-1 0 0,1 0 0,3 0 0,-4 2 0,2 1 0,-6 1 0,0 1 0,0 0 0,0-1 0,0 1 0,0 0 0,0 2 0,0 1 0,-2 2 0,1 0 0,-19 42 0,15-31 0,-13 29 0,16-38 0,2-6 0,-5 3 0,5-2 0,-2-1 0,2 1 0,0-2 0,0-1 0,0 1 0,0 0 0,0 16 0,0-11 0,0 12 0,0-15 0,0-3 0,0 1 0,0-1 0,0 13 0,0-10 0,0 10 0,2-15 0,0-2 0,3-1 0,-1-1 0,1 2 0,-1-2 0,1 2 0,-2-4 0,1 3 0,21-20 0,-12 14 0,18-16 0,-21 18 0,1-2 0,-1 1 0,-2-2 0,1 3 0,-1 0 0,0 2 0,-1-1 0,-2 3 0,-1-3 0,3 0 0,-4-1 0,1-1 0,-4 1 0,0 1 0,-45-23 0,29 16 0,-32-14 0,38 20 0,2 2 0,-2-2 0,-1 0 0,4 0 0,-3-1 0,5 2 0,-5-1 0,2-1 0,0 1 0,0 3 0,-20-17 0,18 12 0,-18-12 0,23 16 0,3-1 0,-3 1 0,3-2 0,-3 1 0,2-1 0,-1 3 0,4-3 0,-2 3 0,2-1 0,0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10.052"/>
    </inkml:context>
    <inkml:brush xml:id="br0">
      <inkml:brushProperty name="width" value="0.05" units="cm"/>
      <inkml:brushProperty name="height" value="0.05" units="cm"/>
      <inkml:brushProperty name="color" value="#333333"/>
    </inkml:brush>
  </inkml:definitions>
  <inkml:trace contextRef="#ctx0" brushRef="#br0">0 0 24575,'0'10'0,"0"0"0,0-3 0,2 8 0,1-6 0,2 5 0,-2-6 0,2 2 0,-3-3 0,1 4 0,2-4 0,8 38 0,-8-31 0,10 31 0,-14-40 0,1 2 0,0-2 0,-1 0 0,3-1 0,-3 1 0,3 0 0,-4 0 0,4-1 0,-3 1 0,1 0 0,4 10 0,0-4 0,1 5 0,-1-9 0,-5-3 0,1-4 0,-2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0:35.855"/>
    </inkml:context>
    <inkml:brush xml:id="br0">
      <inkml:brushProperty name="width" value="0.05" units="cm"/>
      <inkml:brushProperty name="height" value="0.05" units="cm"/>
      <inkml:brushProperty name="color" value="#333333"/>
    </inkml:brush>
  </inkml:definitions>
  <inkml:trace contextRef="#ctx0" brushRef="#br0">0 1 24575,'33'45'0,"0"-1"0,3 3 0,4 2 0,7 6 0,7 5 0,-3-4-4810,3 2 0,2 2 4810,-8-7 0,4 6 0,2 1 0,-3-7 0,19 15 0,2-2 0,-18-17 0,4 4 0,0-1 0,-4-5 0,15 10 0,0-4 0,-5-4 0,4 1 0,-10-9-219,12 1 219,2-2 0,1-5 1874,-10-20-1874,25 11 0,-47-20 0,2 20 0,17 17 2335,-27-14 0,9 14-2335,-6-3 0,11 12 0,9 12 0,8 8 0,4 7 0,4 4 0,2 2 0,0 1 0,-3-3 0,-3-4 0,-7-7 0,-7-8 0,8 9 0,-7-8 0,-5-4 0,1 1 0,3 3 0,9 10-10,-12-15 1,6 8-1,6 5 1,3 5-1,3 2 1,1 1-1,0 1 1,-2-3-1,-3-2 1,-3-5-1,-6-6 1,-6-7-1,-8-9 10,22 29 0,-13-16 0,-8-9 0,-3-8 0,-9-11 26,-8-8-26,-13-15 0,-4-7 0,1 2 0,0 1 0,1 2 3393,5 2-3393,-1 6 0,2-2 0,27 48 0,2 8 0,-16-25 0,17 22 0,-6-8 0,-32-47 0,1-7 0,-2 1 0,-3-4 0,2 1 0,-3 0 0,1-7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8:18.821"/>
    </inkml:context>
    <inkml:brush xml:id="br0">
      <inkml:brushProperty name="width" value="0.05" units="cm"/>
      <inkml:brushProperty name="height" value="0.05" units="cm"/>
      <inkml:brushProperty name="color" value="#333333"/>
    </inkml:brush>
  </inkml:definitions>
  <inkml:trace contextRef="#ctx0" brushRef="#br0">483 1 24575,'0'14'0,"0"1"0,0-7 0,0 2 0,0 4 0,0-6 0,0 8 0,0 13 0,0-11 0,0 11 0,0-22 0,0-2 0,0-1 0,0 1 0,37-9 0,-26 2 0,29-4 0,-36 1 0,1 5 0,0-2 0,-3 0 0,3 1 0,-3-3 0,5-3 0,-2 4 0,-1-5 0,-2 5 0,-2-1 0,0-1 0,-2-17 0,1 14 0,-1-10 0,2 19 0,0 3 0,0 1 0,0 0 0,26 29 0,-18-22 0,18 23 0,-22-30 0,-3-1 0,3 1 0,-4 0 0,4-1 0,-3 1 0,1 0 0,0-3 0,-1 3 0,3-1 0,-4-1 0,2 1 0</inkml:trace>
  <inkml:trace contextRef="#ctx0" brushRef="#br0" timeOffset="1650">164 727 24575,'61'-30'0,"0"1"0,-6 0 0,-10 7 0,-28 16 0,-1-2 0,4-1 0,-5 1 0,5 1 0,-7-2 0,8 2 0,-4-3 0,8-6 0,-8 4 0,4-3 0,51-35 0,-47 34 0,40-29 0,-61 42 0,1 0 0,-1-1 0,1 2 0,0-3 0,-1 2 0,1-1 0,0 1 0,-1 1 0,5-5 0,-5 6 0,2-3 0</inkml:trace>
  <inkml:trace contextRef="#ctx0" brushRef="#br0" timeOffset="3876">339 841 24575,'3'-10'0,"-1"1"0,5 4 0,-2 0 0,2 3 0,14-2 0,-13 3 0,13-1 0,-16 2 0,0 0 0,-1 0 0,1 0 0,0 2 0,-1-1 0,1 3 0,-2-2 0,1 3 0,-4 0 0,5 34 0,-5-26 0,48 19 0,-37-29 0,34-6 0,-45 8 0,0 0 0,0 2 0,0 0 0,0 1 0,0 2 0,0-3 0,0 3 0,0-2 0,0 2 0,0-5 0,-6 12 0,2-12 0,-4 8 0,3-13 0,1 0 0,-1 0 0,-43 11 0,33-9 0,-33 9 0,43-11 0,1 0 0,-1 0 0,0 0 0,1 0 0,-1 0 0,3 0 0,0 0 0</inkml:trace>
  <inkml:trace contextRef="#ctx0" brushRef="#br0" timeOffset="6343">686 639 24575,'0'10'0,"0"-1"0,0 2 0,0-1 0,0 0 0,0-2 0,0 2 0,0-5 0,0 5 0,0-5 0,0 50 0,0-38 0,0 36 0,0-49 0,0 4 0,0-3 0,2 2 0,1-2 0,0-1 0,1 3 0,-4-2 0,4 2 0,-1-2 0,73 10 0,-55-12 0,54 9 0,-74-16 0,1 1 0,-2-1 0,0-1 0,0 1 0,-2-48 0,-1 35 0,0-37 0,-1 50 0,3-2 0,-3 4 0,4-3 0,-4 0 0,1 2 0,-9-2 0,5 4 0,-5-3 0,7 4 0,1 0 0,-1 0 0,1 0 0,-20 2 0,17 0 0,-16 1 0,20 1 0,-1-4 0,-1 4 0,0-1 0,-2 2 0,1-2 0,-1 1 0,2-3 0,1 3 0,-1-4 0,2 6 0,1-5 0,2 3 0</inkml:trace>
  <inkml:trace contextRef="#ctx0" brushRef="#br0" timeOffset="8838">905 513 24575,'0'15'0,"0"3"0,0 0 0,0-1 0,0-1 0,0 30 0,0-23 0,0 19 0,0-34 0,0-4 0,0 1 0,0 0 0,0-1 0,0 1 0,0 0 0,0-1 0,2 1 0,1 0 0,0-1 0,76-9 0,-60 3 0,58-9 0,-77 6 0,0 1 0,0-1 0,0 0 0,0 1 0,-2-1 0,-1 2 0,-24-32 0,14 22 0,-13-24 0,20 30 0,5 2 0,35 42 0,-21-25 0,26 34 0,-32-39 0,-3 0 0,1-2 0,0-1 0,-1 1 0,1 0 0,0-1 0,-3 1 0,3 2 0,-3-2 0,4 5 0,11 17 0,-9-15 0,7 14 0,-13-24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7:10.670"/>
    </inkml:context>
    <inkml:brush xml:id="br0">
      <inkml:brushProperty name="width" value="0.05" units="cm"/>
      <inkml:brushProperty name="height" value="0.05" units="cm"/>
      <inkml:brushProperty name="color" value="#333333"/>
    </inkml:brush>
  </inkml:definitions>
  <inkml:trace contextRef="#ctx0" brushRef="#br0">1 1076 24575,'17'-29'0,"21"-10"0,19-6 0,-10 14 0,5-2-2349,12-4 0,5-2 2349,-12 9 0,3-1 0,5-1 0,-1 0 0,4 0 0,2-2 0,1 3-1160,5-2 0,1 2 0,2 0 0,1 1 1160,10-4 0,2 1 0,1 1 0,0 2 0,-3 4 0,-2 1 0,2 3 0,2 2-422,-13 4 0,1 1 1,2 3-1,0 0 0,0 2 422,2 2 0,-1 2 0,2 1 0,0 0 0,2 1-599,10 0 1,1 1 0,1 0-1,1 0 1,-1 1 598,1-1 0,2 0 0,-1 1 0,-1 1 0,-4 2 0,5 2 0,-3 2 0,-2 2 0,3 0-245,-13-2 0,3 0 1,-1 1-1,-1 2 0,-4 4 245,6 6 0,-4 5 0,-2 0 0,-2-1 0,14 0 0,-2-1 0,0 3 0,-14-2 0,2 3 0,-4-1 0,-12-3 0,-12-2 0,-4 0 907,39 13 0,-3-1-907,-9 2 0,-24-8 0,-1-1 2892,0-6-2892,38 3 0,-19-21 0,-3-2 0,6-1 2107,-1 2 0,2 1-2107,11-3 0,7 0 587,-5 3 1,6 0 0,3 0-588,-18 0 0,0 0 0,3 0 0,3 0-746,-2 0 1,5 0 0,2 0 0,-1 0 0,-4 0 745,6 0 0,-3 0 0,-1 0 0,3 0 0,9 0 0,2 0 0,-1 0 0,-3 0 0,-13 2 0,-2 0 0,-2 0 0,-2 0 0,14 0 0,-3-1 0,3 2 0,-13 0 0,3 1 0,-2 0 0,-6 0 0,20 1 0,-3 1-244,-13 0 1,1 0 0,-3 0 243,12 0 0,-6 0 0,-16 2 0,-4 0 0,34 4 0,-26-3 404,-5 2-404,-8-3 3047,-26-1-3047,-5-4 4715,-11 2-4715,-3-4 1270,-4 1-1270,9-2 0,9 0 0,8 0 0,1 0 0,-6 0 0,-7 0 0,0 0 0,-7 2 0,6-1 0,-8 3 0,5-3 0,-10 1 0,1 0 0,-4-1 0,1 1 0,-2-2 0,-1 0 0</inkml:trace>
  <inkml:trace contextRef="#ctx0" brushRef="#br0" timeOffset="2076">10860 627 24575,'40'37'0,"0"0"0,32 26 0,-59-50 0,7 2 0,-6-2 0,0-2 0,-8-4 0,1-2 0,-2 0 0,-1-3 0,1 0 0,0-2 0,1 0 0,-3-1 0,1-2 0,-4-4 0,0 1 0,0-6 0,0 0 0,0-4 0,0-4 0,0-2 0,0-2 0,0-72 0,0 59 0,0-51 0,0 77 0,0 4 0,0-1 0,0 3 0,0 1 0,0 1 0,0 1 0</inkml:trace>
  <inkml:trace contextRef="#ctx0" brushRef="#br0" timeOffset="3242">11390 508 24575,'0'15'0,"0"3"0,0 3 0,3 4 0,2-2 0,0-1 0,2 0 0,-1-7 0,0 4 0,1-8 0,-1 2 0,20 30 0,-15-29 0,13 24 0,-22-38 0</inkml:trace>
  <inkml:trace contextRef="#ctx0" brushRef="#br0" timeOffset="5360">11262 527 24575,'0'-12'0,"0"2"0,0 1 0,2 1 0,37-34 0,-23 26 0,28-24 0,-30 35 0,-6 0 0,8-1 0,-7 1 0,4-1 0,-2 3 0,-1-1 0,-2 3 0,-1-1 0,-2 2 0,-1 0 0,25 0 0,-19 0 0,19 0 0,-24 0 0,2 0 0,-2 0 0,2 0 0,-2 0 0,0 0 0,0 2 0,-3 1 0,2 1 0,1 20 0,-2-13 0,1 16 0,-4-20 0,0 0 0,0-3 0,0 1 0,0 0 0,-5 9 0,2-7 0,-7 14 0,5-14 0,-2 4 0,-16 18 0,16-19 0,-14 16 0,18-24 0,-1-2 0,-1 0 0,0 2 0,1-1 0,-1 1 0,-33 11 0,20-8 0,-21 11 0,29-13 0,6-1 0,1-2 0,1 0 0</inkml:trace>
  <inkml:trace contextRef="#ctx0" brushRef="#br0" timeOffset="6744">10632 1353 24575,'86'-36'0,"-9"4"0,-18 8 0,-2-2 0,6 2 0,2-8 0,-5 5 0,5-5 0,-6 0 0,0 1 0,2-2 0,-10-1 0,17-12 0,17-12 0,-13 8 0,4-6 0,-9 8 0,10-6 0,-25 18 0,-39 28 0,-5 5 0,1-1 0,-3 1 0,1 0 0,-2-1 0,-1 3 0,1-3 0,2 1 0,1-2 0,0 0 0,37-25 0,-26 17 0,25-17 0,-35 25 0,-7 3 0,0 2 0</inkml:trace>
  <inkml:trace contextRef="#ctx0" brushRef="#br0" timeOffset="8435">10871 1608 24575,'46'0'0,"-6"0"0,-23 2 0,0 1 0,0 6 0,2-6 0,-4 7 0,7-6 0,-10 3 0,4 1 0,-6-5 0,-2 4 0,13 0 0,-13-4 0,9 2 0,-15-8 0,-2-1 0,0-1 0,-2-88 0,-1 54 0,0-59 0,0 81 0,3 10 0,0 3 0,0-1 0,0 1 0,0-1 0,0 0 0,-6 3 0,3-1 0,-3 3 0,4 0 0</inkml:trace>
  <inkml:trace contextRef="#ctx0" brushRef="#br0" timeOffset="10249">11252 1380 24575,'31'32'0,"-4"-3"0,-23-24 0,1 2 0,-2-2 0,-1-1 0,6 7 0,-4-7 0,6 6 0,-5-8 0,0 3 0,-1 0 0,1-3 0,-3 2 0,2-3 0,-3 3 0,3-4 0,9 17 0,-8-14 0,8 12 0</inkml:trace>
  <inkml:trace contextRef="#ctx0" brushRef="#br0" timeOffset="12085">11258 1510 24575,'0'-21'0,"0"0"0,0 16 0,0-5 0,0 5 0,0-7 0,0 6 0,0-4 0,0 2 0,0 3 0,0-5 0,24-22 0,-11 14 0,20-17 0,-21 25 0,-2 3 0,-3 2 0,-2 3 0,-1-3 0,1 5 0,0-2 0,-1 0 0,1 1 0,22-12 0,-18 9 0,18-8 0,-25 10 0,3 2 0,-1 0 0,0 0 0,11 0 0,-10 4 0,7 1 0,-12 3 0,0-2 0,0-1 0,0-1 0,0 1 0,0 0 0,0-1 0,0 1 0,-9 27 0,5-21 0,-5 21 0,5-30 0,4 2 0,-5-1 0,3 2 0,-3-1 0,2 1 0,-1 0 0,3-1 0,-3-1 0,-13 9 0,9-9 0,-9 7 0,15-10 0</inkml:trace>
  <inkml:trace contextRef="#ctx0" brushRef="#br0" timeOffset="13283">11694 1179 24575,'49'38'0,"-32"-28"0,30 32 0,-42-37 0,0 0 0,-1-1 0,-1 1 0,1 0 0,-1-1 0,-1 1 0,2-3 0,-3 2 0,1-3 0,-2 1 0</inkml:trace>
  <inkml:trace contextRef="#ctx0" brushRef="#br0" timeOffset="14651">11703 1325 24575,'16'-34'0,"-1"4"0,-4 16 0,-1-2 0,-1 2 0,2 0 0,-3 4 0,-1 0 0,-2 7 0,0-4 0,-1 4 0,-1-2 0,3-3 0,-5 2 0,5-2 0,-6 5 0,2 1 0</inkml:trace>
  <inkml:trace contextRef="#ctx0" brushRef="#br0" timeOffset="15716">11915 890 24575,'30'2'0,"-3"3"0,-15 3 0,2 1 0,-2-2 0,0 1 0,-4-3 0,0 3 0,1-3 0,-3 2 0,3-1 0,-1 1 0,26 28 0,-21-23 0,18 23 0,-26-30 0,-1-3 0,-1 2 0,-1-1 0,-2-1 0,0 0 0</inkml:trace>
  <inkml:trace contextRef="#ctx0" brushRef="#br0" timeOffset="16684">11905 960 24575,'29'-68'0,"-3"11"0,-20 47 0,1-1 0,-2 1 0,6-1 0,-5 3 0,5-5 0,-6 7 0,0-7 0,0 8 0,0-5 0,12-13 0,-11 14 0,9-11 0</inkml:trace>
  <inkml:trace contextRef="#ctx0" brushRef="#br0" timeOffset="17683">12049 1014 24575,'38'-56'0,"0"0"0,-5 2 0,-7 15 0,-17 31 0,-8-2 0,6 7 0,-7-4 0,2 6 0,-2-1 0</inkml:trace>
  <inkml:trace contextRef="#ctx0" brushRef="#br0" timeOffset="20149">12233 600 24575,'15'0'0,"1"0"0,-3 2 0,30 21 0,2 4 0,-19-10 0,54 36 0,-76-51 0,-52-26 0,-22-12 0,29 11 0,-26-10 0,8 2 0,44 21 0,8 5 0,7 2 0,-4 0 0,1 1 0,0-1 0,-1 2 0,4-1 0,-5 3 0,5-3 0,-2 0 0,2-1 0,2 1 0,0 2 0,8 2 0,-1 0 0,4 0 0,0 0 0,-2 0 0,36 0 0,6 0 0,-18 0 0,18 0 0,-5 0 0,-32 0 0,5 0 0,-4 2 0,4-1 0,-5 1 0,1-2 0,-1 0 0,-2 0 0,-4 2 0,-2-2 0,6 3 0,-37-40 0,-12-12 0,24 19 0,-23-17 0,0 4 0,25 28 0,4 10 0,0-5 0,-3 0 0,2-2 0,-2-3 0,1 4 0,1-2 0,-2 2 0,-1-5 0,5 8 0,-3-2 0</inkml:trace>
  <inkml:trace contextRef="#ctx0" brushRef="#br0" timeOffset="23278">11961 593 24575,'0'-15'0,"0"-1"0,0 8 0,0-2 0,2 2 0,-1-2 0,1 5 0,0 0 0,0 0 0,1 0 0,-1 0 0,32-57 0,-24 41 0,29-42 0,-31 51 0,0 1 0,-1-2 0,1 3 0,-3 2 0,2-1 0,-2 1 0,0 0 0,0-2 0,0 5 0,24-45 0,-20 35 0,18-33 0,-25 46 0,-2-2 0,2 1 0,0 1 0,-1-2 0,3-1 0,3-11 0,-2 7 0,5-9 0,-6 10 0,2-3 0,-4 4 0,3-1 0,-5 4 0,5-1 0,-5 0 0,4 3 0,-3-4 0,1 3 0,4-12 0,-5 12 0,5-5 0,-6 13 0,0-1 0,0 1 0,0 0 0,0-1 0,0 1 0,-16 40 0,-6 10 0,7-22 0,-6 23 0,0-5 0,11-38 0,4 4 0,-1-7 0,1 4 0,1-4 0,0 0 0,-1 3 0,-1-2 0,-4 7 0,0-4 0,-22 22 0,-3 1 0,14-14 0,-39 42 0,57-65 0,4 4 0,-4-3 0,-23 18 0,16-11 0,-20 13 0,23-12 0,0-3 0,1 1 0,4-3 0,-1 1 0,1 0 0,-1-1 0,-1-1 0,-33 35 0,27-26 0,-24 25 0,35-35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5:11.831"/>
    </inkml:context>
    <inkml:brush xml:id="br0">
      <inkml:brushProperty name="width" value="0.05" units="cm"/>
      <inkml:brushProperty name="height" value="0.05" units="cm"/>
      <inkml:brushProperty name="color" value="#333333"/>
    </inkml:brush>
  </inkml:definitions>
  <inkml:trace contextRef="#ctx0" brushRef="#br0">173 6 24575,'7'0'0,"-18"66"0,7-43 0,-16 53 0,11-57 0,-3-1 0,1 4 0,-5 1 0,4-3 0,-4 5 0,2-4 0,1 0 0,-1-1 0,5-3 0,-5 7 0,11-13 0,2 2 0,9-14 0,11-4 0,-5 2 0,10-3 0,56-14 0,-49 13 0,39-10 0,-68 17 0</inkml:trace>
  <inkml:trace contextRef="#ctx0" brushRef="#br0" timeOffset="2613">175 0 24575,'-7'0'0,"1"0"0,1 0 0,0 0 0,-2 0 0,2 0 0,-2 0 0,2 0 0,0 0 0,0 0 0,-14 2 0,11-1 0,-11 3 0,14-1 0,1-1 0,1 2 0,1-1 0,2-1 0,0 0 0</inkml:trace>
  <inkml:trace contextRef="#ctx0" brushRef="#br0" timeOffset="5226">309 43 24575,'54'0'0,"-11"0"0,-33 0 0,-2 0 0,-1 0 0,-2 0 0,2 0 0,-2 0 0,0 0 0,7 0 0,-7 2 0,5 0 0,-26 28 0,12-16 0,-14 17 0,17-24 0,-3-2 0,2 0 0,-1-1 0,-3 5 0,42-8 0,-29 4 0,33-7 0,-36 2 0,1 0 0,0 0 0,-1 0 0,1 0 0,0 0 0,-1 0 0,1 2 0,0 0 0,-2 6 0,3 27 0,-5-20 0,3 20 0,-4-31 0,0 1 0,0 2 0,0-2 0,0 2 0,0-2 0,-2 0 0,1-1 0,-1 1 0,0 0 0,1-1 0,-34 34 0,23-25 0,-24 23 0,29-34 0,2-2 0,1 0 0,-1 0 0,1 0 0,-19-28 0,16 16 0,-12-22 0,19 28 0,0 2 0</inkml:trace>
  <inkml:trace contextRef="#ctx0" brushRef="#br0" timeOffset="7305">669 178 24575,'0'16'0,"0"-3"0,0-4 0,0 2 0,0 0 0,0 2 0,0-3 0,2 0 0,-1 0 0,3-2 0,27 16 0,-16-17 0,23 12 0,-26-19 0,0 0 0,-1 0 0,-1 0 0,0 0 0,0 0 0,0 0 0,-2 0 0,2 0 0,-3-4 0,1 1 0,46-79 0,-39 57 0,34-55 0,-49 71 0,0 3 0,0-3 0,0 4 0,0-3 0,-3 1 0,-2 2 0,-1-5 0,-3 4 0,3-1 0,-3 1 0,-25-5 0,13 6 0,-17-4 0,21 9 0,2 0 0,-1 0 0,-5 3 0,4 0 0,-1 3 0,5-3 0,3 1 0,2-1 0,-1 0 0,6 1 0,-33 25 0,28-17 0,-25 19 0,33-27 0,-2 1 0,2-3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1:01.280"/>
    </inkml:context>
    <inkml:brush xml:id="br0">
      <inkml:brushProperty name="width" value="0.05" units="cm"/>
      <inkml:brushProperty name="height" value="0.05" units="cm"/>
      <inkml:brushProperty name="color" value="#333333"/>
    </inkml:brush>
  </inkml:definitions>
  <inkml:trace contextRef="#ctx0" brushRef="#br0">68 262 24575,'68'49'0,"1"0"0,-7-1 0,-15-15 0,-38-29 0,-3 5 0,1-6 0,-2 4 0,-1-4 0,1-1 0,-3-6 0,0 1 0,-2-4 0,0 0 0,0-3 0,0-5 0,0-1 0,0-4 0,0-4 0,0-1 0,-3-2 0,3 2 0,-5-15 0,4 20 0,-2-10 0,3 25 0,-2 3 0,2-2 0,-2 1 0,0 1 0,1 0 0,0 2 0</inkml:trace>
  <inkml:trace contextRef="#ctx0" brushRef="#br0" timeOffset="1511">487 168 24575,'22'56'0,"-4"-10"0,-18-41 0,0-1 0,2 1 0,-2 0 0,3-1 0,-3 1 0,0 0 0,2-3 0,-2 2 0,8 11 0,-6-7 0,6 8 0,-8-11 0,10 13 0,-8-10 0,6 11 0,-6-14 0,-1-1 0,1 1 0,-2-3 0,0 0 0</inkml:trace>
  <inkml:trace contextRef="#ctx0" brushRef="#br0" timeOffset="3017">413 195 24575,'0'-9'0,"0"-2"0,0 3 0,0-5 0,0 4 0,0-1 0,0 5 0,25-24 0,-11 15 0,17-19 0,-14 22 0,-6 0 0,2 2 0,-2 2 0,-3 2 0,-1 0 0,-2 2 0,-1 1 0,1 2 0,0 0 0,24 0 0,-16 0 0,20 0 0,-23 0 0,-2 0 0,-1 0 0,-2 2 0,0 1 0,-1-1 0,-1 2 0,-1-1 0,-2 2 0,0-1 0,0 1 0,-9 32 0,5-24 0,-8 24 0,7-29 0,0-3 0,2 2 0,-1-2 0,1-1 0,0 1 0,-1-2 0,2-1 0,-7-2 0,5 0 0,-2 0 0</inkml:trace>
  <inkml:trace contextRef="#ctx0" brushRef="#br0" timeOffset="4810">1 1221 24575,'33'-24'0,"4"2"0,-6-1 0,5 3 0,9-10 0,-1 0 0,14-7 0,4-8 0,-2 5 0,4-10 0,-6 8 0,1-8 0,-1 8 0,10-13 0,17-15 0,-12 12 0,-33 26 0,1 1 0,28-24 0,10-8 0,-26 20 0,-39 32 0,-1 3 0,-5 0 0,-1 6 0,-3-3 0,1 5 0,0-4 0,-1 3 0,1-5 0,2 0 0,-2-1 0,5-3 0,20-14 0,-18 14 0,14-10 0</inkml:trace>
  <inkml:trace contextRef="#ctx0" brushRef="#br0" timeOffset="7553">249 1420 24575,'12'0'0,"5"0"0,3 5 0,13 2 0,-11 3 0,15 6 0,-13-6 0,10 6 0,-6-6 0,1 2 0,9 5 0,-49-101 0,27 72 0,-28-38 0,-7 4 0,16 41 0,-1 2 0,3-1 0,-3 4 0,4-4 0,-4 1 0,1-4 0,-2-1 0,0 0 0,0 1 0,2 2 0,-14-25 0,12 19 0,-13-19 0,15 25 0,-1 2 0,4 1 0,-2 2 0</inkml:trace>
  <inkml:trace contextRef="#ctx0" brushRef="#br0" timeOffset="8671">660 1196 24575,'21'55'0,"-3"-11"0,-17-40 0,3-2 0,-4 2 0,10 7 0,-6-5 0,7 3 0,-7-7 0,-1 0 0,1-1 0,-1 3 0,-1-2 0,2 3 0,-1 0 0,2-1 0,-1 1 0,4 2 0,-3-2 0,19 20 0,-17-18 0,12 12 0</inkml:trace>
  <inkml:trace contextRef="#ctx0" brushRef="#br0" timeOffset="10355">564 1239 24575,'0'-10'0,"0"-3"0,0 2 0,0-6 0,0 3 0,5-3 0,-2 3 0,5-2 0,-3 5 0,62-53 0,-36 40 0,43-35 0,-58 51 0,-3 5 0,-8 1 0,2 2 0,-2 0 0,0 0 0,0 0 0,-1 0 0,1 0 0,-1 2 0,13 80 0,-11-56 0,8 61 0,-14-76 0,0 2 0,0-2 0,-2 1 0,-1-1 0,-2-1 0,-7 3 0,5-3 0,-8 1 0,5-2 0,-37 2 0,30-5 0,-23 1 0</inkml:trace>
  <inkml:trace contextRef="#ctx0" brushRef="#br0" timeOffset="11885">1094 1010 24575,'1'1'0,"3"3"0,11 10 0,-7-5 0,7 3 0,-10-8 0,2 1 0,-2 0 0,0 0 0,-1-1 0,1 1 0,18 23 0,-13-20 0,11 19 0,-17-27 0,-3 4 0,2-1 0,-61-37 0,41 22 0,-47-29 0,56 34 0,3 2 0,1 2 0,3-1 0,-3 2 0,4-3 0,-4 1 0,3 1 0,-1 1 0</inkml:trace>
  <inkml:trace contextRef="#ctx0" brushRef="#br0" timeOffset="13172">1062 1173 24575,'4'-15'0,"2"2"0,2-2 0,1 4 0,0-6 0,4 8 0,-1-7 0,-1 8 0,-1-6 0,-2 4 0,0 0 0,20-17 0,-18 15 0,16-10 0,-24 18 0,2 3 0,-4-1 0,2 2 0</inkml:trace>
  <inkml:trace contextRef="#ctx0" brushRef="#br0" timeOffset="14306">1249 676 24575,'14'0'0,"3"3"0,-6 2 0,5 4 0,-2 1 0,3 2 0,2-1 0,-3 3 0,5-2 0,-5 2 0,3-3 0,-2 0 0,30 26 0,-30-24 0,20 18 0</inkml:trace>
  <inkml:trace contextRef="#ctx0" brushRef="#br0" timeOffset="15422">1164 674 24575,'33'-35'0,"-16"18"0,27-26 0,-25 21 0,10-2 0,-4-3 0,1 1 0,-3 3 0,-8 7 0,-1 3 0,-6 5 0,-1 0 0,-2 1 0,3 2 0,-4 6 0,2-2 0,-6 5 0</inkml:trace>
  <inkml:trace contextRef="#ctx0" brushRef="#br0" timeOffset="16479">1363 792 24575,'23'-40'0,"9"0"0,-17 19 0,13-5 0,-3-1 0,-5 1 0,11-3 0,-18 12 0,7 2 0,-11 5 0,1 1 0,-5 4 0,2 1 0,-4 3 0,1-1 0</inkml:trace>
  <inkml:trace contextRef="#ctx0" brushRef="#br0" timeOffset="17535">1642 421 24575,'16'5'0,"3"-2"0,-6 10 0,5-4 0,0 6 0,-3-2 0,9 4 0,-8 0 0,6 2 0,0 0 0,-6-4 0,2 2 0,-8-8 0,1 2 0,6 4 0,-10-10 0,3 8 0</inkml:trace>
  <inkml:trace contextRef="#ctx0" brushRef="#br0" timeOffset="19224">1544 351 24575,'0'-12'0,"0"4"0,2-8 0,4 4 0,2-2 0,4-6 0,2 5 0,-2-5 0,5 2 0,-2 3 0,0 1 0,38-5 0,-27 11 0,33-6 0,-36 14 0,2 3 0,-5 0 0,1 5 0,-5-2 0,-2 5 0,-4-6 0,0 5 0,-4-2 0,1 0 0,-4 1 0,-15 52 0,0-36 0,-9 39 0,9-54 0,2-3 0,5-3 0,-2 1 0,2 0 0,2 0 0,-1-3 0,3 2 0,-7 7 0,6-6 0,-4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6:08.852"/>
    </inkml:context>
    <inkml:brush xml:id="br0">
      <inkml:brushProperty name="width" value="0.05" units="cm"/>
      <inkml:brushProperty name="height" value="0.05" units="cm"/>
      <inkml:brushProperty name="color" value="#333333"/>
    </inkml:brush>
  </inkml:definitions>
  <inkml:trace contextRef="#ctx0" brushRef="#br0">155 222 24575,'0'71'0,"0"-14"0,0-53 0,0 7 0,0-6 0,12 56 0,-9-46 0,8 37 0</inkml:trace>
  <inkml:trace contextRef="#ctx0" brushRef="#br0" timeOffset="1571">1 236 24575,'9'-12'0,"0"3"0,7-4 0,-2 3 0,3-3 0,-3 4 0,-4-1 0,9 0 0,-14 3 0,8 1 0</inkml:trace>
  <inkml:trace contextRef="#ctx0" brushRef="#br0" timeOffset="2883">46 408 24575,'44'0'0,"-8"0"0,-31 0 0,-1 0 0,1 0 0,-1 0 0,50-31 0,-35 21 0,36-24 0,-48 32 0,-2-2 0,-3 3 0,1-1 0</inkml:trace>
  <inkml:trace contextRef="#ctx0" brushRef="#br0" timeOffset="21819">428 197 24575,'10'0'0,"-3"2"0,0-1 0,0 3 0,36 20 0,-27-14 0,27 15 0,-39-21 0,1-1 0,0-1 0,-1 2 0,1-3 0,0 1 0,0 0 0,-1-1 0,1 3 0,0-4 0,-1 3 0,4-88 0,-5 59 0,3-62 0,-8 83 0,1 1 0,-1 2 0,0-13 0,2 8 0,-5-8 0,5 10 0,-2 1 0,2-1 0,-2 0 0,1 0 0,-1 1 0,2-1 0,-2 0 0,1 3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6:08.852"/>
    </inkml:context>
    <inkml:brush xml:id="br0">
      <inkml:brushProperty name="width" value="0.05" units="cm"/>
      <inkml:brushProperty name="height" value="0.05" units="cm"/>
      <inkml:brushProperty name="color" value="#333333"/>
    </inkml:brush>
  </inkml:definitions>
  <inkml:trace contextRef="#ctx0" brushRef="#br0">155 86 24575,'0'71'0,"0"-14"0,0-53 0,0 7 0,0-6 0,12 56 0,-9-46 0,8 37 0</inkml:trace>
  <inkml:trace contextRef="#ctx0" brushRef="#br0" timeOffset="1571">1 100 24575,'9'-12'0,"0"3"0,7-4 0,-2 3 0,3-3 0,-3 4 0,-4-1 0,9 0 0,-14 3 0,8 1 0</inkml:trace>
  <inkml:trace contextRef="#ctx0" brushRef="#br0" timeOffset="2883">46 272 24575,'44'0'0,"-8"0"0,-31 0 0,-1 0 0,1 0 0,-1 0 0,50-31 0,-35 21 0,36-24 0,-48 32 0,-2-2 0,-3 3 0,1-1 0</inkml:trace>
  <inkml:trace contextRef="#ctx0" brushRef="#br0" timeOffset="12694">379 69 24575,'0'17'0,"0"5"0,0-7 0,0 5 0,0-3 0,0-1 0,0-5 0,0 2 0,0-6 0,0 20 0,0-15 0,0 11 0,0-19 0,0 1 0,0-1 0,0 1 0,0-3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59.018"/>
    </inkml:context>
    <inkml:brush xml:id="br0">
      <inkml:brushProperty name="width" value="0.05" units="cm"/>
      <inkml:brushProperty name="height" value="0.05" units="cm"/>
      <inkml:brushProperty name="color" value="#333333"/>
    </inkml:brush>
  </inkml:definitions>
  <inkml:trace contextRef="#ctx0" brushRef="#br0">103 94 24575,'0'22'0,"0"3"0,3 10 0,0-8 0,6 10 0,-2-10 0,2 1 0,-2-3 0,-2-8 0,3 2 0,-4-7 0,2 0 0,-5-8 0,1 1 0,-2-3 0,0 1 0</inkml:trace>
  <inkml:trace contextRef="#ctx0" brushRef="#br0" timeOffset="980">1 101 24575,'79'-42'0,"-13"7"0,-55 33 0,-5-3 0,3 5 0,-6-5 0,3 5 0,1-2 0,-4 2 0,1 0 0</inkml:trace>
  <inkml:trace contextRef="#ctx0" brushRef="#br0" timeOffset="2342">6 321 24575,'64'-18'0,"-5"-1"0,-45 11 0,10 1 0,-13 0 0,3 7 0,-4-5 0,-5 5 0,4-6 0,-4 5 0,1-4 0,-3 3 0,0 2 0,4-6 0,-4 5 0,3-3 0</inkml:trace>
  <inkml:trace contextRef="#ctx0" brushRef="#br0" timeOffset="2973">387 150 24575,'0'13'0,"2"3"0,1-1 0,3 10 0,6-5 0,-4 7 0,10 2 0,-11-7 0,5-1 0,-9-10 0,2-2 0,-4-3 0,1 1 0,-2-5 0,0 0 0</inkml:trace>
  <inkml:trace contextRef="#ctx0" brushRef="#br0" timeOffset="4784">349 122 24575,'0'-13'0,"2"3"0,6-4 0,1 4 0,5-4 0,21-13 0,-19 14 0,16-8 0,-25 21 0,-3 0 0,1 0 0,0 0 0,-1 0 0,1 0 0,0 0 0,-1 0 0,1 0 0,0 0 0,-27 47 0,-13 12 0,21-33 0,-19 33 0,4-12 0,26-45 0,1-1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28.593"/>
    </inkml:context>
    <inkml:brush xml:id="br0">
      <inkml:brushProperty name="width" value="0.05" units="cm"/>
      <inkml:brushProperty name="height" value="0.05" units="cm"/>
      <inkml:brushProperty name="color" value="#333333"/>
    </inkml:brush>
  </inkml:definitions>
  <inkml:trace contextRef="#ctx0" brushRef="#br0">0 222 24575,'20'44'0,"-4"-5"0,-8-26 0,0 4 0,-2-4 0,5 4 0,-3-3 0,3 2 0,-3-2 0,0-2 0,-3 0 0,0-4 0,4 6 0,-3-8 0,0-6 0,-4-13 0,-2-12 0,0-5 0,0-1 0,0-7 0,0 6 0,0-2 0,2-25 0,1-1 0,-2 23 0,1-14 0,0 0 0</inkml:trace>
  <inkml:trace contextRef="#ctx0" brushRef="#br0" timeOffset="2358">305 204 24575,'0'90'0,"0"-24"0,0-74 0,0-9 0,0-8 0,0-2 0,0 5 0,0-1 0,0 6 0,0 4 0,0 2 0,0 4 0,0 2 0,70 51 0,-51-34 0,52 39 0,-67-49 0,-2 1 0,3-65 0,-3 39 0,0-42 0,-2 53 0,0 6 0,0-1 0,0 2 0,0 1 0,0-7 0,0 7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33.304"/>
    </inkml:context>
    <inkml:brush xml:id="br0">
      <inkml:brushProperty name="width" value="0.05" units="cm"/>
      <inkml:brushProperty name="height" value="0.05" units="cm"/>
      <inkml:brushProperty name="color" value="#333333"/>
    </inkml:brush>
  </inkml:definitions>
  <inkml:trace contextRef="#ctx0" brushRef="#br0">56 131 24575,'0'9'0,"0"7"0,0-4 0,0 5 0,3-4 0,-2-2 0,1 3 0,7 38 0,-5-34 0,6 31 0,-8-44 0,-2 0 0,0-1 0,2-1 0,-2-1 0,2-2 0</inkml:trace>
  <inkml:trace contextRef="#ctx0" brushRef="#br0" timeOffset="2953">260 70 24575,'7'0'0,"0"0"0,0 0 0,-2 0 0,2 0 0,-2 0 0,13 0 0,-9 2 0,7 0 0,-12 3 0,-3-1 0,1 1 0,-2 0 0,0-1 0,0 4 0,0-1 0,0 4 0,0-1 0,-3 3 0,-2 1 0,-26 25 0,-5 3 0,14-12 0,-42 45 0,62-68 0,24-1 0,-13-3 0,19 1 0,-18-4 0,0 0 0,3 0 0,-2 0 0,3 0 0,-4 0 0,-3 0 0,3 0 0,-2 0 0,-1 0 0,3 0 0,26 0 0,-22 0 0,19-2 0,-31 0 0,-2-3 0,0 1 0,-2-1 0,-1 1 0,-4 1 0,1-3 0,-4 2 0,-61-47 0,47 35 0,-47-34 0,68 43 0,-1 2 0,3-3 0,-1 4 0,0 1 0,2-1 0,-5 1 0,5-1 0,-4 1 0,3-1 0,-3 1 0,-1-23 0,2 17 0,-1-17 0,4 23 0,0 1 0</inkml:trace>
  <inkml:trace contextRef="#ctx0" brushRef="#br0" timeOffset="5914">528 0 24575,'0'10'0,"0"3"0,0-3 0,0 7 0,0-6 0,0 5 0,0-8 0,0 8 0,0-7 0,0 2 0,0 10 0,0-12 0,4 8 0,-1-15 0,3-2 0,-1 0 0,0 0 0,-1 0 0,1 0 0,2 0 0,1 0 0,2 0 0,3 0 0,-2 0 0,3 0 0,17 0 0,-18 0 0,7-21 0,-21 13 0,-6-16 0,4 19 0,1 3 0,2-2 0,-2 1 0,2 2 0,0 4 0,21 67 0,-15-44 0,18 44 0,-24-63 0,2-2 0,-2 0 0,0-1 0,5 17 0,-4-13 0,5 11 0,-6-15 0,2-1 0,-2 2 0,0-1 0,0 0 0,4-1 0,-3-1 0,3-2 0</inkml:trace>
  <inkml:trace contextRef="#ctx0" brushRef="#br0" timeOffset="7645">0 572 24575,'92'0'0,"1"0"0,-6 0 0,-19 0 0,-43 0 0,7 0 0,-11 0 0,8 0 0,-9 0 0,4 0 0,-7 0 0,4 0 0,-5 0 0,1 0 0,25 0 0,-24 0 0,15-2 0,-29 1 0,-2 0 0,3 1 0,47-3 0,12 0 0,-26 1 0,25-1 0,-6 0 0,-40 3 0,-9 0 0,5 0 0,-8 0 0,2 0 0,-2 0 0,0 0 0,-1 0 0,1 0 0,-3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25.780"/>
    </inkml:context>
    <inkml:brush xml:id="br0">
      <inkml:brushProperty name="width" value="0.05" units="cm"/>
      <inkml:brushProperty name="height" value="0.05" units="cm"/>
      <inkml:brushProperty name="color" value="#333333"/>
    </inkml:brush>
  </inkml:definitions>
  <inkml:trace contextRef="#ctx0" brushRef="#br0">203 227 24575,'18'-5'0,"-1"-1"0,0-3 0,5-6 0,-4 5 0,3-2 0,-4 1 0,-3 2 0,0 1 0,-4 2 0,-4 2 0,4 3 0,-7-1 0,2 2 0,-3 0 0</inkml:trace>
  <inkml:trace contextRef="#ctx0" brushRef="#br0" timeOffset="915">1 93 24575,'56'-26'0,"-32"14"0,34-13 0,-50 18 0,1 2 0,-6 0 0,4-3 0,-4 6 0,-1 0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75</Pages>
  <Words>21514</Words>
  <Characters>122630</Characters>
  <Application>Microsoft Office Word</Application>
  <DocSecurity>0</DocSecurity>
  <Lines>1021</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143857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Juliano Varella De Carvalho</cp:lastModifiedBy>
  <cp:revision>369</cp:revision>
  <cp:lastPrinted>2003-10-22T01:33:00Z</cp:lastPrinted>
  <dcterms:created xsi:type="dcterms:W3CDTF">2020-11-04T17:05:00Z</dcterms:created>
  <dcterms:modified xsi:type="dcterms:W3CDTF">2020-11-06T19:10:00Z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