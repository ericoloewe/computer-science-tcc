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D5E2C" w:rsidRDefault="003D5E2C" w:rsidP="00CA31F6"/>
                          <w:p w14:paraId="0074EEEE" w14:textId="77777777" w:rsidR="003D5E2C" w:rsidRDefault="003D5E2C" w:rsidP="00CA31F6"/>
                          <w:p w14:paraId="20FED896" w14:textId="77777777" w:rsidR="003D5E2C" w:rsidRDefault="003D5E2C" w:rsidP="00CA31F6"/>
                          <w:p w14:paraId="6BC7A7D7" w14:textId="77777777" w:rsidR="003D5E2C" w:rsidRDefault="003D5E2C" w:rsidP="00CA31F6"/>
                          <w:p w14:paraId="657ED508" w14:textId="77777777" w:rsidR="003D5E2C" w:rsidRDefault="003D5E2C" w:rsidP="00CA31F6"/>
                          <w:p w14:paraId="4DBF881F" w14:textId="77777777" w:rsidR="003D5E2C" w:rsidRDefault="003D5E2C" w:rsidP="00CA31F6"/>
                          <w:p w14:paraId="47D5DC89" w14:textId="77777777" w:rsidR="003D5E2C" w:rsidRDefault="003D5E2C"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D5E2C" w:rsidRDefault="003D5E2C" w:rsidP="00CA31F6"/>
                    <w:p w14:paraId="0074EEEE" w14:textId="77777777" w:rsidR="003D5E2C" w:rsidRDefault="003D5E2C" w:rsidP="00CA31F6"/>
                    <w:p w14:paraId="20FED896" w14:textId="77777777" w:rsidR="003D5E2C" w:rsidRDefault="003D5E2C" w:rsidP="00CA31F6"/>
                    <w:p w14:paraId="6BC7A7D7" w14:textId="77777777" w:rsidR="003D5E2C" w:rsidRDefault="003D5E2C" w:rsidP="00CA31F6"/>
                    <w:p w14:paraId="657ED508" w14:textId="77777777" w:rsidR="003D5E2C" w:rsidRDefault="003D5E2C" w:rsidP="00CA31F6"/>
                    <w:p w14:paraId="4DBF881F" w14:textId="77777777" w:rsidR="003D5E2C" w:rsidRDefault="003D5E2C" w:rsidP="00CA31F6"/>
                    <w:p w14:paraId="47D5DC89" w14:textId="77777777" w:rsidR="003D5E2C" w:rsidRDefault="003D5E2C"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3"/>
      <w:commentRangeStart w:id="4"/>
      <w:r w:rsidRPr="003409B7">
        <w:t xml:space="preserve">vivenciado </w:t>
      </w:r>
      <w:r w:rsidR="004372BD">
        <w:t>por ele</w:t>
      </w:r>
      <w:commentRangeEnd w:id="3"/>
      <w:r w:rsidR="000E3E85">
        <w:rPr>
          <w:rStyle w:val="Refdecomentrio"/>
        </w:rPr>
        <w:commentReference w:id="3"/>
      </w:r>
      <w:commentRangeEnd w:id="4"/>
      <w:r w:rsidR="00D3191B">
        <w:rPr>
          <w:rStyle w:val="Refdecomentrio"/>
        </w:rPr>
        <w:commentReference w:id="4"/>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D219A5">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Pr="001E4C29">
          <w:rPr>
            <w:rStyle w:val="Hyperlink"/>
          </w:rPr>
          <w:t>Figura 2 - Resultado de busca dos proceedings no motor de busca da ACM (próprio, 2020)</w:t>
        </w:r>
        <w:r>
          <w:rPr>
            <w:webHidden/>
          </w:rPr>
          <w:tab/>
        </w:r>
        <w:r>
          <w:rPr>
            <w:webHidden/>
          </w:rPr>
          <w:fldChar w:fldCharType="begin"/>
        </w:r>
        <w:r>
          <w:rPr>
            <w:webHidden/>
          </w:rPr>
          <w:instrText xml:space="preserve"> PAGEREF _Toc44538325 \h </w:instrText>
        </w:r>
        <w:r>
          <w:rPr>
            <w:webHidden/>
          </w:rPr>
        </w:r>
        <w:r>
          <w:rPr>
            <w:webHidden/>
          </w:rPr>
          <w:fldChar w:fldCharType="separate"/>
        </w:r>
        <w:r>
          <w:rPr>
            <w:webHidden/>
          </w:rPr>
          <w:t>16</w:t>
        </w:r>
        <w:r>
          <w:rPr>
            <w:webHidden/>
          </w:rPr>
          <w:fldChar w:fldCharType="end"/>
        </w:r>
      </w:hyperlink>
    </w:p>
    <w:p w14:paraId="05F683B7" w14:textId="3794D36E"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Pr="001E4C29">
          <w:rPr>
            <w:rStyle w:val="Hyperlink"/>
          </w:rPr>
          <w:t>Figura 3 - Resultado de busca dos journals no motor de busca da ACM (próprio, 2020)</w:t>
        </w:r>
        <w:r>
          <w:rPr>
            <w:webHidden/>
          </w:rPr>
          <w:tab/>
        </w:r>
        <w:r>
          <w:rPr>
            <w:webHidden/>
          </w:rPr>
          <w:fldChar w:fldCharType="begin"/>
        </w:r>
        <w:r>
          <w:rPr>
            <w:webHidden/>
          </w:rPr>
          <w:instrText xml:space="preserve"> PAGEREF _Toc44538326 \h </w:instrText>
        </w:r>
        <w:r>
          <w:rPr>
            <w:webHidden/>
          </w:rPr>
        </w:r>
        <w:r>
          <w:rPr>
            <w:webHidden/>
          </w:rPr>
          <w:fldChar w:fldCharType="separate"/>
        </w:r>
        <w:r>
          <w:rPr>
            <w:webHidden/>
          </w:rPr>
          <w:t>17</w:t>
        </w:r>
        <w:r>
          <w:rPr>
            <w:webHidden/>
          </w:rPr>
          <w:fldChar w:fldCharType="end"/>
        </w:r>
      </w:hyperlink>
    </w:p>
    <w:p w14:paraId="5D27BDFF" w14:textId="6BC4B7CC"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Pr="001E4C29">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_Toc44538327 \h </w:instrText>
        </w:r>
        <w:r>
          <w:rPr>
            <w:webHidden/>
          </w:rPr>
        </w:r>
        <w:r>
          <w:rPr>
            <w:webHidden/>
          </w:rPr>
          <w:fldChar w:fldCharType="separate"/>
        </w:r>
        <w:r>
          <w:rPr>
            <w:webHidden/>
          </w:rPr>
          <w:t>17</w:t>
        </w:r>
        <w:r>
          <w:rPr>
            <w:webHidden/>
          </w:rPr>
          <w:fldChar w:fldCharType="end"/>
        </w:r>
      </w:hyperlink>
    </w:p>
    <w:p w14:paraId="58B0DA85" w14:textId="4B62E92D"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Pr="001E4C29">
          <w:rPr>
            <w:rStyle w:val="Hyperlink"/>
          </w:rPr>
          <w:t>Figura 5 - Filtro em cima dos trabalhos selecionados através do resumo (próprio, 2020)</w:t>
        </w:r>
        <w:r>
          <w:rPr>
            <w:webHidden/>
          </w:rPr>
          <w:tab/>
        </w:r>
        <w:r>
          <w:rPr>
            <w:webHidden/>
          </w:rPr>
          <w:fldChar w:fldCharType="begin"/>
        </w:r>
        <w:r>
          <w:rPr>
            <w:webHidden/>
          </w:rPr>
          <w:instrText xml:space="preserve"> PAGEREF _Toc44538328 \h </w:instrText>
        </w:r>
        <w:r>
          <w:rPr>
            <w:webHidden/>
          </w:rPr>
        </w:r>
        <w:r>
          <w:rPr>
            <w:webHidden/>
          </w:rPr>
          <w:fldChar w:fldCharType="separate"/>
        </w:r>
        <w:r>
          <w:rPr>
            <w:webHidden/>
          </w:rPr>
          <w:t>18</w:t>
        </w:r>
        <w:r>
          <w:rPr>
            <w:webHidden/>
          </w:rPr>
          <w:fldChar w:fldCharType="end"/>
        </w:r>
      </w:hyperlink>
    </w:p>
    <w:p w14:paraId="13BBF5F6" w14:textId="79AE0DC3"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Pr="001E4C29">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_Toc44538329 \h </w:instrText>
        </w:r>
        <w:r>
          <w:rPr>
            <w:webHidden/>
          </w:rPr>
        </w:r>
        <w:r>
          <w:rPr>
            <w:webHidden/>
          </w:rPr>
          <w:fldChar w:fldCharType="separate"/>
        </w:r>
        <w:r>
          <w:rPr>
            <w:webHidden/>
          </w:rPr>
          <w:t>18</w:t>
        </w:r>
        <w:r>
          <w:rPr>
            <w:webHidden/>
          </w:rPr>
          <w:fldChar w:fldCharType="end"/>
        </w:r>
      </w:hyperlink>
    </w:p>
    <w:p w14:paraId="2CD7A972" w14:textId="71F4A76F"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Pr="001E4C29">
          <w:rPr>
            <w:rStyle w:val="Hyperlink"/>
          </w:rPr>
          <w:t>Figura 7 Fatores da preferência musical (próprio, 2020)</w:t>
        </w:r>
        <w:r>
          <w:rPr>
            <w:webHidden/>
          </w:rPr>
          <w:tab/>
        </w:r>
        <w:r>
          <w:rPr>
            <w:webHidden/>
          </w:rPr>
          <w:fldChar w:fldCharType="begin"/>
        </w:r>
        <w:r>
          <w:rPr>
            <w:webHidden/>
          </w:rPr>
          <w:instrText xml:space="preserve"> PAGEREF _Toc44538330 \h </w:instrText>
        </w:r>
        <w:r>
          <w:rPr>
            <w:webHidden/>
          </w:rPr>
        </w:r>
        <w:r>
          <w:rPr>
            <w:webHidden/>
          </w:rPr>
          <w:fldChar w:fldCharType="separate"/>
        </w:r>
        <w:r>
          <w:rPr>
            <w:webHidden/>
          </w:rPr>
          <w:t>28</w:t>
        </w:r>
        <w:r>
          <w:rPr>
            <w:webHidden/>
          </w:rPr>
          <w:fldChar w:fldCharType="end"/>
        </w:r>
      </w:hyperlink>
    </w:p>
    <w:p w14:paraId="688C5467" w14:textId="523B39A2"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Pr="001E4C29">
          <w:rPr>
            <w:rStyle w:val="Hyperlink"/>
          </w:rPr>
          <w:t>Figura 8 Modelo desenvolvido para demonstrar a recomendação dinâmica (próprio, 2020)</w:t>
        </w:r>
        <w:r>
          <w:rPr>
            <w:webHidden/>
          </w:rPr>
          <w:tab/>
        </w:r>
        <w:r>
          <w:rPr>
            <w:webHidden/>
          </w:rPr>
          <w:fldChar w:fldCharType="begin"/>
        </w:r>
        <w:r>
          <w:rPr>
            <w:webHidden/>
          </w:rPr>
          <w:instrText xml:space="preserve"> PAGEREF _Toc44538331 \h </w:instrText>
        </w:r>
        <w:r>
          <w:rPr>
            <w:webHidden/>
          </w:rPr>
        </w:r>
        <w:r>
          <w:rPr>
            <w:webHidden/>
          </w:rPr>
          <w:fldChar w:fldCharType="separate"/>
        </w:r>
        <w:r>
          <w:rPr>
            <w:webHidden/>
          </w:rPr>
          <w:t>34</w:t>
        </w:r>
        <w:r>
          <w:rPr>
            <w:webHidden/>
          </w:rPr>
          <w:fldChar w:fldCharType="end"/>
        </w:r>
      </w:hyperlink>
    </w:p>
    <w:p w14:paraId="6A8ED306" w14:textId="39D251B0"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Pr="001E4C29">
          <w:rPr>
            <w:rStyle w:val="Hyperlink"/>
          </w:rPr>
          <w:t>Figura 9 Apresentação dos contextos utilizados no trabalho (próprio, 2020)</w:t>
        </w:r>
        <w:r>
          <w:rPr>
            <w:webHidden/>
          </w:rPr>
          <w:tab/>
        </w:r>
        <w:r>
          <w:rPr>
            <w:webHidden/>
          </w:rPr>
          <w:fldChar w:fldCharType="begin"/>
        </w:r>
        <w:r>
          <w:rPr>
            <w:webHidden/>
          </w:rPr>
          <w:instrText xml:space="preserve"> PAGEREF _Toc44538332 \h </w:instrText>
        </w:r>
        <w:r>
          <w:rPr>
            <w:webHidden/>
          </w:rPr>
        </w:r>
        <w:r>
          <w:rPr>
            <w:webHidden/>
          </w:rPr>
          <w:fldChar w:fldCharType="separate"/>
        </w:r>
        <w:r>
          <w:rPr>
            <w:webHidden/>
          </w:rPr>
          <w:t>35</w:t>
        </w:r>
        <w:r>
          <w:rPr>
            <w:webHidden/>
          </w:rPr>
          <w:fldChar w:fldCharType="end"/>
        </w:r>
      </w:hyperlink>
    </w:p>
    <w:p w14:paraId="044284B2" w14:textId="4E766F3E"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Pr="001E4C29">
          <w:rPr>
            <w:rStyle w:val="Hyperlink"/>
          </w:rPr>
          <w:t>Figura 10 Lista de ações que auxiliarão o entendimento do contexto de ambiente e comportamento do usuário da aplicação (próprio, 2020)</w:t>
        </w:r>
        <w:r>
          <w:rPr>
            <w:webHidden/>
          </w:rPr>
          <w:tab/>
        </w:r>
        <w:r>
          <w:rPr>
            <w:webHidden/>
          </w:rPr>
          <w:fldChar w:fldCharType="begin"/>
        </w:r>
        <w:r>
          <w:rPr>
            <w:webHidden/>
          </w:rPr>
          <w:instrText xml:space="preserve"> PAGEREF _Toc44538333 \h </w:instrText>
        </w:r>
        <w:r>
          <w:rPr>
            <w:webHidden/>
          </w:rPr>
        </w:r>
        <w:r>
          <w:rPr>
            <w:webHidden/>
          </w:rPr>
          <w:fldChar w:fldCharType="separate"/>
        </w:r>
        <w:r>
          <w:rPr>
            <w:webHidden/>
          </w:rPr>
          <w:t>37</w:t>
        </w:r>
        <w:r>
          <w:rPr>
            <w:webHidden/>
          </w:rPr>
          <w:fldChar w:fldCharType="end"/>
        </w:r>
      </w:hyperlink>
    </w:p>
    <w:p w14:paraId="06E94947" w14:textId="780AB24F"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Pr="001E4C29">
          <w:rPr>
            <w:rStyle w:val="Hyperlink"/>
          </w:rPr>
          <w:t>Figura 11 Etapas do desenvolvimento do sistema de recomendação musical (próprio, 2020)</w:t>
        </w:r>
        <w:r>
          <w:rPr>
            <w:webHidden/>
          </w:rPr>
          <w:tab/>
        </w:r>
        <w:r>
          <w:rPr>
            <w:webHidden/>
          </w:rPr>
          <w:fldChar w:fldCharType="begin"/>
        </w:r>
        <w:r>
          <w:rPr>
            <w:webHidden/>
          </w:rPr>
          <w:instrText xml:space="preserve"> PAGEREF _Toc44538334 \h </w:instrText>
        </w:r>
        <w:r>
          <w:rPr>
            <w:webHidden/>
          </w:rPr>
        </w:r>
        <w:r>
          <w:rPr>
            <w:webHidden/>
          </w:rPr>
          <w:fldChar w:fldCharType="separate"/>
        </w:r>
        <w:r>
          <w:rPr>
            <w:webHidden/>
          </w:rPr>
          <w:t>39</w:t>
        </w:r>
        <w:r>
          <w:rPr>
            <w:webHidden/>
          </w:rPr>
          <w:fldChar w:fldCharType="end"/>
        </w:r>
      </w:hyperlink>
    </w:p>
    <w:p w14:paraId="3EACED81" w14:textId="31ED0117"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Pr="001E4C29">
          <w:rPr>
            <w:rStyle w:val="Hyperlink"/>
          </w:rPr>
          <w:t>Figura 12 Fluxo para realizar o registro e análise das ações executadas pelo usuário (próprio, 2020)</w:t>
        </w:r>
        <w:r>
          <w:rPr>
            <w:webHidden/>
          </w:rPr>
          <w:tab/>
        </w:r>
        <w:r>
          <w:rPr>
            <w:webHidden/>
          </w:rPr>
          <w:fldChar w:fldCharType="begin"/>
        </w:r>
        <w:r>
          <w:rPr>
            <w:webHidden/>
          </w:rPr>
          <w:instrText xml:space="preserve"> PAGEREF _Toc44538335 \h </w:instrText>
        </w:r>
        <w:r>
          <w:rPr>
            <w:webHidden/>
          </w:rPr>
        </w:r>
        <w:r>
          <w:rPr>
            <w:webHidden/>
          </w:rPr>
          <w:fldChar w:fldCharType="separate"/>
        </w:r>
        <w:r>
          <w:rPr>
            <w:webHidden/>
          </w:rPr>
          <w:t>43</w:t>
        </w:r>
        <w:r>
          <w:rPr>
            <w:webHidden/>
          </w:rPr>
          <w:fldChar w:fldCharType="end"/>
        </w:r>
      </w:hyperlink>
    </w:p>
    <w:p w14:paraId="0B2036FF" w14:textId="76BD825C"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Pr="001E4C29">
          <w:rPr>
            <w:rStyle w:val="Hyperlink"/>
          </w:rPr>
          <w:t>Figura 13 Fluxo feito para avaliar se as ações condizem com o contexto (próprio, 2020)</w:t>
        </w:r>
        <w:r>
          <w:rPr>
            <w:webHidden/>
          </w:rPr>
          <w:tab/>
        </w:r>
        <w:r>
          <w:rPr>
            <w:webHidden/>
          </w:rPr>
          <w:fldChar w:fldCharType="begin"/>
        </w:r>
        <w:r>
          <w:rPr>
            <w:webHidden/>
          </w:rPr>
          <w:instrText xml:space="preserve"> PAGEREF _Toc44538336 \h </w:instrText>
        </w:r>
        <w:r>
          <w:rPr>
            <w:webHidden/>
          </w:rPr>
        </w:r>
        <w:r>
          <w:rPr>
            <w:webHidden/>
          </w:rPr>
          <w:fldChar w:fldCharType="separate"/>
        </w:r>
        <w:r>
          <w:rPr>
            <w:webHidden/>
          </w:rPr>
          <w:t>44</w:t>
        </w:r>
        <w:r>
          <w:rPr>
            <w:webHidden/>
          </w:rPr>
          <w:fldChar w:fldCharType="end"/>
        </w:r>
      </w:hyperlink>
    </w:p>
    <w:p w14:paraId="6DEA92E6" w14:textId="0D22B9F8" w:rsidR="005116EE" w:rsidRDefault="005116EE">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Pr="001E4C29">
          <w:rPr>
            <w:rStyle w:val="Hyperlink"/>
          </w:rPr>
          <w:t>Figura 14 Etapas do processo para realizar a recomendação musical</w:t>
        </w:r>
        <w:r>
          <w:rPr>
            <w:webHidden/>
          </w:rPr>
          <w:tab/>
        </w:r>
        <w:r>
          <w:rPr>
            <w:webHidden/>
          </w:rPr>
          <w:fldChar w:fldCharType="begin"/>
        </w:r>
        <w:r>
          <w:rPr>
            <w:webHidden/>
          </w:rPr>
          <w:instrText xml:space="preserve"> PAGEREF _Toc44538337 \h </w:instrText>
        </w:r>
        <w:r>
          <w:rPr>
            <w:webHidden/>
          </w:rPr>
        </w:r>
        <w:r>
          <w:rPr>
            <w:webHidden/>
          </w:rPr>
          <w:fldChar w:fldCharType="separate"/>
        </w:r>
        <w:r>
          <w:rPr>
            <w:webHidden/>
          </w:rPr>
          <w:t>45</w:t>
        </w:r>
        <w:r>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3581894B" w14:textId="00C642E0" w:rsidR="00F535E5"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4538391" w:history="1">
        <w:r w:rsidR="00F535E5" w:rsidRPr="00964DAE">
          <w:rPr>
            <w:rStyle w:val="Hyperlink"/>
            <w:noProof/>
          </w:rPr>
          <w:t>1</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Introdução</w:t>
        </w:r>
        <w:r w:rsidR="00F535E5">
          <w:rPr>
            <w:noProof/>
            <w:webHidden/>
          </w:rPr>
          <w:tab/>
        </w:r>
        <w:r w:rsidR="00F535E5">
          <w:rPr>
            <w:noProof/>
            <w:webHidden/>
          </w:rPr>
          <w:fldChar w:fldCharType="begin"/>
        </w:r>
        <w:r w:rsidR="00F535E5">
          <w:rPr>
            <w:noProof/>
            <w:webHidden/>
          </w:rPr>
          <w:instrText xml:space="preserve"> PAGEREF _Toc44538391 \h </w:instrText>
        </w:r>
        <w:r w:rsidR="00F535E5">
          <w:rPr>
            <w:noProof/>
            <w:webHidden/>
          </w:rPr>
        </w:r>
        <w:r w:rsidR="00F535E5">
          <w:rPr>
            <w:noProof/>
            <w:webHidden/>
          </w:rPr>
          <w:fldChar w:fldCharType="separate"/>
        </w:r>
        <w:r w:rsidR="00F535E5">
          <w:rPr>
            <w:noProof/>
            <w:webHidden/>
          </w:rPr>
          <w:t>10</w:t>
        </w:r>
        <w:r w:rsidR="00F535E5">
          <w:rPr>
            <w:noProof/>
            <w:webHidden/>
          </w:rPr>
          <w:fldChar w:fldCharType="end"/>
        </w:r>
      </w:hyperlink>
    </w:p>
    <w:p w14:paraId="457CD890" w14:textId="235C7590"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2" w:history="1">
        <w:r w:rsidRPr="00964DAE">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964DAE">
          <w:rPr>
            <w:rStyle w:val="Hyperlink"/>
            <w:noProof/>
          </w:rPr>
          <w:t>Trabalhos relacionados</w:t>
        </w:r>
        <w:r>
          <w:rPr>
            <w:noProof/>
            <w:webHidden/>
          </w:rPr>
          <w:tab/>
        </w:r>
        <w:r>
          <w:rPr>
            <w:noProof/>
            <w:webHidden/>
          </w:rPr>
          <w:fldChar w:fldCharType="begin"/>
        </w:r>
        <w:r>
          <w:rPr>
            <w:noProof/>
            <w:webHidden/>
          </w:rPr>
          <w:instrText xml:space="preserve"> PAGEREF _Toc44538392 \h </w:instrText>
        </w:r>
        <w:r>
          <w:rPr>
            <w:noProof/>
            <w:webHidden/>
          </w:rPr>
        </w:r>
        <w:r>
          <w:rPr>
            <w:noProof/>
            <w:webHidden/>
          </w:rPr>
          <w:fldChar w:fldCharType="separate"/>
        </w:r>
        <w:r>
          <w:rPr>
            <w:noProof/>
            <w:webHidden/>
          </w:rPr>
          <w:t>14</w:t>
        </w:r>
        <w:r>
          <w:rPr>
            <w:noProof/>
            <w:webHidden/>
          </w:rPr>
          <w:fldChar w:fldCharType="end"/>
        </w:r>
      </w:hyperlink>
    </w:p>
    <w:p w14:paraId="618CEFBE" w14:textId="14BDECC9"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3" w:history="1">
        <w:r w:rsidRPr="00964DAE">
          <w:rPr>
            <w:rStyle w:val="Hyperlink"/>
          </w:rPr>
          <w:t>2.1</w:t>
        </w:r>
        <w:r>
          <w:rPr>
            <w:rFonts w:asciiTheme="minorHAnsi" w:eastAsiaTheme="minorEastAsia" w:hAnsiTheme="minorHAnsi" w:cstheme="minorBidi"/>
            <w:iCs w:val="0"/>
            <w:color w:val="auto"/>
            <w:sz w:val="22"/>
            <w:szCs w:val="22"/>
            <w:lang w:eastAsia="pt-BR"/>
          </w:rPr>
          <w:tab/>
        </w:r>
        <w:r w:rsidRPr="00964DAE">
          <w:rPr>
            <w:rStyle w:val="Hyperlink"/>
          </w:rPr>
          <w:t>O protocolo de revisão</w:t>
        </w:r>
        <w:r>
          <w:rPr>
            <w:webHidden/>
          </w:rPr>
          <w:tab/>
        </w:r>
        <w:r>
          <w:rPr>
            <w:webHidden/>
          </w:rPr>
          <w:fldChar w:fldCharType="begin"/>
        </w:r>
        <w:r>
          <w:rPr>
            <w:webHidden/>
          </w:rPr>
          <w:instrText xml:space="preserve"> PAGEREF _Toc44538393 \h </w:instrText>
        </w:r>
        <w:r>
          <w:rPr>
            <w:webHidden/>
          </w:rPr>
        </w:r>
        <w:r>
          <w:rPr>
            <w:webHidden/>
          </w:rPr>
          <w:fldChar w:fldCharType="separate"/>
        </w:r>
        <w:r>
          <w:rPr>
            <w:webHidden/>
          </w:rPr>
          <w:t>14</w:t>
        </w:r>
        <w:r>
          <w:rPr>
            <w:webHidden/>
          </w:rPr>
          <w:fldChar w:fldCharType="end"/>
        </w:r>
      </w:hyperlink>
    </w:p>
    <w:p w14:paraId="76D62748" w14:textId="4B670F23"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4" w:history="1">
        <w:r w:rsidRPr="00964DAE">
          <w:rPr>
            <w:rStyle w:val="Hyperlink"/>
          </w:rPr>
          <w:t>2.2</w:t>
        </w:r>
        <w:r>
          <w:rPr>
            <w:rFonts w:asciiTheme="minorHAnsi" w:eastAsiaTheme="minorEastAsia" w:hAnsiTheme="minorHAnsi" w:cstheme="minorBidi"/>
            <w:iCs w:val="0"/>
            <w:color w:val="auto"/>
            <w:sz w:val="22"/>
            <w:szCs w:val="22"/>
            <w:lang w:eastAsia="pt-BR"/>
          </w:rPr>
          <w:tab/>
        </w:r>
        <w:r w:rsidRPr="00964DAE">
          <w:rPr>
            <w:rStyle w:val="Hyperlink"/>
          </w:rPr>
          <w:t>PROCURA NOS MOTORES DE BUSCA</w:t>
        </w:r>
        <w:r>
          <w:rPr>
            <w:webHidden/>
          </w:rPr>
          <w:tab/>
        </w:r>
        <w:r>
          <w:rPr>
            <w:webHidden/>
          </w:rPr>
          <w:fldChar w:fldCharType="begin"/>
        </w:r>
        <w:r>
          <w:rPr>
            <w:webHidden/>
          </w:rPr>
          <w:instrText xml:space="preserve"> PAGEREF _Toc44538394 \h </w:instrText>
        </w:r>
        <w:r>
          <w:rPr>
            <w:webHidden/>
          </w:rPr>
        </w:r>
        <w:r>
          <w:rPr>
            <w:webHidden/>
          </w:rPr>
          <w:fldChar w:fldCharType="separate"/>
        </w:r>
        <w:r>
          <w:rPr>
            <w:webHidden/>
          </w:rPr>
          <w:t>15</w:t>
        </w:r>
        <w:r>
          <w:rPr>
            <w:webHidden/>
          </w:rPr>
          <w:fldChar w:fldCharType="end"/>
        </w:r>
      </w:hyperlink>
    </w:p>
    <w:p w14:paraId="10ADFE81" w14:textId="58185BA3"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5" w:history="1">
        <w:r w:rsidRPr="00964DAE">
          <w:rPr>
            <w:rStyle w:val="Hyperlink"/>
          </w:rPr>
          <w:t>2.3</w:t>
        </w:r>
        <w:r>
          <w:rPr>
            <w:rFonts w:asciiTheme="minorHAnsi" w:eastAsiaTheme="minorEastAsia" w:hAnsiTheme="minorHAnsi" w:cstheme="minorBidi"/>
            <w:iCs w:val="0"/>
            <w:color w:val="auto"/>
            <w:sz w:val="22"/>
            <w:szCs w:val="22"/>
            <w:lang w:eastAsia="pt-BR"/>
          </w:rPr>
          <w:tab/>
        </w:r>
        <w:r w:rsidRPr="00964DAE">
          <w:rPr>
            <w:rStyle w:val="Hyperlink"/>
          </w:rPr>
          <w:t>ETAPAS DA REVISÃO DOS TRABALHOS</w:t>
        </w:r>
        <w:r>
          <w:rPr>
            <w:webHidden/>
          </w:rPr>
          <w:tab/>
        </w:r>
        <w:r>
          <w:rPr>
            <w:webHidden/>
          </w:rPr>
          <w:fldChar w:fldCharType="begin"/>
        </w:r>
        <w:r>
          <w:rPr>
            <w:webHidden/>
          </w:rPr>
          <w:instrText xml:space="preserve"> PAGEREF _Toc44538395 \h </w:instrText>
        </w:r>
        <w:r>
          <w:rPr>
            <w:webHidden/>
          </w:rPr>
        </w:r>
        <w:r>
          <w:rPr>
            <w:webHidden/>
          </w:rPr>
          <w:fldChar w:fldCharType="separate"/>
        </w:r>
        <w:r>
          <w:rPr>
            <w:webHidden/>
          </w:rPr>
          <w:t>17</w:t>
        </w:r>
        <w:r>
          <w:rPr>
            <w:webHidden/>
          </w:rPr>
          <w:fldChar w:fldCharType="end"/>
        </w:r>
      </w:hyperlink>
    </w:p>
    <w:p w14:paraId="7E094C63" w14:textId="0CF4F60C"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396" w:history="1">
        <w:r w:rsidRPr="00964DAE">
          <w:rPr>
            <w:rStyle w:val="Hyperlink"/>
          </w:rPr>
          <w:t>2.3.1</w:t>
        </w:r>
        <w:r>
          <w:rPr>
            <w:rFonts w:asciiTheme="minorHAnsi" w:eastAsiaTheme="minorEastAsia" w:hAnsiTheme="minorHAnsi" w:cstheme="minorBidi"/>
            <w:iCs w:val="0"/>
            <w:color w:val="auto"/>
            <w:sz w:val="22"/>
            <w:szCs w:val="22"/>
            <w:lang w:eastAsia="pt-BR"/>
          </w:rPr>
          <w:tab/>
        </w:r>
        <w:r w:rsidRPr="00964DAE">
          <w:rPr>
            <w:rStyle w:val="Hyperlink"/>
          </w:rPr>
          <w:t>Trabalhos selecionados</w:t>
        </w:r>
        <w:r>
          <w:rPr>
            <w:webHidden/>
          </w:rPr>
          <w:tab/>
        </w:r>
        <w:r>
          <w:rPr>
            <w:webHidden/>
          </w:rPr>
          <w:fldChar w:fldCharType="begin"/>
        </w:r>
        <w:r>
          <w:rPr>
            <w:webHidden/>
          </w:rPr>
          <w:instrText xml:space="preserve"> PAGEREF _Toc44538396 \h </w:instrText>
        </w:r>
        <w:r>
          <w:rPr>
            <w:webHidden/>
          </w:rPr>
        </w:r>
        <w:r>
          <w:rPr>
            <w:webHidden/>
          </w:rPr>
          <w:fldChar w:fldCharType="separate"/>
        </w:r>
        <w:r>
          <w:rPr>
            <w:webHidden/>
          </w:rPr>
          <w:t>18</w:t>
        </w:r>
        <w:r>
          <w:rPr>
            <w:webHidden/>
          </w:rPr>
          <w:fldChar w:fldCharType="end"/>
        </w:r>
      </w:hyperlink>
    </w:p>
    <w:p w14:paraId="45C474A4" w14:textId="6895FB0D"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7" w:history="1">
        <w:r w:rsidRPr="00964DAE">
          <w:rPr>
            <w:rStyle w:val="Hyperlink"/>
          </w:rPr>
          <w:t>2.4</w:t>
        </w:r>
        <w:r>
          <w:rPr>
            <w:rFonts w:asciiTheme="minorHAnsi" w:eastAsiaTheme="minorEastAsia" w:hAnsiTheme="minorHAnsi" w:cstheme="minorBidi"/>
            <w:iCs w:val="0"/>
            <w:color w:val="auto"/>
            <w:sz w:val="22"/>
            <w:szCs w:val="22"/>
            <w:lang w:eastAsia="pt-BR"/>
          </w:rPr>
          <w:tab/>
        </w:r>
        <w:r w:rsidRPr="00964DAE">
          <w:rPr>
            <w:rStyle w:val="Hyperlink"/>
          </w:rPr>
          <w:t>FUNCIONALIDADES DOS TRABALHOS INVESTIGADOS</w:t>
        </w:r>
        <w:r>
          <w:rPr>
            <w:webHidden/>
          </w:rPr>
          <w:tab/>
        </w:r>
        <w:r>
          <w:rPr>
            <w:webHidden/>
          </w:rPr>
          <w:fldChar w:fldCharType="begin"/>
        </w:r>
        <w:r>
          <w:rPr>
            <w:webHidden/>
          </w:rPr>
          <w:instrText xml:space="preserve"> PAGEREF _Toc44538397 \h </w:instrText>
        </w:r>
        <w:r>
          <w:rPr>
            <w:webHidden/>
          </w:rPr>
        </w:r>
        <w:r>
          <w:rPr>
            <w:webHidden/>
          </w:rPr>
          <w:fldChar w:fldCharType="separate"/>
        </w:r>
        <w:r>
          <w:rPr>
            <w:webHidden/>
          </w:rPr>
          <w:t>29</w:t>
        </w:r>
        <w:r>
          <w:rPr>
            <w:webHidden/>
          </w:rPr>
          <w:fldChar w:fldCharType="end"/>
        </w:r>
      </w:hyperlink>
    </w:p>
    <w:p w14:paraId="1CBB8907" w14:textId="21C973A1"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8" w:history="1">
        <w:r w:rsidRPr="00964DAE">
          <w:rPr>
            <w:rStyle w:val="Hyperlink"/>
          </w:rPr>
          <w:t>2.5</w:t>
        </w:r>
        <w:r>
          <w:rPr>
            <w:rFonts w:asciiTheme="minorHAnsi" w:eastAsiaTheme="minorEastAsia" w:hAnsiTheme="minorHAnsi" w:cstheme="minorBidi"/>
            <w:iCs w:val="0"/>
            <w:color w:val="auto"/>
            <w:sz w:val="22"/>
            <w:szCs w:val="22"/>
            <w:lang w:eastAsia="pt-BR"/>
          </w:rPr>
          <w:tab/>
        </w:r>
        <w:r w:rsidRPr="00964DAE">
          <w:rPr>
            <w:rStyle w:val="Hyperlink"/>
          </w:rPr>
          <w:t>Conclusões dos trabalhos revisados</w:t>
        </w:r>
        <w:r>
          <w:rPr>
            <w:webHidden/>
          </w:rPr>
          <w:tab/>
        </w:r>
        <w:r>
          <w:rPr>
            <w:webHidden/>
          </w:rPr>
          <w:fldChar w:fldCharType="begin"/>
        </w:r>
        <w:r>
          <w:rPr>
            <w:webHidden/>
          </w:rPr>
          <w:instrText xml:space="preserve"> PAGEREF _Toc44538398 \h </w:instrText>
        </w:r>
        <w:r>
          <w:rPr>
            <w:webHidden/>
          </w:rPr>
        </w:r>
        <w:r>
          <w:rPr>
            <w:webHidden/>
          </w:rPr>
          <w:fldChar w:fldCharType="separate"/>
        </w:r>
        <w:r>
          <w:rPr>
            <w:webHidden/>
          </w:rPr>
          <w:t>32</w:t>
        </w:r>
        <w:r>
          <w:rPr>
            <w:webHidden/>
          </w:rPr>
          <w:fldChar w:fldCharType="end"/>
        </w:r>
      </w:hyperlink>
    </w:p>
    <w:p w14:paraId="61849607" w14:textId="584BF8F0"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9" w:history="1">
        <w:r w:rsidRPr="00964DAE">
          <w:rPr>
            <w:rStyle w:val="Hyperlink"/>
            <w:noProof/>
            <w:lang w:val="en-US"/>
          </w:rPr>
          <w:t>3</w:t>
        </w:r>
        <w:r>
          <w:rPr>
            <w:rFonts w:asciiTheme="minorHAnsi" w:eastAsiaTheme="minorEastAsia" w:hAnsiTheme="minorHAnsi" w:cstheme="minorBidi"/>
            <w:b w:val="0"/>
            <w:iCs w:val="0"/>
            <w:caps w:val="0"/>
            <w:noProof/>
            <w:color w:val="auto"/>
            <w:sz w:val="22"/>
            <w:szCs w:val="22"/>
            <w:lang w:eastAsia="pt-BR"/>
          </w:rPr>
          <w:tab/>
        </w:r>
        <w:r w:rsidRPr="00964DAE">
          <w:rPr>
            <w:rStyle w:val="Hyperlink"/>
            <w:noProof/>
            <w:lang w:val="en-US"/>
          </w:rPr>
          <w:t>Modelagem do “Dynamic and Contextual Recommendations of Music”</w:t>
        </w:r>
        <w:r>
          <w:rPr>
            <w:noProof/>
            <w:webHidden/>
          </w:rPr>
          <w:tab/>
        </w:r>
        <w:r>
          <w:rPr>
            <w:noProof/>
            <w:webHidden/>
          </w:rPr>
          <w:fldChar w:fldCharType="begin"/>
        </w:r>
        <w:r>
          <w:rPr>
            <w:noProof/>
            <w:webHidden/>
          </w:rPr>
          <w:instrText xml:space="preserve"> PAGEREF _Toc44538399 \h </w:instrText>
        </w:r>
        <w:r>
          <w:rPr>
            <w:noProof/>
            <w:webHidden/>
          </w:rPr>
        </w:r>
        <w:r>
          <w:rPr>
            <w:noProof/>
            <w:webHidden/>
          </w:rPr>
          <w:fldChar w:fldCharType="separate"/>
        </w:r>
        <w:r>
          <w:rPr>
            <w:noProof/>
            <w:webHidden/>
          </w:rPr>
          <w:t>34</w:t>
        </w:r>
        <w:r>
          <w:rPr>
            <w:noProof/>
            <w:webHidden/>
          </w:rPr>
          <w:fldChar w:fldCharType="end"/>
        </w:r>
      </w:hyperlink>
    </w:p>
    <w:p w14:paraId="367C6522" w14:textId="2666E4AD"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0" w:history="1">
        <w:r w:rsidRPr="00964DAE">
          <w:rPr>
            <w:rStyle w:val="Hyperlink"/>
          </w:rPr>
          <w:t>3.1</w:t>
        </w:r>
        <w:r>
          <w:rPr>
            <w:rFonts w:asciiTheme="minorHAnsi" w:eastAsiaTheme="minorEastAsia" w:hAnsiTheme="minorHAnsi" w:cstheme="minorBidi"/>
            <w:iCs w:val="0"/>
            <w:color w:val="auto"/>
            <w:sz w:val="22"/>
            <w:szCs w:val="22"/>
            <w:lang w:eastAsia="pt-BR"/>
          </w:rPr>
          <w:tab/>
        </w:r>
        <w:r w:rsidRPr="00964DAE">
          <w:rPr>
            <w:rStyle w:val="Hyperlink"/>
          </w:rPr>
          <w:t>Contexto</w:t>
        </w:r>
        <w:r>
          <w:rPr>
            <w:webHidden/>
          </w:rPr>
          <w:tab/>
        </w:r>
        <w:r>
          <w:rPr>
            <w:webHidden/>
          </w:rPr>
          <w:fldChar w:fldCharType="begin"/>
        </w:r>
        <w:r>
          <w:rPr>
            <w:webHidden/>
          </w:rPr>
          <w:instrText xml:space="preserve"> PAGEREF _Toc44538400 \h </w:instrText>
        </w:r>
        <w:r>
          <w:rPr>
            <w:webHidden/>
          </w:rPr>
        </w:r>
        <w:r>
          <w:rPr>
            <w:webHidden/>
          </w:rPr>
          <w:fldChar w:fldCharType="separate"/>
        </w:r>
        <w:r>
          <w:rPr>
            <w:webHidden/>
          </w:rPr>
          <w:t>34</w:t>
        </w:r>
        <w:r>
          <w:rPr>
            <w:webHidden/>
          </w:rPr>
          <w:fldChar w:fldCharType="end"/>
        </w:r>
      </w:hyperlink>
    </w:p>
    <w:p w14:paraId="5D4093FB" w14:textId="35A378A6"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1" w:history="1">
        <w:r w:rsidRPr="00964DAE">
          <w:rPr>
            <w:rStyle w:val="Hyperlink"/>
          </w:rPr>
          <w:t>3.1.1</w:t>
        </w:r>
        <w:r>
          <w:rPr>
            <w:rFonts w:asciiTheme="minorHAnsi" w:eastAsiaTheme="minorEastAsia" w:hAnsiTheme="minorHAnsi" w:cstheme="minorBidi"/>
            <w:iCs w:val="0"/>
            <w:color w:val="auto"/>
            <w:sz w:val="22"/>
            <w:szCs w:val="22"/>
            <w:lang w:eastAsia="pt-BR"/>
          </w:rPr>
          <w:tab/>
        </w:r>
        <w:r w:rsidRPr="00964DAE">
          <w:rPr>
            <w:rStyle w:val="Hyperlink"/>
          </w:rPr>
          <w:t>O que é o contexto comportamental?</w:t>
        </w:r>
        <w:r>
          <w:rPr>
            <w:webHidden/>
          </w:rPr>
          <w:tab/>
        </w:r>
        <w:r>
          <w:rPr>
            <w:webHidden/>
          </w:rPr>
          <w:fldChar w:fldCharType="begin"/>
        </w:r>
        <w:r>
          <w:rPr>
            <w:webHidden/>
          </w:rPr>
          <w:instrText xml:space="preserve"> PAGEREF _Toc44538401 \h </w:instrText>
        </w:r>
        <w:r>
          <w:rPr>
            <w:webHidden/>
          </w:rPr>
        </w:r>
        <w:r>
          <w:rPr>
            <w:webHidden/>
          </w:rPr>
          <w:fldChar w:fldCharType="separate"/>
        </w:r>
        <w:r>
          <w:rPr>
            <w:webHidden/>
          </w:rPr>
          <w:t>35</w:t>
        </w:r>
        <w:r>
          <w:rPr>
            <w:webHidden/>
          </w:rPr>
          <w:fldChar w:fldCharType="end"/>
        </w:r>
      </w:hyperlink>
    </w:p>
    <w:p w14:paraId="1179DABB" w14:textId="40A2FCDB"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2" w:history="1">
        <w:r w:rsidRPr="00964DAE">
          <w:rPr>
            <w:rStyle w:val="Hyperlink"/>
          </w:rPr>
          <w:t>3.1.2</w:t>
        </w:r>
        <w:r>
          <w:rPr>
            <w:rFonts w:asciiTheme="minorHAnsi" w:eastAsiaTheme="minorEastAsia" w:hAnsiTheme="minorHAnsi" w:cstheme="minorBidi"/>
            <w:iCs w:val="0"/>
            <w:color w:val="auto"/>
            <w:sz w:val="22"/>
            <w:szCs w:val="22"/>
            <w:lang w:eastAsia="pt-BR"/>
          </w:rPr>
          <w:tab/>
        </w:r>
        <w:r w:rsidRPr="00964DAE">
          <w:rPr>
            <w:rStyle w:val="Hyperlink"/>
          </w:rPr>
          <w:t>O que é o contexto ambiente?</w:t>
        </w:r>
        <w:r>
          <w:rPr>
            <w:webHidden/>
          </w:rPr>
          <w:tab/>
        </w:r>
        <w:r>
          <w:rPr>
            <w:webHidden/>
          </w:rPr>
          <w:fldChar w:fldCharType="begin"/>
        </w:r>
        <w:r>
          <w:rPr>
            <w:webHidden/>
          </w:rPr>
          <w:instrText xml:space="preserve"> PAGEREF _Toc44538402 \h </w:instrText>
        </w:r>
        <w:r>
          <w:rPr>
            <w:webHidden/>
          </w:rPr>
        </w:r>
        <w:r>
          <w:rPr>
            <w:webHidden/>
          </w:rPr>
          <w:fldChar w:fldCharType="separate"/>
        </w:r>
        <w:r>
          <w:rPr>
            <w:webHidden/>
          </w:rPr>
          <w:t>36</w:t>
        </w:r>
        <w:r>
          <w:rPr>
            <w:webHidden/>
          </w:rPr>
          <w:fldChar w:fldCharType="end"/>
        </w:r>
      </w:hyperlink>
    </w:p>
    <w:p w14:paraId="0AC8E38C" w14:textId="3839CC9F"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3" w:history="1">
        <w:r w:rsidRPr="00964DAE">
          <w:rPr>
            <w:rStyle w:val="Hyperlink"/>
          </w:rPr>
          <w:t>3.1.3</w:t>
        </w:r>
        <w:r>
          <w:rPr>
            <w:rFonts w:asciiTheme="minorHAnsi" w:eastAsiaTheme="minorEastAsia" w:hAnsiTheme="minorHAnsi" w:cstheme="minorBidi"/>
            <w:iCs w:val="0"/>
            <w:color w:val="auto"/>
            <w:sz w:val="22"/>
            <w:szCs w:val="22"/>
            <w:lang w:eastAsia="pt-BR"/>
          </w:rPr>
          <w:tab/>
        </w:r>
        <w:r w:rsidRPr="00964DAE">
          <w:rPr>
            <w:rStyle w:val="Hyperlink"/>
          </w:rPr>
          <w:t>Como será obtido os contextos?</w:t>
        </w:r>
        <w:r>
          <w:rPr>
            <w:webHidden/>
          </w:rPr>
          <w:tab/>
        </w:r>
        <w:r>
          <w:rPr>
            <w:webHidden/>
          </w:rPr>
          <w:fldChar w:fldCharType="begin"/>
        </w:r>
        <w:r>
          <w:rPr>
            <w:webHidden/>
          </w:rPr>
          <w:instrText xml:space="preserve"> PAGEREF _Toc44538403 \h </w:instrText>
        </w:r>
        <w:r>
          <w:rPr>
            <w:webHidden/>
          </w:rPr>
        </w:r>
        <w:r>
          <w:rPr>
            <w:webHidden/>
          </w:rPr>
          <w:fldChar w:fldCharType="separate"/>
        </w:r>
        <w:r>
          <w:rPr>
            <w:webHidden/>
          </w:rPr>
          <w:t>36</w:t>
        </w:r>
        <w:r>
          <w:rPr>
            <w:webHidden/>
          </w:rPr>
          <w:fldChar w:fldCharType="end"/>
        </w:r>
      </w:hyperlink>
    </w:p>
    <w:p w14:paraId="57CE1A65" w14:textId="54C5FB95"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4" w:history="1">
        <w:r w:rsidRPr="00964DAE">
          <w:rPr>
            <w:rStyle w:val="Hyperlink"/>
          </w:rPr>
          <w:t>3.1.4</w:t>
        </w:r>
        <w:r>
          <w:rPr>
            <w:rFonts w:asciiTheme="minorHAnsi" w:eastAsiaTheme="minorEastAsia" w:hAnsiTheme="minorHAnsi" w:cstheme="minorBidi"/>
            <w:iCs w:val="0"/>
            <w:color w:val="auto"/>
            <w:sz w:val="22"/>
            <w:szCs w:val="22"/>
            <w:lang w:eastAsia="pt-BR"/>
          </w:rPr>
          <w:tab/>
        </w:r>
        <w:r w:rsidRPr="00964DAE">
          <w:rPr>
            <w:rStyle w:val="Hyperlink"/>
          </w:rPr>
          <w:t>O que são as ações do usuário?</w:t>
        </w:r>
        <w:r>
          <w:rPr>
            <w:webHidden/>
          </w:rPr>
          <w:tab/>
        </w:r>
        <w:r>
          <w:rPr>
            <w:webHidden/>
          </w:rPr>
          <w:fldChar w:fldCharType="begin"/>
        </w:r>
        <w:r>
          <w:rPr>
            <w:webHidden/>
          </w:rPr>
          <w:instrText xml:space="preserve"> PAGEREF _Toc44538404 \h </w:instrText>
        </w:r>
        <w:r>
          <w:rPr>
            <w:webHidden/>
          </w:rPr>
        </w:r>
        <w:r>
          <w:rPr>
            <w:webHidden/>
          </w:rPr>
          <w:fldChar w:fldCharType="separate"/>
        </w:r>
        <w:r>
          <w:rPr>
            <w:webHidden/>
          </w:rPr>
          <w:t>37</w:t>
        </w:r>
        <w:r>
          <w:rPr>
            <w:webHidden/>
          </w:rPr>
          <w:fldChar w:fldCharType="end"/>
        </w:r>
      </w:hyperlink>
    </w:p>
    <w:p w14:paraId="18D778CC" w14:textId="3E271E8F"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5" w:history="1">
        <w:r w:rsidRPr="00964DAE">
          <w:rPr>
            <w:rStyle w:val="Hyperlink"/>
          </w:rPr>
          <w:t>3.2</w:t>
        </w:r>
        <w:r>
          <w:rPr>
            <w:rFonts w:asciiTheme="minorHAnsi" w:eastAsiaTheme="minorEastAsia" w:hAnsiTheme="minorHAnsi" w:cstheme="minorBidi"/>
            <w:iCs w:val="0"/>
            <w:color w:val="auto"/>
            <w:sz w:val="22"/>
            <w:szCs w:val="22"/>
            <w:lang w:eastAsia="pt-BR"/>
          </w:rPr>
          <w:tab/>
        </w:r>
        <w:r w:rsidRPr="00964DAE">
          <w:rPr>
            <w:rStyle w:val="Hyperlink"/>
          </w:rPr>
          <w:t>Metodologia do sistema</w:t>
        </w:r>
        <w:r>
          <w:rPr>
            <w:webHidden/>
          </w:rPr>
          <w:tab/>
        </w:r>
        <w:r>
          <w:rPr>
            <w:webHidden/>
          </w:rPr>
          <w:fldChar w:fldCharType="begin"/>
        </w:r>
        <w:r>
          <w:rPr>
            <w:webHidden/>
          </w:rPr>
          <w:instrText xml:space="preserve"> PAGEREF _Toc44538405 \h </w:instrText>
        </w:r>
        <w:r>
          <w:rPr>
            <w:webHidden/>
          </w:rPr>
        </w:r>
        <w:r>
          <w:rPr>
            <w:webHidden/>
          </w:rPr>
          <w:fldChar w:fldCharType="separate"/>
        </w:r>
        <w:r>
          <w:rPr>
            <w:webHidden/>
          </w:rPr>
          <w:t>38</w:t>
        </w:r>
        <w:r>
          <w:rPr>
            <w:webHidden/>
          </w:rPr>
          <w:fldChar w:fldCharType="end"/>
        </w:r>
      </w:hyperlink>
    </w:p>
    <w:p w14:paraId="1D41F75D" w14:textId="4E04E71A"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6" w:history="1">
        <w:r w:rsidRPr="00964DAE">
          <w:rPr>
            <w:rStyle w:val="Hyperlink"/>
          </w:rPr>
          <w:t>3.2.1</w:t>
        </w:r>
        <w:r>
          <w:rPr>
            <w:rFonts w:asciiTheme="minorHAnsi" w:eastAsiaTheme="minorEastAsia" w:hAnsiTheme="minorHAnsi" w:cstheme="minorBidi"/>
            <w:iCs w:val="0"/>
            <w:color w:val="auto"/>
            <w:sz w:val="22"/>
            <w:szCs w:val="22"/>
            <w:lang w:eastAsia="pt-BR"/>
          </w:rPr>
          <w:tab/>
        </w:r>
        <w:r w:rsidRPr="00964DAE">
          <w:rPr>
            <w:rStyle w:val="Hyperlink"/>
          </w:rPr>
          <w:t>Como o trabalho vai capturar as ações do usuário e enviá-las ao sistema?</w:t>
        </w:r>
        <w:r>
          <w:rPr>
            <w:webHidden/>
          </w:rPr>
          <w:tab/>
        </w:r>
        <w:r>
          <w:rPr>
            <w:webHidden/>
          </w:rPr>
          <w:fldChar w:fldCharType="begin"/>
        </w:r>
        <w:r>
          <w:rPr>
            <w:webHidden/>
          </w:rPr>
          <w:instrText xml:space="preserve"> PAGEREF _Toc44538406 \h </w:instrText>
        </w:r>
        <w:r>
          <w:rPr>
            <w:webHidden/>
          </w:rPr>
        </w:r>
        <w:r>
          <w:rPr>
            <w:webHidden/>
          </w:rPr>
          <w:fldChar w:fldCharType="separate"/>
        </w:r>
        <w:r>
          <w:rPr>
            <w:webHidden/>
          </w:rPr>
          <w:t>43</w:t>
        </w:r>
        <w:r>
          <w:rPr>
            <w:webHidden/>
          </w:rPr>
          <w:fldChar w:fldCharType="end"/>
        </w:r>
      </w:hyperlink>
    </w:p>
    <w:p w14:paraId="06BB68AE" w14:textId="7C00568E"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7" w:history="1">
        <w:r w:rsidRPr="00964DAE">
          <w:rPr>
            <w:rStyle w:val="Hyperlink"/>
          </w:rPr>
          <w:t>3.2.2</w:t>
        </w:r>
        <w:r>
          <w:rPr>
            <w:rFonts w:asciiTheme="minorHAnsi" w:eastAsiaTheme="minorEastAsia" w:hAnsiTheme="minorHAnsi" w:cstheme="minorBidi"/>
            <w:iCs w:val="0"/>
            <w:color w:val="auto"/>
            <w:sz w:val="22"/>
            <w:szCs w:val="22"/>
            <w:lang w:eastAsia="pt-BR"/>
          </w:rPr>
          <w:tab/>
        </w:r>
        <w:r w:rsidRPr="00964DAE">
          <w:rPr>
            <w:rStyle w:val="Hyperlink"/>
          </w:rPr>
          <w:t>Como o trabalho vai validar se as ações do usuário condizem com o contexto?</w:t>
        </w:r>
        <w:r>
          <w:rPr>
            <w:webHidden/>
          </w:rPr>
          <w:tab/>
        </w:r>
        <w:r>
          <w:rPr>
            <w:webHidden/>
          </w:rPr>
          <w:fldChar w:fldCharType="begin"/>
        </w:r>
        <w:r>
          <w:rPr>
            <w:webHidden/>
          </w:rPr>
          <w:instrText xml:space="preserve"> PAGEREF _Toc44538407 \h </w:instrText>
        </w:r>
        <w:r>
          <w:rPr>
            <w:webHidden/>
          </w:rPr>
        </w:r>
        <w:r>
          <w:rPr>
            <w:webHidden/>
          </w:rPr>
          <w:fldChar w:fldCharType="separate"/>
        </w:r>
        <w:r>
          <w:rPr>
            <w:webHidden/>
          </w:rPr>
          <w:t>43</w:t>
        </w:r>
        <w:r>
          <w:rPr>
            <w:webHidden/>
          </w:rPr>
          <w:fldChar w:fldCharType="end"/>
        </w:r>
      </w:hyperlink>
    </w:p>
    <w:p w14:paraId="5EAB9009" w14:textId="032CE67A"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8" w:history="1">
        <w:r w:rsidRPr="00964DAE">
          <w:rPr>
            <w:rStyle w:val="Hyperlink"/>
          </w:rPr>
          <w:t>3.2.3</w:t>
        </w:r>
        <w:r>
          <w:rPr>
            <w:rFonts w:asciiTheme="minorHAnsi" w:eastAsiaTheme="minorEastAsia" w:hAnsiTheme="minorHAnsi" w:cstheme="minorBidi"/>
            <w:iCs w:val="0"/>
            <w:color w:val="auto"/>
            <w:sz w:val="22"/>
            <w:szCs w:val="22"/>
            <w:lang w:eastAsia="pt-BR"/>
          </w:rPr>
          <w:tab/>
        </w:r>
        <w:r w:rsidRPr="00964DAE">
          <w:rPr>
            <w:rStyle w:val="Hyperlink"/>
          </w:rPr>
          <w:t>Como o trabalho vai relacionar as músicas que o usuário gosta aos contextos?</w:t>
        </w:r>
        <w:r>
          <w:rPr>
            <w:webHidden/>
          </w:rPr>
          <w:tab/>
        </w:r>
        <w:r>
          <w:rPr>
            <w:webHidden/>
          </w:rPr>
          <w:fldChar w:fldCharType="begin"/>
        </w:r>
        <w:r>
          <w:rPr>
            <w:webHidden/>
          </w:rPr>
          <w:instrText xml:space="preserve"> PAGEREF _Toc44538408 \h </w:instrText>
        </w:r>
        <w:r>
          <w:rPr>
            <w:webHidden/>
          </w:rPr>
        </w:r>
        <w:r>
          <w:rPr>
            <w:webHidden/>
          </w:rPr>
          <w:fldChar w:fldCharType="separate"/>
        </w:r>
        <w:r>
          <w:rPr>
            <w:webHidden/>
          </w:rPr>
          <w:t>44</w:t>
        </w:r>
        <w:r>
          <w:rPr>
            <w:webHidden/>
          </w:rPr>
          <w:fldChar w:fldCharType="end"/>
        </w:r>
      </w:hyperlink>
    </w:p>
    <w:p w14:paraId="76C18547" w14:textId="4EB6B6FD"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9" w:history="1">
        <w:r w:rsidRPr="00964DAE">
          <w:rPr>
            <w:rStyle w:val="Hyperlink"/>
          </w:rPr>
          <w:t>3.2.4</w:t>
        </w:r>
        <w:r>
          <w:rPr>
            <w:rFonts w:asciiTheme="minorHAnsi" w:eastAsiaTheme="minorEastAsia" w:hAnsiTheme="minorHAnsi" w:cstheme="minorBidi"/>
            <w:iCs w:val="0"/>
            <w:color w:val="auto"/>
            <w:sz w:val="22"/>
            <w:szCs w:val="22"/>
            <w:lang w:eastAsia="pt-BR"/>
          </w:rPr>
          <w:tab/>
        </w:r>
        <w:r w:rsidRPr="00964DAE">
          <w:rPr>
            <w:rStyle w:val="Hyperlink"/>
          </w:rPr>
          <w:t>Como o trabalho vai classificar o contexto para apresentar para usuário?</w:t>
        </w:r>
        <w:r>
          <w:rPr>
            <w:webHidden/>
          </w:rPr>
          <w:tab/>
        </w:r>
        <w:r>
          <w:rPr>
            <w:webHidden/>
          </w:rPr>
          <w:fldChar w:fldCharType="begin"/>
        </w:r>
        <w:r>
          <w:rPr>
            <w:webHidden/>
          </w:rPr>
          <w:instrText xml:space="preserve"> PAGEREF _Toc44538409 \h </w:instrText>
        </w:r>
        <w:r>
          <w:rPr>
            <w:webHidden/>
          </w:rPr>
        </w:r>
        <w:r>
          <w:rPr>
            <w:webHidden/>
          </w:rPr>
          <w:fldChar w:fldCharType="separate"/>
        </w:r>
        <w:r>
          <w:rPr>
            <w:webHidden/>
          </w:rPr>
          <w:t>44</w:t>
        </w:r>
        <w:r>
          <w:rPr>
            <w:webHidden/>
          </w:rPr>
          <w:fldChar w:fldCharType="end"/>
        </w:r>
      </w:hyperlink>
    </w:p>
    <w:p w14:paraId="7922F717" w14:textId="69A89AC9"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0" w:history="1">
        <w:r w:rsidRPr="00964DAE">
          <w:rPr>
            <w:rStyle w:val="Hyperlink"/>
          </w:rPr>
          <w:t>3.2.5</w:t>
        </w:r>
        <w:r>
          <w:rPr>
            <w:rFonts w:asciiTheme="minorHAnsi" w:eastAsiaTheme="minorEastAsia" w:hAnsiTheme="minorHAnsi" w:cstheme="minorBidi"/>
            <w:iCs w:val="0"/>
            <w:color w:val="auto"/>
            <w:sz w:val="22"/>
            <w:szCs w:val="22"/>
            <w:lang w:eastAsia="pt-BR"/>
          </w:rPr>
          <w:tab/>
        </w:r>
        <w:r w:rsidRPr="00964DAE">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_Toc44538410 \h </w:instrText>
        </w:r>
        <w:r>
          <w:rPr>
            <w:webHidden/>
          </w:rPr>
        </w:r>
        <w:r>
          <w:rPr>
            <w:webHidden/>
          </w:rPr>
          <w:fldChar w:fldCharType="separate"/>
        </w:r>
        <w:r>
          <w:rPr>
            <w:webHidden/>
          </w:rPr>
          <w:t>45</w:t>
        </w:r>
        <w:r>
          <w:rPr>
            <w:webHidden/>
          </w:rPr>
          <w:fldChar w:fldCharType="end"/>
        </w:r>
      </w:hyperlink>
    </w:p>
    <w:p w14:paraId="4D6E28C3" w14:textId="4F667DD7" w:rsidR="00F535E5" w:rsidRDefault="00F535E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1" w:history="1">
        <w:r w:rsidRPr="00964DAE">
          <w:rPr>
            <w:rStyle w:val="Hyperlink"/>
          </w:rPr>
          <w:t>3.2.6</w:t>
        </w:r>
        <w:r>
          <w:rPr>
            <w:rFonts w:asciiTheme="minorHAnsi" w:eastAsiaTheme="minorEastAsia" w:hAnsiTheme="minorHAnsi" w:cstheme="minorBidi"/>
            <w:iCs w:val="0"/>
            <w:color w:val="auto"/>
            <w:sz w:val="22"/>
            <w:szCs w:val="22"/>
            <w:lang w:eastAsia="pt-BR"/>
          </w:rPr>
          <w:tab/>
        </w:r>
        <w:r w:rsidRPr="00964DAE">
          <w:rPr>
            <w:rStyle w:val="Hyperlink"/>
          </w:rPr>
          <w:t>Como o trabalho vai avaliar as recomendações feitas?</w:t>
        </w:r>
        <w:r>
          <w:rPr>
            <w:webHidden/>
          </w:rPr>
          <w:tab/>
        </w:r>
        <w:r>
          <w:rPr>
            <w:webHidden/>
          </w:rPr>
          <w:fldChar w:fldCharType="begin"/>
        </w:r>
        <w:r>
          <w:rPr>
            <w:webHidden/>
          </w:rPr>
          <w:instrText xml:space="preserve"> PAGEREF _Toc44538411 \h </w:instrText>
        </w:r>
        <w:r>
          <w:rPr>
            <w:webHidden/>
          </w:rPr>
        </w:r>
        <w:r>
          <w:rPr>
            <w:webHidden/>
          </w:rPr>
          <w:fldChar w:fldCharType="separate"/>
        </w:r>
        <w:r>
          <w:rPr>
            <w:webHidden/>
          </w:rPr>
          <w:t>46</w:t>
        </w:r>
        <w:r>
          <w:rPr>
            <w:webHidden/>
          </w:rPr>
          <w:fldChar w:fldCharType="end"/>
        </w:r>
      </w:hyperlink>
    </w:p>
    <w:p w14:paraId="161EA0FA" w14:textId="59C54EE9" w:rsidR="00F535E5" w:rsidRDefault="00F535E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12" w:history="1">
        <w:r w:rsidRPr="00964DAE">
          <w:rPr>
            <w:rStyle w:val="Hyperlink"/>
          </w:rPr>
          <w:t>3.3</w:t>
        </w:r>
        <w:r>
          <w:rPr>
            <w:rFonts w:asciiTheme="minorHAnsi" w:eastAsiaTheme="minorEastAsia" w:hAnsiTheme="minorHAnsi" w:cstheme="minorBidi"/>
            <w:iCs w:val="0"/>
            <w:color w:val="auto"/>
            <w:sz w:val="22"/>
            <w:szCs w:val="22"/>
            <w:lang w:eastAsia="pt-BR"/>
          </w:rPr>
          <w:tab/>
        </w:r>
        <w:r w:rsidRPr="00964DAE">
          <w:rPr>
            <w:rStyle w:val="Hyperlink"/>
          </w:rPr>
          <w:t>roteiro</w:t>
        </w:r>
        <w:r>
          <w:rPr>
            <w:webHidden/>
          </w:rPr>
          <w:tab/>
        </w:r>
        <w:r>
          <w:rPr>
            <w:webHidden/>
          </w:rPr>
          <w:fldChar w:fldCharType="begin"/>
        </w:r>
        <w:r>
          <w:rPr>
            <w:webHidden/>
          </w:rPr>
          <w:instrText xml:space="preserve"> PAGEREF _Toc44538412 \h </w:instrText>
        </w:r>
        <w:r>
          <w:rPr>
            <w:webHidden/>
          </w:rPr>
        </w:r>
        <w:r>
          <w:rPr>
            <w:webHidden/>
          </w:rPr>
          <w:fldChar w:fldCharType="separate"/>
        </w:r>
        <w:r>
          <w:rPr>
            <w:webHidden/>
          </w:rPr>
          <w:t>46</w:t>
        </w:r>
        <w:r>
          <w:rPr>
            <w:webHidden/>
          </w:rPr>
          <w:fldChar w:fldCharType="end"/>
        </w:r>
      </w:hyperlink>
    </w:p>
    <w:p w14:paraId="30124C05" w14:textId="2F275A9C"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3" w:history="1">
        <w:r w:rsidRPr="00964DAE">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964DAE">
          <w:rPr>
            <w:rStyle w:val="Hyperlink"/>
            <w:noProof/>
          </w:rPr>
          <w:t>CONCLUSÃO</w:t>
        </w:r>
        <w:r>
          <w:rPr>
            <w:noProof/>
            <w:webHidden/>
          </w:rPr>
          <w:tab/>
        </w:r>
        <w:r>
          <w:rPr>
            <w:noProof/>
            <w:webHidden/>
          </w:rPr>
          <w:fldChar w:fldCharType="begin"/>
        </w:r>
        <w:r>
          <w:rPr>
            <w:noProof/>
            <w:webHidden/>
          </w:rPr>
          <w:instrText xml:space="preserve"> PAGEREF _Toc44538413 \h </w:instrText>
        </w:r>
        <w:r>
          <w:rPr>
            <w:noProof/>
            <w:webHidden/>
          </w:rPr>
        </w:r>
        <w:r>
          <w:rPr>
            <w:noProof/>
            <w:webHidden/>
          </w:rPr>
          <w:fldChar w:fldCharType="separate"/>
        </w:r>
        <w:r>
          <w:rPr>
            <w:noProof/>
            <w:webHidden/>
          </w:rPr>
          <w:t>47</w:t>
        </w:r>
        <w:r>
          <w:rPr>
            <w:noProof/>
            <w:webHidden/>
          </w:rPr>
          <w:fldChar w:fldCharType="end"/>
        </w:r>
      </w:hyperlink>
    </w:p>
    <w:p w14:paraId="48FB344E" w14:textId="4AE1B435" w:rsidR="00F535E5" w:rsidRDefault="00F535E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4" w:history="1">
        <w:r w:rsidRPr="00964DAE">
          <w:rPr>
            <w:rStyle w:val="Hyperlink"/>
            <w:noProof/>
          </w:rPr>
          <w:t>Referências Bibliográficas</w:t>
        </w:r>
        <w:r>
          <w:rPr>
            <w:noProof/>
            <w:webHidden/>
          </w:rPr>
          <w:tab/>
        </w:r>
        <w:r>
          <w:rPr>
            <w:noProof/>
            <w:webHidden/>
          </w:rPr>
          <w:fldChar w:fldCharType="begin"/>
        </w:r>
        <w:r>
          <w:rPr>
            <w:noProof/>
            <w:webHidden/>
          </w:rPr>
          <w:instrText xml:space="preserve"> PAGEREF _Toc44538414 \h </w:instrText>
        </w:r>
        <w:r>
          <w:rPr>
            <w:noProof/>
            <w:webHidden/>
          </w:rPr>
        </w:r>
        <w:r>
          <w:rPr>
            <w:noProof/>
            <w:webHidden/>
          </w:rPr>
          <w:fldChar w:fldCharType="separate"/>
        </w:r>
        <w:r>
          <w:rPr>
            <w:noProof/>
            <w:webHidden/>
          </w:rPr>
          <w:t>48</w:t>
        </w:r>
        <w:r>
          <w:rPr>
            <w:noProof/>
            <w:webHidden/>
          </w:rPr>
          <w:fldChar w:fldCharType="end"/>
        </w:r>
      </w:hyperlink>
    </w:p>
    <w:p w14:paraId="5AA42494" w14:textId="68128207"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5" w:name="_Toc53928594"/>
      <w:bookmarkStart w:id="6" w:name="_Toc44538391"/>
      <w:r w:rsidRPr="000964B3">
        <w:lastRenderedPageBreak/>
        <w:t>Introdução</w:t>
      </w:r>
      <w:bookmarkEnd w:id="5"/>
      <w:bookmarkEnd w:id="6"/>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7" w:name="_Toc44538392"/>
      <w:r>
        <w:lastRenderedPageBreak/>
        <w:t>Trabalhos relacionados</w:t>
      </w:r>
      <w:bookmarkEnd w:id="7"/>
    </w:p>
    <w:p w14:paraId="5CB45EF1" w14:textId="2484E37E"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E22E004" w:rsidR="004A66A0" w:rsidRDefault="004A66A0" w:rsidP="00CA31F6">
      <w:pPr>
        <w:pStyle w:val="Ttulo2"/>
      </w:pPr>
      <w:bookmarkStart w:id="8" w:name="_Toc44538393"/>
      <w:r>
        <w:t>O protocolo d</w:t>
      </w:r>
      <w:r w:rsidR="00765824">
        <w:t>e</w:t>
      </w:r>
      <w:r>
        <w:t xml:space="preserve"> revisão</w:t>
      </w:r>
      <w:bookmarkEnd w:id="8"/>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9" w:name="_Toc44538394"/>
      <w:r w:rsidRPr="004A3A38">
        <w:t>PROCURA NOS MOTORES DE BUSCA</w:t>
      </w:r>
      <w:bookmarkEnd w:id="9"/>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10"/>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0"/>
      <w:r w:rsidR="004A7D8A">
        <w:rPr>
          <w:rStyle w:val="Refdecomentrio"/>
        </w:rPr>
        <w:commentReference w:id="10"/>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w:t>
      </w:r>
      <w:r w:rsidR="00BE1376">
        <w:lastRenderedPageBreak/>
        <w:t xml:space="preserve">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35E6A49C" w:rsidR="00B00090" w:rsidRDefault="00B00090" w:rsidP="00CA31F6">
      <w:pPr>
        <w:pStyle w:val="Legenda"/>
      </w:pPr>
      <w:bookmarkStart w:id="11" w:name="_Ref40822595"/>
      <w:bookmarkStart w:id="12" w:name="_Ref40822554"/>
      <w:bookmarkStart w:id="13"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w:t>
      </w:r>
      <w:r w:rsidR="00C7334A">
        <w:rPr>
          <w:noProof/>
        </w:rPr>
        <w:fldChar w:fldCharType="end"/>
      </w:r>
      <w:bookmarkEnd w:id="11"/>
      <w:r>
        <w:rPr>
          <w:noProof/>
        </w:rPr>
        <w:t xml:space="preserve"> -</w:t>
      </w:r>
      <w:r>
        <w:t xml:space="preserve"> Motor avançado de busca da</w:t>
      </w:r>
      <w:r w:rsidRPr="00A841A0">
        <w:t xml:space="preserve"> ACM (próprio, 2020)</w:t>
      </w:r>
      <w:bookmarkEnd w:id="12"/>
      <w:bookmarkEnd w:id="13"/>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4CA0432" w:rsidR="00FC71AF" w:rsidRDefault="00B00090" w:rsidP="00CA31F6">
      <w:pPr>
        <w:pStyle w:val="Legenda"/>
      </w:pPr>
      <w:bookmarkStart w:id="14" w:name="_Ref40822631"/>
      <w:bookmarkStart w:id="15"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2</w:t>
      </w:r>
      <w:r w:rsidR="00C7334A">
        <w:rPr>
          <w:noProof/>
        </w:rPr>
        <w:fldChar w:fldCharType="end"/>
      </w:r>
      <w:bookmarkEnd w:id="14"/>
      <w:r>
        <w:rPr>
          <w:noProof/>
        </w:rPr>
        <w:t xml:space="preserve"> -</w:t>
      </w:r>
      <w:r>
        <w:t xml:space="preserve"> Resultado de busca dos </w:t>
      </w:r>
      <w:proofErr w:type="spellStart"/>
      <w:r>
        <w:t>proceedings</w:t>
      </w:r>
      <w:proofErr w:type="spellEnd"/>
      <w:r>
        <w:t xml:space="preserve"> no motor de busca da ACM (próprio, 2020)</w:t>
      </w:r>
      <w:bookmarkEnd w:id="15"/>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884055" w:rsidR="00B00090" w:rsidRPr="00A478F0" w:rsidRDefault="00B00090" w:rsidP="00CA31F6">
      <w:pPr>
        <w:pStyle w:val="Legenda"/>
      </w:pPr>
      <w:bookmarkStart w:id="16" w:name="_Ref40822641"/>
      <w:bookmarkStart w:id="17"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3</w:t>
      </w:r>
      <w:r w:rsidR="00C7334A">
        <w:rPr>
          <w:noProof/>
        </w:rPr>
        <w:fldChar w:fldCharType="end"/>
      </w:r>
      <w:bookmarkEnd w:id="16"/>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7"/>
    </w:p>
    <w:p w14:paraId="01684C1C" w14:textId="2BA0CFCF" w:rsidR="004A3A38" w:rsidRDefault="008568F7" w:rsidP="00CA31F6">
      <w:pPr>
        <w:pStyle w:val="Ttulo2"/>
      </w:pPr>
      <w:bookmarkStart w:id="18" w:name="_Toc44538395"/>
      <w:r w:rsidRPr="008568F7">
        <w:t>ETAPAS DA REVISÃO DOS TRABALHOS</w:t>
      </w:r>
      <w:bookmarkEnd w:id="18"/>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4151287" w:rsidR="007815D6" w:rsidRDefault="00377BBD" w:rsidP="00CA31F6">
      <w:pPr>
        <w:pStyle w:val="Legenda"/>
      </w:pPr>
      <w:bookmarkStart w:id="19" w:name="_Ref40822414"/>
      <w:bookmarkStart w:id="20" w:name="_Ref40817235"/>
      <w:bookmarkStart w:id="21"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4</w:t>
      </w:r>
      <w:r w:rsidR="00C7334A">
        <w:rPr>
          <w:noProof/>
        </w:rPr>
        <w:fldChar w:fldCharType="end"/>
      </w:r>
      <w:bookmarkEnd w:id="19"/>
      <w:r w:rsidR="00412F59">
        <w:t xml:space="preserve"> - </w:t>
      </w:r>
      <w:r>
        <w:t>Etapas realizadas para filtrar os trabalhos encontrados no motor de busca da ACM</w:t>
      </w:r>
      <w:bookmarkEnd w:id="20"/>
      <w:r w:rsidR="004A14AF" w:rsidRPr="00353DD1">
        <w:t xml:space="preserve"> (próprio, 2020)</w:t>
      </w:r>
      <w:bookmarkEnd w:id="21"/>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0D755BDE" w:rsidR="009F1D25" w:rsidRDefault="009F1D25" w:rsidP="00CA31F6">
      <w:r>
        <w:tab/>
      </w:r>
      <w:r w:rsidRPr="009F1D25">
        <w:t>Baseado no conhecimento obtido dos trabalhos na segunda etapa, foi realizad</w:t>
      </w:r>
      <w:del w:id="22" w:author="Tatiane Schwanck Schardosim" w:date="2020-07-01T21:49:00Z">
        <w:r w:rsidRPr="009F1D25" w:rsidDel="004A7D8A">
          <w:delText>o</w:delText>
        </w:r>
      </w:del>
      <w:r w:rsidRPr="009F1D25">
        <w:t xml:space="preserve">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ins w:id="23" w:author="Tatiane Schwanck Schardosim" w:date="2020-07-01T21:49:00Z">
        <w:r w:rsidR="004A7D8A">
          <w:t xml:space="preserve">abaixo </w:t>
        </w:r>
      </w:ins>
      <w:del w:id="24" w:author="Tatiane Schwanck Schardosim" w:date="2020-07-01T21:49:00Z">
        <w:r w:rsidRPr="009F1D25" w:rsidDel="004A7D8A">
          <w:delText xml:space="preserve">mostra </w:delText>
        </w:r>
      </w:del>
      <w:proofErr w:type="gramStart"/>
      <w:ins w:id="25" w:author="Tatiane Schwanck Schardosim" w:date="2020-07-01T21:49:00Z">
        <w:r w:rsidR="004A7D8A">
          <w:t xml:space="preserve">apresenta </w:t>
        </w:r>
        <w:r w:rsidR="004A7D8A" w:rsidRPr="009F1D25">
          <w:t xml:space="preserve"> </w:t>
        </w:r>
      </w:ins>
      <w:r w:rsidRPr="009F1D25">
        <w:t>a</w:t>
      </w:r>
      <w:proofErr w:type="gramEnd"/>
      <w:r w:rsidRPr="009F1D25">
        <w:t xml:space="preserve">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4C824F90" w:rsidR="00016710" w:rsidRDefault="003B56C3" w:rsidP="00CA31F6">
      <w:pPr>
        <w:pStyle w:val="Legenda"/>
      </w:pPr>
      <w:bookmarkStart w:id="26" w:name="_Ref40822493"/>
      <w:bookmarkStart w:id="27" w:name="_Ref40822087"/>
      <w:bookmarkStart w:id="28"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5</w:t>
      </w:r>
      <w:r w:rsidR="00C7334A">
        <w:rPr>
          <w:noProof/>
        </w:rPr>
        <w:fldChar w:fldCharType="end"/>
      </w:r>
      <w:bookmarkEnd w:id="2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7"/>
      <w:bookmarkEnd w:id="28"/>
    </w:p>
    <w:p w14:paraId="1201F167" w14:textId="0ED72CA8" w:rsidR="00CA77E5" w:rsidRPr="00CA77E5" w:rsidRDefault="00CA77E5" w:rsidP="00CA31F6"/>
    <w:p w14:paraId="79ACB8DA" w14:textId="1C16783D" w:rsidR="009F7EBE" w:rsidRDefault="002F7588" w:rsidP="00CA31F6">
      <w:pPr>
        <w:pStyle w:val="Ttulo3"/>
      </w:pPr>
      <w:r>
        <w:tab/>
      </w:r>
      <w:bookmarkStart w:id="29" w:name="_Toc44538396"/>
      <w:r w:rsidR="00B662FD">
        <w:t>Trabalhos selecionados</w:t>
      </w:r>
      <w:bookmarkEnd w:id="29"/>
    </w:p>
    <w:p w14:paraId="250F842B" w14:textId="685995DC" w:rsidR="0012444C" w:rsidRPr="0012444C" w:rsidRDefault="0012444C" w:rsidP="00CA31F6">
      <w:r>
        <w:tab/>
      </w:r>
      <w:r w:rsidRPr="0012444C">
        <w:t xml:space="preserve">O resultado do procedimento de filtro </w:t>
      </w:r>
      <w:del w:id="30" w:author="Tatiane Schwanck Schardosim" w:date="2020-07-01T21:49:00Z">
        <w:r w:rsidR="00DE10FA" w:rsidDel="004A7D8A">
          <w:delText>(</w:delText>
        </w:r>
      </w:del>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ins w:id="31" w:author="Tatiane Schwanck Schardosim" w:date="2020-07-01T21:50:00Z">
        <w:r w:rsidR="004A7D8A">
          <w:t xml:space="preserve"> abaixo, resultou em </w:t>
        </w:r>
      </w:ins>
      <w:commentRangeStart w:id="32"/>
      <w:del w:id="33" w:author="Tatiane Schwanck Schardosim" w:date="2020-07-01T21:50:00Z">
        <w:r w:rsidR="00DE10FA" w:rsidDel="004A7D8A">
          <w:delText xml:space="preserve">) </w:delText>
        </w:r>
        <w:r w:rsidRPr="0012444C" w:rsidDel="004A7D8A">
          <w:delText xml:space="preserve">foi de </w:delText>
        </w:r>
      </w:del>
      <w:r w:rsidRPr="0012444C">
        <w:t xml:space="preserve">4 trabalhos relacionados </w:t>
      </w:r>
      <w:commentRangeEnd w:id="32"/>
      <w:r w:rsidR="004A7D8A">
        <w:rPr>
          <w:rStyle w:val="Refdecomentrio"/>
        </w:rPr>
        <w:commentReference w:id="32"/>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7E8B9CA8" w:rsidR="00377BBD" w:rsidRDefault="00377BBD" w:rsidP="00CA31F6">
      <w:pPr>
        <w:pStyle w:val="Legenda"/>
      </w:pPr>
      <w:bookmarkStart w:id="34" w:name="_Ref40822509"/>
      <w:bookmarkStart w:id="35" w:name="_Ref40821926"/>
      <w:bookmarkStart w:id="36"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6</w:t>
      </w:r>
      <w:r w:rsidR="00C7334A">
        <w:rPr>
          <w:noProof/>
        </w:rPr>
        <w:fldChar w:fldCharType="end"/>
      </w:r>
      <w:bookmarkEnd w:id="34"/>
      <w:r w:rsidR="00052712">
        <w:t xml:space="preserve"> - </w:t>
      </w:r>
      <w:r>
        <w:t>Procedimento de filtro realizado baseado nos trabalhos encontrados no motor de busca da ACM</w:t>
      </w:r>
      <w:r w:rsidRPr="00353DD1">
        <w:t xml:space="preserve"> (próprio, 2020)</w:t>
      </w:r>
      <w:bookmarkEnd w:id="35"/>
      <w:bookmarkEnd w:id="36"/>
    </w:p>
    <w:p w14:paraId="3366D774" w14:textId="23416EAB" w:rsidR="005424C2" w:rsidRDefault="005424C2" w:rsidP="00CA31F6"/>
    <w:p w14:paraId="7A5B0100" w14:textId="04930663"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w:t>
      </w:r>
      <w:commentRangeStart w:id="37"/>
      <w:r w:rsidR="0060257A">
        <w:t>breve</w:t>
      </w:r>
      <w:r w:rsidR="003C36AB" w:rsidRPr="003C36AB">
        <w:t xml:space="preserve"> </w:t>
      </w:r>
      <w:commentRangeEnd w:id="37"/>
      <w:r w:rsidR="004A7D8A">
        <w:rPr>
          <w:rStyle w:val="Refdecomentrio"/>
        </w:rPr>
        <w:commentReference w:id="3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pPr>
        <w:pStyle w:val="PargrafodaLista"/>
        <w:numPr>
          <w:ilvl w:val="1"/>
          <w:numId w:val="5"/>
        </w:numPr>
        <w:pPrChange w:id="38" w:author="Tatiane Schwanck Schardosim" w:date="2020-07-01T21:55:00Z">
          <w:pPr>
            <w:pStyle w:val="PargrafodaLista"/>
            <w:numPr>
              <w:ilvl w:val="1"/>
              <w:numId w:val="16"/>
            </w:numPr>
            <w:tabs>
              <w:tab w:val="num" w:pos="360"/>
              <w:tab w:val="num" w:pos="1440"/>
            </w:tabs>
            <w:ind w:left="1440" w:hanging="720"/>
          </w:pPr>
        </w:pPrChange>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pPr>
        <w:pStyle w:val="PargrafodaLista"/>
        <w:numPr>
          <w:ilvl w:val="1"/>
          <w:numId w:val="5"/>
        </w:numPr>
        <w:pPrChange w:id="39" w:author="Tatiane Schwanck Schardosim" w:date="2020-07-01T21:55:00Z">
          <w:pPr>
            <w:pStyle w:val="PargrafodaLista"/>
            <w:numPr>
              <w:ilvl w:val="1"/>
              <w:numId w:val="16"/>
            </w:numPr>
            <w:tabs>
              <w:tab w:val="num" w:pos="360"/>
              <w:tab w:val="num" w:pos="1440"/>
            </w:tabs>
            <w:ind w:left="1440" w:hanging="720"/>
          </w:pPr>
        </w:pPrChange>
      </w:pPr>
      <w:r>
        <w:t xml:space="preserve">Foi utilizada </w:t>
      </w:r>
      <w:r w:rsidR="009837C8">
        <w:t>alguma</w:t>
      </w:r>
      <w:r>
        <w:t xml:space="preserve"> recomendação colaborativa?</w:t>
      </w:r>
    </w:p>
    <w:p w14:paraId="0838B372" w14:textId="3D010AC6" w:rsidR="00585B9A" w:rsidRDefault="00585B9A">
      <w:pPr>
        <w:pStyle w:val="PargrafodaLista"/>
        <w:numPr>
          <w:ilvl w:val="1"/>
          <w:numId w:val="5"/>
        </w:numPr>
        <w:pPrChange w:id="40" w:author="Tatiane Schwanck Schardosim" w:date="2020-07-01T21:55:00Z">
          <w:pPr>
            <w:pStyle w:val="PargrafodaLista"/>
            <w:numPr>
              <w:ilvl w:val="1"/>
              <w:numId w:val="16"/>
            </w:numPr>
            <w:tabs>
              <w:tab w:val="num" w:pos="360"/>
              <w:tab w:val="num" w:pos="1440"/>
            </w:tabs>
            <w:ind w:left="1440" w:hanging="720"/>
          </w:pPr>
        </w:pPrChange>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pPr>
        <w:pStyle w:val="PargrafodaLista"/>
        <w:numPr>
          <w:ilvl w:val="1"/>
          <w:numId w:val="5"/>
        </w:numPr>
        <w:pPrChange w:id="41" w:author="Tatiane Schwanck Schardosim" w:date="2020-07-01T21:55:00Z">
          <w:pPr>
            <w:pStyle w:val="PargrafodaLista"/>
            <w:numPr>
              <w:ilvl w:val="1"/>
              <w:numId w:val="16"/>
            </w:numPr>
            <w:tabs>
              <w:tab w:val="num" w:pos="360"/>
              <w:tab w:val="num" w:pos="1440"/>
            </w:tabs>
            <w:ind w:left="1440" w:hanging="720"/>
          </w:pPr>
        </w:pPrChange>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pPr>
        <w:pStyle w:val="PargrafodaLista"/>
        <w:numPr>
          <w:ilvl w:val="1"/>
          <w:numId w:val="5"/>
        </w:numPr>
        <w:pPrChange w:id="42" w:author="Tatiane Schwanck Schardosim" w:date="2020-07-01T21:55:00Z">
          <w:pPr>
            <w:pStyle w:val="PargrafodaLista"/>
            <w:numPr>
              <w:ilvl w:val="1"/>
              <w:numId w:val="16"/>
            </w:numPr>
            <w:tabs>
              <w:tab w:val="num" w:pos="360"/>
              <w:tab w:val="num" w:pos="1440"/>
            </w:tabs>
            <w:ind w:left="1440" w:hanging="720"/>
          </w:pPr>
        </w:pPrChange>
      </w:pPr>
      <w:r>
        <w:t>Foi analisado o comportamento?</w:t>
      </w:r>
      <w:r w:rsidR="00257F87">
        <w:t xml:space="preserve"> Q</w:t>
      </w:r>
      <w:r w:rsidR="00EF1BFD">
        <w:t>uais aspectos?</w:t>
      </w:r>
    </w:p>
    <w:p w14:paraId="0F42C33F" w14:textId="27A5752D" w:rsidR="00EF1BFD" w:rsidRDefault="005128F2">
      <w:pPr>
        <w:pStyle w:val="PargrafodaLista"/>
        <w:numPr>
          <w:ilvl w:val="1"/>
          <w:numId w:val="5"/>
        </w:numPr>
        <w:pPrChange w:id="43" w:author="Tatiane Schwanck Schardosim" w:date="2020-07-01T21:55:00Z">
          <w:pPr>
            <w:pStyle w:val="PargrafodaLista"/>
            <w:numPr>
              <w:ilvl w:val="1"/>
              <w:numId w:val="16"/>
            </w:numPr>
            <w:tabs>
              <w:tab w:val="num" w:pos="360"/>
              <w:tab w:val="num" w:pos="1440"/>
            </w:tabs>
            <w:ind w:left="1440" w:hanging="720"/>
          </w:pPr>
        </w:pPrChange>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pPr>
        <w:pStyle w:val="PargrafodaLista"/>
        <w:numPr>
          <w:ilvl w:val="1"/>
          <w:numId w:val="5"/>
        </w:numPr>
        <w:pPrChange w:id="44" w:author="Tatiane Schwanck Schardosim" w:date="2020-07-01T21:55:00Z">
          <w:pPr>
            <w:pStyle w:val="PargrafodaLista"/>
            <w:numPr>
              <w:ilvl w:val="1"/>
              <w:numId w:val="16"/>
            </w:numPr>
            <w:tabs>
              <w:tab w:val="num" w:pos="360"/>
              <w:tab w:val="num" w:pos="1440"/>
            </w:tabs>
            <w:ind w:left="1440" w:hanging="720"/>
          </w:pPr>
        </w:pPrChange>
      </w:pPr>
      <w:r>
        <w:t>O usuário pode auxiliar na definição do contexto?</w:t>
      </w:r>
    </w:p>
    <w:p w14:paraId="261CE855" w14:textId="67B75F83" w:rsidR="00530530" w:rsidRDefault="00DC3A27">
      <w:pPr>
        <w:pStyle w:val="PargrafodaLista"/>
        <w:numPr>
          <w:ilvl w:val="1"/>
          <w:numId w:val="5"/>
        </w:numPr>
        <w:pPrChange w:id="45" w:author="Tatiane Schwanck Schardosim" w:date="2020-07-01T21:55:00Z">
          <w:pPr>
            <w:pStyle w:val="PargrafodaLista"/>
            <w:numPr>
              <w:ilvl w:val="1"/>
              <w:numId w:val="16"/>
            </w:numPr>
            <w:tabs>
              <w:tab w:val="num" w:pos="360"/>
              <w:tab w:val="num" w:pos="1440"/>
            </w:tabs>
            <w:ind w:left="1440" w:hanging="720"/>
          </w:pPr>
        </w:pPrChange>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pPr>
        <w:pStyle w:val="PargrafodaLista"/>
        <w:numPr>
          <w:ilvl w:val="1"/>
          <w:numId w:val="5"/>
        </w:numPr>
        <w:pPrChange w:id="46" w:author="Tatiane Schwanck Schardosim" w:date="2020-07-01T21:55:00Z">
          <w:pPr>
            <w:pStyle w:val="PargrafodaLista"/>
            <w:numPr>
              <w:ilvl w:val="1"/>
              <w:numId w:val="16"/>
            </w:numPr>
            <w:tabs>
              <w:tab w:val="num" w:pos="360"/>
              <w:tab w:val="num" w:pos="1440"/>
            </w:tabs>
            <w:ind w:left="1440" w:hanging="720"/>
          </w:pPr>
        </w:pPrChange>
      </w:pPr>
      <w:r>
        <w:t>Quais foram os critérios de qualidade utilizado</w:t>
      </w:r>
      <w:r w:rsidR="00947D5D">
        <w:t>s</w:t>
      </w:r>
      <w:r>
        <w:t>?</w:t>
      </w:r>
    </w:p>
    <w:p w14:paraId="2043AFCB" w14:textId="78A6817E" w:rsidR="00101A83" w:rsidRDefault="00101A83">
      <w:pPr>
        <w:pStyle w:val="PargrafodaLista"/>
        <w:numPr>
          <w:ilvl w:val="1"/>
          <w:numId w:val="5"/>
        </w:numPr>
        <w:pPrChange w:id="47" w:author="Tatiane Schwanck Schardosim" w:date="2020-07-01T21:55:00Z">
          <w:pPr>
            <w:pStyle w:val="PargrafodaLista"/>
            <w:numPr>
              <w:ilvl w:val="1"/>
              <w:numId w:val="16"/>
            </w:numPr>
            <w:tabs>
              <w:tab w:val="num" w:pos="360"/>
              <w:tab w:val="num" w:pos="1440"/>
            </w:tabs>
            <w:ind w:left="1440" w:hanging="720"/>
          </w:pPr>
        </w:pPrChange>
      </w:pPr>
      <w:r>
        <w:t>Quantidade de usuários utilizada? (tamanho da base)</w:t>
      </w:r>
    </w:p>
    <w:p w14:paraId="0EA2F1BE" w14:textId="79B15FCA" w:rsidR="00FE1979" w:rsidRDefault="00ED094B">
      <w:pPr>
        <w:pStyle w:val="PargrafodaLista"/>
        <w:numPr>
          <w:ilvl w:val="1"/>
          <w:numId w:val="5"/>
        </w:numPr>
        <w:pPrChange w:id="48" w:author="Tatiane Schwanck Schardosim" w:date="2020-07-01T21:55:00Z">
          <w:pPr>
            <w:pStyle w:val="PargrafodaLista"/>
            <w:numPr>
              <w:ilvl w:val="1"/>
              <w:numId w:val="16"/>
            </w:numPr>
            <w:tabs>
              <w:tab w:val="num" w:pos="360"/>
              <w:tab w:val="num" w:pos="1440"/>
            </w:tabs>
            <w:ind w:left="1440" w:hanging="720"/>
          </w:pPr>
        </w:pPrChange>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49"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49"/>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50" w:name="_Ref40822303"/>
      <w:r w:rsidRPr="00E9095F">
        <w:rPr>
          <w:lang w:val="en-US"/>
        </w:rPr>
        <w:t>Prediction of music pairwise preferences from facial expressions</w:t>
      </w:r>
      <w:bookmarkEnd w:id="50"/>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51"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51"/>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4A7D8A">
        <w:rPr>
          <w:i/>
          <w:rPrChange w:id="52" w:author="Tatiane Schwanck Schardosim" w:date="2020-07-01T21:52:00Z">
            <w:rPr/>
          </w:rPrChange>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53" w:name="_Ref40822320"/>
      <w:r w:rsidRPr="00D064C6">
        <w:rPr>
          <w:lang w:val="en-US"/>
        </w:rPr>
        <w:t>Quantitative Study of Music Listening Behavior in a Smartphone Context</w:t>
      </w:r>
      <w:bookmarkEnd w:id="5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pPr>
        <w:pStyle w:val="PargrafodaLista"/>
        <w:numPr>
          <w:ilvl w:val="0"/>
          <w:numId w:val="6"/>
        </w:numPr>
        <w:pPrChange w:id="54" w:author="Tatiane Schwanck Schardosim" w:date="2020-07-01T21:55:00Z">
          <w:pPr>
            <w:pStyle w:val="PargrafodaLista"/>
            <w:numPr>
              <w:numId w:val="17"/>
            </w:numPr>
            <w:tabs>
              <w:tab w:val="num" w:pos="360"/>
              <w:tab w:val="num" w:pos="720"/>
            </w:tabs>
            <w:ind w:hanging="720"/>
          </w:pPr>
        </w:pPrChange>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pPr>
        <w:pStyle w:val="PargrafodaLista"/>
        <w:numPr>
          <w:ilvl w:val="0"/>
          <w:numId w:val="6"/>
        </w:numPr>
        <w:pPrChange w:id="55" w:author="Tatiane Schwanck Schardosim" w:date="2020-07-01T21:55:00Z">
          <w:pPr>
            <w:pStyle w:val="PargrafodaLista"/>
            <w:numPr>
              <w:numId w:val="17"/>
            </w:numPr>
            <w:tabs>
              <w:tab w:val="num" w:pos="360"/>
              <w:tab w:val="num" w:pos="720"/>
            </w:tabs>
            <w:ind w:hanging="720"/>
          </w:pPr>
        </w:pPrChange>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pPr>
        <w:pStyle w:val="PargrafodaLista"/>
        <w:numPr>
          <w:ilvl w:val="0"/>
          <w:numId w:val="6"/>
        </w:numPr>
        <w:pPrChange w:id="56" w:author="Tatiane Schwanck Schardosim" w:date="2020-07-01T21:55:00Z">
          <w:pPr>
            <w:pStyle w:val="PargrafodaLista"/>
            <w:numPr>
              <w:numId w:val="17"/>
            </w:numPr>
            <w:tabs>
              <w:tab w:val="num" w:pos="360"/>
              <w:tab w:val="num" w:pos="720"/>
            </w:tabs>
            <w:ind w:hanging="720"/>
          </w:pPr>
        </w:pPrChange>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0C8C2F27" w:rsidR="00774680" w:rsidRPr="00E4071D" w:rsidRDefault="00CA31F6" w:rsidP="00CA31F6">
      <w:ins w:id="57" w:author="Tatiane Schwanck Schardosim" w:date="2020-07-01T21:52:00Z">
        <w:r>
          <w:tab/>
        </w:r>
      </w:ins>
      <w:del w:id="58" w:author="Tatiane Schwanck Schardosim" w:date="2020-07-01T21:52:00Z">
        <w:r w:rsidR="00C95FD8" w:rsidDel="00CA31F6">
          <w:tab/>
        </w:r>
      </w:del>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53CBDE3A" w:rsidR="00B87B98" w:rsidRDefault="00B87B98" w:rsidP="00CA31F6">
      <w:r>
        <w:tab/>
      </w:r>
      <w:r w:rsidR="00FB00BD">
        <w:t>Ne</w:t>
      </w:r>
      <w:r w:rsidR="003339D8">
        <w:t>s</w:t>
      </w:r>
      <w:ins w:id="59" w:author="Tatiane Schwanck Schardosim" w:date="2020-07-01T21:53:00Z">
        <w:r w:rsidR="00CA31F6">
          <w:t>t</w:t>
        </w:r>
      </w:ins>
      <w:del w:id="60" w:author="Tatiane Schwanck Schardosim" w:date="2020-07-01T21:53:00Z">
        <w:r w:rsidR="003339D8" w:rsidDel="00CA31F6">
          <w:delText>s</w:delText>
        </w:r>
      </w:del>
      <w:r w:rsidR="003339D8">
        <w:t xml:space="preserve">e trabalho </w:t>
      </w:r>
      <w:del w:id="61" w:author="Tatiane Schwanck Schardosim" w:date="2020-07-01T21:53:00Z">
        <w:r w:rsidR="00DF714D" w:rsidDel="00CA31F6">
          <w:delText>são</w:delText>
        </w:r>
        <w:r w:rsidR="001B3EC7" w:rsidDel="00CA31F6">
          <w:delText xml:space="preserve"> </w:delText>
        </w:r>
      </w:del>
      <w:ins w:id="62" w:author="Tatiane Schwanck Schardosim" w:date="2020-07-01T21:53:00Z">
        <w:r w:rsidR="00CA31F6">
          <w:t xml:space="preserve">serão </w:t>
        </w:r>
      </w:ins>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ins w:id="63" w:author="Tatiane Schwanck Schardosim" w:date="2020-07-01T21:54:00Z">
        <w:r w:rsidR="00CA31F6">
          <w:t>s</w:t>
        </w:r>
      </w:ins>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600856AC" w:rsidR="00B87B98" w:rsidRDefault="00B87B98" w:rsidP="00CA31F6">
      <w:r>
        <w:tab/>
      </w:r>
      <w:commentRangeStart w:id="64"/>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commentRangeEnd w:id="64"/>
      <w:r w:rsidR="00CA31F6">
        <w:rPr>
          <w:rStyle w:val="Refdecomentrio"/>
        </w:rPr>
        <w:commentReference w:id="64"/>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75055EDB" w:rsidR="00686678" w:rsidRDefault="00686678" w:rsidP="00CA31F6">
      <w:pPr>
        <w:pStyle w:val="Legenda"/>
      </w:pPr>
      <w:bookmarkStart w:id="65"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7</w:t>
      </w:r>
      <w:r w:rsidR="00C7334A">
        <w:rPr>
          <w:noProof/>
        </w:rPr>
        <w:fldChar w:fldCharType="end"/>
      </w:r>
      <w:r>
        <w:t xml:space="preserve"> Fatores da preferência musical </w:t>
      </w:r>
      <w:r w:rsidRPr="00353DD1">
        <w:t>(próprio, 2020)</w:t>
      </w:r>
      <w:bookmarkEnd w:id="65"/>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ins w:id="66" w:author="Tatiane Schwanck Schardosim" w:date="2020-07-01T21:55:00Z">
        <w:r w:rsidR="00CA31F6">
          <w:t xml:space="preserve">o </w:t>
        </w:r>
      </w:ins>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CA31F6">
        <w:rPr>
          <w:i/>
          <w:rPrChange w:id="67" w:author="Tatiane Schwanck Schardosim" w:date="2020-07-01T21:54:00Z">
            <w:rPr/>
          </w:rPrChange>
        </w:rPr>
        <w:t>RecSys</w:t>
      </w:r>
      <w:r w:rsidR="008A6BD4">
        <w:t>.</w:t>
      </w:r>
      <w:r w:rsidR="00004E28">
        <w:t xml:space="preserve"> Por isso</w:t>
      </w:r>
      <w:ins w:id="68" w:author="Tatiane Schwanck Schardosim" w:date="2020-07-01T21:55:00Z">
        <w:r w:rsidR="00CA31F6">
          <w:t>,</w:t>
        </w:r>
      </w:ins>
      <w:r w:rsidR="00004E28">
        <w:t xml:space="preserve"> não foi definido nenhum critério de qualidade ou técnicas de avaliação das recomendações.</w:t>
      </w:r>
      <w:r w:rsidR="004A4D7D">
        <w:t xml:space="preserve"> A base foi obtida através do aplicativo desenvolvido nesse trabalho, ela</w:t>
      </w:r>
      <w:bookmarkStart w:id="69" w:name="OLE_LINK1"/>
      <w:r w:rsidR="005F2713">
        <w:t xml:space="preserve"> </w:t>
      </w:r>
      <w:r w:rsidR="004A4D7D">
        <w:t>continha</w:t>
      </w:r>
      <w:bookmarkEnd w:id="69"/>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70" w:name="_Toc44538397"/>
      <w:r w:rsidRPr="005F2713">
        <w:t>FUNCIONALIDADES DOS TRABALHOS INVESTIGADOS</w:t>
      </w:r>
      <w:bookmarkEnd w:id="70"/>
    </w:p>
    <w:p w14:paraId="485F8F37" w14:textId="587D539C" w:rsidR="002522D8" w:rsidRDefault="00762CF2" w:rsidP="00CA31F6">
      <w:pPr>
        <w:rPr>
          <w:ins w:id="71" w:author="Tatiane Schwanck Schardosim" w:date="2020-07-01T20:13:00Z"/>
        </w:rPr>
      </w:pPr>
      <w:r>
        <w:tab/>
      </w:r>
      <w:commentRangeStart w:id="72"/>
      <w:r w:rsidR="00216519" w:rsidRPr="00216519">
        <w:t>Para relacionar os trabalhos revisados, foi criada uma tabela contendo as funcionalidades encontradas nos artigos.</w:t>
      </w:r>
      <w:commentRangeEnd w:id="72"/>
      <w:r w:rsidR="006A14FF">
        <w:rPr>
          <w:rStyle w:val="Refdecomentrio"/>
        </w:rPr>
        <w:commentReference w:id="72"/>
      </w:r>
    </w:p>
    <w:p w14:paraId="6C75A231" w14:textId="127B55FF" w:rsidR="000E3E85" w:rsidRDefault="000E3E85" w:rsidP="00CA31F6">
      <w:ins w:id="73" w:author="Tatiane Schwanck Schardosim" w:date="2020-07-01T20:13:00Z">
        <w:r>
          <w:tab/>
        </w:r>
      </w:ins>
      <w:moveToRangeStart w:id="74" w:author="Tatiane Schwanck Schardosim" w:date="2020-07-01T20:13:00Z" w:name="move44526839"/>
      <w:moveTo w:id="75" w:author="Tatiane Schwanck Schardosim" w:date="2020-07-01T20:13:00Z">
        <w:del w:id="76" w:author="Tatiane Schwanck Schardosim" w:date="2020-07-01T20:17:00Z">
          <w:r w:rsidDel="006A14FF">
            <w:delText>No</w:delText>
          </w:r>
        </w:del>
      </w:moveTo>
      <w:ins w:id="77" w:author="Tatiane Schwanck Schardosim" w:date="2020-07-01T20:17:00Z">
        <w:r w:rsidR="006A14FF">
          <w:t>O</w:t>
        </w:r>
      </w:ins>
      <w:moveTo w:id="78" w:author="Tatiane Schwanck Schardosim" w:date="2020-07-01T20:13:00Z">
        <w:r>
          <w:t xml:space="preserve"> </w:t>
        </w:r>
        <w:r>
          <w:fldChar w:fldCharType="begin"/>
        </w:r>
        <w:r>
          <w:instrText xml:space="preserve"> REF _Ref42381546 \h </w:instrText>
        </w:r>
      </w:moveTo>
      <w:moveTo w:id="79" w:author="Tatiane Schwanck Schardosim" w:date="2020-07-01T20:13:00Z">
        <w:r>
          <w:fldChar w:fldCharType="separate"/>
        </w:r>
      </w:moveTo>
      <w:ins w:id="80" w:author="Tatiane Schwanck Schardosim" w:date="2020-07-01T20:20:00Z">
        <w:r w:rsidR="006A14FF">
          <w:t>Q</w:t>
        </w:r>
      </w:ins>
      <w:moveTo w:id="81" w:author="Tatiane Schwanck Schardosim" w:date="2020-07-01T20:13:00Z">
        <w:del w:id="82" w:author="Tatiane Schwanck Schardosim" w:date="2020-07-01T20:18:00Z">
          <w:r w:rsidDel="006A14FF">
            <w:delText>Q</w:delText>
          </w:r>
        </w:del>
        <w:r>
          <w:t xml:space="preserve">uadro </w:t>
        </w:r>
        <w:r>
          <w:rPr>
            <w:noProof/>
          </w:rPr>
          <w:t>1</w:t>
        </w:r>
        <w:r>
          <w:fldChar w:fldCharType="end"/>
        </w:r>
      </w:moveTo>
      <w:ins w:id="83" w:author="Tatiane Schwanck Schardosim" w:date="2020-07-01T20:13:00Z">
        <w:r>
          <w:t xml:space="preserve"> </w:t>
        </w:r>
      </w:ins>
      <w:ins w:id="84" w:author="Tatiane Schwanck Schardosim" w:date="2020-07-01T20:16:00Z">
        <w:r w:rsidR="006A14FF">
          <w:t>abaixo</w:t>
        </w:r>
      </w:ins>
      <w:ins w:id="85" w:author="Tatiane Schwanck Schardosim" w:date="2020-07-01T20:17:00Z">
        <w:r w:rsidR="006A14FF">
          <w:t xml:space="preserve"> apresenta </w:t>
        </w:r>
      </w:ins>
      <w:moveTo w:id="86" w:author="Tatiane Schwanck Schardosim" w:date="2020-07-01T20:13:00Z">
        <w:del w:id="87" w:author="Tatiane Schwanck Schardosim" w:date="2020-07-01T20:14:00Z">
          <w:r w:rsidDel="000E3E85">
            <w:delText xml:space="preserve">, foram </w:delText>
          </w:r>
        </w:del>
        <w:del w:id="88" w:author="Tatiane Schwanck Schardosim" w:date="2020-07-01T20:17:00Z">
          <w:r w:rsidDel="006A14FF">
            <w:delText xml:space="preserve">apresentadas </w:delText>
          </w:r>
        </w:del>
        <w:del w:id="89" w:author="Tatiane Schwanck Schardosim" w:date="2020-07-01T20:18:00Z">
          <w:r w:rsidDel="006A14FF">
            <w:delText>as</w:delText>
          </w:r>
        </w:del>
      </w:moveTo>
      <w:ins w:id="90" w:author="Tatiane Schwanck Schardosim" w:date="2020-07-01T20:18:00Z">
        <w:r w:rsidR="006A14FF">
          <w:t>a</w:t>
        </w:r>
      </w:ins>
      <w:moveTo w:id="91" w:author="Tatiane Schwanck Schardosim" w:date="2020-07-01T20:13:00Z">
        <w:r>
          <w:t xml:space="preserve"> relaç</w:t>
        </w:r>
      </w:moveTo>
      <w:ins w:id="92" w:author="Tatiane Schwanck Schardosim" w:date="2020-07-01T20:18:00Z">
        <w:r w:rsidR="006A14FF">
          <w:t>ão</w:t>
        </w:r>
      </w:ins>
      <w:moveTo w:id="93" w:author="Tatiane Schwanck Schardosim" w:date="2020-07-01T20:13:00Z">
        <w:del w:id="94" w:author="Tatiane Schwanck Schardosim" w:date="2020-07-01T20:18:00Z">
          <w:r w:rsidDel="006A14FF">
            <w:delText>ões</w:delText>
          </w:r>
        </w:del>
        <w:r>
          <w:t xml:space="preserve"> das funcionalidades dos 3 artigos revisados e </w:t>
        </w:r>
        <w:del w:id="95" w:author="Tatiane Schwanck Schardosim" w:date="2020-07-01T20:18:00Z">
          <w:r w:rsidDel="006A14FF">
            <w:delText>des</w:delText>
          </w:r>
        </w:del>
        <w:del w:id="96" w:author="Tatiane Schwanck Schardosim" w:date="2020-07-01T20:17:00Z">
          <w:r w:rsidDel="006A14FF">
            <w:delText>s</w:delText>
          </w:r>
        </w:del>
        <w:del w:id="97" w:author="Tatiane Schwanck Schardosim" w:date="2020-07-01T20:18:00Z">
          <w:r w:rsidDel="006A14FF">
            <w:delText>e</w:delText>
          </w:r>
        </w:del>
      </w:moveTo>
      <w:ins w:id="98" w:author="Tatiane Schwanck Schardosim" w:date="2020-07-01T20:18:00Z">
        <w:r w:rsidR="006A14FF">
          <w:t>da proposta deste</w:t>
        </w:r>
      </w:ins>
      <w:moveTo w:id="99" w:author="Tatiane Schwanck Schardosim" w:date="2020-07-01T20:13:00Z">
        <w:r>
          <w:t xml:space="preserve"> trabalho,</w:t>
        </w:r>
      </w:moveTo>
      <w:ins w:id="100" w:author="Tatiane Schwanck Schardosim" w:date="2020-07-01T20:19:00Z">
        <w:r w:rsidR="006A14FF">
          <w:t xml:space="preserve"> focando </w:t>
        </w:r>
      </w:ins>
      <w:ins w:id="101" w:author="Tatiane Schwanck Schardosim" w:date="2020-07-01T20:23:00Z">
        <w:r w:rsidR="006A14FF">
          <w:t xml:space="preserve">em comparar </w:t>
        </w:r>
      </w:ins>
      <w:ins w:id="102" w:author="Tatiane Schwanck Schardosim" w:date="2020-07-01T20:19:00Z">
        <w:r w:rsidR="006A14FF">
          <w:t>apenas</w:t>
        </w:r>
      </w:ins>
      <w:ins w:id="103" w:author="Tatiane Schwanck Schardosim" w:date="2020-07-01T20:20:00Z">
        <w:r w:rsidR="006A14FF">
          <w:t xml:space="preserve"> </w:t>
        </w:r>
      </w:ins>
      <w:ins w:id="104" w:author="Tatiane Schwanck Schardosim" w:date="2020-07-01T20:23:00Z">
        <w:r w:rsidR="006A14FF">
          <w:t>as</w:t>
        </w:r>
      </w:ins>
      <w:ins w:id="105" w:author="Tatiane Schwanck Schardosim" w:date="2020-07-01T20:19:00Z">
        <w:r w:rsidR="006A14FF">
          <w:t xml:space="preserve"> </w:t>
        </w:r>
      </w:ins>
      <w:moveTo w:id="106" w:author="Tatiane Schwanck Schardosim" w:date="2020-07-01T20:13:00Z">
        <w:del w:id="107" w:author="Tatiane Schwanck Schardosim" w:date="2020-07-01T20:19:00Z">
          <w:r w:rsidDel="006A14FF">
            <w:delText xml:space="preserve"> relações quais podem ser</w:delText>
          </w:r>
        </w:del>
      </w:moveTo>
      <w:ins w:id="108" w:author="Tatiane Schwanck Schardosim" w:date="2020-07-01T20:19:00Z">
        <w:r w:rsidR="006A14FF">
          <w:t>funcionalidades</w:t>
        </w:r>
      </w:ins>
      <w:moveTo w:id="109" w:author="Tatiane Schwanck Schardosim" w:date="2020-07-01T20:13:00Z">
        <w:r>
          <w:t xml:space="preserve"> utilizadas no desenvolvimento do sistema de recomendação</w:t>
        </w:r>
      </w:moveTo>
      <w:ins w:id="110" w:author="Tatiane Schwanck Schardosim" w:date="2020-07-01T20:23:00Z">
        <w:r w:rsidR="006A14FF">
          <w:t>,</w:t>
        </w:r>
        <w:r w:rsidR="00DF0B4C">
          <w:t xml:space="preserve"> nem todas as funcionalidades pu</w:t>
        </w:r>
        <w:r w:rsidR="006A14FF">
          <w:t xml:space="preserve">deram ter um comparativo completo, </w:t>
        </w:r>
      </w:ins>
      <w:ins w:id="111" w:author="Tatiane Schwanck Schardosim" w:date="2020-07-01T20:24:00Z">
        <w:r w:rsidR="006A14FF">
          <w:t xml:space="preserve">devido ao trabalho estar em desenvolvimento, onde só teremos esta resposta após avaliação </w:t>
        </w:r>
      </w:ins>
      <w:ins w:id="112" w:author="Tatiane Schwanck Schardosim" w:date="2020-07-01T20:25:00Z">
        <w:r w:rsidR="006A14FF">
          <w:t>das</w:t>
        </w:r>
      </w:ins>
      <w:ins w:id="113" w:author="Tatiane Schwanck Schardosim" w:date="2020-07-01T20:24:00Z">
        <w:r w:rsidR="006A14FF">
          <w:t xml:space="preserve"> técnicas que serão utilizadas</w:t>
        </w:r>
        <w:r w:rsidR="00DF0B4C">
          <w:t>, onde temos a seguinte legenda</w:t>
        </w:r>
      </w:ins>
      <w:ins w:id="114" w:author="Tatiane Schwanck Schardosim" w:date="2020-07-01T20:25:00Z">
        <w:r w:rsidR="00DF0B4C">
          <w:t xml:space="preserve"> de símbolos: </w:t>
        </w:r>
      </w:ins>
      <w:moveTo w:id="115" w:author="Tatiane Schwanck Schardosim" w:date="2020-07-01T20:13:00Z">
        <w:del w:id="116" w:author="Tatiane Schwanck Schardosim" w:date="2020-07-01T20:23:00Z">
          <w:r w:rsidDel="006A14FF">
            <w:delText xml:space="preserve">. </w:delText>
          </w:r>
        </w:del>
        <w:del w:id="117" w:author="Tatiane Schwanck Schardosim" w:date="2020-07-01T20:25:00Z">
          <w:r w:rsidDel="00DF0B4C">
            <w:delText xml:space="preserve">Na última coluna do </w:delText>
          </w:r>
          <w:r w:rsidDel="00DF0B4C">
            <w:fldChar w:fldCharType="begin"/>
          </w:r>
          <w:r w:rsidDel="00DF0B4C">
            <w:delInstrText xml:space="preserve"> REF _Ref42381546 \h </w:delInstrText>
          </w:r>
        </w:del>
      </w:moveTo>
      <w:del w:id="118" w:author="Tatiane Schwanck Schardosim" w:date="2020-07-01T20:25:00Z"/>
      <w:moveTo w:id="119" w:author="Tatiane Schwanck Schardosim" w:date="2020-07-01T20:13:00Z">
        <w:del w:id="120" w:author="Tatiane Schwanck Schardosim" w:date="2020-07-01T20:25:00Z">
          <w:r w:rsidDel="00DF0B4C">
            <w:fldChar w:fldCharType="separate"/>
          </w:r>
          <w:r w:rsidDel="00DF0B4C">
            <w:delText xml:space="preserve">Quadro </w:delText>
          </w:r>
          <w:r w:rsidDel="00DF0B4C">
            <w:rPr>
              <w:noProof/>
            </w:rPr>
            <w:delText>1</w:delText>
          </w:r>
          <w:r w:rsidDel="00DF0B4C">
            <w:fldChar w:fldCharType="end"/>
          </w:r>
          <w:r w:rsidDel="00DF0B4C">
            <w:delText xml:space="preserve"> foram colocados pontos de interrogação, </w:delText>
          </w:r>
        </w:del>
        <w:del w:id="121" w:author="Tatiane Schwanck Schardosim" w:date="2020-07-01T20:24:00Z">
          <w:r w:rsidDel="006A14FF">
            <w:delText xml:space="preserve">devido ao trabalho estar em </w:delText>
          </w:r>
          <w:r w:rsidDel="006A14FF">
            <w:lastRenderedPageBreak/>
            <w:delText>desenvolvimento e não se ter conhecimento das técnicas que serão utilizadas.</w:delText>
          </w:r>
        </w:del>
      </w:moveTo>
      <w:moveToRangeEnd w:id="74"/>
      <w:ins w:id="122" w:author="Tatiane Schwanck Schardosim" w:date="2020-07-01T20:14:00Z">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ins>
      <w:ins w:id="123" w:author="Tatiane Schwanck Schardosim" w:date="2020-07-01T20:26:00Z">
        <w:r w:rsidR="00DF0B4C">
          <w:t xml:space="preserve"> e</w:t>
        </w:r>
      </w:ins>
      <w:ins w:id="124" w:author="Tatiane Schwanck Schardosim" w:date="2020-07-01T20:14:00Z">
        <w:r w:rsidR="006A14FF">
          <w:t xml:space="preserve"> </w:t>
        </w:r>
        <w:r w:rsidR="006A14FF">
          <w:rPr>
            <w:rFonts w:ascii="Segoe UI Emoji" w:hAnsi="Segoe UI Emoji" w:cs="Segoe UI Emoji"/>
          </w:rPr>
          <w:t xml:space="preserve">❓ </w:t>
        </w:r>
        <w:r w:rsidR="00DF0B4C">
          <w:t>caso não seja poss</w:t>
        </w:r>
      </w:ins>
      <w:ins w:id="125" w:author="Tatiane Schwanck Schardosim" w:date="2020-07-01T20:26:00Z">
        <w:r w:rsidR="00DF0B4C">
          <w:t>ível concluir o comparativo</w:t>
        </w:r>
      </w:ins>
      <w:ins w:id="126" w:author="Tatiane Schwanck Schardosim" w:date="2020-07-01T20:14:00Z">
        <w:r w:rsidR="006A14FF">
          <w:t xml:space="preserve"> </w:t>
        </w:r>
        <w:r w:rsidR="006A14FF" w:rsidRPr="00DF0B4C">
          <w:t>(próprio, 2020)</w:t>
        </w:r>
      </w:ins>
      <w:ins w:id="127" w:author="Tatiane Schwanck Schardosim" w:date="2020-07-01T20:27:00Z">
        <w:r w:rsidR="00DF0B4C">
          <w:t>.</w:t>
        </w:r>
      </w:ins>
    </w:p>
    <w:p w14:paraId="55376680" w14:textId="77777777" w:rsidR="008B1BE6" w:rsidRDefault="008B1BE6" w:rsidP="00CA31F6"/>
    <w:p w14:paraId="356E43BA" w14:textId="4F097F64" w:rsidR="00FB0449" w:rsidRDefault="00FB0449" w:rsidP="00CA31F6">
      <w:pPr>
        <w:pStyle w:val="Legenda"/>
      </w:pPr>
      <w:bookmarkStart w:id="128" w:name="_Ref42381546"/>
      <w:bookmarkStart w:id="129"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Pr>
          <w:noProof/>
        </w:rPr>
        <w:t>1</w:t>
      </w:r>
      <w:r w:rsidR="00C7334A">
        <w:rPr>
          <w:noProof/>
        </w:rPr>
        <w:fldChar w:fldCharType="end"/>
      </w:r>
      <w:bookmarkEnd w:id="128"/>
      <w:r>
        <w:t xml:space="preserve"> </w:t>
      </w:r>
      <w:r w:rsidRPr="00B840C8">
        <w:t>Relação das funcionalidades desenvolvidas em cada artigo revisado</w:t>
      </w:r>
      <w:del w:id="130" w:author="Tatiane Schwanck Schardosim" w:date="2020-07-01T20:27:00Z">
        <w:r w:rsidR="008B1BE6" w:rsidDel="00DF0B4C">
          <w:delText xml:space="preserve">. </w:delText>
        </w:r>
      </w:del>
      <w:del w:id="131" w:author="Tatiane Schwanck Schardosim" w:date="2020-07-01T20:14:00Z">
        <w:r w:rsidR="008B1BE6" w:rsidDel="000E3E85">
          <w:delText xml:space="preserve">Acima é listado os trabalhos revisados, e a esquerda as funcionalidades encontradas. Foi utilizado 3 símbolos: </w:delText>
        </w:r>
        <w:r w:rsidR="00A35D1D" w:rsidDel="000E3E85">
          <w:delText xml:space="preserve">(i) </w:delText>
        </w:r>
        <w:r w:rsidR="008B1BE6" w:rsidDel="000E3E85">
          <w:rPr>
            <w:rFonts w:ascii="Segoe UI Emoji" w:hAnsi="Segoe UI Emoji" w:cs="Segoe UI Emoji"/>
          </w:rPr>
          <w:delText>✔</w:delText>
        </w:r>
        <w:r w:rsidR="008B1BE6" w:rsidDel="000E3E85">
          <w:delText xml:space="preserve"> </w:delText>
        </w:r>
        <w:r w:rsidR="00A35D1D" w:rsidDel="000E3E85">
          <w:delText>caso possua; (ii)</w:delText>
        </w:r>
        <w:r w:rsidR="00A35D1D" w:rsidDel="000E3E85">
          <w:rPr>
            <w:rFonts w:ascii="Segoe UI Emoji" w:hAnsi="Segoe UI Emoji" w:cs="Segoe UI Emoji"/>
          </w:rPr>
          <w:delText>❌</w:delText>
        </w:r>
        <w:r w:rsidR="00A35D1D" w:rsidDel="000E3E85">
          <w:delText xml:space="preserve"> caso não possua; (iii)</w:delText>
        </w:r>
        <w:r w:rsidR="00A35D1D" w:rsidDel="000E3E85">
          <w:rPr>
            <w:rFonts w:ascii="Segoe UI Emoji" w:hAnsi="Segoe UI Emoji" w:cs="Segoe UI Emoji"/>
          </w:rPr>
          <w:delText xml:space="preserve">❓ </w:delText>
        </w:r>
        <w:r w:rsidR="00A35D1D" w:rsidDel="000E3E85">
          <w:delText xml:space="preserve">caso não </w:delText>
        </w:r>
        <w:r w:rsidR="008043E3" w:rsidDel="000E3E85">
          <w:delText>apresente ainda</w:delText>
        </w:r>
        <w:r w:rsidR="00A35D1D" w:rsidDel="000E3E85">
          <w:delText xml:space="preserve"> </w:delText>
        </w:r>
        <w:r w:rsidRPr="00B840C8" w:rsidDel="000E3E85">
          <w:delText>(próprio, 2020)</w:delText>
        </w:r>
      </w:del>
      <w:bookmarkEnd w:id="129"/>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A31F6"/>
        </w:tc>
        <w:tc>
          <w:tcPr>
            <w:tcW w:w="1790" w:type="dxa"/>
          </w:tcPr>
          <w:p w14:paraId="057BD11E" w14:textId="39023400" w:rsidR="00414B90" w:rsidRPr="00DF0B4C" w:rsidRDefault="00414B90" w:rsidP="00CA31F6">
            <w:pPr>
              <w:rPr>
                <w:lang w:val="en-US"/>
              </w:rPr>
            </w:pPr>
            <w:r w:rsidRPr="00DF0B4C">
              <w:rPr>
                <w:lang w:val="en-US"/>
              </w:rPr>
              <w:t>3.3.2 Prediction of music pairwise preferences from facial expressions</w:t>
            </w:r>
          </w:p>
        </w:tc>
        <w:tc>
          <w:tcPr>
            <w:tcW w:w="1754" w:type="dxa"/>
          </w:tcPr>
          <w:p w14:paraId="7A122D02" w14:textId="503AE228" w:rsidR="00414B90" w:rsidRPr="00DF0B4C" w:rsidRDefault="00414B90" w:rsidP="00CA31F6">
            <w:pPr>
              <w:rPr>
                <w:lang w:val="en-US"/>
              </w:rPr>
            </w:pPr>
            <w:r w:rsidRPr="00DF0B4C">
              <w:rPr>
                <w:lang w:val="en-US"/>
              </w:rPr>
              <w:t>3.3.3 Towards Intent-Aware Contextual Music Recommendation: Initial Experiments</w:t>
            </w:r>
          </w:p>
        </w:tc>
        <w:tc>
          <w:tcPr>
            <w:tcW w:w="2126" w:type="dxa"/>
          </w:tcPr>
          <w:p w14:paraId="2655A003" w14:textId="08AE25C2" w:rsidR="00414B90" w:rsidRPr="00DF0B4C" w:rsidRDefault="00414B90" w:rsidP="00CA31F6">
            <w:pPr>
              <w:rPr>
                <w:lang w:val="en-US"/>
              </w:rPr>
            </w:pPr>
            <w:r w:rsidRPr="00DF0B4C">
              <w:rPr>
                <w:lang w:val="en-US"/>
              </w:rPr>
              <w:t>3.3.4 Quantitative Study of Music Listening Behavior in a Smartphone Context</w:t>
            </w:r>
          </w:p>
        </w:tc>
        <w:tc>
          <w:tcPr>
            <w:tcW w:w="1129" w:type="dxa"/>
          </w:tcPr>
          <w:p w14:paraId="2211CFEF" w14:textId="099E8DDB" w:rsidR="00414B90" w:rsidRPr="00902E83" w:rsidRDefault="00414B90" w:rsidP="00CA31F6">
            <w:r>
              <w:t>Proposta</w:t>
            </w:r>
            <w:r w:rsidRPr="00902E83">
              <w:t xml:space="preserve"> des</w:t>
            </w:r>
            <w:del w:id="132" w:author="Tatiane Schwanck Schardosim" w:date="2020-07-01T20:28:00Z">
              <w:r w:rsidRPr="00902E83" w:rsidDel="00DF0B4C">
                <w:delText>s</w:delText>
              </w:r>
            </w:del>
            <w:ins w:id="133" w:author="Tatiane Schwanck Schardosim" w:date="2020-07-01T20:28:00Z">
              <w:r w:rsidR="00DF0B4C">
                <w:t>t</w:t>
              </w:r>
            </w:ins>
            <w:r w:rsidRPr="00902E83">
              <w:t>e trabalho</w:t>
            </w:r>
          </w:p>
        </w:tc>
      </w:tr>
      <w:tr w:rsidR="00851876" w:rsidRPr="00902E83" w14:paraId="0F788A33" w14:textId="77777777" w:rsidTr="00757E6B">
        <w:tc>
          <w:tcPr>
            <w:tcW w:w="2263" w:type="dxa"/>
          </w:tcPr>
          <w:p w14:paraId="639B1DB5" w14:textId="313EBC24" w:rsidR="00414B90" w:rsidRPr="00902E83" w:rsidRDefault="00414B90" w:rsidP="00CA31F6">
            <w:r>
              <w:t>Tem foco no entendimento do contexto para recomendações musicais?</w:t>
            </w:r>
          </w:p>
        </w:tc>
        <w:tc>
          <w:tcPr>
            <w:tcW w:w="1790" w:type="dxa"/>
          </w:tcPr>
          <w:p w14:paraId="441F6F66" w14:textId="5FA12BD7" w:rsidR="00414B90" w:rsidRPr="007C62DC" w:rsidRDefault="00414B90" w:rsidP="00CA31F6">
            <w:r w:rsidRPr="00902E83">
              <w:rPr>
                <w:rFonts w:ascii="Segoe UI Symbol" w:hAnsi="Segoe UI Symbol" w:cs="Segoe UI Symbol"/>
              </w:rPr>
              <w:t>✔</w:t>
            </w:r>
          </w:p>
        </w:tc>
        <w:tc>
          <w:tcPr>
            <w:tcW w:w="1754" w:type="dxa"/>
          </w:tcPr>
          <w:p w14:paraId="05017945" w14:textId="4AB9FD06" w:rsidR="00414B90" w:rsidRPr="007C62DC" w:rsidRDefault="00414B90" w:rsidP="00CA31F6">
            <w:r w:rsidRPr="00902E83">
              <w:rPr>
                <w:rFonts w:ascii="Segoe UI Symbol" w:hAnsi="Segoe UI Symbol" w:cs="Segoe UI Symbol"/>
              </w:rPr>
              <w:t>✔</w:t>
            </w:r>
          </w:p>
        </w:tc>
        <w:tc>
          <w:tcPr>
            <w:tcW w:w="2126" w:type="dxa"/>
          </w:tcPr>
          <w:p w14:paraId="2495FE0C" w14:textId="3187CCA2" w:rsidR="00414B90" w:rsidRPr="007C62DC" w:rsidRDefault="00414B90" w:rsidP="00CA31F6">
            <w:r w:rsidRPr="00902E83">
              <w:rPr>
                <w:rFonts w:ascii="Segoe UI Symbol" w:hAnsi="Segoe UI Symbol" w:cs="Segoe UI Symbol"/>
              </w:rPr>
              <w:t>❌</w:t>
            </w:r>
          </w:p>
        </w:tc>
        <w:tc>
          <w:tcPr>
            <w:tcW w:w="1129" w:type="dxa"/>
          </w:tcPr>
          <w:p w14:paraId="293FCBC2" w14:textId="28EA475D" w:rsidR="00414B90" w:rsidRPr="00902E83" w:rsidRDefault="00414B90" w:rsidP="00CA31F6">
            <w:r w:rsidRPr="00902E83">
              <w:rPr>
                <w:rFonts w:ascii="Segoe UI Symbol" w:hAnsi="Segoe UI Symbol" w:cs="Segoe UI Symbol"/>
              </w:rPr>
              <w:t>✔</w:t>
            </w:r>
          </w:p>
        </w:tc>
      </w:tr>
      <w:tr w:rsidR="00851876" w:rsidRPr="00902E83" w14:paraId="4988E608" w14:textId="77777777" w:rsidTr="00757E6B">
        <w:tc>
          <w:tcPr>
            <w:tcW w:w="2263" w:type="dxa"/>
          </w:tcPr>
          <w:p w14:paraId="17CD6A31" w14:textId="6502524B" w:rsidR="00414B90" w:rsidRPr="00902E83" w:rsidRDefault="00414B90" w:rsidP="00CA31F6">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A31F6">
            <w:r w:rsidRPr="00902E83">
              <w:rPr>
                <w:rFonts w:ascii="Segoe UI Symbol" w:hAnsi="Segoe UI Symbol" w:cs="Segoe UI Symbol"/>
              </w:rPr>
              <w:t>❌</w:t>
            </w:r>
          </w:p>
        </w:tc>
        <w:tc>
          <w:tcPr>
            <w:tcW w:w="1754" w:type="dxa"/>
          </w:tcPr>
          <w:p w14:paraId="01538D4E" w14:textId="5CD2F69F" w:rsidR="00414B90" w:rsidRPr="00902E83" w:rsidRDefault="00414B90" w:rsidP="00CA31F6">
            <w:r w:rsidRPr="00902E83">
              <w:rPr>
                <w:rFonts w:ascii="Segoe UI Symbol" w:hAnsi="Segoe UI Symbol" w:cs="Segoe UI Symbol"/>
              </w:rPr>
              <w:t>❌</w:t>
            </w:r>
          </w:p>
        </w:tc>
        <w:tc>
          <w:tcPr>
            <w:tcW w:w="2126" w:type="dxa"/>
          </w:tcPr>
          <w:p w14:paraId="7D608D86" w14:textId="149A5948" w:rsidR="00414B90" w:rsidRPr="00902E83" w:rsidRDefault="00414B90" w:rsidP="00CA31F6">
            <w:r w:rsidRPr="00902E83">
              <w:rPr>
                <w:rFonts w:ascii="Segoe UI Symbol" w:hAnsi="Segoe UI Symbol" w:cs="Segoe UI Symbol"/>
              </w:rPr>
              <w:t>✔</w:t>
            </w:r>
          </w:p>
        </w:tc>
        <w:tc>
          <w:tcPr>
            <w:tcW w:w="1129" w:type="dxa"/>
          </w:tcPr>
          <w:p w14:paraId="7C22439D" w14:textId="1A6CB569" w:rsidR="00414B90" w:rsidRPr="00902E83" w:rsidRDefault="00414B90" w:rsidP="00CA31F6">
            <w:r w:rsidRPr="00902E83">
              <w:rPr>
                <w:rFonts w:ascii="Segoe UI Symbol" w:hAnsi="Segoe UI Symbol" w:cs="Segoe UI Symbol"/>
              </w:rPr>
              <w:t>✔</w:t>
            </w:r>
          </w:p>
        </w:tc>
      </w:tr>
      <w:tr w:rsidR="00851876" w:rsidRPr="00902E83" w14:paraId="3A01B34D" w14:textId="77777777" w:rsidTr="00757E6B">
        <w:tc>
          <w:tcPr>
            <w:tcW w:w="2263" w:type="dxa"/>
          </w:tcPr>
          <w:p w14:paraId="4C0B4223" w14:textId="34507218" w:rsidR="00414B90" w:rsidRPr="00902E83" w:rsidRDefault="00414B90" w:rsidP="00CA31F6">
            <w:r w:rsidRPr="00902E83">
              <w:t xml:space="preserve">Utiliza do contexto </w:t>
            </w:r>
            <w:r>
              <w:t>comportamental</w:t>
            </w:r>
            <w:r w:rsidRPr="00902E83">
              <w:t>?</w:t>
            </w:r>
          </w:p>
        </w:tc>
        <w:tc>
          <w:tcPr>
            <w:tcW w:w="1790" w:type="dxa"/>
          </w:tcPr>
          <w:p w14:paraId="625FC88F" w14:textId="23475129" w:rsidR="00414B90" w:rsidRPr="00902E83" w:rsidRDefault="00414B90" w:rsidP="00CA31F6">
            <w:r w:rsidRPr="00902E83">
              <w:rPr>
                <w:rFonts w:ascii="Segoe UI Symbol" w:hAnsi="Segoe UI Symbol" w:cs="Segoe UI Symbol"/>
              </w:rPr>
              <w:t>✔</w:t>
            </w:r>
          </w:p>
        </w:tc>
        <w:tc>
          <w:tcPr>
            <w:tcW w:w="1754" w:type="dxa"/>
          </w:tcPr>
          <w:p w14:paraId="0F9DFEDA" w14:textId="50E7C2EE" w:rsidR="00414B90" w:rsidRPr="00902E83" w:rsidRDefault="00414B90" w:rsidP="00CA31F6">
            <w:r w:rsidRPr="00902E83">
              <w:rPr>
                <w:rFonts w:ascii="Segoe UI Symbol" w:hAnsi="Segoe UI Symbol" w:cs="Segoe UI Symbol"/>
              </w:rPr>
              <w:t>✔</w:t>
            </w:r>
          </w:p>
        </w:tc>
        <w:tc>
          <w:tcPr>
            <w:tcW w:w="2126" w:type="dxa"/>
          </w:tcPr>
          <w:p w14:paraId="3B46B010" w14:textId="6FC15AB7" w:rsidR="00414B90" w:rsidRPr="00902E83" w:rsidRDefault="00414B90" w:rsidP="00CA31F6">
            <w:r w:rsidRPr="00902E83">
              <w:rPr>
                <w:rFonts w:ascii="Segoe UI Symbol" w:hAnsi="Segoe UI Symbol" w:cs="Segoe UI Symbol"/>
              </w:rPr>
              <w:t>✔</w:t>
            </w:r>
          </w:p>
        </w:tc>
        <w:tc>
          <w:tcPr>
            <w:tcW w:w="1129" w:type="dxa"/>
          </w:tcPr>
          <w:p w14:paraId="21DD1880" w14:textId="339ADF18" w:rsidR="00414B90" w:rsidRPr="00902E83" w:rsidRDefault="00414B90" w:rsidP="00CA31F6">
            <w:r w:rsidRPr="00902E83">
              <w:rPr>
                <w:rFonts w:ascii="Segoe UI Symbol" w:hAnsi="Segoe UI Symbol" w:cs="Segoe UI Symbol"/>
              </w:rPr>
              <w:t>✔</w:t>
            </w:r>
          </w:p>
        </w:tc>
      </w:tr>
      <w:tr w:rsidR="00851876" w:rsidRPr="00902E83" w14:paraId="2F042FD1" w14:textId="77777777" w:rsidTr="00757E6B">
        <w:tc>
          <w:tcPr>
            <w:tcW w:w="2263" w:type="dxa"/>
          </w:tcPr>
          <w:p w14:paraId="5BA8A89A" w14:textId="3146CA47" w:rsidR="00414B90" w:rsidRPr="00902E83" w:rsidRDefault="00414B90" w:rsidP="00CA31F6">
            <w:r w:rsidRPr="00902E83">
              <w:t xml:space="preserve">Utiliza do contexto </w:t>
            </w:r>
            <w:r>
              <w:t>de ambiente</w:t>
            </w:r>
            <w:r w:rsidRPr="00902E83">
              <w:t>?</w:t>
            </w:r>
          </w:p>
        </w:tc>
        <w:tc>
          <w:tcPr>
            <w:tcW w:w="1790" w:type="dxa"/>
          </w:tcPr>
          <w:p w14:paraId="2440BEFF" w14:textId="2A185E34" w:rsidR="00414B90" w:rsidRPr="00902E83" w:rsidRDefault="00414B90" w:rsidP="00CA31F6">
            <w:r w:rsidRPr="00902E83">
              <w:rPr>
                <w:rFonts w:ascii="Segoe UI Symbol" w:hAnsi="Segoe UI Symbol" w:cs="Segoe UI Symbol"/>
              </w:rPr>
              <w:t>❌</w:t>
            </w:r>
          </w:p>
        </w:tc>
        <w:tc>
          <w:tcPr>
            <w:tcW w:w="1754" w:type="dxa"/>
          </w:tcPr>
          <w:p w14:paraId="62EC11FA" w14:textId="1A0B3498" w:rsidR="00414B90" w:rsidRPr="00902E83" w:rsidRDefault="00414B90" w:rsidP="00CA31F6">
            <w:r w:rsidRPr="00902E83">
              <w:rPr>
                <w:rFonts w:ascii="Segoe UI Symbol" w:hAnsi="Segoe UI Symbol" w:cs="Segoe UI Symbol"/>
              </w:rPr>
              <w:t>❌</w:t>
            </w:r>
          </w:p>
        </w:tc>
        <w:tc>
          <w:tcPr>
            <w:tcW w:w="2126" w:type="dxa"/>
          </w:tcPr>
          <w:p w14:paraId="157A9FC1" w14:textId="164542DD" w:rsidR="00414B90" w:rsidRPr="00902E83" w:rsidRDefault="00414B90" w:rsidP="00CA31F6">
            <w:r>
              <w:rPr>
                <w:rFonts w:ascii="Segoe UI Symbol" w:hAnsi="Segoe UI Symbol" w:cs="Segoe UI Symbol"/>
              </w:rPr>
              <w:t>✔</w:t>
            </w:r>
          </w:p>
        </w:tc>
        <w:tc>
          <w:tcPr>
            <w:tcW w:w="1129" w:type="dxa"/>
          </w:tcPr>
          <w:p w14:paraId="1C4F733A" w14:textId="0AFD3D2F" w:rsidR="00414B90" w:rsidRPr="00902E83" w:rsidRDefault="00414B90" w:rsidP="00CA31F6">
            <w:r>
              <w:rPr>
                <w:rFonts w:ascii="Segoe UI Symbol" w:hAnsi="Segoe UI Symbol" w:cs="Segoe UI Symbol"/>
              </w:rPr>
              <w:t>✔</w:t>
            </w:r>
          </w:p>
        </w:tc>
      </w:tr>
      <w:tr w:rsidR="00851876" w:rsidRPr="00902E83" w14:paraId="4E5C84AD" w14:textId="3660FFD0" w:rsidTr="00757E6B">
        <w:tc>
          <w:tcPr>
            <w:tcW w:w="2263" w:type="dxa"/>
          </w:tcPr>
          <w:p w14:paraId="4AFC0513" w14:textId="0137024F" w:rsidR="00414B90" w:rsidRPr="00902E83" w:rsidRDefault="00414B90" w:rsidP="00CA31F6">
            <w:r w:rsidRPr="00902E83">
              <w:t>Utiliza do contexto explicito?</w:t>
            </w:r>
          </w:p>
        </w:tc>
        <w:tc>
          <w:tcPr>
            <w:tcW w:w="1790" w:type="dxa"/>
          </w:tcPr>
          <w:p w14:paraId="70BCCBF7" w14:textId="3FA5AB2A" w:rsidR="00414B90" w:rsidRPr="00902E83" w:rsidRDefault="00414B90" w:rsidP="00CA31F6">
            <w:r>
              <w:rPr>
                <w:rFonts w:ascii="Segoe UI Symbol" w:hAnsi="Segoe UI Symbol" w:cs="Segoe UI Symbol"/>
              </w:rPr>
              <w:t>❌</w:t>
            </w:r>
          </w:p>
        </w:tc>
        <w:tc>
          <w:tcPr>
            <w:tcW w:w="1754" w:type="dxa"/>
          </w:tcPr>
          <w:p w14:paraId="15E9C0B0" w14:textId="6F53612B" w:rsidR="00414B90" w:rsidRPr="00902E83" w:rsidRDefault="00414B90" w:rsidP="00CA31F6">
            <w:r>
              <w:rPr>
                <w:rFonts w:ascii="Segoe UI Symbol" w:hAnsi="Segoe UI Symbol" w:cs="Segoe UI Symbol"/>
              </w:rPr>
              <w:t>❌</w:t>
            </w:r>
          </w:p>
        </w:tc>
        <w:tc>
          <w:tcPr>
            <w:tcW w:w="2126" w:type="dxa"/>
          </w:tcPr>
          <w:p w14:paraId="4391E073" w14:textId="571ED4A4" w:rsidR="00414B90" w:rsidRPr="00902E83" w:rsidRDefault="00414B90" w:rsidP="00CA31F6">
            <w:r>
              <w:rPr>
                <w:rFonts w:ascii="Segoe UI Symbol" w:hAnsi="Segoe UI Symbol" w:cs="Segoe UI Symbol"/>
              </w:rPr>
              <w:t>✔</w:t>
            </w:r>
          </w:p>
        </w:tc>
        <w:tc>
          <w:tcPr>
            <w:tcW w:w="1129" w:type="dxa"/>
          </w:tcPr>
          <w:p w14:paraId="42428EDA" w14:textId="4C90472A" w:rsidR="00414B90" w:rsidRPr="00902E83" w:rsidRDefault="00414B90" w:rsidP="00CA31F6">
            <w:r>
              <w:rPr>
                <w:rFonts w:ascii="Segoe UI Symbol" w:hAnsi="Segoe UI Symbol" w:cs="Segoe UI Symbol"/>
              </w:rPr>
              <w:t>✔</w:t>
            </w:r>
          </w:p>
        </w:tc>
      </w:tr>
      <w:tr w:rsidR="00851876" w:rsidRPr="00902E83" w14:paraId="682A38D2" w14:textId="77777777" w:rsidTr="00757E6B">
        <w:tc>
          <w:tcPr>
            <w:tcW w:w="2263" w:type="dxa"/>
          </w:tcPr>
          <w:p w14:paraId="20FD37C3" w14:textId="77B4BF07" w:rsidR="00414B90" w:rsidRPr="00902E83" w:rsidRDefault="00414B90" w:rsidP="00CA31F6">
            <w:r w:rsidRPr="00902E83">
              <w:t>Utiliza do contexto implícito?</w:t>
            </w:r>
          </w:p>
        </w:tc>
        <w:tc>
          <w:tcPr>
            <w:tcW w:w="1790" w:type="dxa"/>
          </w:tcPr>
          <w:p w14:paraId="185BAB56" w14:textId="4A909F3D" w:rsidR="00414B90" w:rsidRPr="00902E83" w:rsidRDefault="00414B90" w:rsidP="00CA31F6">
            <w:r>
              <w:rPr>
                <w:rFonts w:ascii="Segoe UI Symbol" w:hAnsi="Segoe UI Symbol" w:cs="Segoe UI Symbol"/>
              </w:rPr>
              <w:t>✔</w:t>
            </w:r>
          </w:p>
        </w:tc>
        <w:tc>
          <w:tcPr>
            <w:tcW w:w="1754" w:type="dxa"/>
          </w:tcPr>
          <w:p w14:paraId="0FC8BBDE" w14:textId="2F514D54" w:rsidR="00414B90" w:rsidRPr="00902E83" w:rsidRDefault="00414B90" w:rsidP="00CA31F6">
            <w:r>
              <w:rPr>
                <w:rFonts w:ascii="Segoe UI Symbol" w:hAnsi="Segoe UI Symbol" w:cs="Segoe UI Symbol"/>
              </w:rPr>
              <w:t>✔</w:t>
            </w:r>
          </w:p>
        </w:tc>
        <w:tc>
          <w:tcPr>
            <w:tcW w:w="2126" w:type="dxa"/>
          </w:tcPr>
          <w:p w14:paraId="22DBDAEA" w14:textId="351E7CCE" w:rsidR="00414B90" w:rsidRPr="00902E83" w:rsidRDefault="00414B90" w:rsidP="00CA31F6">
            <w:r>
              <w:rPr>
                <w:rFonts w:ascii="Segoe UI Symbol" w:hAnsi="Segoe UI Symbol" w:cs="Segoe UI Symbol"/>
              </w:rPr>
              <w:t>✔</w:t>
            </w:r>
          </w:p>
        </w:tc>
        <w:tc>
          <w:tcPr>
            <w:tcW w:w="1129" w:type="dxa"/>
          </w:tcPr>
          <w:p w14:paraId="6769FD60" w14:textId="1ABD7D5D" w:rsidR="00414B90" w:rsidRPr="00902E83" w:rsidRDefault="00414B90" w:rsidP="00CA31F6">
            <w:r>
              <w:rPr>
                <w:rFonts w:ascii="Segoe UI Symbol" w:hAnsi="Segoe UI Symbol" w:cs="Segoe UI Symbol"/>
              </w:rPr>
              <w:t>✔</w:t>
            </w:r>
          </w:p>
        </w:tc>
      </w:tr>
      <w:tr w:rsidR="006120B8" w:rsidRPr="00902E83" w14:paraId="3061A733" w14:textId="77777777" w:rsidTr="00757E6B">
        <w:tc>
          <w:tcPr>
            <w:tcW w:w="2263" w:type="dxa"/>
          </w:tcPr>
          <w:p w14:paraId="6EE30C1A" w14:textId="505CD02C" w:rsidR="006120B8" w:rsidRPr="00902E83" w:rsidRDefault="00B7237B" w:rsidP="00CA31F6">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A31F6">
            <w:r>
              <w:rPr>
                <w:rFonts w:ascii="Segoe UI Symbol" w:hAnsi="Segoe UI Symbol" w:cs="Segoe UI Symbol"/>
              </w:rPr>
              <w:t>❌</w:t>
            </w:r>
          </w:p>
        </w:tc>
        <w:tc>
          <w:tcPr>
            <w:tcW w:w="1754" w:type="dxa"/>
          </w:tcPr>
          <w:p w14:paraId="1405EA79" w14:textId="64DC17C5" w:rsidR="006120B8" w:rsidRDefault="00AD5FA7" w:rsidP="00CA31F6">
            <w:r>
              <w:rPr>
                <w:rFonts w:ascii="Segoe UI Symbol" w:hAnsi="Segoe UI Symbol" w:cs="Segoe UI Symbol"/>
              </w:rPr>
              <w:t>❌</w:t>
            </w:r>
          </w:p>
        </w:tc>
        <w:tc>
          <w:tcPr>
            <w:tcW w:w="2126" w:type="dxa"/>
          </w:tcPr>
          <w:p w14:paraId="4200D543" w14:textId="21BAD6E6" w:rsidR="006120B8" w:rsidRDefault="00AD5FA7" w:rsidP="00CA31F6">
            <w:r>
              <w:rPr>
                <w:rFonts w:ascii="Segoe UI Symbol" w:hAnsi="Segoe UI Symbol" w:cs="Segoe UI Symbol"/>
              </w:rPr>
              <w:t>❌</w:t>
            </w:r>
          </w:p>
        </w:tc>
        <w:tc>
          <w:tcPr>
            <w:tcW w:w="1129" w:type="dxa"/>
          </w:tcPr>
          <w:p w14:paraId="350232BF" w14:textId="126F27F2" w:rsidR="006120B8" w:rsidRDefault="00AD5FA7" w:rsidP="00CA31F6">
            <w:r>
              <w:rPr>
                <w:rFonts w:ascii="Segoe UI Symbol" w:hAnsi="Segoe UI Symbol" w:cs="Segoe UI Symbol"/>
              </w:rPr>
              <w:t>✔</w:t>
            </w:r>
          </w:p>
        </w:tc>
      </w:tr>
      <w:tr w:rsidR="00851876" w:rsidRPr="00902E83" w14:paraId="58ED98DF" w14:textId="77777777" w:rsidTr="00757E6B">
        <w:tc>
          <w:tcPr>
            <w:tcW w:w="2263" w:type="dxa"/>
          </w:tcPr>
          <w:p w14:paraId="7C6A48B8" w14:textId="462BC1AA" w:rsidR="00CC446C" w:rsidRPr="00FC3090" w:rsidRDefault="00CC446C" w:rsidP="00CA31F6">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commentRangeStart w:id="134"/>
            <w:del w:id="135" w:author="Tatiane Schwanck Schardosim" w:date="2020-07-01T20:30:00Z">
              <w:r w:rsidR="003354BF" w:rsidRPr="007176B1" w:rsidDel="00DF0B4C">
                <w:rPr>
                  <w:i/>
                </w:rPr>
                <w:delText>o</w:delText>
              </w:r>
            </w:del>
            <w:proofErr w:type="spellStart"/>
            <w:ins w:id="136" w:author="Tatiane Schwanck Schardosim" w:date="2020-07-01T20:30:00Z">
              <w:r w:rsidR="00DF0B4C">
                <w:rPr>
                  <w:i/>
                </w:rPr>
                <w:t>O</w:t>
              </w:r>
            </w:ins>
            <w:r w:rsidR="003354BF" w:rsidRPr="007176B1">
              <w:rPr>
                <w:i/>
              </w:rPr>
              <w:t>perating</w:t>
            </w:r>
            <w:proofErr w:type="spellEnd"/>
            <w:r w:rsidR="003354BF" w:rsidRPr="007176B1">
              <w:rPr>
                <w:i/>
              </w:rPr>
              <w:t xml:space="preserve"> </w:t>
            </w:r>
            <w:proofErr w:type="spellStart"/>
            <w:ins w:id="137" w:author="Tatiane Schwanck Schardosim" w:date="2020-07-01T20:30:00Z">
              <w:r w:rsidR="00DF0B4C">
                <w:rPr>
                  <w:i/>
                </w:rPr>
                <w:t>C</w:t>
              </w:r>
            </w:ins>
            <w:del w:id="138" w:author="Tatiane Schwanck Schardosim" w:date="2020-07-01T20:30:00Z">
              <w:r w:rsidR="003354BF" w:rsidRPr="007176B1" w:rsidDel="00DF0B4C">
                <w:rPr>
                  <w:i/>
                </w:rPr>
                <w:delText>c</w:delText>
              </w:r>
            </w:del>
            <w:r w:rsidR="003354BF" w:rsidRPr="007176B1">
              <w:rPr>
                <w:i/>
              </w:rPr>
              <w:t>haracteristic</w:t>
            </w:r>
            <w:proofErr w:type="spellEnd"/>
            <w:r w:rsidR="003354BF" w:rsidRPr="007176B1">
              <w:rPr>
                <w:i/>
              </w:rPr>
              <w:t xml:space="preserve"> </w:t>
            </w:r>
            <w:del w:id="139" w:author="Tatiane Schwanck Schardosim" w:date="2020-07-01T20:30:00Z">
              <w:r w:rsidR="003354BF" w:rsidRPr="007176B1" w:rsidDel="00DF0B4C">
                <w:rPr>
                  <w:i/>
                </w:rPr>
                <w:delText>c</w:delText>
              </w:r>
            </w:del>
            <w:ins w:id="140" w:author="Tatiane Schwanck Schardosim" w:date="2020-07-01T20:30:00Z">
              <w:r w:rsidR="00DF0B4C">
                <w:rPr>
                  <w:i/>
                </w:rPr>
                <w:t>C</w:t>
              </w:r>
            </w:ins>
            <w:r w:rsidR="003354BF" w:rsidRPr="007176B1">
              <w:rPr>
                <w:i/>
              </w:rPr>
              <w:t>urve</w:t>
            </w:r>
            <w:r w:rsidR="003354BF" w:rsidRPr="00FC3090">
              <w:t xml:space="preserve"> (AUC)</w:t>
            </w:r>
            <w:r w:rsidR="00800053" w:rsidRPr="00FC3090">
              <w:t>?</w:t>
            </w:r>
            <w:commentRangeEnd w:id="134"/>
            <w:r w:rsidR="00DF0B4C">
              <w:rPr>
                <w:rStyle w:val="Refdecomentrio"/>
              </w:rPr>
              <w:commentReference w:id="134"/>
            </w:r>
          </w:p>
        </w:tc>
        <w:tc>
          <w:tcPr>
            <w:tcW w:w="1790" w:type="dxa"/>
          </w:tcPr>
          <w:p w14:paraId="1474AF83" w14:textId="7E4BE79C" w:rsidR="00CC446C" w:rsidRDefault="00800053" w:rsidP="00CA31F6">
            <w:r>
              <w:rPr>
                <w:rFonts w:ascii="Segoe UI Symbol" w:hAnsi="Segoe UI Symbol" w:cs="Segoe UI Symbol"/>
              </w:rPr>
              <w:t>❌</w:t>
            </w:r>
          </w:p>
        </w:tc>
        <w:tc>
          <w:tcPr>
            <w:tcW w:w="1754" w:type="dxa"/>
          </w:tcPr>
          <w:p w14:paraId="5B7DE105" w14:textId="212E63E4" w:rsidR="00CC446C" w:rsidRDefault="00800053" w:rsidP="00CA31F6">
            <w:r>
              <w:rPr>
                <w:rFonts w:ascii="Segoe UI Symbol" w:hAnsi="Segoe UI Symbol" w:cs="Segoe UI Symbol"/>
              </w:rPr>
              <w:t>✔</w:t>
            </w:r>
          </w:p>
        </w:tc>
        <w:tc>
          <w:tcPr>
            <w:tcW w:w="2126" w:type="dxa"/>
          </w:tcPr>
          <w:p w14:paraId="072E7202" w14:textId="43E1CDC1" w:rsidR="00CC446C" w:rsidRDefault="00800053" w:rsidP="00CA31F6">
            <w:r>
              <w:rPr>
                <w:rFonts w:ascii="Segoe UI Symbol" w:hAnsi="Segoe UI Symbol" w:cs="Segoe UI Symbol"/>
              </w:rPr>
              <w:t>✔</w:t>
            </w:r>
          </w:p>
        </w:tc>
        <w:tc>
          <w:tcPr>
            <w:tcW w:w="1129" w:type="dxa"/>
          </w:tcPr>
          <w:p w14:paraId="1BD86D80" w14:textId="3435D6C7" w:rsidR="00CC446C" w:rsidRDefault="00F44145" w:rsidP="00CA31F6">
            <w:r>
              <w:rPr>
                <w:rFonts w:ascii="Segoe UI Symbol" w:hAnsi="Segoe UI Symbol" w:cs="Segoe UI Symbol"/>
              </w:rPr>
              <w:t>❓</w:t>
            </w:r>
          </w:p>
        </w:tc>
      </w:tr>
      <w:tr w:rsidR="00493EA3" w:rsidRPr="00902E83" w14:paraId="2B04038C" w14:textId="77777777" w:rsidTr="00757E6B">
        <w:tc>
          <w:tcPr>
            <w:tcW w:w="2263" w:type="dxa"/>
          </w:tcPr>
          <w:p w14:paraId="0F37A38A" w14:textId="38430CB4" w:rsidR="00493EA3" w:rsidRPr="00FC3090" w:rsidRDefault="00493EA3" w:rsidP="00CA31F6">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A31F6">
            <w:r>
              <w:rPr>
                <w:rFonts w:ascii="Segoe UI Symbol" w:hAnsi="Segoe UI Symbol" w:cs="Segoe UI Symbol"/>
              </w:rPr>
              <w:t>✔</w:t>
            </w:r>
          </w:p>
        </w:tc>
        <w:tc>
          <w:tcPr>
            <w:tcW w:w="1754" w:type="dxa"/>
          </w:tcPr>
          <w:p w14:paraId="0DF2875F" w14:textId="09FE5DF7" w:rsidR="00493EA3" w:rsidRDefault="00FB3F81" w:rsidP="00CA31F6">
            <w:r>
              <w:rPr>
                <w:rFonts w:ascii="Segoe UI Symbol" w:hAnsi="Segoe UI Symbol" w:cs="Segoe UI Symbol"/>
              </w:rPr>
              <w:t>❌</w:t>
            </w:r>
          </w:p>
        </w:tc>
        <w:tc>
          <w:tcPr>
            <w:tcW w:w="2126" w:type="dxa"/>
          </w:tcPr>
          <w:p w14:paraId="2C400ED8" w14:textId="2F0225FE" w:rsidR="00493EA3" w:rsidRDefault="00FB3F81" w:rsidP="00CA31F6">
            <w:r>
              <w:rPr>
                <w:rFonts w:ascii="Segoe UI Symbol" w:hAnsi="Segoe UI Symbol" w:cs="Segoe UI Symbol"/>
              </w:rPr>
              <w:t>❌</w:t>
            </w:r>
          </w:p>
        </w:tc>
        <w:tc>
          <w:tcPr>
            <w:tcW w:w="1129" w:type="dxa"/>
          </w:tcPr>
          <w:p w14:paraId="30864B50" w14:textId="53F59AB1" w:rsidR="00493EA3" w:rsidRDefault="00FB3F81" w:rsidP="00CA31F6">
            <w:r>
              <w:rPr>
                <w:rFonts w:ascii="Segoe UI Symbol" w:hAnsi="Segoe UI Symbol" w:cs="Segoe UI Symbol"/>
              </w:rPr>
              <w:t>❓</w:t>
            </w:r>
          </w:p>
        </w:tc>
      </w:tr>
      <w:tr w:rsidR="00493EA3" w:rsidRPr="00FB3F81" w14:paraId="1C7B319A" w14:textId="77777777" w:rsidTr="00757E6B">
        <w:tc>
          <w:tcPr>
            <w:tcW w:w="2263" w:type="dxa"/>
          </w:tcPr>
          <w:p w14:paraId="0E1D694F" w14:textId="7B6E6ADC" w:rsidR="00493EA3" w:rsidRPr="00FB3F81" w:rsidRDefault="00493EA3" w:rsidP="00CA31F6">
            <w:pPr>
              <w:rPr>
                <w:lang w:val="en-US"/>
              </w:rPr>
            </w:pPr>
            <w:proofErr w:type="spellStart"/>
            <w:r w:rsidRPr="00D3191B">
              <w:rPr>
                <w:lang w:val="en-US"/>
                <w:rPrChange w:id="141" w:author="Érico Souza Loewe" w:date="2020-07-01T23:18:00Z">
                  <w:rPr/>
                </w:rPrChange>
              </w:rPr>
              <w:lastRenderedPageBreak/>
              <w:t>Utiliza</w:t>
            </w:r>
            <w:proofErr w:type="spellEnd"/>
            <w:r w:rsidRPr="00FB3F81">
              <w:rPr>
                <w:lang w:val="en-US"/>
              </w:rPr>
              <w:t xml:space="preserve"> do </w:t>
            </w:r>
            <w:r w:rsidRPr="00DF0B4C">
              <w:rPr>
                <w:lang w:val="en-US"/>
              </w:rPr>
              <w:t>Root Mean Squared Error</w:t>
            </w:r>
            <w:r w:rsidRPr="00FB3F81">
              <w:rPr>
                <w:lang w:val="en-US"/>
              </w:rPr>
              <w:t>?</w:t>
            </w:r>
          </w:p>
        </w:tc>
        <w:tc>
          <w:tcPr>
            <w:tcW w:w="1790" w:type="dxa"/>
          </w:tcPr>
          <w:p w14:paraId="195DC488" w14:textId="77777777" w:rsidR="00493EA3" w:rsidRPr="00FB3F81" w:rsidRDefault="00493EA3" w:rsidP="00CA31F6">
            <w:pPr>
              <w:rPr>
                <w:lang w:val="en-US"/>
              </w:rPr>
            </w:pPr>
          </w:p>
        </w:tc>
        <w:tc>
          <w:tcPr>
            <w:tcW w:w="1754" w:type="dxa"/>
          </w:tcPr>
          <w:p w14:paraId="3D495E2A" w14:textId="773B5B30" w:rsidR="00493EA3" w:rsidRPr="00FB3F81" w:rsidRDefault="00FB3F81" w:rsidP="00CA31F6">
            <w:pPr>
              <w:rPr>
                <w:lang w:val="en-US"/>
              </w:rPr>
            </w:pPr>
            <w:r>
              <w:rPr>
                <w:rFonts w:ascii="Segoe UI Symbol" w:hAnsi="Segoe UI Symbol" w:cs="Segoe UI Symbol"/>
              </w:rPr>
              <w:t>❌</w:t>
            </w:r>
          </w:p>
        </w:tc>
        <w:tc>
          <w:tcPr>
            <w:tcW w:w="2126" w:type="dxa"/>
          </w:tcPr>
          <w:p w14:paraId="42AE330C" w14:textId="2C4D234A" w:rsidR="00493EA3" w:rsidRPr="00FB3F81" w:rsidRDefault="00FB3F81" w:rsidP="00CA31F6">
            <w:pPr>
              <w:rPr>
                <w:lang w:val="en-US"/>
              </w:rPr>
            </w:pPr>
            <w:r>
              <w:rPr>
                <w:rFonts w:ascii="Segoe UI Symbol" w:hAnsi="Segoe UI Symbol" w:cs="Segoe UI Symbol"/>
              </w:rPr>
              <w:t>❌</w:t>
            </w:r>
          </w:p>
        </w:tc>
        <w:tc>
          <w:tcPr>
            <w:tcW w:w="1129" w:type="dxa"/>
          </w:tcPr>
          <w:p w14:paraId="2FE91945" w14:textId="0C828E33" w:rsidR="00493EA3" w:rsidRPr="00FB3F81" w:rsidRDefault="00FB3F81" w:rsidP="00CA31F6">
            <w:pPr>
              <w:rPr>
                <w:lang w:val="en-US"/>
              </w:rPr>
            </w:pPr>
            <w:r>
              <w:rPr>
                <w:rFonts w:ascii="Segoe UI Symbol" w:hAnsi="Segoe UI Symbol" w:cs="Segoe UI Symbol"/>
              </w:rPr>
              <w:t>❓</w:t>
            </w:r>
          </w:p>
        </w:tc>
      </w:tr>
      <w:tr w:rsidR="00D26DE0" w:rsidRPr="00902E83" w14:paraId="7D2028C2" w14:textId="77777777" w:rsidTr="00757E6B">
        <w:tc>
          <w:tcPr>
            <w:tcW w:w="2263" w:type="dxa"/>
          </w:tcPr>
          <w:p w14:paraId="1A570045" w14:textId="417BE94C" w:rsidR="00D26DE0" w:rsidRPr="00FC3090" w:rsidRDefault="00FB3F81" w:rsidP="00CA31F6">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CA31F6">
            <w:r>
              <w:rPr>
                <w:rFonts w:ascii="Segoe UI Symbol" w:hAnsi="Segoe UI Symbol" w:cs="Segoe UI Symbol"/>
              </w:rPr>
              <w:t>❌</w:t>
            </w:r>
          </w:p>
        </w:tc>
        <w:tc>
          <w:tcPr>
            <w:tcW w:w="1754" w:type="dxa"/>
          </w:tcPr>
          <w:p w14:paraId="47FAA047" w14:textId="5DE1351B" w:rsidR="00D26DE0" w:rsidRDefault="00FB3F81" w:rsidP="00CA31F6">
            <w:r>
              <w:rPr>
                <w:rFonts w:ascii="Segoe UI Symbol" w:hAnsi="Segoe UI Symbol" w:cs="Segoe UI Symbol"/>
              </w:rPr>
              <w:t>✔</w:t>
            </w:r>
          </w:p>
        </w:tc>
        <w:tc>
          <w:tcPr>
            <w:tcW w:w="2126" w:type="dxa"/>
          </w:tcPr>
          <w:p w14:paraId="74E3AE57" w14:textId="6E57EDD0" w:rsidR="00D26DE0" w:rsidRDefault="00FB3F81" w:rsidP="00CA31F6">
            <w:r>
              <w:rPr>
                <w:rFonts w:ascii="Segoe UI Symbol" w:hAnsi="Segoe UI Symbol" w:cs="Segoe UI Symbol"/>
              </w:rPr>
              <w:t>❌</w:t>
            </w:r>
          </w:p>
        </w:tc>
        <w:tc>
          <w:tcPr>
            <w:tcW w:w="1129" w:type="dxa"/>
          </w:tcPr>
          <w:p w14:paraId="5DA424AF" w14:textId="43C5F9E6" w:rsidR="00D26DE0" w:rsidRDefault="00FB3F81" w:rsidP="00CA31F6">
            <w:r>
              <w:rPr>
                <w:rFonts w:ascii="Segoe UI Symbol" w:hAnsi="Segoe UI Symbol" w:cs="Segoe UI Symbol"/>
              </w:rPr>
              <w:t>❓</w:t>
            </w:r>
          </w:p>
        </w:tc>
      </w:tr>
      <w:tr w:rsidR="00D26DE0" w:rsidRPr="00902E83" w14:paraId="0E2D42A5" w14:textId="77777777" w:rsidTr="00757E6B">
        <w:tc>
          <w:tcPr>
            <w:tcW w:w="2263" w:type="dxa"/>
          </w:tcPr>
          <w:p w14:paraId="43B82B9C" w14:textId="767D6D59" w:rsidR="00D26DE0" w:rsidRPr="00FC3090" w:rsidRDefault="00FB3F81" w:rsidP="00CA31F6">
            <w:r>
              <w:t>Utiliza</w:t>
            </w:r>
            <w:r w:rsidR="00D26DE0">
              <w:t xml:space="preserve"> a métrica do coeficiente de correlação de </w:t>
            </w:r>
            <w:r w:rsidR="00D26DE0" w:rsidRPr="00DF0B4C">
              <w:rPr>
                <w:i/>
                <w:rPrChange w:id="142" w:author="Tatiane Schwanck Schardosim" w:date="2020-07-01T20:32:00Z">
                  <w:rPr/>
                </w:rPrChange>
              </w:rPr>
              <w:t>Kendall</w:t>
            </w:r>
            <w:r w:rsidR="00DF364E">
              <w:t>?</w:t>
            </w:r>
          </w:p>
        </w:tc>
        <w:tc>
          <w:tcPr>
            <w:tcW w:w="1790" w:type="dxa"/>
          </w:tcPr>
          <w:p w14:paraId="0B6DDFCF" w14:textId="4BC3CA01" w:rsidR="00D26DE0" w:rsidRDefault="00FB3F81" w:rsidP="00CA31F6">
            <w:r>
              <w:rPr>
                <w:rFonts w:ascii="Segoe UI Symbol" w:hAnsi="Segoe UI Symbol" w:cs="Segoe UI Symbol"/>
              </w:rPr>
              <w:t>❌</w:t>
            </w:r>
          </w:p>
        </w:tc>
        <w:tc>
          <w:tcPr>
            <w:tcW w:w="1754" w:type="dxa"/>
          </w:tcPr>
          <w:p w14:paraId="112FBD67" w14:textId="3F876663" w:rsidR="00D26DE0" w:rsidRDefault="00FB3F81" w:rsidP="00CA31F6">
            <w:r>
              <w:rPr>
                <w:rFonts w:ascii="Segoe UI Symbol" w:hAnsi="Segoe UI Symbol" w:cs="Segoe UI Symbol"/>
              </w:rPr>
              <w:t>✔</w:t>
            </w:r>
          </w:p>
        </w:tc>
        <w:tc>
          <w:tcPr>
            <w:tcW w:w="2126" w:type="dxa"/>
          </w:tcPr>
          <w:p w14:paraId="6F81CA8B" w14:textId="10CFA0B3" w:rsidR="00D26DE0" w:rsidRDefault="00FB3F81" w:rsidP="00CA31F6">
            <w:r>
              <w:rPr>
                <w:rFonts w:ascii="Segoe UI Symbol" w:hAnsi="Segoe UI Symbol" w:cs="Segoe UI Symbol"/>
              </w:rPr>
              <w:t>❌</w:t>
            </w:r>
          </w:p>
        </w:tc>
        <w:tc>
          <w:tcPr>
            <w:tcW w:w="1129" w:type="dxa"/>
          </w:tcPr>
          <w:p w14:paraId="61442430" w14:textId="359E5248" w:rsidR="00D26DE0" w:rsidRDefault="00FB3F81" w:rsidP="00CA31F6">
            <w:r>
              <w:rPr>
                <w:rFonts w:ascii="Segoe UI Symbol" w:hAnsi="Segoe UI Symbol" w:cs="Segoe UI Symbol"/>
              </w:rPr>
              <w:t>❓</w:t>
            </w:r>
          </w:p>
        </w:tc>
      </w:tr>
      <w:tr w:rsidR="00851876" w:rsidRPr="00902E83" w14:paraId="42084703" w14:textId="77777777" w:rsidTr="00757E6B">
        <w:tc>
          <w:tcPr>
            <w:tcW w:w="2263" w:type="dxa"/>
          </w:tcPr>
          <w:p w14:paraId="607494FB" w14:textId="6CCB356F" w:rsidR="00E74ECC" w:rsidRPr="00902E83" w:rsidRDefault="002A59B1" w:rsidP="00CA31F6">
            <w:r>
              <w:t xml:space="preserve">Utiliza do </w:t>
            </w:r>
            <w:r w:rsidR="00A97F81">
              <w:t>algoritmo</w:t>
            </w:r>
            <w:r>
              <w:t xml:space="preserve"> </w:t>
            </w:r>
            <w:proofErr w:type="spellStart"/>
            <w:ins w:id="143" w:author="Tatiane Schwanck Schardosim" w:date="2020-07-01T20:32:00Z">
              <w:r w:rsidR="00DF0B4C">
                <w:rPr>
                  <w:i/>
                </w:rPr>
                <w:t>S</w:t>
              </w:r>
            </w:ins>
            <w:del w:id="144" w:author="Tatiane Schwanck Schardosim" w:date="2020-07-01T20:32:00Z">
              <w:r w:rsidRPr="007176B1" w:rsidDel="00DF0B4C">
                <w:rPr>
                  <w:i/>
                </w:rPr>
                <w:delText>s</w:delText>
              </w:r>
            </w:del>
            <w:r w:rsidRPr="007176B1">
              <w:rPr>
                <w:i/>
              </w:rPr>
              <w:t>upport</w:t>
            </w:r>
            <w:proofErr w:type="spellEnd"/>
            <w:r w:rsidRPr="007176B1">
              <w:rPr>
                <w:i/>
              </w:rPr>
              <w:t xml:space="preserve"> </w:t>
            </w:r>
            <w:del w:id="145" w:author="Tatiane Schwanck Schardosim" w:date="2020-07-01T20:32:00Z">
              <w:r w:rsidRPr="007176B1" w:rsidDel="00DF0B4C">
                <w:rPr>
                  <w:i/>
                </w:rPr>
                <w:delText>v</w:delText>
              </w:r>
            </w:del>
            <w:ins w:id="146" w:author="Tatiane Schwanck Schardosim" w:date="2020-07-01T20:32:00Z">
              <w:r w:rsidR="00DF0B4C">
                <w:rPr>
                  <w:i/>
                </w:rPr>
                <w:t>V</w:t>
              </w:r>
            </w:ins>
            <w:r w:rsidRPr="007176B1">
              <w:rPr>
                <w:i/>
              </w:rPr>
              <w:t xml:space="preserve">ector </w:t>
            </w:r>
            <w:del w:id="147" w:author="Tatiane Schwanck Schardosim" w:date="2020-07-01T20:32:00Z">
              <w:r w:rsidRPr="007176B1" w:rsidDel="00DF0B4C">
                <w:rPr>
                  <w:i/>
                </w:rPr>
                <w:delText>m</w:delText>
              </w:r>
            </w:del>
            <w:proofErr w:type="spellStart"/>
            <w:ins w:id="148" w:author="Tatiane Schwanck Schardosim" w:date="2020-07-01T20:32:00Z">
              <w:r w:rsidR="00DF0B4C">
                <w:rPr>
                  <w:i/>
                </w:rPr>
                <w:t>M</w:t>
              </w:r>
            </w:ins>
            <w:r w:rsidRPr="007176B1">
              <w:rPr>
                <w:i/>
              </w:rPr>
              <w:t>achine</w:t>
            </w:r>
            <w:proofErr w:type="spellEnd"/>
            <w:r w:rsidRPr="002A59B1">
              <w:t xml:space="preserve"> (</w:t>
            </w:r>
            <w:r w:rsidRPr="00DF0B4C">
              <w:rPr>
                <w:i/>
                <w:rPrChange w:id="149" w:author="Tatiane Schwanck Schardosim" w:date="2020-07-01T20:32:00Z">
                  <w:rPr/>
                </w:rPrChange>
              </w:rPr>
              <w:t>SVM</w:t>
            </w:r>
            <w:r w:rsidRPr="002A59B1">
              <w:t>)</w:t>
            </w:r>
            <w:r w:rsidR="00E74ECC">
              <w:t xml:space="preserve"> para classificação?</w:t>
            </w:r>
          </w:p>
        </w:tc>
        <w:tc>
          <w:tcPr>
            <w:tcW w:w="1790" w:type="dxa"/>
          </w:tcPr>
          <w:p w14:paraId="738448BB" w14:textId="397B1C65" w:rsidR="0075522A" w:rsidRDefault="005B3A99" w:rsidP="00CA31F6">
            <w:r>
              <w:rPr>
                <w:rFonts w:ascii="Segoe UI Symbol" w:hAnsi="Segoe UI Symbol" w:cs="Segoe UI Symbol"/>
              </w:rPr>
              <w:t>❌</w:t>
            </w:r>
          </w:p>
        </w:tc>
        <w:tc>
          <w:tcPr>
            <w:tcW w:w="1754" w:type="dxa"/>
          </w:tcPr>
          <w:p w14:paraId="34E72F30" w14:textId="2F112282" w:rsidR="0075522A" w:rsidRDefault="005B3A99" w:rsidP="00CA31F6">
            <w:r>
              <w:rPr>
                <w:rFonts w:ascii="Segoe UI Symbol" w:hAnsi="Segoe UI Symbol" w:cs="Segoe UI Symbol"/>
              </w:rPr>
              <w:t>✔</w:t>
            </w:r>
          </w:p>
        </w:tc>
        <w:tc>
          <w:tcPr>
            <w:tcW w:w="2126" w:type="dxa"/>
          </w:tcPr>
          <w:p w14:paraId="240A04A7" w14:textId="2E653236" w:rsidR="0075522A" w:rsidRDefault="005B3A99" w:rsidP="00CA31F6">
            <w:r>
              <w:rPr>
                <w:rFonts w:ascii="Segoe UI Symbol" w:hAnsi="Segoe UI Symbol" w:cs="Segoe UI Symbol"/>
              </w:rPr>
              <w:t>✔</w:t>
            </w:r>
          </w:p>
        </w:tc>
        <w:tc>
          <w:tcPr>
            <w:tcW w:w="1129" w:type="dxa"/>
          </w:tcPr>
          <w:p w14:paraId="2F6147B2" w14:textId="1F729AFE" w:rsidR="0075522A" w:rsidRDefault="00F44145" w:rsidP="00CA31F6">
            <w:r>
              <w:rPr>
                <w:rFonts w:ascii="Segoe UI Symbol" w:hAnsi="Segoe UI Symbol" w:cs="Segoe UI Symbol"/>
              </w:rPr>
              <w:t>❓</w:t>
            </w:r>
          </w:p>
        </w:tc>
      </w:tr>
      <w:tr w:rsidR="00851876" w:rsidRPr="00902E83" w14:paraId="62942329" w14:textId="77777777" w:rsidTr="00757E6B">
        <w:tc>
          <w:tcPr>
            <w:tcW w:w="2263" w:type="dxa"/>
          </w:tcPr>
          <w:p w14:paraId="2EC4E1EE" w14:textId="34094853" w:rsidR="00E74ECC" w:rsidRDefault="00C53AC5" w:rsidP="00CA31F6">
            <w:r>
              <w:t xml:space="preserve">Utiliza do algoritmo </w:t>
            </w:r>
            <w:del w:id="150" w:author="Tatiane Schwanck Schardosim" w:date="2020-07-01T20:32:00Z">
              <w:r w:rsidRPr="00BE3559" w:rsidDel="00DF0B4C">
                <w:rPr>
                  <w:i/>
                </w:rPr>
                <w:delText>r</w:delText>
              </w:r>
            </w:del>
            <w:ins w:id="151" w:author="Tatiane Schwanck Schardosim" w:date="2020-07-01T20:32:00Z">
              <w:r w:rsidR="00DF0B4C">
                <w:rPr>
                  <w:i/>
                </w:rPr>
                <w:t>R</w:t>
              </w:r>
            </w:ins>
            <w:r w:rsidRPr="00BE3559">
              <w:rPr>
                <w:i/>
              </w:rPr>
              <w:t xml:space="preserve">adial </w:t>
            </w:r>
            <w:proofErr w:type="spellStart"/>
            <w:ins w:id="152" w:author="Tatiane Schwanck Schardosim" w:date="2020-07-01T20:32:00Z">
              <w:r w:rsidR="00DF0B4C">
                <w:rPr>
                  <w:i/>
                </w:rPr>
                <w:t>B</w:t>
              </w:r>
            </w:ins>
            <w:del w:id="153" w:author="Tatiane Schwanck Schardosim" w:date="2020-07-01T20:32:00Z">
              <w:r w:rsidRPr="00BE3559" w:rsidDel="00DF0B4C">
                <w:rPr>
                  <w:i/>
                </w:rPr>
                <w:delText>b</w:delText>
              </w:r>
            </w:del>
            <w:r w:rsidRPr="00BE3559">
              <w:rPr>
                <w:i/>
              </w:rPr>
              <w:t>asis</w:t>
            </w:r>
            <w:proofErr w:type="spellEnd"/>
            <w:r w:rsidRPr="00BE3559">
              <w:rPr>
                <w:i/>
              </w:rPr>
              <w:t xml:space="preserve"> </w:t>
            </w:r>
            <w:del w:id="154" w:author="Tatiane Schwanck Schardosim" w:date="2020-07-01T20:32:00Z">
              <w:r w:rsidRPr="00BE3559" w:rsidDel="00DF0B4C">
                <w:rPr>
                  <w:i/>
                </w:rPr>
                <w:delText>f</w:delText>
              </w:r>
            </w:del>
            <w:proofErr w:type="spellStart"/>
            <w:ins w:id="155" w:author="Tatiane Schwanck Schardosim" w:date="2020-07-01T20:32:00Z">
              <w:r w:rsidR="00DF0B4C">
                <w:rPr>
                  <w:i/>
                </w:rPr>
                <w:t>F</w:t>
              </w:r>
            </w:ins>
            <w:r w:rsidRPr="00BE3559">
              <w:rPr>
                <w:i/>
              </w:rPr>
              <w:t>unction</w:t>
            </w:r>
            <w:proofErr w:type="spellEnd"/>
            <w:r>
              <w:t xml:space="preserve"> (</w:t>
            </w:r>
            <w:r w:rsidRPr="00DF0B4C">
              <w:rPr>
                <w:i/>
                <w:rPrChange w:id="156" w:author="Tatiane Schwanck Schardosim" w:date="2020-07-01T20:32:00Z">
                  <w:rPr/>
                </w:rPrChange>
              </w:rPr>
              <w:t>RBF</w:t>
            </w:r>
            <w:r>
              <w:t>)</w:t>
            </w:r>
            <w:r w:rsidR="000E3A5F">
              <w:t xml:space="preserve"> </w:t>
            </w:r>
            <w:r w:rsidR="00E74ECC">
              <w:t>para classificação?</w:t>
            </w:r>
          </w:p>
        </w:tc>
        <w:tc>
          <w:tcPr>
            <w:tcW w:w="1790" w:type="dxa"/>
          </w:tcPr>
          <w:p w14:paraId="521C36A9" w14:textId="68463338" w:rsidR="00C53AC5" w:rsidRDefault="00C53AC5" w:rsidP="00CA31F6">
            <w:r>
              <w:rPr>
                <w:rFonts w:ascii="Segoe UI Symbol" w:hAnsi="Segoe UI Symbol" w:cs="Segoe UI Symbol"/>
              </w:rPr>
              <w:t>❌</w:t>
            </w:r>
          </w:p>
        </w:tc>
        <w:tc>
          <w:tcPr>
            <w:tcW w:w="1754" w:type="dxa"/>
          </w:tcPr>
          <w:p w14:paraId="1F69CB03" w14:textId="2F899535" w:rsidR="00C53AC5" w:rsidRDefault="00C53AC5" w:rsidP="00CA31F6">
            <w:r>
              <w:rPr>
                <w:rFonts w:ascii="Segoe UI Symbol" w:hAnsi="Segoe UI Symbol" w:cs="Segoe UI Symbol"/>
              </w:rPr>
              <w:t>❌</w:t>
            </w:r>
          </w:p>
        </w:tc>
        <w:tc>
          <w:tcPr>
            <w:tcW w:w="2126" w:type="dxa"/>
          </w:tcPr>
          <w:p w14:paraId="389DEEDC" w14:textId="096DFF94" w:rsidR="00C53AC5" w:rsidRDefault="00C53AC5" w:rsidP="00CA31F6">
            <w:r>
              <w:rPr>
                <w:rFonts w:ascii="Segoe UI Symbol" w:hAnsi="Segoe UI Symbol" w:cs="Segoe UI Symbol"/>
              </w:rPr>
              <w:t>✔</w:t>
            </w:r>
          </w:p>
        </w:tc>
        <w:tc>
          <w:tcPr>
            <w:tcW w:w="1129" w:type="dxa"/>
          </w:tcPr>
          <w:p w14:paraId="1DE12D50" w14:textId="29EA438F" w:rsidR="00C53AC5" w:rsidRDefault="00F44145" w:rsidP="00CA31F6">
            <w:r>
              <w:rPr>
                <w:rFonts w:ascii="Segoe UI Symbol" w:hAnsi="Segoe UI Symbol" w:cs="Segoe UI Symbol"/>
              </w:rPr>
              <w:t>❓</w:t>
            </w:r>
          </w:p>
        </w:tc>
      </w:tr>
      <w:tr w:rsidR="00433FDA" w:rsidRPr="00902E83" w14:paraId="531F6F5E" w14:textId="77777777" w:rsidTr="00757E6B">
        <w:tc>
          <w:tcPr>
            <w:tcW w:w="2263" w:type="dxa"/>
          </w:tcPr>
          <w:p w14:paraId="2E4A82AA" w14:textId="7877B97C" w:rsidR="00433FDA" w:rsidRDefault="00433FDA" w:rsidP="00CA31F6">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CA31F6">
            <w:r>
              <w:rPr>
                <w:rFonts w:ascii="Segoe UI Symbol" w:hAnsi="Segoe UI Symbol" w:cs="Segoe UI Symbol"/>
              </w:rPr>
              <w:t>✔</w:t>
            </w:r>
          </w:p>
        </w:tc>
        <w:tc>
          <w:tcPr>
            <w:tcW w:w="1754" w:type="dxa"/>
          </w:tcPr>
          <w:p w14:paraId="7EC2706F" w14:textId="20587CFD" w:rsidR="00433FDA" w:rsidRDefault="000F35FF" w:rsidP="00CA31F6">
            <w:r>
              <w:rPr>
                <w:rFonts w:ascii="Segoe UI Symbol" w:hAnsi="Segoe UI Symbol" w:cs="Segoe UI Symbol"/>
              </w:rPr>
              <w:t>❌</w:t>
            </w:r>
          </w:p>
        </w:tc>
        <w:tc>
          <w:tcPr>
            <w:tcW w:w="2126" w:type="dxa"/>
          </w:tcPr>
          <w:p w14:paraId="04605587" w14:textId="0501A47C" w:rsidR="00433FDA" w:rsidRDefault="005E0D3E" w:rsidP="00CA31F6">
            <w:r>
              <w:rPr>
                <w:rFonts w:ascii="Segoe UI Symbol" w:hAnsi="Segoe UI Symbol" w:cs="Segoe UI Symbol"/>
              </w:rPr>
              <w:t>❌</w:t>
            </w:r>
          </w:p>
        </w:tc>
        <w:tc>
          <w:tcPr>
            <w:tcW w:w="1129" w:type="dxa"/>
          </w:tcPr>
          <w:p w14:paraId="7EBDD19D" w14:textId="78E2AFB9" w:rsidR="00433FDA" w:rsidRDefault="005E0D3E" w:rsidP="00CA31F6">
            <w:r>
              <w:rPr>
                <w:rFonts w:ascii="Segoe UI Symbol" w:hAnsi="Segoe UI Symbol" w:cs="Segoe UI Symbol"/>
              </w:rPr>
              <w:t>❓</w:t>
            </w:r>
          </w:p>
        </w:tc>
      </w:tr>
      <w:tr w:rsidR="00757E6B" w:rsidRPr="00433FDA" w14:paraId="478F27A7" w14:textId="77777777" w:rsidTr="00757E6B">
        <w:tc>
          <w:tcPr>
            <w:tcW w:w="2263" w:type="dxa"/>
          </w:tcPr>
          <w:p w14:paraId="22705079" w14:textId="2C4D64A4" w:rsidR="00433FDA" w:rsidRPr="00433FDA" w:rsidRDefault="00433FDA"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CA31F6">
            <w:r>
              <w:rPr>
                <w:rFonts w:ascii="Segoe UI Symbol" w:hAnsi="Segoe UI Symbol" w:cs="Segoe UI Symbol"/>
              </w:rPr>
              <w:t>✔</w:t>
            </w:r>
          </w:p>
        </w:tc>
        <w:tc>
          <w:tcPr>
            <w:tcW w:w="1754" w:type="dxa"/>
          </w:tcPr>
          <w:p w14:paraId="3097A931" w14:textId="2EA435E5" w:rsidR="00433FDA" w:rsidRPr="00433FDA" w:rsidRDefault="005E0D3E" w:rsidP="00CA31F6">
            <w:r>
              <w:rPr>
                <w:rFonts w:ascii="Segoe UI Symbol" w:hAnsi="Segoe UI Symbol" w:cs="Segoe UI Symbol"/>
              </w:rPr>
              <w:t>❌</w:t>
            </w:r>
          </w:p>
        </w:tc>
        <w:tc>
          <w:tcPr>
            <w:tcW w:w="2126" w:type="dxa"/>
          </w:tcPr>
          <w:p w14:paraId="45429285" w14:textId="0B1088D6" w:rsidR="00433FDA" w:rsidRPr="00433FDA" w:rsidRDefault="005E0D3E" w:rsidP="00CA31F6">
            <w:r>
              <w:rPr>
                <w:rFonts w:ascii="Segoe UI Symbol" w:hAnsi="Segoe UI Symbol" w:cs="Segoe UI Symbol"/>
              </w:rPr>
              <w:t>❌</w:t>
            </w:r>
          </w:p>
        </w:tc>
        <w:tc>
          <w:tcPr>
            <w:tcW w:w="1129" w:type="dxa"/>
          </w:tcPr>
          <w:p w14:paraId="25FBCA5D" w14:textId="71A523E4" w:rsidR="00433FDA" w:rsidRPr="00433FDA" w:rsidRDefault="005E0D3E"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9D0C434" w:rsidR="00105560" w:rsidRDefault="00FB0449" w:rsidP="00CA31F6">
      <w:r w:rsidRPr="00433FDA">
        <w:tab/>
      </w:r>
      <w:moveFromRangeStart w:id="157" w:author="Tatiane Schwanck Schardosim" w:date="2020-07-01T20:13:00Z" w:name="move44526839"/>
      <w:moveFrom w:id="158" w:author="Tatiane Schwanck Schardosim" w:date="2020-07-01T20:13:00Z">
        <w:r w:rsidR="00A17E17" w:rsidDel="000E3E85">
          <w:t xml:space="preserve">No </w:t>
        </w:r>
        <w:r w:rsidR="00A17E17" w:rsidDel="000E3E85">
          <w:fldChar w:fldCharType="begin"/>
        </w:r>
        <w:r w:rsidR="00A17E17" w:rsidDel="000E3E85">
          <w:instrText xml:space="preserve"> REF _Ref42381546 \h </w:instrText>
        </w:r>
      </w:moveFrom>
      <w:del w:id="159" w:author="Tatiane Schwanck Schardosim" w:date="2020-07-01T20:13:00Z"/>
      <w:moveFrom w:id="160" w:author="Tatiane Schwanck Schardosim" w:date="2020-07-01T20:13:00Z">
        <w:r w:rsidR="00A17E17" w:rsidDel="000E3E85">
          <w:fldChar w:fldCharType="separate"/>
        </w:r>
        <w:r w:rsidR="00A17E17" w:rsidDel="000E3E85">
          <w:t xml:space="preserve">Quadro </w:t>
        </w:r>
        <w:r w:rsidR="00A17E17" w:rsidDel="000E3E85">
          <w:rPr>
            <w:noProof/>
          </w:rPr>
          <w:t>1</w:t>
        </w:r>
        <w:r w:rsidR="00A17E17" w:rsidDel="000E3E85">
          <w:fldChar w:fldCharType="end"/>
        </w:r>
        <w:r w:rsidR="00A17E17" w:rsidDel="000E3E85">
          <w:t>, fo</w:t>
        </w:r>
        <w:r w:rsidR="00CD56E0" w:rsidDel="000E3E85">
          <w:t>ram</w:t>
        </w:r>
        <w:r w:rsidR="00A17E17" w:rsidDel="000E3E85">
          <w:t xml:space="preserve"> apresentad</w:t>
        </w:r>
        <w:r w:rsidR="00CD56E0" w:rsidDel="000E3E85">
          <w:t>as</w:t>
        </w:r>
        <w:r w:rsidR="00A17E17" w:rsidDel="000E3E85">
          <w:t xml:space="preserve"> a</w:t>
        </w:r>
        <w:r w:rsidR="00CD56E0" w:rsidDel="000E3E85">
          <w:t>s</w:t>
        </w:r>
        <w:r w:rsidR="00A17E17" w:rsidDel="000E3E85">
          <w:t xml:space="preserve"> relaç</w:t>
        </w:r>
        <w:r w:rsidR="00CD56E0" w:rsidDel="000E3E85">
          <w:t>ões</w:t>
        </w:r>
        <w:r w:rsidR="00A17E17" w:rsidDel="000E3E85">
          <w:t xml:space="preserve"> d</w:t>
        </w:r>
        <w:r w:rsidR="009653DE" w:rsidDel="000E3E85">
          <w:t>as funcionalidades</w:t>
        </w:r>
        <w:r w:rsidR="00B40FAB" w:rsidDel="000E3E85">
          <w:t xml:space="preserve"> dos</w:t>
        </w:r>
        <w:r w:rsidR="00A17E17" w:rsidDel="000E3E85">
          <w:t xml:space="preserve"> 3 </w:t>
        </w:r>
        <w:r w:rsidR="00D06F43" w:rsidDel="000E3E85">
          <w:t>artigos</w:t>
        </w:r>
        <w:r w:rsidR="00A17E17" w:rsidDel="000E3E85">
          <w:t xml:space="preserve"> revisados </w:t>
        </w:r>
        <w:r w:rsidR="009653DE" w:rsidDel="000E3E85">
          <w:t xml:space="preserve">e </w:t>
        </w:r>
        <w:r w:rsidR="00B40FAB" w:rsidDel="000E3E85">
          <w:t>d</w:t>
        </w:r>
        <w:r w:rsidR="00A17E17" w:rsidDel="000E3E85">
          <w:t>esse trabalho</w:t>
        </w:r>
        <w:r w:rsidR="00997F97" w:rsidDel="000E3E85">
          <w:t xml:space="preserve">, relações quais podem ser utilizadas </w:t>
        </w:r>
        <w:r w:rsidR="00FD094D" w:rsidDel="000E3E85">
          <w:t>no desenvolvimento</w:t>
        </w:r>
        <w:r w:rsidR="00997F97" w:rsidDel="000E3E85">
          <w:t xml:space="preserve"> do sistema de recomendação.</w:t>
        </w:r>
        <w:r w:rsidR="00CD56E0" w:rsidDel="000E3E85">
          <w:t xml:space="preserve"> </w:t>
        </w:r>
        <w:r w:rsidR="00A31F48" w:rsidDel="000E3E85">
          <w:t xml:space="preserve">Na última </w:t>
        </w:r>
        <w:r w:rsidR="00BA678E" w:rsidDel="000E3E85">
          <w:t xml:space="preserve">coluna do </w:t>
        </w:r>
        <w:r w:rsidR="00BA678E" w:rsidDel="000E3E85">
          <w:fldChar w:fldCharType="begin"/>
        </w:r>
        <w:r w:rsidR="00BA678E" w:rsidDel="000E3E85">
          <w:instrText xml:space="preserve"> REF _Ref42381546 \h </w:instrText>
        </w:r>
      </w:moveFrom>
      <w:del w:id="161" w:author="Tatiane Schwanck Schardosim" w:date="2020-07-01T20:13:00Z"/>
      <w:moveFrom w:id="162" w:author="Tatiane Schwanck Schardosim" w:date="2020-07-01T20:13:00Z">
        <w:r w:rsidR="00BA678E" w:rsidDel="000E3E85">
          <w:fldChar w:fldCharType="separate"/>
        </w:r>
        <w:r w:rsidR="00BA678E" w:rsidDel="000E3E85">
          <w:t xml:space="preserve">Quadro </w:t>
        </w:r>
        <w:r w:rsidR="00BA678E" w:rsidDel="000E3E85">
          <w:rPr>
            <w:noProof/>
          </w:rPr>
          <w:t>1</w:t>
        </w:r>
        <w:r w:rsidR="00BA678E" w:rsidDel="000E3E85">
          <w:fldChar w:fldCharType="end"/>
        </w:r>
        <w:r w:rsidR="00A31F48" w:rsidDel="000E3E85">
          <w:t xml:space="preserve"> foram colocados pontos de interrogação, devido ao trabalho estar em desenvolvimento e não</w:t>
        </w:r>
        <w:r w:rsidR="0064503C" w:rsidDel="000E3E85">
          <w:t xml:space="preserve"> se ter conhecimento </w:t>
        </w:r>
        <w:r w:rsidR="002367C8" w:rsidDel="000E3E85">
          <w:t xml:space="preserve">das </w:t>
        </w:r>
        <w:r w:rsidR="004E5936" w:rsidDel="000E3E85">
          <w:t>técnicas</w:t>
        </w:r>
        <w:r w:rsidR="002367C8" w:rsidDel="000E3E85">
          <w:t xml:space="preserve"> que serão utilizadas</w:t>
        </w:r>
        <w:r w:rsidR="00C11B36" w:rsidDel="000E3E85">
          <w:t>.</w:t>
        </w:r>
      </w:moveFrom>
      <w:moveFromRangeEnd w:id="157"/>
    </w:p>
    <w:p w14:paraId="2563C68A" w14:textId="4EF0EA2C" w:rsidR="008B1BE6" w:rsidRDefault="00A92768" w:rsidP="00CA31F6">
      <w:pPr>
        <w:pStyle w:val="Ttulo2"/>
      </w:pPr>
      <w:bookmarkStart w:id="163" w:name="_Toc44538398"/>
      <w:r>
        <w:t>Conclusões dos trabalhos revisados</w:t>
      </w:r>
      <w:bookmarkEnd w:id="163"/>
    </w:p>
    <w:p w14:paraId="51F57A9F" w14:textId="7214C721" w:rsidR="00A92768" w:rsidRPr="007020CB" w:rsidRDefault="00A92768" w:rsidP="00CA31F6">
      <w:r>
        <w:tab/>
        <w:t xml:space="preserve">Após a </w:t>
      </w:r>
      <w:proofErr w:type="gramStart"/>
      <w:r>
        <w:t xml:space="preserve">revisão </w:t>
      </w:r>
      <w:ins w:id="164" w:author="Tatiane Schwanck Schardosim" w:date="2020-07-01T20:34:00Z">
        <w:r w:rsidR="00DF0B4C">
          <w:t xml:space="preserve"> dos</w:t>
        </w:r>
        <w:proofErr w:type="gramEnd"/>
        <w:r w:rsidR="00DF0B4C">
          <w:t xml:space="preserve"> </w:t>
        </w:r>
      </w:ins>
      <w:del w:id="165" w:author="Tatiane Schwanck Schardosim" w:date="2020-07-01T20:34:00Z">
        <w:r w:rsidDel="00DF0B4C">
          <w:delText>dos 4</w:delText>
        </w:r>
      </w:del>
      <w:ins w:id="166" w:author="Tatiane Schwanck Schardosim" w:date="2020-07-01T20:34:00Z">
        <w:r w:rsidR="00AA7768">
          <w:t>3</w:t>
        </w:r>
      </w:ins>
      <w:r>
        <w:t xml:space="preserve"> trabalhos</w:t>
      </w:r>
      <w:ins w:id="167" w:author="Tatiane Schwanck Schardosim" w:date="2020-07-01T20:34:00Z">
        <w:r w:rsidR="00DF0B4C">
          <w:t xml:space="preserve"> estudados</w:t>
        </w:r>
      </w:ins>
      <w:ins w:id="168" w:author="Tatiane Schwanck Schardosim" w:date="2020-07-01T20:38:00Z">
        <w:r w:rsidR="00AA7768">
          <w:t xml:space="preserve"> em relação a proposta deste trabalho</w:t>
        </w:r>
      </w:ins>
      <w:r>
        <w:t xml:space="preserve">, foi identificado que nenhum deles apresentou o algoritmo utilizado na recomendação. Foram </w:t>
      </w:r>
      <w:r>
        <w:lastRenderedPageBreak/>
        <w:t>apresentados algoritmos de classificação (</w:t>
      </w:r>
      <w:r w:rsidRPr="00AA7768">
        <w:rPr>
          <w:i/>
          <w:rPrChange w:id="169" w:author="Tatiane Schwanck Schardosim" w:date="2020-07-01T20:35:00Z">
            <w:rPr/>
          </w:rPrChange>
        </w:rPr>
        <w:t>SVM</w:t>
      </w:r>
      <w:r>
        <w:t xml:space="preserve">, </w:t>
      </w:r>
      <w:r w:rsidRPr="00AA7768">
        <w:rPr>
          <w:i/>
          <w:rPrChange w:id="170" w:author="Tatiane Schwanck Schardosim" w:date="2020-07-01T20:35:00Z">
            <w:rPr/>
          </w:rPrChange>
        </w:rPr>
        <w:t>RBF</w:t>
      </w:r>
      <w:r>
        <w:t xml:space="preserve">, </w:t>
      </w:r>
      <w:proofErr w:type="spellStart"/>
      <w:r w:rsidRPr="00433FDA">
        <w:rPr>
          <w:i/>
        </w:rPr>
        <w:t>Random</w:t>
      </w:r>
      <w:proofErr w:type="spellEnd"/>
      <w:r w:rsidRPr="00433FDA">
        <w:rPr>
          <w:i/>
        </w:rPr>
        <w:t xml:space="preserve"> Forest</w:t>
      </w:r>
      <w:r>
        <w:rPr>
          <w:i/>
        </w:rPr>
        <w:t>,</w:t>
      </w:r>
      <w:del w:id="171" w:author="Tatiane Schwanck Schardosim" w:date="2020-07-01T20:36:00Z">
        <w:r w:rsidDel="00AA7768">
          <w:rPr>
            <w:i/>
          </w:rPr>
          <w:delText xml:space="preserve"> ...</w:delText>
        </w:r>
      </w:del>
      <w:ins w:id="172" w:author="Tatiane Schwanck Schardosim" w:date="2020-07-01T20:36:00Z">
        <w:r w:rsidR="00AA7768">
          <w:rPr>
            <w:i/>
          </w:rPr>
          <w:t xml:space="preserve"> etc.</w:t>
        </w:r>
      </w:ins>
      <w:r>
        <w:t>)</w:t>
      </w:r>
      <w:r w:rsidR="00DF364E">
        <w:t>, de avaliação de resultados (</w:t>
      </w:r>
      <w:r w:rsidR="00DF364E" w:rsidRPr="00AA7768">
        <w:rPr>
          <w:i/>
          <w:rPrChange w:id="173" w:author="Tatiane Schwanck Schardosim" w:date="2020-07-01T20:36:00Z">
            <w:rPr/>
          </w:rPrChange>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del w:id="174" w:author="Tatiane Schwanck Schardosim" w:date="2020-07-01T20:36:00Z">
        <w:r w:rsidR="00DF364E" w:rsidRPr="007020CB" w:rsidDel="00AA7768">
          <w:delText>...)</w:delText>
        </w:r>
        <w:r w:rsidR="001E10C6" w:rsidDel="00AA7768">
          <w:delText xml:space="preserve">, </w:delText>
        </w:r>
      </w:del>
      <w:ins w:id="175" w:author="Tatiane Schwanck Schardosim" w:date="2020-07-01T20:36:00Z">
        <w:r w:rsidR="00AA7768">
          <w:t>etc.</w:t>
        </w:r>
        <w:r w:rsidR="00AA7768" w:rsidRPr="007020CB">
          <w:t>)</w:t>
        </w:r>
        <w:r w:rsidR="00AA7768">
          <w:t xml:space="preserve">, </w:t>
        </w:r>
      </w:ins>
      <w:r w:rsidR="001E10C6">
        <w:t xml:space="preserve">porem em nenhum momento foi apresentado algoritmos de recomendação como </w:t>
      </w:r>
      <w:r w:rsidR="00E250F5">
        <w:t xml:space="preserve">algoritmos de </w:t>
      </w:r>
      <w:del w:id="176" w:author="Tatiane Schwanck Schardosim" w:date="2020-07-01T20:36:00Z">
        <w:r w:rsidR="00E250F5" w:rsidRPr="00D3191B" w:rsidDel="00AA7768">
          <w:rPr>
            <w:i/>
            <w:rPrChange w:id="177" w:author="Érico Souza Loewe" w:date="2020-07-01T23:18:00Z">
              <w:rPr>
                <w:i/>
                <w:lang w:val="en-US"/>
              </w:rPr>
            </w:rPrChange>
          </w:rPr>
          <w:delText>m</w:delText>
        </w:r>
      </w:del>
      <w:ins w:id="178" w:author="Tatiane Schwanck Schardosim" w:date="2020-07-01T20:36:00Z">
        <w:r w:rsidR="00AA7768" w:rsidRPr="00D3191B">
          <w:rPr>
            <w:i/>
            <w:rPrChange w:id="179" w:author="Érico Souza Loewe" w:date="2020-07-01T23:18:00Z">
              <w:rPr>
                <w:i/>
                <w:lang w:val="en-US"/>
              </w:rPr>
            </w:rPrChange>
          </w:rPr>
          <w:t>M</w:t>
        </w:r>
      </w:ins>
      <w:r w:rsidR="00E250F5" w:rsidRPr="00D3191B">
        <w:rPr>
          <w:i/>
          <w:rPrChange w:id="180" w:author="Érico Souza Loewe" w:date="2020-07-01T23:18:00Z">
            <w:rPr>
              <w:i/>
              <w:lang w:val="en-US"/>
            </w:rPr>
          </w:rPrChange>
        </w:rPr>
        <w:t xml:space="preserve">atrix </w:t>
      </w:r>
      <w:proofErr w:type="spellStart"/>
      <w:ins w:id="181" w:author="Tatiane Schwanck Schardosim" w:date="2020-07-01T20:37:00Z">
        <w:r w:rsidR="00AA7768" w:rsidRPr="00D3191B">
          <w:rPr>
            <w:i/>
            <w:rPrChange w:id="182" w:author="Érico Souza Loewe" w:date="2020-07-01T23:18:00Z">
              <w:rPr>
                <w:i/>
                <w:lang w:val="en-US"/>
              </w:rPr>
            </w:rPrChange>
          </w:rPr>
          <w:t>F</w:t>
        </w:r>
      </w:ins>
      <w:del w:id="183" w:author="Tatiane Schwanck Schardosim" w:date="2020-07-01T20:37:00Z">
        <w:r w:rsidR="00E250F5" w:rsidRPr="00D3191B" w:rsidDel="00AA7768">
          <w:rPr>
            <w:i/>
            <w:rPrChange w:id="184" w:author="Érico Souza Loewe" w:date="2020-07-01T23:18:00Z">
              <w:rPr>
                <w:i/>
                <w:lang w:val="en-US"/>
              </w:rPr>
            </w:rPrChange>
          </w:rPr>
          <w:delText>f</w:delText>
        </w:r>
      </w:del>
      <w:r w:rsidR="00E250F5" w:rsidRPr="00D3191B">
        <w:rPr>
          <w:i/>
          <w:rPrChange w:id="185" w:author="Érico Souza Loewe" w:date="2020-07-01T23:18:00Z">
            <w:rPr>
              <w:i/>
              <w:lang w:val="en-US"/>
            </w:rPr>
          </w:rPrChange>
        </w:rPr>
        <w:t>actorization</w:t>
      </w:r>
      <w:proofErr w:type="spellEnd"/>
      <w:r w:rsidR="00E250F5" w:rsidRPr="00E250F5">
        <w:t xml:space="preserve"> </w:t>
      </w:r>
      <w:r w:rsidR="00E250F5">
        <w:t>(</w:t>
      </w:r>
      <w:r w:rsidR="001E10C6" w:rsidRPr="00D3191B">
        <w:rPr>
          <w:i/>
          <w:rPrChange w:id="186" w:author="Érico Souza Loewe" w:date="2020-07-01T23:18:00Z">
            <w:rPr>
              <w:lang w:val="en-US"/>
            </w:rPr>
          </w:rPrChange>
        </w:rPr>
        <w:t>SVD</w:t>
      </w:r>
      <w:r w:rsidR="001E10C6" w:rsidRPr="00D3191B">
        <w:rPr>
          <w:rPrChange w:id="187" w:author="Érico Souza Loewe" w:date="2020-07-01T23:18:00Z">
            <w:rPr>
              <w:lang w:val="en-US"/>
            </w:rPr>
          </w:rPrChange>
        </w:rPr>
        <w:t xml:space="preserve">, </w:t>
      </w:r>
      <w:proofErr w:type="spellStart"/>
      <w:r w:rsidR="000C2C66" w:rsidRPr="00D3191B">
        <w:rPr>
          <w:i/>
          <w:rPrChange w:id="188" w:author="Érico Souza Loewe" w:date="2020-07-01T23:18:00Z">
            <w:rPr>
              <w:i/>
              <w:lang w:val="en-US"/>
            </w:rPr>
          </w:rPrChange>
        </w:rPr>
        <w:t>Neighborhood</w:t>
      </w:r>
      <w:proofErr w:type="spellEnd"/>
      <w:r w:rsidR="001E10C6" w:rsidRPr="00D3191B">
        <w:rPr>
          <w:rPrChange w:id="189" w:author="Érico Souza Loewe" w:date="2020-07-01T23:18:00Z">
            <w:rPr>
              <w:lang w:val="en-US"/>
            </w:rPr>
          </w:rPrChange>
        </w:rPr>
        <w:t xml:space="preserve"> </w:t>
      </w:r>
      <w:r w:rsidR="001E10C6" w:rsidRPr="00D3191B">
        <w:rPr>
          <w:i/>
          <w:rPrChange w:id="190" w:author="Érico Souza Loewe" w:date="2020-07-01T23:18:00Z">
            <w:rPr>
              <w:lang w:val="en-US"/>
            </w:rPr>
          </w:rPrChange>
        </w:rPr>
        <w:t>SVD</w:t>
      </w:r>
      <w:r w:rsidR="00BD07BF" w:rsidRPr="00D3191B">
        <w:rPr>
          <w:rPrChange w:id="191" w:author="Érico Souza Loewe" w:date="2020-07-01T23:18:00Z">
            <w:rPr>
              <w:lang w:val="en-US"/>
            </w:rPr>
          </w:rPrChange>
        </w:rPr>
        <w:t xml:space="preserve">, </w:t>
      </w:r>
      <w:proofErr w:type="spellStart"/>
      <w:r w:rsidR="00BD07BF" w:rsidRPr="00D3191B">
        <w:rPr>
          <w:i/>
          <w:rPrChange w:id="192" w:author="Érico Souza Loewe" w:date="2020-07-01T23:18:00Z">
            <w:rPr>
              <w:i/>
              <w:lang w:val="en-US"/>
            </w:rPr>
          </w:rPrChange>
        </w:rPr>
        <w:t>Deep</w:t>
      </w:r>
      <w:proofErr w:type="spellEnd"/>
      <w:r w:rsidR="00BD07BF" w:rsidRPr="00D3191B">
        <w:rPr>
          <w:i/>
          <w:rPrChange w:id="193" w:author="Érico Souza Loewe" w:date="2020-07-01T23:18:00Z">
            <w:rPr>
              <w:i/>
              <w:lang w:val="en-US"/>
            </w:rPr>
          </w:rPrChange>
        </w:rPr>
        <w:t xml:space="preserve">-Learning </w:t>
      </w:r>
      <w:r w:rsidR="00BD07BF" w:rsidRPr="00D3191B">
        <w:rPr>
          <w:i/>
          <w:rPrChange w:id="194" w:author="Érico Souza Loewe" w:date="2020-07-01T23:18:00Z">
            <w:rPr>
              <w:lang w:val="en-US"/>
            </w:rPr>
          </w:rPrChange>
        </w:rPr>
        <w:t>MF</w:t>
      </w:r>
      <w:r w:rsidR="00BD07BF" w:rsidRPr="00D3191B">
        <w:rPr>
          <w:rPrChange w:id="195" w:author="Érico Souza Loewe" w:date="2020-07-01T23:18:00Z">
            <w:rPr>
              <w:lang w:val="en-US"/>
            </w:rPr>
          </w:rPrChange>
        </w:rPr>
        <w:t xml:space="preserve">, </w:t>
      </w:r>
      <w:del w:id="196" w:author="Tatiane Schwanck Schardosim" w:date="2020-07-01T20:37:00Z">
        <w:r w:rsidR="00BD07BF" w:rsidRPr="00D3191B" w:rsidDel="00AA7768">
          <w:rPr>
            <w:rPrChange w:id="197" w:author="Érico Souza Loewe" w:date="2020-07-01T23:18:00Z">
              <w:rPr>
                <w:lang w:val="en-US"/>
              </w:rPr>
            </w:rPrChange>
          </w:rPr>
          <w:delText>...</w:delText>
        </w:r>
        <w:r w:rsidR="00E250F5" w:rsidDel="00AA7768">
          <w:delText xml:space="preserve">) </w:delText>
        </w:r>
      </w:del>
      <w:ins w:id="198" w:author="Tatiane Schwanck Schardosim" w:date="2020-07-01T20:37:00Z">
        <w:r w:rsidR="00AA7768" w:rsidRPr="00D3191B">
          <w:rPr>
            <w:rPrChange w:id="199" w:author="Érico Souza Loewe" w:date="2020-07-01T23:18:00Z">
              <w:rPr>
                <w:lang w:val="en-US"/>
              </w:rPr>
            </w:rPrChange>
          </w:rPr>
          <w:t>etc.</w:t>
        </w:r>
        <w:r w:rsidR="00AA7768">
          <w:t xml:space="preserve">) </w:t>
        </w:r>
      </w:ins>
      <w:r w:rsidR="00E250F5">
        <w:t xml:space="preserve">ou algoritmos de </w:t>
      </w:r>
      <w:del w:id="200" w:author="Tatiane Schwanck Schardosim" w:date="2020-07-01T20:37:00Z">
        <w:r w:rsidR="00E250F5" w:rsidRPr="00D3191B" w:rsidDel="00AA7768">
          <w:rPr>
            <w:i/>
            <w:rPrChange w:id="201" w:author="Érico Souza Loewe" w:date="2020-07-01T23:18:00Z">
              <w:rPr>
                <w:i/>
                <w:lang w:val="en-US"/>
              </w:rPr>
            </w:rPrChange>
          </w:rPr>
          <w:delText>t</w:delText>
        </w:r>
      </w:del>
      <w:ins w:id="202" w:author="Tatiane Schwanck Schardosim" w:date="2020-07-01T20:37:00Z">
        <w:r w:rsidR="00AA7768" w:rsidRPr="00D3191B">
          <w:rPr>
            <w:i/>
            <w:rPrChange w:id="203" w:author="Érico Souza Loewe" w:date="2020-07-01T23:18:00Z">
              <w:rPr>
                <w:i/>
                <w:lang w:val="en-US"/>
              </w:rPr>
            </w:rPrChange>
          </w:rPr>
          <w:t>T</w:t>
        </w:r>
      </w:ins>
      <w:r w:rsidR="00E250F5" w:rsidRPr="00D3191B">
        <w:rPr>
          <w:i/>
          <w:rPrChange w:id="204" w:author="Érico Souza Loewe" w:date="2020-07-01T23:18:00Z">
            <w:rPr>
              <w:i/>
              <w:lang w:val="en-US"/>
            </w:rPr>
          </w:rPrChange>
        </w:rPr>
        <w:t xml:space="preserve">ensor </w:t>
      </w:r>
      <w:del w:id="205" w:author="Tatiane Schwanck Schardosim" w:date="2020-07-01T20:37:00Z">
        <w:r w:rsidR="00E250F5" w:rsidRPr="00D3191B" w:rsidDel="00AA7768">
          <w:rPr>
            <w:i/>
            <w:rPrChange w:id="206" w:author="Érico Souza Loewe" w:date="2020-07-01T23:18:00Z">
              <w:rPr>
                <w:i/>
                <w:lang w:val="en-US"/>
              </w:rPr>
            </w:rPrChange>
          </w:rPr>
          <w:delText>f</w:delText>
        </w:r>
      </w:del>
      <w:proofErr w:type="spellStart"/>
      <w:ins w:id="207" w:author="Tatiane Schwanck Schardosim" w:date="2020-07-01T20:37:00Z">
        <w:r w:rsidR="00AA7768" w:rsidRPr="00D3191B">
          <w:rPr>
            <w:i/>
            <w:rPrChange w:id="208" w:author="Érico Souza Loewe" w:date="2020-07-01T23:18:00Z">
              <w:rPr>
                <w:i/>
                <w:lang w:val="en-US"/>
              </w:rPr>
            </w:rPrChange>
          </w:rPr>
          <w:t>F</w:t>
        </w:r>
      </w:ins>
      <w:r w:rsidR="00E250F5" w:rsidRPr="00D3191B">
        <w:rPr>
          <w:i/>
          <w:rPrChange w:id="209" w:author="Érico Souza Loewe" w:date="2020-07-01T23:18:00Z">
            <w:rPr>
              <w:i/>
              <w:lang w:val="en-US"/>
            </w:rPr>
          </w:rPrChange>
        </w:rPr>
        <w:t>actorization</w:t>
      </w:r>
      <w:proofErr w:type="spellEnd"/>
      <w:r w:rsidR="009B7DA2" w:rsidRPr="00D3191B">
        <w:rPr>
          <w:i/>
          <w:rPrChange w:id="210" w:author="Érico Souza Loewe" w:date="2020-07-01T23:18:00Z">
            <w:rPr>
              <w:i/>
              <w:lang w:val="en-US"/>
            </w:rPr>
          </w:rPrChange>
        </w:rPr>
        <w:t xml:space="preserve"> </w:t>
      </w:r>
      <w:r w:rsidR="009B7DA2" w:rsidRPr="00D3191B">
        <w:rPr>
          <w:rPrChange w:id="211" w:author="Érico Souza Loewe" w:date="2020-07-01T23:18:00Z">
            <w:rPr>
              <w:lang w:val="en-US"/>
            </w:rPr>
          </w:rPrChange>
        </w:rPr>
        <w:t>(</w:t>
      </w:r>
      <w:r w:rsidR="004F127B" w:rsidRPr="00D3191B">
        <w:rPr>
          <w:i/>
          <w:rPrChange w:id="212" w:author="Érico Souza Loewe" w:date="2020-07-01T23:18:00Z">
            <w:rPr>
              <w:i/>
              <w:lang w:val="en-US"/>
            </w:rPr>
          </w:rPrChange>
        </w:rPr>
        <w:t xml:space="preserve">Tensor </w:t>
      </w:r>
      <w:proofErr w:type="spellStart"/>
      <w:r w:rsidR="004F127B" w:rsidRPr="00D3191B">
        <w:rPr>
          <w:i/>
          <w:rPrChange w:id="213" w:author="Érico Souza Loewe" w:date="2020-07-01T23:18:00Z">
            <w:rPr>
              <w:i/>
              <w:lang w:val="en-US"/>
            </w:rPr>
          </w:rPrChange>
        </w:rPr>
        <w:t>Decomposition</w:t>
      </w:r>
      <w:proofErr w:type="spellEnd"/>
      <w:r w:rsidR="000B0FEF" w:rsidRPr="00D3191B">
        <w:rPr>
          <w:rPrChange w:id="214" w:author="Érico Souza Loewe" w:date="2020-07-01T23:18:00Z">
            <w:rPr>
              <w:lang w:val="en-US"/>
            </w:rPr>
          </w:rPrChange>
        </w:rPr>
        <w:t xml:space="preserve">, </w:t>
      </w:r>
      <w:proofErr w:type="spellStart"/>
      <w:r w:rsidR="000B0FEF" w:rsidRPr="00D3191B">
        <w:rPr>
          <w:i/>
          <w:rPrChange w:id="215" w:author="Érico Souza Loewe" w:date="2020-07-01T23:18:00Z">
            <w:rPr>
              <w:i/>
              <w:lang w:val="en-US"/>
            </w:rPr>
          </w:rPrChange>
        </w:rPr>
        <w:t>Nonnegative</w:t>
      </w:r>
      <w:proofErr w:type="spellEnd"/>
      <w:r w:rsidR="000B0FEF" w:rsidRPr="00D3191B">
        <w:rPr>
          <w:i/>
          <w:rPrChange w:id="216" w:author="Érico Souza Loewe" w:date="2020-07-01T23:18:00Z">
            <w:rPr>
              <w:i/>
              <w:lang w:val="en-US"/>
            </w:rPr>
          </w:rPrChange>
        </w:rPr>
        <w:t xml:space="preserve"> Tensor </w:t>
      </w:r>
      <w:proofErr w:type="spellStart"/>
      <w:r w:rsidR="000B0FEF" w:rsidRPr="00D3191B">
        <w:rPr>
          <w:i/>
          <w:rPrChange w:id="217" w:author="Érico Souza Loewe" w:date="2020-07-01T23:18:00Z">
            <w:rPr>
              <w:i/>
              <w:lang w:val="en-US"/>
            </w:rPr>
          </w:rPrChange>
        </w:rPr>
        <w:t>Factorization</w:t>
      </w:r>
      <w:proofErr w:type="spellEnd"/>
      <w:r w:rsidR="000B0FEF" w:rsidRPr="00D3191B">
        <w:rPr>
          <w:rPrChange w:id="218" w:author="Érico Souza Loewe" w:date="2020-07-01T23:18:00Z">
            <w:rPr>
              <w:lang w:val="en-US"/>
            </w:rPr>
          </w:rPrChange>
        </w:rPr>
        <w:t xml:space="preserve">, </w:t>
      </w:r>
      <w:del w:id="219" w:author="Tatiane Schwanck Schardosim" w:date="2020-07-01T20:37:00Z">
        <w:r w:rsidR="000B0FEF" w:rsidRPr="00D3191B" w:rsidDel="00AA7768">
          <w:rPr>
            <w:rPrChange w:id="220" w:author="Érico Souza Loewe" w:date="2020-07-01T23:18:00Z">
              <w:rPr>
                <w:lang w:val="en-US"/>
              </w:rPr>
            </w:rPrChange>
          </w:rPr>
          <w:delText>...</w:delText>
        </w:r>
        <w:r w:rsidR="009B7DA2" w:rsidRPr="00D3191B" w:rsidDel="00AA7768">
          <w:rPr>
            <w:rPrChange w:id="221" w:author="Érico Souza Loewe" w:date="2020-07-01T23:18:00Z">
              <w:rPr>
                <w:lang w:val="en-US"/>
              </w:rPr>
            </w:rPrChange>
          </w:rPr>
          <w:delText>)</w:delText>
        </w:r>
        <w:r w:rsidR="00921E1D" w:rsidDel="00AA7768">
          <w:delText xml:space="preserve">, </w:delText>
        </w:r>
      </w:del>
      <w:ins w:id="222" w:author="Tatiane Schwanck Schardosim" w:date="2020-07-01T20:37:00Z">
        <w:r w:rsidR="00AA7768" w:rsidRPr="00D3191B">
          <w:rPr>
            <w:rPrChange w:id="223" w:author="Érico Souza Loewe" w:date="2020-07-01T23:18:00Z">
              <w:rPr>
                <w:lang w:val="en-US"/>
              </w:rPr>
            </w:rPrChange>
          </w:rPr>
          <w:t>etc.)</w:t>
        </w:r>
        <w:r w:rsidR="00AA7768">
          <w:t xml:space="preserve">, </w:t>
        </w:r>
      </w:ins>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AA7768">
        <w:rPr>
          <w:i/>
          <w:rPrChange w:id="224" w:author="Tatiane Schwanck Schardosim" w:date="2020-07-01T20:37:00Z">
            <w:rPr/>
          </w:rPrChange>
        </w:rPr>
        <w:t>RecSys</w:t>
      </w:r>
      <w:r w:rsidR="00E250F5" w:rsidRPr="004F127B">
        <w:t>.</w:t>
      </w:r>
    </w:p>
    <w:p w14:paraId="6C6B54A3" w14:textId="47FE847B" w:rsidR="007B0815" w:rsidRPr="001D1B89" w:rsidRDefault="007B0815" w:rsidP="00CA31F6">
      <w:pPr>
        <w:pStyle w:val="Ttulo1"/>
        <w:rPr>
          <w:lang w:val="en-US"/>
        </w:rPr>
      </w:pPr>
      <w:bookmarkStart w:id="225" w:name="_Toc44538399"/>
      <w:r w:rsidRPr="001D1B89">
        <w:rPr>
          <w:lang w:val="en-US"/>
        </w:rPr>
        <w:lastRenderedPageBreak/>
        <w:t xml:space="preserve">Modelagem do </w:t>
      </w:r>
      <w:r w:rsidR="00A8737B" w:rsidRPr="001D1B89">
        <w:rPr>
          <w:lang w:val="en-US"/>
        </w:rPr>
        <w:t>“</w:t>
      </w:r>
      <w:r w:rsidR="00EA20AE" w:rsidRPr="008264A2">
        <w:rPr>
          <w:lang w:val="en-US"/>
        </w:rPr>
        <w:t>Dynamic</w:t>
      </w:r>
      <w:r w:rsidR="00EA20AE" w:rsidRPr="001D1B89">
        <w:rPr>
          <w:lang w:val="en-US"/>
        </w:rPr>
        <w:t xml:space="preserve"> </w:t>
      </w:r>
      <w:r w:rsidR="00EA20AE" w:rsidRPr="008264A2">
        <w:rPr>
          <w:lang w:val="en-US"/>
        </w:rPr>
        <w:t>and Contextual Recommendations of Music</w:t>
      </w:r>
      <w:r w:rsidR="00A8737B" w:rsidRPr="001D1B89">
        <w:rPr>
          <w:lang w:val="en-US"/>
        </w:rPr>
        <w:t>”</w:t>
      </w:r>
      <w:bookmarkEnd w:id="225"/>
    </w:p>
    <w:p w14:paraId="73046BB6" w14:textId="7DDDE26E" w:rsidR="001531B8" w:rsidRDefault="00396243" w:rsidP="00CA31F6">
      <w:r w:rsidRPr="001D1B89">
        <w:rPr>
          <w:lang w:val="en-US"/>
        </w:rP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ins w:id="226" w:author="Tatiane Schwanck Schardosim" w:date="2020-07-01T20:40:00Z">
        <w:r w:rsidR="00AA7768">
          <w:t>A Figura 8</w:t>
        </w:r>
      </w:ins>
      <w:ins w:id="227" w:author="Tatiane Schwanck Schardosim" w:date="2020-07-01T20:41:00Z">
        <w:r w:rsidR="00AA7768">
          <w:t xml:space="preserve"> abaixo, apresenta o modelo de an</w:t>
        </w:r>
      </w:ins>
      <w:ins w:id="228" w:author="Tatiane Schwanck Schardosim" w:date="2020-07-01T20:42:00Z">
        <w:r w:rsidR="00AA7768">
          <w:t>álise de recomendações dinâmica</w:t>
        </w:r>
      </w:ins>
      <w:ins w:id="229" w:author="Tatiane Schwanck Schardosim" w:date="2020-07-01T20:43:00Z">
        <w:r w:rsidR="00AA7768">
          <w:t>.</w:t>
        </w:r>
      </w:ins>
    </w:p>
    <w:p w14:paraId="37874843" w14:textId="77777777" w:rsidR="004E2617" w:rsidRDefault="002C69FA" w:rsidP="00CA31F6">
      <w:r>
        <w:rPr>
          <w:noProof/>
          <w:lang w:eastAsia="pt-BR"/>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CA31F6">
      <w:pPr>
        <w:pStyle w:val="Legenda"/>
      </w:pPr>
      <w:bookmarkStart w:id="230" w:name="_Toc44538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8</w:t>
      </w:r>
      <w:r w:rsidR="00C7334A">
        <w:rPr>
          <w:noProof/>
        </w:rPr>
        <w:fldChar w:fldCharType="end"/>
      </w:r>
      <w:r>
        <w:t xml:space="preserve"> Modelo desenvolvido para </w:t>
      </w:r>
      <w:r w:rsidR="004E536D">
        <w:t>demonstrar</w:t>
      </w:r>
      <w:r>
        <w:t xml:space="preserve"> a recomendação dinâmica</w:t>
      </w:r>
      <w:r w:rsidR="00B43D34">
        <w:t xml:space="preserve"> </w:t>
      </w:r>
      <w:r w:rsidR="00B43D34" w:rsidRPr="00353DD1">
        <w:t>(próprio, 2020)</w:t>
      </w:r>
      <w:bookmarkEnd w:id="230"/>
    </w:p>
    <w:p w14:paraId="24C10764" w14:textId="645F7A58" w:rsidR="00F66337" w:rsidRDefault="001531B8" w:rsidP="00CA31F6">
      <w:r>
        <w:tab/>
        <w:t xml:space="preserve">Com isso, foi possível entender e desenvolver um modelo </w:t>
      </w:r>
      <w:r w:rsidR="000210A2">
        <w:t>de sistemas de recomendação</w:t>
      </w:r>
      <w:r w:rsidR="00C60EE5">
        <w:t xml:space="preserve"> chamado </w:t>
      </w:r>
      <w:bookmarkStart w:id="231" w:name="_Hlk42551519"/>
      <w:r w:rsidR="00E57227" w:rsidRPr="00AA7768">
        <w:rPr>
          <w:i/>
          <w:rPrChange w:id="232" w:author="Tatiane Schwanck Schardosim" w:date="2020-07-01T20:40:00Z">
            <w:rPr/>
          </w:rPrChange>
        </w:rPr>
        <w:t>DC</w:t>
      </w:r>
      <w:r w:rsidR="00011779" w:rsidRPr="00AA7768">
        <w:rPr>
          <w:i/>
          <w:rPrChange w:id="233" w:author="Tatiane Schwanck Schardosim" w:date="2020-07-01T20:40:00Z">
            <w:rPr/>
          </w:rPrChange>
        </w:rPr>
        <w:t>RM</w:t>
      </w:r>
      <w:bookmarkEnd w:id="231"/>
      <w:r w:rsidR="00E57227">
        <w:t xml:space="preserve"> (</w:t>
      </w:r>
      <w:proofErr w:type="spellStart"/>
      <w:r w:rsidR="00E57227" w:rsidRPr="00D3191B">
        <w:rPr>
          <w:i/>
          <w:rPrChange w:id="234" w:author="Érico Souza Loewe" w:date="2020-07-01T23:18:00Z">
            <w:rPr>
              <w:i/>
              <w:lang w:val="en-US"/>
            </w:rPr>
          </w:rPrChange>
        </w:rPr>
        <w:t>Dynamic</w:t>
      </w:r>
      <w:proofErr w:type="spellEnd"/>
      <w:r w:rsidR="00E57227" w:rsidRPr="00D3191B">
        <w:rPr>
          <w:i/>
          <w:rPrChange w:id="235" w:author="Érico Souza Loewe" w:date="2020-07-01T23:18:00Z">
            <w:rPr>
              <w:i/>
              <w:lang w:val="en-US"/>
            </w:rPr>
          </w:rPrChange>
        </w:rPr>
        <w:t xml:space="preserve"> </w:t>
      </w:r>
      <w:proofErr w:type="spellStart"/>
      <w:r w:rsidR="00E85437" w:rsidRPr="00D3191B">
        <w:rPr>
          <w:i/>
          <w:rPrChange w:id="236" w:author="Érico Souza Loewe" w:date="2020-07-01T23:18:00Z">
            <w:rPr>
              <w:i/>
              <w:lang w:val="en-US"/>
            </w:rPr>
          </w:rPrChange>
        </w:rPr>
        <w:t>and</w:t>
      </w:r>
      <w:proofErr w:type="spellEnd"/>
      <w:r w:rsidR="00E85437" w:rsidRPr="00D3191B">
        <w:rPr>
          <w:i/>
          <w:rPrChange w:id="237" w:author="Érico Souza Loewe" w:date="2020-07-01T23:18:00Z">
            <w:rPr>
              <w:i/>
              <w:lang w:val="en-US"/>
            </w:rPr>
          </w:rPrChange>
        </w:rPr>
        <w:t xml:space="preserve"> </w:t>
      </w:r>
      <w:r w:rsidR="00E57227" w:rsidRPr="00D3191B">
        <w:rPr>
          <w:i/>
          <w:rPrChange w:id="238" w:author="Érico Souza Loewe" w:date="2020-07-01T23:18:00Z">
            <w:rPr>
              <w:i/>
              <w:lang w:val="en-US"/>
            </w:rPr>
          </w:rPrChange>
        </w:rPr>
        <w:t>Contextual</w:t>
      </w:r>
      <w:r w:rsidR="00E85437" w:rsidRPr="00D3191B">
        <w:rPr>
          <w:i/>
          <w:rPrChange w:id="239" w:author="Érico Souza Loewe" w:date="2020-07-01T23:18:00Z">
            <w:rPr>
              <w:i/>
              <w:lang w:val="en-US"/>
            </w:rPr>
          </w:rPrChange>
        </w:rPr>
        <w:t xml:space="preserve"> </w:t>
      </w:r>
      <w:proofErr w:type="spellStart"/>
      <w:r w:rsidR="00E85437" w:rsidRPr="00D3191B">
        <w:rPr>
          <w:i/>
          <w:rPrChange w:id="240" w:author="Érico Souza Loewe" w:date="2020-07-01T23:18:00Z">
            <w:rPr>
              <w:i/>
              <w:lang w:val="en-US"/>
            </w:rPr>
          </w:rPrChange>
        </w:rPr>
        <w:t>Recommendations</w:t>
      </w:r>
      <w:proofErr w:type="spellEnd"/>
      <w:r w:rsidR="00E85437" w:rsidRPr="00D3191B">
        <w:rPr>
          <w:i/>
          <w:rPrChange w:id="241" w:author="Érico Souza Loewe" w:date="2020-07-01T23:18:00Z">
            <w:rPr>
              <w:i/>
              <w:lang w:val="en-US"/>
            </w:rPr>
          </w:rPrChange>
        </w:rPr>
        <w:t xml:space="preserve"> </w:t>
      </w:r>
      <w:proofErr w:type="spellStart"/>
      <w:r w:rsidR="00E85437" w:rsidRPr="00D3191B">
        <w:rPr>
          <w:i/>
          <w:rPrChange w:id="242" w:author="Érico Souza Loewe" w:date="2020-07-01T23:18:00Z">
            <w:rPr>
              <w:i/>
              <w:lang w:val="en-US"/>
            </w:rPr>
          </w:rPrChange>
        </w:rPr>
        <w:t>of</w:t>
      </w:r>
      <w:proofErr w:type="spellEnd"/>
      <w:r w:rsidR="00E57227" w:rsidRPr="00D3191B">
        <w:rPr>
          <w:i/>
          <w:rPrChange w:id="243" w:author="Érico Souza Loewe" w:date="2020-07-01T23:18:00Z">
            <w:rPr>
              <w:i/>
              <w:lang w:val="en-US"/>
            </w:rPr>
          </w:rPrChange>
        </w:rPr>
        <w:t xml:space="preserve"> </w:t>
      </w:r>
      <w:r w:rsidR="00E85437" w:rsidRPr="00D3191B">
        <w:rPr>
          <w:i/>
          <w:rPrChange w:id="244" w:author="Érico Souza Loewe" w:date="2020-07-01T23:18:00Z">
            <w:rPr>
              <w:i/>
              <w:lang w:val="en-US"/>
            </w:rPr>
          </w:rPrChange>
        </w:rPr>
        <w:t>M</w:t>
      </w:r>
      <w:r w:rsidR="00E57227" w:rsidRPr="00D3191B">
        <w:rPr>
          <w:i/>
          <w:rPrChange w:id="245" w:author="Érico Souza Loewe" w:date="2020-07-01T23:18:00Z">
            <w:rPr>
              <w:i/>
              <w:lang w:val="en-US"/>
            </w:rPr>
          </w:rPrChange>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 xml:space="preserve">a </w:t>
      </w:r>
      <w:del w:id="246" w:author="Tatiane Schwanck Schardosim" w:date="2020-07-01T20:43:00Z">
        <w:r w:rsidR="00C45F66" w:rsidDel="00AA7768">
          <w:delText xml:space="preserve">seção </w:delText>
        </w:r>
      </w:del>
      <w:ins w:id="247" w:author="Tatiane Schwanck Schardosim" w:date="2020-07-01T20:43:00Z">
        <w:r w:rsidR="00AA7768">
          <w:t>nas subseções a seguir</w:t>
        </w:r>
      </w:ins>
      <w:del w:id="248" w:author="Tatiane Schwanck Schardosim" w:date="2020-07-01T20:43:00Z">
        <w:r w:rsidR="00C45F66" w:rsidDel="00AA7768">
          <w:delText>do trabalho</w:delText>
        </w:r>
      </w:del>
      <w:r w:rsidR="001C1637">
        <w:t>.</w:t>
      </w:r>
    </w:p>
    <w:p w14:paraId="755D63D7" w14:textId="5342343E" w:rsidR="002B6979" w:rsidRDefault="00DE09F4" w:rsidP="00CA31F6">
      <w:pPr>
        <w:pStyle w:val="Ttulo2"/>
      </w:pPr>
      <w:bookmarkStart w:id="249" w:name="_Toc44538400"/>
      <w:r>
        <w:t>Contexto</w:t>
      </w:r>
      <w:bookmarkEnd w:id="249"/>
    </w:p>
    <w:p w14:paraId="7D3E268F" w14:textId="42B4AB16"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A31F6">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F0C0CD1" w:rsidR="00642AD9" w:rsidRDefault="00642AD9" w:rsidP="00CA31F6">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disponíveis para realizar a classificação</w:t>
      </w:r>
      <w:r w:rsidR="00D65876">
        <w:t xml:space="preserve"> e filtro</w:t>
      </w:r>
      <w:r w:rsidR="004710EA">
        <w:t>.</w:t>
      </w:r>
      <w:ins w:id="250" w:author="Tatiane Schwanck Schardosim" w:date="2020-07-01T20:44:00Z">
        <w:r w:rsidR="00AA7768">
          <w:t xml:space="preserve"> </w:t>
        </w:r>
      </w:ins>
      <w:moveToRangeStart w:id="251" w:author="Tatiane Schwanck Schardosim" w:date="2020-07-01T20:44:00Z" w:name="move44528702"/>
      <w:moveTo w:id="252" w:author="Tatiane Schwanck Schardosim" w:date="2020-07-01T20:44:00Z">
        <w:r w:rsidR="00AA7768">
          <w:t xml:space="preserve">É apresentado na </w:t>
        </w:r>
        <w:r w:rsidR="00AA7768">
          <w:fldChar w:fldCharType="begin"/>
        </w:r>
        <w:r w:rsidR="00AA7768">
          <w:instrText xml:space="preserve"> REF _Ref42447869 \h </w:instrText>
        </w:r>
      </w:moveTo>
      <w:moveTo w:id="253" w:author="Tatiane Schwanck Schardosim" w:date="2020-07-01T20:44:00Z">
        <w:r w:rsidR="00AA7768">
          <w:fldChar w:fldCharType="separate"/>
        </w:r>
        <w:r w:rsidR="00AA7768">
          <w:t xml:space="preserve">Figura </w:t>
        </w:r>
        <w:r w:rsidR="00AA7768">
          <w:rPr>
            <w:noProof/>
          </w:rPr>
          <w:t>9</w:t>
        </w:r>
        <w:r w:rsidR="00AA7768">
          <w:fldChar w:fldCharType="end"/>
        </w:r>
      </w:moveTo>
      <w:ins w:id="254" w:author="Tatiane Schwanck Schardosim" w:date="2020-07-01T20:44:00Z">
        <w:r w:rsidR="00AA7768">
          <w:t xml:space="preserve"> abaixo</w:t>
        </w:r>
      </w:ins>
      <w:moveTo w:id="255" w:author="Tatiane Schwanck Schardosim" w:date="2020-07-01T20:44:00Z">
        <w:r w:rsidR="00AA7768">
          <w:t>, uma visão macro dos contextos que serão considerados nes</w:t>
        </w:r>
      </w:moveTo>
      <w:ins w:id="256" w:author="Tatiane Schwanck Schardosim" w:date="2020-07-01T20:44:00Z">
        <w:r w:rsidR="00AA7768">
          <w:t>t</w:t>
        </w:r>
      </w:ins>
      <w:moveTo w:id="257" w:author="Tatiane Schwanck Schardosim" w:date="2020-07-01T20:44:00Z">
        <w:del w:id="258" w:author="Tatiane Schwanck Schardosim" w:date="2020-07-01T20:44:00Z">
          <w:r w:rsidR="00AA7768" w:rsidDel="00AA7768">
            <w:delText>s</w:delText>
          </w:r>
        </w:del>
        <w:r w:rsidR="00AA7768">
          <w:t>e trabalho.</w:t>
        </w:r>
      </w:moveTo>
      <w:moveToRangeEnd w:id="251"/>
    </w:p>
    <w:p w14:paraId="328A89FB" w14:textId="77777777" w:rsidR="000E3BBD" w:rsidRDefault="000E3BBD" w:rsidP="00CA31F6">
      <w:r>
        <w:rPr>
          <w:noProof/>
          <w:lang w:eastAsia="pt-BR"/>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7DC39B4" w14:textId="7CAD37FF" w:rsidR="000E3BBD" w:rsidRDefault="000E3BBD" w:rsidP="00CA31F6">
      <w:pPr>
        <w:pStyle w:val="Legenda"/>
      </w:pPr>
      <w:bookmarkStart w:id="259" w:name="_Ref42447869"/>
      <w:bookmarkStart w:id="260" w:name="_Toc44538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9</w:t>
      </w:r>
      <w:r w:rsidR="00C7334A">
        <w:rPr>
          <w:noProof/>
        </w:rPr>
        <w:fldChar w:fldCharType="end"/>
      </w:r>
      <w:bookmarkEnd w:id="259"/>
      <w:r>
        <w:t xml:space="preserve"> Apresentação dos contextos utilizados no trabalho </w:t>
      </w:r>
      <w:r w:rsidRPr="00353DD1">
        <w:t>(próprio, 2020)</w:t>
      </w:r>
      <w:bookmarkEnd w:id="260"/>
    </w:p>
    <w:p w14:paraId="4C01A50F" w14:textId="47E670AB" w:rsidR="000E3BBD" w:rsidRPr="00642AD9" w:rsidRDefault="00675701" w:rsidP="00CA31F6">
      <w:r>
        <w:tab/>
      </w:r>
      <w:moveFromRangeStart w:id="261" w:author="Tatiane Schwanck Schardosim" w:date="2020-07-01T20:44:00Z" w:name="move44528702"/>
      <w:moveFrom w:id="262" w:author="Tatiane Schwanck Schardosim" w:date="2020-07-01T20:44:00Z">
        <w:r w:rsidR="00634D1C" w:rsidDel="00AA7768">
          <w:t>É</w:t>
        </w:r>
        <w:r w:rsidDel="00AA7768">
          <w:t xml:space="preserve"> apresentado </w:t>
        </w:r>
        <w:r w:rsidR="00634D1C" w:rsidDel="00AA7768">
          <w:t>na</w:t>
        </w:r>
        <w:r w:rsidR="00626320" w:rsidDel="00AA7768">
          <w:t xml:space="preserve"> </w:t>
        </w:r>
        <w:r w:rsidR="00626320" w:rsidDel="00AA7768">
          <w:fldChar w:fldCharType="begin"/>
        </w:r>
        <w:r w:rsidR="00626320" w:rsidDel="00AA7768">
          <w:instrText xml:space="preserve"> REF _Ref42447869 \h </w:instrText>
        </w:r>
      </w:moveFrom>
      <w:del w:id="263" w:author="Tatiane Schwanck Schardosim" w:date="2020-07-01T20:44:00Z"/>
      <w:moveFrom w:id="264" w:author="Tatiane Schwanck Schardosim" w:date="2020-07-01T20:44:00Z">
        <w:r w:rsidR="00626320" w:rsidDel="00AA7768">
          <w:fldChar w:fldCharType="separate"/>
        </w:r>
        <w:r w:rsidR="00626320" w:rsidDel="00AA7768">
          <w:t xml:space="preserve">Figura </w:t>
        </w:r>
        <w:r w:rsidR="00626320" w:rsidDel="00AA7768">
          <w:rPr>
            <w:noProof/>
          </w:rPr>
          <w:t>9</w:t>
        </w:r>
        <w:r w:rsidR="00626320" w:rsidDel="00AA7768">
          <w:fldChar w:fldCharType="end"/>
        </w:r>
        <w:r w:rsidR="00634D1C" w:rsidDel="00AA7768">
          <w:t xml:space="preserve">, </w:t>
        </w:r>
        <w:r w:rsidDel="00AA7768">
          <w:t xml:space="preserve">uma visão macro dos contextos que serão considerados nesse trabalho. </w:t>
        </w:r>
      </w:moveFrom>
      <w:moveFromRangeEnd w:id="261"/>
      <w:r>
        <w:t xml:space="preserve">Nas próximas </w:t>
      </w:r>
      <w:ins w:id="265" w:author="Tatiane Schwanck Schardosim" w:date="2020-07-01T20:45:00Z">
        <w:r w:rsidR="00AA7768">
          <w:t>sub</w:t>
        </w:r>
      </w:ins>
      <w:r>
        <w:t>se</w:t>
      </w:r>
      <w:r w:rsidR="00634D1C">
        <w:t>ções</w:t>
      </w:r>
      <w:del w:id="266" w:author="Tatiane Schwanck Schardosim" w:date="2020-07-01T20:45:00Z">
        <w:r w:rsidR="00634D1C" w:rsidDel="00AA7768">
          <w:delText>,</w:delText>
        </w:r>
      </w:del>
      <w:r w:rsidR="00634D1C">
        <w:t xml:space="preserve"> será </w:t>
      </w:r>
      <w:r w:rsidR="007B600C">
        <w:t xml:space="preserve">detalhado melhor cada item </w:t>
      </w:r>
      <w:del w:id="267" w:author="Tatiane Schwanck Schardosim" w:date="2020-07-01T20:45:00Z">
        <w:r w:rsidR="007B600C" w:rsidDel="008264A2">
          <w:delText xml:space="preserve">dessa </w:delText>
        </w:r>
      </w:del>
      <w:ins w:id="268" w:author="Tatiane Schwanck Schardosim" w:date="2020-07-01T20:45:00Z">
        <w:r w:rsidR="008264A2">
          <w:t>da Figura 9</w:t>
        </w:r>
      </w:ins>
      <w:del w:id="269" w:author="Tatiane Schwanck Schardosim" w:date="2020-07-01T20:45:00Z">
        <w:r w:rsidR="007B600C" w:rsidDel="008264A2">
          <w:delText>figura</w:delText>
        </w:r>
      </w:del>
      <w:r w:rsidR="007B600C">
        <w:t>, além de, apresentar o processo desenvolvido para capturar cada contexto.</w:t>
      </w:r>
    </w:p>
    <w:p w14:paraId="2B059024" w14:textId="250FC77A" w:rsidR="008849DE" w:rsidRDefault="008849DE" w:rsidP="00CA31F6">
      <w:pPr>
        <w:pStyle w:val="Ttulo3"/>
      </w:pPr>
      <w:bookmarkStart w:id="270" w:name="_Toc44538401"/>
      <w:r w:rsidRPr="008849DE">
        <w:t>O que é o contexto comportamental?</w:t>
      </w:r>
      <w:bookmarkEnd w:id="270"/>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r w:rsidRPr="00A5596A">
        <w:t>Qualquer ação ou reação do organismo ou parte dele</w:t>
      </w:r>
      <w:ins w:id="271" w:author="Tatiane Schwanck Schardosim" w:date="2020-07-01T20:45:00Z">
        <w:r w:rsidR="008264A2">
          <w:t>.</w:t>
        </w:r>
      </w:ins>
    </w:p>
    <w:p w14:paraId="60D04307" w14:textId="44966FC0" w:rsidR="00A5596A" w:rsidRPr="00A5596A" w:rsidRDefault="00514193" w:rsidP="00CA31F6">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pPr>
        <w:pStyle w:val="PargrafodaLista"/>
        <w:numPr>
          <w:ilvl w:val="0"/>
          <w:numId w:val="7"/>
        </w:numPr>
        <w:pPrChange w:id="272" w:author="Tatiane Schwanck Schardosim" w:date="2020-07-01T21:55:00Z">
          <w:pPr>
            <w:pStyle w:val="PargrafodaLista"/>
            <w:numPr>
              <w:numId w:val="18"/>
            </w:numPr>
            <w:tabs>
              <w:tab w:val="num" w:pos="360"/>
              <w:tab w:val="num" w:pos="720"/>
            </w:tabs>
            <w:ind w:hanging="720"/>
          </w:pPr>
        </w:pPrChange>
      </w:pPr>
      <w:r>
        <w:t>Pausar / Tocar música</w:t>
      </w:r>
    </w:p>
    <w:p w14:paraId="67655CDD" w14:textId="1D4861AD" w:rsidR="00CE4919" w:rsidRDefault="00C700E5">
      <w:pPr>
        <w:pStyle w:val="PargrafodaLista"/>
        <w:numPr>
          <w:ilvl w:val="0"/>
          <w:numId w:val="7"/>
        </w:numPr>
        <w:pPrChange w:id="273" w:author="Tatiane Schwanck Schardosim" w:date="2020-07-01T21:55:00Z">
          <w:pPr>
            <w:pStyle w:val="PargrafodaLista"/>
            <w:numPr>
              <w:numId w:val="18"/>
            </w:numPr>
            <w:tabs>
              <w:tab w:val="num" w:pos="360"/>
              <w:tab w:val="num" w:pos="720"/>
            </w:tabs>
            <w:ind w:hanging="720"/>
          </w:pPr>
        </w:pPrChange>
      </w:pPr>
      <w:r>
        <w:t xml:space="preserve">Passar / Voltar </w:t>
      </w:r>
      <m:oMath>
        <m:r>
          <w:rPr>
            <w:rFonts w:ascii="Cambria Math" w:hAnsi="Cambria Math"/>
          </w:rPr>
          <m:t>n</m:t>
        </m:r>
      </m:oMath>
      <w:r>
        <w:t xml:space="preserve"> </w:t>
      </w:r>
      <w:r w:rsidR="00977E5B">
        <w:t>músicas</w:t>
      </w:r>
    </w:p>
    <w:p w14:paraId="341A787B" w14:textId="0EB89FA7" w:rsidR="00CE4919" w:rsidRDefault="00180E28">
      <w:pPr>
        <w:pStyle w:val="PargrafodaLista"/>
        <w:numPr>
          <w:ilvl w:val="0"/>
          <w:numId w:val="7"/>
        </w:numPr>
        <w:pPrChange w:id="274" w:author="Tatiane Schwanck Schardosim" w:date="2020-07-01T21:55:00Z">
          <w:pPr>
            <w:pStyle w:val="PargrafodaLista"/>
            <w:numPr>
              <w:numId w:val="18"/>
            </w:numPr>
            <w:tabs>
              <w:tab w:val="num" w:pos="360"/>
              <w:tab w:val="num" w:pos="720"/>
            </w:tabs>
            <w:ind w:hanging="720"/>
          </w:pPr>
        </w:pPrChange>
      </w:pPr>
      <w:r>
        <w:t>Aumentar / Abaixar o volume</w:t>
      </w:r>
    </w:p>
    <w:p w14:paraId="0276FF7C" w14:textId="7DC86481" w:rsidR="008849DE" w:rsidRDefault="00180E28">
      <w:pPr>
        <w:pStyle w:val="PargrafodaLista"/>
        <w:numPr>
          <w:ilvl w:val="0"/>
          <w:numId w:val="7"/>
        </w:numPr>
        <w:pPrChange w:id="275" w:author="Tatiane Schwanck Schardosim" w:date="2020-07-01T21:55:00Z">
          <w:pPr>
            <w:pStyle w:val="PargrafodaLista"/>
            <w:numPr>
              <w:numId w:val="18"/>
            </w:numPr>
            <w:tabs>
              <w:tab w:val="num" w:pos="360"/>
              <w:tab w:val="num" w:pos="720"/>
            </w:tabs>
            <w:ind w:hanging="720"/>
          </w:pPr>
        </w:pPrChange>
      </w:pPr>
      <w:r>
        <w:t xml:space="preserve">Escolher </w:t>
      </w:r>
      <w:r w:rsidR="00117E6F">
        <w:t>música</w:t>
      </w:r>
      <w:r>
        <w:t xml:space="preserve"> / artista / </w:t>
      </w:r>
      <w:r w:rsidR="0038495F">
        <w:t>gênero</w:t>
      </w:r>
    </w:p>
    <w:p w14:paraId="73586358" w14:textId="1F2AB54B" w:rsidR="0038495F" w:rsidRDefault="0038495F">
      <w:pPr>
        <w:pStyle w:val="PargrafodaLista"/>
        <w:numPr>
          <w:ilvl w:val="0"/>
          <w:numId w:val="7"/>
        </w:numPr>
        <w:pPrChange w:id="276" w:author="Tatiane Schwanck Schardosim" w:date="2020-07-01T21:55:00Z">
          <w:pPr>
            <w:pStyle w:val="PargrafodaLista"/>
            <w:numPr>
              <w:numId w:val="18"/>
            </w:numPr>
            <w:tabs>
              <w:tab w:val="num" w:pos="360"/>
              <w:tab w:val="num" w:pos="720"/>
            </w:tabs>
            <w:ind w:hanging="720"/>
          </w:pPr>
        </w:pPrChange>
      </w:pPr>
      <w:r>
        <w:t>Abrir / Fechar o app</w:t>
      </w:r>
    </w:p>
    <w:p w14:paraId="4479D0D1" w14:textId="0C6A14F3" w:rsidR="006759F0" w:rsidRDefault="006759F0">
      <w:pPr>
        <w:pStyle w:val="PargrafodaLista"/>
        <w:numPr>
          <w:ilvl w:val="0"/>
          <w:numId w:val="7"/>
        </w:numPr>
        <w:pPrChange w:id="277" w:author="Tatiane Schwanck Schardosim" w:date="2020-07-01T21:55:00Z">
          <w:pPr>
            <w:pStyle w:val="PargrafodaLista"/>
            <w:numPr>
              <w:numId w:val="18"/>
            </w:numPr>
            <w:tabs>
              <w:tab w:val="num" w:pos="360"/>
              <w:tab w:val="num" w:pos="720"/>
            </w:tabs>
            <w:ind w:hanging="720"/>
          </w:pPr>
        </w:pPrChange>
      </w:pPr>
      <w:r>
        <w:t xml:space="preserve">Definir tempo da </w:t>
      </w:r>
      <w:r w:rsidR="00432ED7">
        <w:t>música</w:t>
      </w:r>
    </w:p>
    <w:p w14:paraId="5CB257C9" w14:textId="5A128209" w:rsidR="007F620B" w:rsidRDefault="007F620B">
      <w:pPr>
        <w:pStyle w:val="PargrafodaLista"/>
        <w:numPr>
          <w:ilvl w:val="0"/>
          <w:numId w:val="7"/>
        </w:numPr>
        <w:pPrChange w:id="278" w:author="Tatiane Schwanck Schardosim" w:date="2020-07-01T21:55:00Z">
          <w:pPr>
            <w:pStyle w:val="PargrafodaLista"/>
            <w:numPr>
              <w:numId w:val="18"/>
            </w:numPr>
            <w:tabs>
              <w:tab w:val="num" w:pos="360"/>
              <w:tab w:val="num" w:pos="720"/>
            </w:tabs>
            <w:ind w:hanging="720"/>
          </w:pPr>
        </w:pPrChange>
      </w:pPr>
      <w:r>
        <w:t>Definir a atividade</w:t>
      </w:r>
    </w:p>
    <w:p w14:paraId="12F05223" w14:textId="03E8BD91" w:rsidR="007F620B" w:rsidRDefault="007F620B">
      <w:pPr>
        <w:pStyle w:val="PargrafodaLista"/>
        <w:numPr>
          <w:ilvl w:val="0"/>
          <w:numId w:val="7"/>
        </w:numPr>
        <w:pPrChange w:id="279" w:author="Tatiane Schwanck Schardosim" w:date="2020-07-01T21:55:00Z">
          <w:pPr>
            <w:pStyle w:val="PargrafodaLista"/>
            <w:numPr>
              <w:numId w:val="18"/>
            </w:numPr>
            <w:tabs>
              <w:tab w:val="num" w:pos="360"/>
              <w:tab w:val="num" w:pos="720"/>
            </w:tabs>
            <w:ind w:hanging="720"/>
          </w:pPr>
        </w:pPrChange>
      </w:pPr>
      <w:r>
        <w:t>Definir o humor</w:t>
      </w:r>
    </w:p>
    <w:p w14:paraId="3A3EE249" w14:textId="2AE6B73C" w:rsidR="008322FE" w:rsidRDefault="003C5738">
      <w:pPr>
        <w:pStyle w:val="PargrafodaLista"/>
        <w:numPr>
          <w:ilvl w:val="0"/>
          <w:numId w:val="7"/>
        </w:numPr>
        <w:pPrChange w:id="280" w:author="Tatiane Schwanck Schardosim" w:date="2020-07-01T21:55:00Z">
          <w:pPr>
            <w:pStyle w:val="PargrafodaLista"/>
            <w:numPr>
              <w:numId w:val="18"/>
            </w:numPr>
            <w:tabs>
              <w:tab w:val="num" w:pos="360"/>
              <w:tab w:val="num" w:pos="720"/>
            </w:tabs>
            <w:ind w:hanging="720"/>
          </w:pPr>
        </w:pPrChange>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18265BF9" w:rsidR="008849DE" w:rsidRDefault="008849DE" w:rsidP="00CA31F6">
      <w:pPr>
        <w:pStyle w:val="Ttulo3"/>
      </w:pPr>
      <w:bookmarkStart w:id="281" w:name="_Toc44538402"/>
      <w:r w:rsidRPr="008849DE">
        <w:t>O que é o contexto ambiente?</w:t>
      </w:r>
      <w:bookmarkEnd w:id="281"/>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r w:rsidRPr="00CF31B0">
        <w:t>Conjunto de condições físicas, biológicas e químicas que rodeiam os seres vivos e as coisas</w:t>
      </w:r>
      <w:ins w:id="282" w:author="Tatiane Schwanck Schardosim" w:date="2020-07-01T20:46:00Z">
        <w:r w:rsidR="008264A2">
          <w:t>.</w:t>
        </w:r>
      </w:ins>
    </w:p>
    <w:p w14:paraId="6AA72DD0" w14:textId="2825BDF0" w:rsidR="002D7CBA" w:rsidRPr="00A5596A" w:rsidRDefault="002D7CBA" w:rsidP="00CA31F6">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representados na aplicação, que são: </w:t>
      </w:r>
      <w:ins w:id="283" w:author="Tatiane Schwanck Schardosim" w:date="2020-07-01T20:47:00Z">
        <w:r w:rsidR="008264A2">
          <w:t xml:space="preserve">(i) </w:t>
        </w:r>
      </w:ins>
      <w:r w:rsidR="00246A57">
        <w:t xml:space="preserve">Localização; </w:t>
      </w:r>
      <w:ins w:id="284" w:author="Tatiane Schwanck Schardosim" w:date="2020-07-01T20:47:00Z">
        <w:r w:rsidR="008264A2">
          <w:t>(</w:t>
        </w:r>
        <w:proofErr w:type="spellStart"/>
        <w:r w:rsidR="008264A2">
          <w:t>ii</w:t>
        </w:r>
        <w:proofErr w:type="spellEnd"/>
        <w:r w:rsidR="008264A2">
          <w:t xml:space="preserve">) </w:t>
        </w:r>
      </w:ins>
      <w:r w:rsidR="00246A57">
        <w:t>Clima</w:t>
      </w:r>
      <w:ins w:id="285" w:author="Tatiane Schwanck Schardosim" w:date="2020-07-01T20:47:00Z">
        <w:r w:rsidR="008264A2">
          <w:t xml:space="preserve"> e</w:t>
        </w:r>
      </w:ins>
      <w:r w:rsidR="00246A57">
        <w:t xml:space="preserve">; </w:t>
      </w:r>
      <w:ins w:id="286" w:author="Tatiane Schwanck Schardosim" w:date="2020-07-01T20:47:00Z">
        <w:r w:rsidR="008264A2">
          <w:t>(</w:t>
        </w:r>
        <w:proofErr w:type="spellStart"/>
        <w:r w:rsidR="008264A2">
          <w:t>iii</w:t>
        </w:r>
        <w:proofErr w:type="spellEnd"/>
        <w:r w:rsidR="008264A2">
          <w:t xml:space="preserve">) </w:t>
        </w:r>
      </w:ins>
      <w:r w:rsidR="00246A57">
        <w:t>Reprodução musical em grupo / individual.</w:t>
      </w:r>
    </w:p>
    <w:p w14:paraId="550D217F" w14:textId="4F74331A" w:rsidR="008849DE" w:rsidRDefault="008849DE" w:rsidP="00CA31F6">
      <w:pPr>
        <w:pStyle w:val="Ttulo3"/>
      </w:pPr>
      <w:bookmarkStart w:id="287" w:name="_Toc44538403"/>
      <w:r w:rsidRPr="008849DE">
        <w:t>Como será obtido os contextos?</w:t>
      </w:r>
      <w:bookmarkEnd w:id="287"/>
    </w:p>
    <w:p w14:paraId="3C0EDDD6" w14:textId="53917F27" w:rsidR="00734467" w:rsidRDefault="00BD6225" w:rsidP="00CA31F6">
      <w:r>
        <w:tab/>
      </w:r>
      <w:r w:rsidR="00EF23A5">
        <w:t>Os contextos</w:t>
      </w:r>
      <w:r>
        <w:t xml:space="preserve"> </w:t>
      </w:r>
      <w:r w:rsidR="00FC4060">
        <w:t>do sistema</w:t>
      </w:r>
      <w:r>
        <w:t xml:space="preserve"> serão obtidos</w:t>
      </w:r>
      <w:r w:rsidR="00562FA8">
        <w:t>,</w:t>
      </w:r>
      <w:r>
        <w:t xml:space="preserve"> a</w:t>
      </w:r>
      <w:r w:rsidR="00C23039">
        <w:t xml:space="preserve"> partir da captura de dados</w:t>
      </w:r>
      <w:r>
        <w:t xml:space="preserve"> de sensores, </w:t>
      </w:r>
      <w:r w:rsidRPr="00BD6225">
        <w:rPr>
          <w:i/>
        </w:rPr>
        <w:t>API’s</w:t>
      </w:r>
      <w:ins w:id="288" w:author="Tatiane Schwanck Schardosim" w:date="2020-07-01T20:49:00Z">
        <w:r w:rsidR="008264A2">
          <w:rPr>
            <w:i/>
          </w:rPr>
          <w:t xml:space="preserve"> </w:t>
        </w:r>
        <w:r w:rsidR="008264A2" w:rsidRPr="008264A2">
          <w:rPr>
            <w:rPrChange w:id="289" w:author="Tatiane Schwanck Schardosim" w:date="2020-07-01T20:49:00Z">
              <w:rPr>
                <w:i/>
              </w:rPr>
            </w:rPrChange>
          </w:rPr>
          <w:t>(</w:t>
        </w:r>
        <w:proofErr w:type="spellStart"/>
        <w:r w:rsidR="008264A2" w:rsidRPr="008264A2">
          <w:rPr>
            <w:i/>
            <w:rPrChange w:id="290" w:author="Tatiane Schwanck Schardosim" w:date="2020-07-01T20:49:00Z">
              <w:rPr>
                <w:rFonts w:ascii="Arial" w:hAnsi="Arial" w:cs="Arial"/>
                <w:color w:val="222222"/>
                <w:shd w:val="clear" w:color="auto" w:fill="FFFFFF"/>
              </w:rPr>
            </w:rPrChange>
          </w:rPr>
          <w:t>Application</w:t>
        </w:r>
        <w:proofErr w:type="spellEnd"/>
        <w:r w:rsidR="008264A2" w:rsidRPr="008264A2">
          <w:rPr>
            <w:i/>
            <w:rPrChange w:id="291" w:author="Tatiane Schwanck Schardosim" w:date="2020-07-01T20:49:00Z">
              <w:rPr>
                <w:rFonts w:ascii="Arial" w:hAnsi="Arial" w:cs="Arial"/>
                <w:color w:val="222222"/>
                <w:shd w:val="clear" w:color="auto" w:fill="FFFFFF"/>
              </w:rPr>
            </w:rPrChange>
          </w:rPr>
          <w:t xml:space="preserve"> </w:t>
        </w:r>
        <w:proofErr w:type="spellStart"/>
        <w:r w:rsidR="008264A2" w:rsidRPr="008264A2">
          <w:rPr>
            <w:i/>
            <w:rPrChange w:id="292" w:author="Tatiane Schwanck Schardosim" w:date="2020-07-01T20:49:00Z">
              <w:rPr>
                <w:rFonts w:ascii="Arial" w:hAnsi="Arial" w:cs="Arial"/>
                <w:color w:val="222222"/>
                <w:shd w:val="clear" w:color="auto" w:fill="FFFFFF"/>
              </w:rPr>
            </w:rPrChange>
          </w:rPr>
          <w:t>Programming</w:t>
        </w:r>
        <w:proofErr w:type="spellEnd"/>
        <w:r w:rsidR="008264A2" w:rsidRPr="008264A2">
          <w:rPr>
            <w:i/>
            <w:rPrChange w:id="293" w:author="Tatiane Schwanck Schardosim" w:date="2020-07-01T20:49:00Z">
              <w:rPr>
                <w:rFonts w:ascii="Arial" w:hAnsi="Arial" w:cs="Arial"/>
                <w:color w:val="222222"/>
                <w:shd w:val="clear" w:color="auto" w:fill="FFFFFF"/>
              </w:rPr>
            </w:rPrChange>
          </w:rPr>
          <w:t xml:space="preserve"> Interface</w:t>
        </w:r>
        <w:r w:rsidR="008264A2" w:rsidRPr="008264A2">
          <w:rPr>
            <w:rPrChange w:id="294" w:author="Tatiane Schwanck Schardosim" w:date="2020-07-01T20:49:00Z">
              <w:rPr>
                <w:rFonts w:ascii="Arial" w:hAnsi="Arial" w:cs="Arial"/>
                <w:color w:val="222222"/>
                <w:shd w:val="clear" w:color="auto" w:fill="FFFFFF"/>
              </w:rPr>
            </w:rPrChange>
          </w:rPr>
          <w:t>)</w:t>
        </w:r>
      </w:ins>
      <w:ins w:id="295" w:author="Tatiane Schwanck Schardosim" w:date="2020-07-01T20:48:00Z">
        <w:r w:rsidR="008264A2">
          <w:rPr>
            <w:i/>
          </w:rPr>
          <w:t xml:space="preserve"> </w:t>
        </w:r>
      </w:ins>
      <w:del w:id="296" w:author="Tatiane Schwanck Schardosim" w:date="2020-07-01T20:49:00Z">
        <w:r w:rsidDel="008264A2">
          <w:delText xml:space="preserve"> </w:delText>
        </w:r>
      </w:del>
      <w:r>
        <w:t>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w:t>
      </w:r>
      <w:r w:rsidR="00734467" w:rsidRPr="00734467">
        <w:lastRenderedPageBreak/>
        <w:t>através das possíveis ações a serem executadas pelo usuário demonstradas</w:t>
      </w:r>
      <w:ins w:id="297" w:author="Tatiane Schwanck Schardosim" w:date="2020-07-01T20:50:00Z">
        <w:r w:rsidR="008264A2">
          <w:t xml:space="preserve"> as quais são apresentadas</w:t>
        </w:r>
      </w:ins>
      <w:r w:rsidR="00734467" w:rsidRPr="00734467">
        <w:t xml:space="preserve">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ins w:id="298" w:author="Tatiane Schwanck Schardosim" w:date="2020-07-01T20:50:00Z">
        <w:r w:rsidR="008264A2">
          <w:t xml:space="preserve"> abaixo</w:t>
        </w:r>
      </w:ins>
      <w:r w:rsidR="00734467">
        <w:t>.</w:t>
      </w:r>
    </w:p>
    <w:p w14:paraId="58A2B66C" w14:textId="77777777" w:rsidR="008836AF" w:rsidRDefault="008836AF" w:rsidP="00CA31F6">
      <w:r>
        <w:rPr>
          <w:noProof/>
          <w:lang w:eastAsia="pt-BR"/>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CD9A6B5" w:rsidR="008836AF" w:rsidRDefault="008836AF" w:rsidP="00CA31F6">
      <w:pPr>
        <w:pStyle w:val="Legenda"/>
      </w:pPr>
      <w:bookmarkStart w:id="299" w:name="_Ref42447458"/>
      <w:bookmarkStart w:id="300" w:name="_Toc44538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10</w:t>
      </w:r>
      <w:r w:rsidR="00C7334A">
        <w:rPr>
          <w:noProof/>
        </w:rPr>
        <w:fldChar w:fldCharType="end"/>
      </w:r>
      <w:bookmarkEnd w:id="299"/>
      <w:r>
        <w:t xml:space="preserve"> </w:t>
      </w:r>
      <w:r w:rsidRPr="00D32B84">
        <w:t xml:space="preserve">Lista de ações que auxiliarão o entendimento do contexto de ambiente e comportamento do usuário </w:t>
      </w:r>
      <w:r w:rsidR="001B6003" w:rsidRPr="00D32B84">
        <w:t>da aplicação</w:t>
      </w:r>
      <w:r w:rsidR="00EF23A5">
        <w:t xml:space="preserve"> (</w:t>
      </w:r>
      <w:r w:rsidRPr="00353DD1">
        <w:t>próprio, 2020)</w:t>
      </w:r>
      <w:bookmarkEnd w:id="300"/>
    </w:p>
    <w:p w14:paraId="1ABFA8C1" w14:textId="66F21D69" w:rsidR="00EF1EAD" w:rsidRDefault="00EF1EAD" w:rsidP="00CA31F6">
      <w:r>
        <w:tab/>
        <w:t xml:space="preserve">São poucas as ações que auxiliam no entendimento do contexto </w:t>
      </w:r>
      <w:ins w:id="301" w:author="Tatiane Schwanck Schardosim" w:date="2020-07-01T20:51:00Z">
        <w:r w:rsidR="008264A2">
          <w:t xml:space="preserve">e </w:t>
        </w:r>
      </w:ins>
      <w:r>
        <w:t xml:space="preserve">que podem ser obtidas implicitamente, isso devido as limitações dos sensores e dados disponíveis na aplicação desenvolvida, por isso, o sistema </w:t>
      </w:r>
      <w:ins w:id="302" w:author="Tatiane Schwanck Schardosim" w:date="2020-07-01T20:51:00Z">
        <w:r w:rsidR="008264A2">
          <w:t xml:space="preserve">que será </w:t>
        </w:r>
      </w:ins>
      <w:r>
        <w:t>desenvolvido nes</w:t>
      </w:r>
      <w:ins w:id="303" w:author="Tatiane Schwanck Schardosim" w:date="2020-07-01T20:51:00Z">
        <w:r w:rsidR="008264A2">
          <w:t>t</w:t>
        </w:r>
      </w:ins>
      <w:del w:id="304" w:author="Tatiane Schwanck Schardosim" w:date="2020-07-01T20:51:00Z">
        <w:r w:rsidDel="008264A2">
          <w:delText>s</w:delText>
        </w:r>
      </w:del>
      <w:r>
        <w:t>e trabalho, contar</w:t>
      </w:r>
      <w:ins w:id="305" w:author="Tatiane Schwanck Schardosim" w:date="2020-07-01T20:51:00Z">
        <w:r w:rsidR="008264A2">
          <w:t>á</w:t>
        </w:r>
      </w:ins>
      <w:del w:id="306" w:author="Tatiane Schwanck Schardosim" w:date="2020-07-01T20:51:00Z">
        <w:r w:rsidDel="008264A2">
          <w:delText>a</w:delText>
        </w:r>
      </w:del>
      <w:r>
        <w:t xml:space="preserve"> com informações disposta</w:t>
      </w:r>
      <w:ins w:id="307" w:author="Tatiane Schwanck Schardosim" w:date="2020-07-01T20:51:00Z">
        <w:r w:rsidR="008264A2">
          <w:t>s</w:t>
        </w:r>
      </w:ins>
      <w:r>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pPr>
        <w:pStyle w:val="PargrafodaLista"/>
        <w:numPr>
          <w:ilvl w:val="1"/>
          <w:numId w:val="8"/>
        </w:numPr>
        <w:pPrChange w:id="308" w:author="Tatiane Schwanck Schardosim" w:date="2020-07-01T21:55:00Z">
          <w:pPr>
            <w:pStyle w:val="PargrafodaLista"/>
            <w:numPr>
              <w:ilvl w:val="1"/>
              <w:numId w:val="19"/>
            </w:numPr>
            <w:tabs>
              <w:tab w:val="num" w:pos="360"/>
              <w:tab w:val="num" w:pos="1440"/>
            </w:tabs>
            <w:ind w:left="1440" w:hanging="720"/>
          </w:pPr>
        </w:pPrChange>
      </w:pPr>
      <w:r>
        <w:t>localização</w:t>
      </w:r>
    </w:p>
    <w:p w14:paraId="4CDF95E2" w14:textId="640B15E2" w:rsidR="00502915" w:rsidRDefault="00502915">
      <w:pPr>
        <w:pStyle w:val="PargrafodaLista"/>
        <w:numPr>
          <w:ilvl w:val="1"/>
          <w:numId w:val="8"/>
        </w:numPr>
        <w:pPrChange w:id="309" w:author="Tatiane Schwanck Schardosim" w:date="2020-07-01T21:55:00Z">
          <w:pPr>
            <w:pStyle w:val="PargrafodaLista"/>
            <w:numPr>
              <w:ilvl w:val="1"/>
              <w:numId w:val="19"/>
            </w:numPr>
            <w:tabs>
              <w:tab w:val="num" w:pos="360"/>
              <w:tab w:val="num" w:pos="1440"/>
            </w:tabs>
            <w:ind w:left="1440" w:hanging="720"/>
          </w:pPr>
        </w:pPrChange>
      </w:pPr>
      <w:r>
        <w:t>ações</w:t>
      </w:r>
      <w:r w:rsidR="00A8362C">
        <w:t xml:space="preserve"> </w:t>
      </w:r>
      <w:r w:rsidR="00A74DCD">
        <w:t>em cima dos</w:t>
      </w:r>
      <w:r w:rsidR="00A8362C">
        <w:t xml:space="preserve"> componentes do app</w:t>
      </w:r>
    </w:p>
    <w:p w14:paraId="56AFEBD8" w14:textId="7302D2A1" w:rsidR="00502915" w:rsidRDefault="00502915">
      <w:pPr>
        <w:pStyle w:val="PargrafodaLista"/>
        <w:numPr>
          <w:ilvl w:val="1"/>
          <w:numId w:val="8"/>
        </w:numPr>
        <w:pPrChange w:id="310" w:author="Tatiane Schwanck Schardosim" w:date="2020-07-01T21:55:00Z">
          <w:pPr>
            <w:pStyle w:val="PargrafodaLista"/>
            <w:numPr>
              <w:ilvl w:val="1"/>
              <w:numId w:val="19"/>
            </w:numPr>
            <w:tabs>
              <w:tab w:val="num" w:pos="360"/>
              <w:tab w:val="num" w:pos="1440"/>
            </w:tabs>
            <w:ind w:left="1440" w:hanging="720"/>
          </w:pPr>
        </w:pPrChange>
      </w:pPr>
      <w:r>
        <w:t>tempo</w:t>
      </w:r>
    </w:p>
    <w:p w14:paraId="5F3699E9" w14:textId="45C89D1C" w:rsidR="00502915" w:rsidRDefault="00502915">
      <w:pPr>
        <w:pStyle w:val="PargrafodaLista"/>
        <w:numPr>
          <w:ilvl w:val="1"/>
          <w:numId w:val="8"/>
        </w:numPr>
        <w:pPrChange w:id="311" w:author="Tatiane Schwanck Schardosim" w:date="2020-07-01T21:55:00Z">
          <w:pPr>
            <w:pStyle w:val="PargrafodaLista"/>
            <w:numPr>
              <w:ilvl w:val="1"/>
              <w:numId w:val="19"/>
            </w:numPr>
            <w:tabs>
              <w:tab w:val="num" w:pos="360"/>
              <w:tab w:val="num" w:pos="1440"/>
            </w:tabs>
            <w:ind w:left="1440" w:hanging="720"/>
          </w:pPr>
        </w:pPrChange>
      </w:pPr>
      <w:r>
        <w:t>clima</w:t>
      </w:r>
    </w:p>
    <w:p w14:paraId="3C400799" w14:textId="053E4CD0" w:rsidR="009A3482" w:rsidRDefault="009A3482">
      <w:pPr>
        <w:pStyle w:val="PargrafodaLista"/>
        <w:numPr>
          <w:ilvl w:val="1"/>
          <w:numId w:val="8"/>
        </w:numPr>
        <w:pPrChange w:id="312" w:author="Tatiane Schwanck Schardosim" w:date="2020-07-01T21:55:00Z">
          <w:pPr>
            <w:pStyle w:val="PargrafodaLista"/>
            <w:numPr>
              <w:ilvl w:val="1"/>
              <w:numId w:val="19"/>
            </w:numPr>
            <w:tabs>
              <w:tab w:val="num" w:pos="360"/>
              <w:tab w:val="num" w:pos="1440"/>
            </w:tabs>
            <w:ind w:left="1440" w:hanging="720"/>
          </w:pPr>
        </w:pPrChange>
      </w:pPr>
      <w:r>
        <w:t>músicas / gênero / artistas preferidas</w:t>
      </w:r>
      <w:del w:id="313" w:author="Tatiane Schwanck Schardosim" w:date="2020-07-01T20:51:00Z">
        <w:r w:rsidDel="008264A2">
          <w:delText xml:space="preserve"> </w:delText>
        </w:r>
      </w:del>
      <w:r>
        <w:t>(os)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pPr>
        <w:pStyle w:val="PargrafodaLista"/>
        <w:numPr>
          <w:ilvl w:val="1"/>
          <w:numId w:val="8"/>
        </w:numPr>
        <w:pPrChange w:id="314" w:author="Tatiane Schwanck Schardosim" w:date="2020-07-01T21:55:00Z">
          <w:pPr>
            <w:pStyle w:val="PargrafodaLista"/>
            <w:numPr>
              <w:ilvl w:val="1"/>
              <w:numId w:val="19"/>
            </w:numPr>
            <w:tabs>
              <w:tab w:val="num" w:pos="360"/>
              <w:tab w:val="num" w:pos="1440"/>
            </w:tabs>
            <w:ind w:left="1440" w:hanging="720"/>
          </w:pPr>
        </w:pPrChange>
      </w:pPr>
      <w:commentRangeStart w:id="315"/>
      <w:r>
        <w:t>localização</w:t>
      </w:r>
      <w:commentRangeEnd w:id="315"/>
      <w:r w:rsidR="008264A2">
        <w:rPr>
          <w:rStyle w:val="Refdecomentrio"/>
        </w:rPr>
        <w:commentReference w:id="315"/>
      </w:r>
    </w:p>
    <w:p w14:paraId="261C9F77" w14:textId="061C673C" w:rsidR="0051636D" w:rsidRDefault="0051636D">
      <w:pPr>
        <w:pStyle w:val="PargrafodaLista"/>
        <w:numPr>
          <w:ilvl w:val="1"/>
          <w:numId w:val="8"/>
        </w:numPr>
        <w:pPrChange w:id="316" w:author="Tatiane Schwanck Schardosim" w:date="2020-07-01T21:55:00Z">
          <w:pPr>
            <w:pStyle w:val="PargrafodaLista"/>
            <w:numPr>
              <w:ilvl w:val="1"/>
              <w:numId w:val="19"/>
            </w:numPr>
            <w:tabs>
              <w:tab w:val="num" w:pos="360"/>
              <w:tab w:val="num" w:pos="1440"/>
            </w:tabs>
            <w:ind w:left="1440" w:hanging="720"/>
          </w:pPr>
        </w:pPrChange>
      </w:pPr>
      <w:r>
        <w:t>humor</w:t>
      </w:r>
    </w:p>
    <w:p w14:paraId="2075FD7D" w14:textId="1C9A3C0E" w:rsidR="0051636D" w:rsidRDefault="0051636D">
      <w:pPr>
        <w:pStyle w:val="PargrafodaLista"/>
        <w:numPr>
          <w:ilvl w:val="1"/>
          <w:numId w:val="8"/>
        </w:numPr>
        <w:pPrChange w:id="317" w:author="Tatiane Schwanck Schardosim" w:date="2020-07-01T21:55:00Z">
          <w:pPr>
            <w:pStyle w:val="PargrafodaLista"/>
            <w:numPr>
              <w:ilvl w:val="1"/>
              <w:numId w:val="19"/>
            </w:numPr>
            <w:tabs>
              <w:tab w:val="num" w:pos="360"/>
              <w:tab w:val="num" w:pos="1440"/>
            </w:tabs>
            <w:ind w:left="1440" w:hanging="720"/>
          </w:pPr>
        </w:pPrChange>
      </w:pPr>
      <w:r>
        <w:t>atividade</w:t>
      </w:r>
    </w:p>
    <w:p w14:paraId="63FEA320" w14:textId="61D9466C" w:rsidR="009A3482" w:rsidRDefault="00356B19">
      <w:pPr>
        <w:pStyle w:val="PargrafodaLista"/>
        <w:numPr>
          <w:ilvl w:val="1"/>
          <w:numId w:val="8"/>
        </w:numPr>
        <w:pPrChange w:id="318" w:author="Tatiane Schwanck Schardosim" w:date="2020-07-01T21:55:00Z">
          <w:pPr>
            <w:pStyle w:val="PargrafodaLista"/>
            <w:numPr>
              <w:ilvl w:val="1"/>
              <w:numId w:val="19"/>
            </w:numPr>
            <w:tabs>
              <w:tab w:val="num" w:pos="360"/>
              <w:tab w:val="num" w:pos="1440"/>
            </w:tabs>
            <w:ind w:left="1440" w:hanging="720"/>
          </w:pPr>
        </w:pPrChange>
      </w:pPr>
      <w:r>
        <w:t xml:space="preserve">músicas </w:t>
      </w:r>
      <w:r w:rsidR="009A3482">
        <w:t>/ gênero / artistas preferidas</w:t>
      </w:r>
      <w:del w:id="319" w:author="Tatiane Schwanck Schardosim" w:date="2020-07-01T20:52:00Z">
        <w:r w:rsidR="009A3482" w:rsidDel="008264A2">
          <w:delText xml:space="preserve"> </w:delText>
        </w:r>
      </w:del>
      <w:r w:rsidR="009A3482">
        <w:t>(os)</w:t>
      </w:r>
    </w:p>
    <w:p w14:paraId="10D98F62" w14:textId="511690D7" w:rsidR="00512D8C" w:rsidRDefault="00A4134C" w:rsidP="00CA31F6">
      <w:pPr>
        <w:pStyle w:val="Ttulo3"/>
      </w:pPr>
      <w:bookmarkStart w:id="320" w:name="_Ref42462937"/>
      <w:bookmarkStart w:id="321" w:name="_Toc44538404"/>
      <w:r>
        <w:t>O que são a</w:t>
      </w:r>
      <w:r w:rsidR="00512D8C">
        <w:t xml:space="preserve">s ações do </w:t>
      </w:r>
      <w:r w:rsidR="006B1587">
        <w:t>usuário</w:t>
      </w:r>
      <w:r>
        <w:t>?</w:t>
      </w:r>
      <w:bookmarkEnd w:id="320"/>
      <w:bookmarkEnd w:id="321"/>
    </w:p>
    <w:p w14:paraId="521BB652" w14:textId="2E07F86F" w:rsidR="006B1587" w:rsidRDefault="00EF2967" w:rsidP="00CA31F6">
      <w:r>
        <w:tab/>
        <w:t xml:space="preserve">As ações do usuário trazem diversas informações, referentes ao contexto que ele está vivendo, elas auxiliam no entendimento do seu contexto e na validação da acuracidade das </w:t>
      </w:r>
      <w:r>
        <w:lastRenderedPageBreak/>
        <w:t>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w:t>
      </w:r>
      <w:commentRangeStart w:id="322"/>
      <w:r w:rsidR="0068589A">
        <w:t>o qual será utilizado avaliação de sua captura</w:t>
      </w:r>
      <w:commentRangeEnd w:id="322"/>
      <w:r w:rsidR="008264A2">
        <w:rPr>
          <w:rStyle w:val="Refdecomentrio"/>
        </w:rPr>
        <w:commentReference w:id="322"/>
      </w:r>
      <w:r w:rsidR="0068589A">
        <w:t xml:space="preserve">,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pPr>
        <w:pStyle w:val="PargrafodaLista"/>
        <w:numPr>
          <w:ilvl w:val="0"/>
          <w:numId w:val="9"/>
        </w:numPr>
        <w:pPrChange w:id="323" w:author="Tatiane Schwanck Schardosim" w:date="2020-07-01T21:55:00Z">
          <w:pPr>
            <w:pStyle w:val="PargrafodaLista"/>
            <w:numPr>
              <w:numId w:val="20"/>
            </w:numPr>
            <w:tabs>
              <w:tab w:val="num" w:pos="360"/>
              <w:tab w:val="num" w:pos="720"/>
            </w:tabs>
            <w:ind w:hanging="720"/>
          </w:pPr>
        </w:pPrChange>
      </w:pPr>
      <w:r>
        <w:t>Pausar / Tocar música</w:t>
      </w:r>
    </w:p>
    <w:p w14:paraId="48134D94" w14:textId="77777777" w:rsidR="00AF38C8" w:rsidRDefault="00AF38C8">
      <w:pPr>
        <w:pStyle w:val="PargrafodaLista"/>
        <w:numPr>
          <w:ilvl w:val="0"/>
          <w:numId w:val="9"/>
        </w:numPr>
        <w:pPrChange w:id="324" w:author="Tatiane Schwanck Schardosim" w:date="2020-07-01T21:55:00Z">
          <w:pPr>
            <w:pStyle w:val="PargrafodaLista"/>
            <w:numPr>
              <w:numId w:val="20"/>
            </w:numPr>
            <w:tabs>
              <w:tab w:val="num" w:pos="360"/>
              <w:tab w:val="num" w:pos="720"/>
            </w:tabs>
            <w:ind w:hanging="720"/>
          </w:pPr>
        </w:pPrChange>
      </w:pPr>
      <w:r>
        <w:t xml:space="preserve">Passar / Voltar </w:t>
      </w:r>
      <m:oMath>
        <m:r>
          <w:rPr>
            <w:rFonts w:ascii="Cambria Math" w:hAnsi="Cambria Math"/>
          </w:rPr>
          <m:t>n</m:t>
        </m:r>
      </m:oMath>
      <w:r>
        <w:t xml:space="preserve"> músicas</w:t>
      </w:r>
    </w:p>
    <w:p w14:paraId="3ED45E1F" w14:textId="1FED51F5" w:rsidR="000F40B2" w:rsidRDefault="000F40B2">
      <w:pPr>
        <w:pStyle w:val="PargrafodaLista"/>
        <w:numPr>
          <w:ilvl w:val="0"/>
          <w:numId w:val="9"/>
        </w:numPr>
        <w:pPrChange w:id="325" w:author="Tatiane Schwanck Schardosim" w:date="2020-07-01T21:55:00Z">
          <w:pPr>
            <w:pStyle w:val="PargrafodaLista"/>
            <w:numPr>
              <w:numId w:val="20"/>
            </w:numPr>
            <w:tabs>
              <w:tab w:val="num" w:pos="360"/>
              <w:tab w:val="num" w:pos="720"/>
            </w:tabs>
            <w:ind w:hanging="720"/>
          </w:pPr>
        </w:pPrChange>
      </w:pPr>
      <w:r>
        <w:t>Aumentar / Abaixar volume</w:t>
      </w:r>
    </w:p>
    <w:p w14:paraId="742BB0A3" w14:textId="0B9C258F" w:rsidR="000F40B2" w:rsidRDefault="000F40B2">
      <w:pPr>
        <w:pStyle w:val="PargrafodaLista"/>
        <w:numPr>
          <w:ilvl w:val="0"/>
          <w:numId w:val="9"/>
        </w:numPr>
        <w:pPrChange w:id="326" w:author="Tatiane Schwanck Schardosim" w:date="2020-07-01T21:55:00Z">
          <w:pPr>
            <w:pStyle w:val="PargrafodaLista"/>
            <w:numPr>
              <w:numId w:val="20"/>
            </w:numPr>
            <w:tabs>
              <w:tab w:val="num" w:pos="360"/>
              <w:tab w:val="num" w:pos="720"/>
            </w:tabs>
            <w:ind w:hanging="720"/>
          </w:pPr>
        </w:pPrChange>
      </w:pPr>
      <w:r>
        <w:t>Escolher música / artista / gênero</w:t>
      </w:r>
    </w:p>
    <w:p w14:paraId="4B245433" w14:textId="09139D19" w:rsidR="000F40B2" w:rsidRDefault="000F40B2">
      <w:pPr>
        <w:pStyle w:val="PargrafodaLista"/>
        <w:numPr>
          <w:ilvl w:val="0"/>
          <w:numId w:val="9"/>
        </w:numPr>
        <w:pPrChange w:id="327" w:author="Tatiane Schwanck Schardosim" w:date="2020-07-01T21:55:00Z">
          <w:pPr>
            <w:pStyle w:val="PargrafodaLista"/>
            <w:numPr>
              <w:numId w:val="20"/>
            </w:numPr>
            <w:tabs>
              <w:tab w:val="num" w:pos="360"/>
              <w:tab w:val="num" w:pos="720"/>
            </w:tabs>
            <w:ind w:hanging="720"/>
          </w:pPr>
        </w:pPrChange>
      </w:pPr>
      <w:r>
        <w:t>Abrir / Fechar o app</w:t>
      </w:r>
    </w:p>
    <w:p w14:paraId="213D604C" w14:textId="154187E7" w:rsidR="000F40B2" w:rsidRDefault="000F40B2">
      <w:pPr>
        <w:pStyle w:val="PargrafodaLista"/>
        <w:numPr>
          <w:ilvl w:val="0"/>
          <w:numId w:val="9"/>
        </w:numPr>
        <w:pPrChange w:id="328" w:author="Tatiane Schwanck Schardosim" w:date="2020-07-01T21:55:00Z">
          <w:pPr>
            <w:pStyle w:val="PargrafodaLista"/>
            <w:numPr>
              <w:numId w:val="20"/>
            </w:numPr>
            <w:tabs>
              <w:tab w:val="num" w:pos="360"/>
              <w:tab w:val="num" w:pos="720"/>
            </w:tabs>
            <w:ind w:hanging="720"/>
          </w:pPr>
        </w:pPrChange>
      </w:pPr>
      <w:r>
        <w:t>Definir tempo da música</w:t>
      </w:r>
    </w:p>
    <w:p w14:paraId="0E075C06" w14:textId="4886865D" w:rsidR="00900FE6" w:rsidRDefault="00900FE6">
      <w:pPr>
        <w:pStyle w:val="PargrafodaLista"/>
        <w:numPr>
          <w:ilvl w:val="0"/>
          <w:numId w:val="9"/>
        </w:numPr>
        <w:pPrChange w:id="329" w:author="Tatiane Schwanck Schardosim" w:date="2020-07-01T21:55:00Z">
          <w:pPr>
            <w:pStyle w:val="PargrafodaLista"/>
            <w:numPr>
              <w:numId w:val="20"/>
            </w:numPr>
            <w:tabs>
              <w:tab w:val="num" w:pos="360"/>
              <w:tab w:val="num" w:pos="720"/>
            </w:tabs>
            <w:ind w:hanging="720"/>
          </w:pPr>
        </w:pPrChange>
      </w:pPr>
      <w:r w:rsidRPr="00900FE6">
        <w:t>Definir atividade</w:t>
      </w:r>
    </w:p>
    <w:p w14:paraId="6BDD6AF5" w14:textId="731E6E60" w:rsidR="00900FE6" w:rsidRDefault="00900FE6">
      <w:pPr>
        <w:pStyle w:val="PargrafodaLista"/>
        <w:numPr>
          <w:ilvl w:val="0"/>
          <w:numId w:val="9"/>
        </w:numPr>
        <w:pPrChange w:id="330" w:author="Tatiane Schwanck Schardosim" w:date="2020-07-01T21:55:00Z">
          <w:pPr>
            <w:pStyle w:val="PargrafodaLista"/>
            <w:numPr>
              <w:numId w:val="20"/>
            </w:numPr>
            <w:tabs>
              <w:tab w:val="num" w:pos="360"/>
              <w:tab w:val="num" w:pos="720"/>
            </w:tabs>
            <w:ind w:hanging="720"/>
          </w:pPr>
        </w:pPrChange>
      </w:pPr>
      <w:r w:rsidRPr="00900FE6">
        <w:t>Definir humor</w:t>
      </w:r>
    </w:p>
    <w:p w14:paraId="717D5F5E" w14:textId="559938EF" w:rsidR="00900FE6" w:rsidRDefault="00900FE6">
      <w:pPr>
        <w:pStyle w:val="PargrafodaLista"/>
        <w:numPr>
          <w:ilvl w:val="0"/>
          <w:numId w:val="9"/>
        </w:numPr>
        <w:pPrChange w:id="331" w:author="Tatiane Schwanck Schardosim" w:date="2020-07-01T21:55:00Z">
          <w:pPr>
            <w:pStyle w:val="PargrafodaLista"/>
            <w:numPr>
              <w:numId w:val="20"/>
            </w:numPr>
            <w:tabs>
              <w:tab w:val="num" w:pos="360"/>
              <w:tab w:val="num" w:pos="720"/>
            </w:tabs>
            <w:ind w:hanging="720"/>
          </w:pPr>
        </w:pPrChange>
      </w:pPr>
      <w:r w:rsidRPr="00900FE6">
        <w:t>Definir / Trocar localização</w:t>
      </w:r>
    </w:p>
    <w:p w14:paraId="7229FCD1" w14:textId="753C3827" w:rsidR="00900FE6" w:rsidRDefault="00900FE6">
      <w:pPr>
        <w:pStyle w:val="PargrafodaLista"/>
        <w:numPr>
          <w:ilvl w:val="0"/>
          <w:numId w:val="9"/>
        </w:numPr>
        <w:pPrChange w:id="332" w:author="Tatiane Schwanck Schardosim" w:date="2020-07-01T21:55:00Z">
          <w:pPr>
            <w:pStyle w:val="PargrafodaLista"/>
            <w:numPr>
              <w:numId w:val="20"/>
            </w:numPr>
            <w:tabs>
              <w:tab w:val="num" w:pos="360"/>
              <w:tab w:val="num" w:pos="720"/>
            </w:tabs>
            <w:ind w:hanging="720"/>
          </w:pPr>
        </w:pPrChange>
      </w:pPr>
      <w:r w:rsidRPr="00900FE6">
        <w:t>Definir grupo / individual</w:t>
      </w:r>
    </w:p>
    <w:p w14:paraId="22431373" w14:textId="77777777" w:rsidR="00614F8F" w:rsidRDefault="00614F8F" w:rsidP="00CA31F6"/>
    <w:p w14:paraId="70035B21" w14:textId="203D1A78" w:rsidR="00EE5AC3" w:rsidRDefault="00BC71C6" w:rsidP="00CA31F6">
      <w:pPr>
        <w:pStyle w:val="Ttulo2"/>
      </w:pPr>
      <w:bookmarkStart w:id="333" w:name="_Toc44538405"/>
      <w:r>
        <w:t>Metodologia</w:t>
      </w:r>
      <w:r w:rsidR="00EE5AC3">
        <w:t xml:space="preserve"> do sistema</w:t>
      </w:r>
      <w:bookmarkEnd w:id="333"/>
    </w:p>
    <w:p w14:paraId="303F21D0" w14:textId="30F0B49C" w:rsidR="006C7738" w:rsidRPr="006C7738" w:rsidRDefault="006C7738" w:rsidP="00CA31F6">
      <w:r>
        <w:tab/>
      </w:r>
      <w:r w:rsidR="00F7313E">
        <w:t xml:space="preserve">Para validar o modelo de sistema de recomendação, será desenvolvido uma </w:t>
      </w:r>
      <w:commentRangeStart w:id="334"/>
      <w:r w:rsidR="00F7313E">
        <w:t>aplicação</w:t>
      </w:r>
      <w:commentRangeEnd w:id="334"/>
      <w:r w:rsidR="008264A2">
        <w:rPr>
          <w:rStyle w:val="Refdecomentrio"/>
        </w:rPr>
        <w:commentReference w:id="334"/>
      </w:r>
      <w:r w:rsidR="00F7313E">
        <w:t xml:space="preserve">, a qual </w:t>
      </w:r>
      <w:r w:rsidR="00291B87">
        <w:t>irá</w:t>
      </w:r>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informações sobre os </w:t>
      </w:r>
      <w:r w:rsidR="00256539">
        <w:t>usuários</w:t>
      </w:r>
      <w:r w:rsidR="00F7313E">
        <w:t>.</w:t>
      </w:r>
      <w:r w:rsidR="006A34B2">
        <w:t xml:space="preserve"> </w:t>
      </w:r>
      <w:r w:rsidR="00256BF0">
        <w:t xml:space="preserve">As etapas do desenvolvimento desse sistema </w:t>
      </w:r>
      <w:del w:id="335" w:author="Tatiane Schwanck Schardosim" w:date="2020-07-01T20:55:00Z">
        <w:r w:rsidR="00256BF0" w:rsidDel="00215D62">
          <w:delText xml:space="preserve">foram </w:delText>
        </w:r>
      </w:del>
      <w:ins w:id="336" w:author="Tatiane Schwanck Schardosim" w:date="2020-07-01T20:55:00Z">
        <w:r w:rsidR="00215D62">
          <w:t xml:space="preserve">são </w:t>
        </w:r>
      </w:ins>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ins w:id="337" w:author="Tatiane Schwanck Schardosim" w:date="2020-07-01T20:55:00Z">
        <w:r w:rsidR="00215D62">
          <w:t xml:space="preserve"> abaixo</w:t>
        </w:r>
      </w:ins>
      <w:r w:rsidR="00256BF0">
        <w:t>.</w:t>
      </w:r>
    </w:p>
    <w:p w14:paraId="66240C09" w14:textId="77777777" w:rsidR="007649CF" w:rsidRDefault="0051111E" w:rsidP="00CA31F6">
      <w:commentRangeStart w:id="338"/>
      <w:r>
        <w:rPr>
          <w:noProof/>
          <w:lang w:eastAsia="pt-BR"/>
        </w:rPr>
        <w:drawing>
          <wp:inline distT="0" distB="0" distL="0" distR="0" wp14:anchorId="5DFBBC3E" wp14:editId="7EC067BC">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338"/>
      <w:r w:rsidR="00215D62">
        <w:rPr>
          <w:rStyle w:val="Refdecomentrio"/>
        </w:rPr>
        <w:commentReference w:id="338"/>
      </w:r>
    </w:p>
    <w:p w14:paraId="232A08C4" w14:textId="7D68A473" w:rsidR="002638C0" w:rsidRDefault="007649CF" w:rsidP="00CA31F6">
      <w:pPr>
        <w:pStyle w:val="Legenda"/>
      </w:pPr>
      <w:bookmarkStart w:id="339" w:name="_Ref42452795"/>
      <w:bookmarkStart w:id="340"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11</w:t>
      </w:r>
      <w:r w:rsidR="00C7334A">
        <w:rPr>
          <w:noProof/>
        </w:rPr>
        <w:fldChar w:fldCharType="end"/>
      </w:r>
      <w:bookmarkEnd w:id="339"/>
      <w:r>
        <w:t xml:space="preserve"> Etapas do desenvolvimento</w:t>
      </w:r>
      <w:r>
        <w:rPr>
          <w:noProof/>
        </w:rPr>
        <w:t xml:space="preserve"> do sistema de recomendação musical</w:t>
      </w:r>
      <w:r>
        <w:t xml:space="preserve"> </w:t>
      </w:r>
      <w:bookmarkStart w:id="341" w:name="_Hlk42442745"/>
      <w:r w:rsidRPr="00353DD1">
        <w:t>(próprio, 2020)</w:t>
      </w:r>
      <w:bookmarkEnd w:id="340"/>
      <w:bookmarkEnd w:id="341"/>
    </w:p>
    <w:p w14:paraId="24FD8A78" w14:textId="3742FCBA" w:rsidR="00D902DF" w:rsidRDefault="00D902DF" w:rsidP="00CA31F6">
      <w:r>
        <w:tab/>
        <w:t xml:space="preserve">As perguntas </w:t>
      </w:r>
      <w:del w:id="342" w:author="Tatiane Schwanck Schardosim" w:date="2020-07-01T20:56:00Z">
        <w:r w:rsidDel="00215D62">
          <w:delText xml:space="preserve">colocadas </w:delText>
        </w:r>
      </w:del>
      <w:ins w:id="343" w:author="Tatiane Schwanck Schardosim" w:date="2020-07-01T20:56:00Z">
        <w:r w:rsidR="00215D62">
          <w:t xml:space="preserve">aplicadas </w:t>
        </w:r>
      </w:ins>
      <w:r>
        <w:t xml:space="preserve">no questionário, serão voltadas a </w:t>
      </w:r>
      <w:r w:rsidR="00C74645">
        <w:t>conhecer</w:t>
      </w:r>
      <w:r>
        <w:t xml:space="preserve"> melhor os usuários que utilizarão </w:t>
      </w:r>
      <w:ins w:id="344" w:author="Tatiane Schwanck Schardosim" w:date="2020-07-01T20:56:00Z">
        <w:r w:rsidR="00215D62">
          <w:t>a aplicação</w:t>
        </w:r>
      </w:ins>
      <w:del w:id="345" w:author="Tatiane Schwanck Schardosim" w:date="2020-07-01T20:56:00Z">
        <w:r w:rsidDel="00215D62">
          <w:delText>o sistema</w:delText>
        </w:r>
      </w:del>
      <w:r>
        <w:t xml:space="preserve">, sendo assim, </w:t>
      </w:r>
      <w:r w:rsidR="005C6E53">
        <w:t>ser</w:t>
      </w:r>
      <w:ins w:id="346" w:author="Tatiane Schwanck Schardosim" w:date="2020-07-01T20:57:00Z">
        <w:r w:rsidR="00215D62">
          <w:t xml:space="preserve">ão utilizadas </w:t>
        </w:r>
      </w:ins>
      <w:del w:id="347" w:author="Tatiane Schwanck Schardosim" w:date="2020-07-01T20:57:00Z">
        <w:r w:rsidR="005C6E53" w:rsidDel="00215D62">
          <w:delText xml:space="preserve">á colocado </w:delText>
        </w:r>
      </w:del>
      <w:r w:rsidR="005C6E53">
        <w:lastRenderedPageBreak/>
        <w:t xml:space="preserve">perguntas que </w:t>
      </w:r>
      <w:ins w:id="348" w:author="Tatiane Schwanck Schardosim" w:date="2020-07-01T20:57:00Z">
        <w:r w:rsidR="00215D62">
          <w:t xml:space="preserve">permita </w:t>
        </w:r>
      </w:ins>
      <w:del w:id="349" w:author="Tatiane Schwanck Schardosim" w:date="2020-07-01T20:57:00Z">
        <w:r w:rsidR="005C6E53" w:rsidDel="00215D62">
          <w:delText xml:space="preserve">entendam </w:delText>
        </w:r>
      </w:del>
      <w:ins w:id="350" w:author="Tatiane Schwanck Schardosim" w:date="2020-07-01T20:57:00Z">
        <w:r w:rsidR="00215D62">
          <w:t xml:space="preserve">entender </w:t>
        </w:r>
      </w:ins>
      <w:r w:rsidR="005C6E53">
        <w:t>suas</w:t>
      </w:r>
      <w:r>
        <w:t xml:space="preserve"> preferencias, atividades, </w:t>
      </w:r>
      <w:ins w:id="351" w:author="Tatiane Schwanck Schardosim" w:date="2020-07-01T20:57:00Z">
        <w:r w:rsidR="00215D62">
          <w:t>d</w:t>
        </w:r>
      </w:ins>
      <w:r w:rsidR="006F4861">
        <w:t>entre outr</w:t>
      </w:r>
      <w:ins w:id="352" w:author="Tatiane Schwanck Schardosim" w:date="2020-07-01T20:57:00Z">
        <w:r w:rsidR="00215D62">
          <w:t>o</w:t>
        </w:r>
      </w:ins>
      <w:del w:id="353" w:author="Tatiane Schwanck Schardosim" w:date="2020-07-01T20:57:00Z">
        <w:r w:rsidR="006F4861" w:rsidDel="00215D62">
          <w:delText>o</w:delText>
        </w:r>
      </w:del>
      <w:r w:rsidR="006F4861">
        <w:t>s</w:t>
      </w:r>
      <w:ins w:id="354" w:author="Tatiane Schwanck Schardosim" w:date="2020-07-01T20:58:00Z">
        <w:r w:rsidR="00215D62">
          <w:t xml:space="preserve"> fatores</w:t>
        </w:r>
      </w:ins>
      <w:r w:rsidR="005C6E53">
        <w:t>.</w:t>
      </w:r>
      <w:r w:rsidR="006F4861">
        <w:t xml:space="preserve"> Essas perguntas são:</w:t>
      </w:r>
    </w:p>
    <w:p w14:paraId="2B40B900" w14:textId="3AFC0ADB" w:rsidR="00D553A0" w:rsidRDefault="00815FF8">
      <w:pPr>
        <w:pStyle w:val="Listas1"/>
        <w:numPr>
          <w:ilvl w:val="0"/>
          <w:numId w:val="11"/>
        </w:numPr>
        <w:pPrChange w:id="355" w:author="Tatiane Schwanck Schardosim" w:date="2020-07-01T21:55:00Z">
          <w:pPr>
            <w:pStyle w:val="Listas1"/>
            <w:numPr>
              <w:numId w:val="21"/>
            </w:numPr>
            <w:tabs>
              <w:tab w:val="num" w:pos="360"/>
              <w:tab w:val="num" w:pos="720"/>
            </w:tabs>
            <w:ind w:hanging="720"/>
          </w:pPr>
        </w:pPrChange>
      </w:pPr>
      <w:r>
        <w:t>Qual o Player de música você utiliza atualmente</w:t>
      </w:r>
      <w:r w:rsidR="00D553A0">
        <w:t>?</w:t>
      </w:r>
    </w:p>
    <w:p w14:paraId="72393C76" w14:textId="5950B285" w:rsidR="00865A71" w:rsidRPr="00CA31F6" w:rsidRDefault="00865A71">
      <w:pPr>
        <w:pStyle w:val="PargrafodaLista"/>
        <w:numPr>
          <w:ilvl w:val="1"/>
          <w:numId w:val="11"/>
        </w:numPr>
        <w:pPrChange w:id="356" w:author="Tatiane Schwanck Schardosim" w:date="2020-07-01T21:55:00Z">
          <w:pPr>
            <w:pStyle w:val="PargrafodaLista"/>
            <w:numPr>
              <w:ilvl w:val="1"/>
              <w:numId w:val="21"/>
            </w:numPr>
            <w:tabs>
              <w:tab w:val="num" w:pos="360"/>
              <w:tab w:val="num" w:pos="1440"/>
            </w:tabs>
            <w:ind w:left="1440" w:hanging="720"/>
          </w:pPr>
        </w:pPrChange>
      </w:pPr>
      <w:r w:rsidRPr="00CA31F6">
        <w:t>Spotify</w:t>
      </w:r>
    </w:p>
    <w:p w14:paraId="07DD86B1" w14:textId="1CFB01EB" w:rsidR="00865A71" w:rsidRPr="00CA31F6" w:rsidRDefault="00865A71">
      <w:pPr>
        <w:pStyle w:val="PargrafodaLista"/>
        <w:numPr>
          <w:ilvl w:val="1"/>
          <w:numId w:val="11"/>
        </w:numPr>
        <w:pPrChange w:id="357" w:author="Tatiane Schwanck Schardosim" w:date="2020-07-01T21:55:00Z">
          <w:pPr>
            <w:pStyle w:val="PargrafodaLista"/>
            <w:numPr>
              <w:ilvl w:val="1"/>
              <w:numId w:val="21"/>
            </w:numPr>
            <w:tabs>
              <w:tab w:val="num" w:pos="360"/>
              <w:tab w:val="num" w:pos="1440"/>
            </w:tabs>
            <w:ind w:left="1440" w:hanging="720"/>
          </w:pPr>
        </w:pPrChange>
      </w:pPr>
      <w:r w:rsidRPr="00CA31F6">
        <w:t>Deezer</w:t>
      </w:r>
    </w:p>
    <w:p w14:paraId="64855A21" w14:textId="7A528AA2" w:rsidR="00865A71" w:rsidRPr="00CA31F6" w:rsidRDefault="00865A71">
      <w:pPr>
        <w:pStyle w:val="PargrafodaLista"/>
        <w:numPr>
          <w:ilvl w:val="1"/>
          <w:numId w:val="11"/>
        </w:numPr>
        <w:pPrChange w:id="358" w:author="Tatiane Schwanck Schardosim" w:date="2020-07-01T21:55:00Z">
          <w:pPr>
            <w:pStyle w:val="PargrafodaLista"/>
            <w:numPr>
              <w:ilvl w:val="1"/>
              <w:numId w:val="21"/>
            </w:numPr>
            <w:tabs>
              <w:tab w:val="num" w:pos="360"/>
              <w:tab w:val="num" w:pos="1440"/>
            </w:tabs>
            <w:ind w:left="1440" w:hanging="720"/>
          </w:pPr>
        </w:pPrChange>
      </w:pPr>
      <w:r w:rsidRPr="00CA31F6">
        <w:t>Youtube Music</w:t>
      </w:r>
    </w:p>
    <w:p w14:paraId="4B9D6AB4" w14:textId="0C0270EC" w:rsidR="00865A71" w:rsidRPr="00CA31F6" w:rsidRDefault="00865A71">
      <w:pPr>
        <w:pStyle w:val="PargrafodaLista"/>
        <w:numPr>
          <w:ilvl w:val="1"/>
          <w:numId w:val="11"/>
        </w:numPr>
        <w:pPrChange w:id="359" w:author="Tatiane Schwanck Schardosim" w:date="2020-07-01T21:55:00Z">
          <w:pPr>
            <w:pStyle w:val="PargrafodaLista"/>
            <w:numPr>
              <w:ilvl w:val="1"/>
              <w:numId w:val="21"/>
            </w:numPr>
            <w:tabs>
              <w:tab w:val="num" w:pos="360"/>
              <w:tab w:val="num" w:pos="1440"/>
            </w:tabs>
            <w:ind w:left="1440" w:hanging="720"/>
          </w:pPr>
        </w:pPrChange>
      </w:pPr>
      <w:r w:rsidRPr="00CA31F6">
        <w:t>TIDAL</w:t>
      </w:r>
    </w:p>
    <w:p w14:paraId="54B2BA04" w14:textId="5E9B586F" w:rsidR="00865A71" w:rsidRPr="00CA31F6" w:rsidRDefault="00865A71">
      <w:pPr>
        <w:pStyle w:val="PargrafodaLista"/>
        <w:numPr>
          <w:ilvl w:val="1"/>
          <w:numId w:val="11"/>
        </w:numPr>
        <w:pPrChange w:id="360" w:author="Tatiane Schwanck Schardosim" w:date="2020-07-01T21:55:00Z">
          <w:pPr>
            <w:pStyle w:val="PargrafodaLista"/>
            <w:numPr>
              <w:ilvl w:val="1"/>
              <w:numId w:val="21"/>
            </w:numPr>
            <w:tabs>
              <w:tab w:val="num" w:pos="360"/>
              <w:tab w:val="num" w:pos="1440"/>
            </w:tabs>
            <w:ind w:left="1440" w:hanging="720"/>
          </w:pPr>
        </w:pPrChange>
      </w:pPr>
      <w:r w:rsidRPr="00CA31F6">
        <w:t>Apple Music</w:t>
      </w:r>
    </w:p>
    <w:p w14:paraId="089C86AD" w14:textId="1E591B92" w:rsidR="00865A71" w:rsidRPr="00CA31F6" w:rsidRDefault="00865A71">
      <w:pPr>
        <w:pStyle w:val="PargrafodaLista"/>
        <w:numPr>
          <w:ilvl w:val="1"/>
          <w:numId w:val="11"/>
        </w:numPr>
        <w:pPrChange w:id="361" w:author="Tatiane Schwanck Schardosim" w:date="2020-07-01T21:55:00Z">
          <w:pPr>
            <w:pStyle w:val="PargrafodaLista"/>
            <w:numPr>
              <w:ilvl w:val="1"/>
              <w:numId w:val="21"/>
            </w:numPr>
            <w:tabs>
              <w:tab w:val="num" w:pos="360"/>
              <w:tab w:val="num" w:pos="1440"/>
            </w:tabs>
            <w:ind w:left="1440" w:hanging="720"/>
          </w:pPr>
        </w:pPrChange>
      </w:pPr>
      <w:r w:rsidRPr="00CA31F6">
        <w:t>Google Play Music</w:t>
      </w:r>
    </w:p>
    <w:p w14:paraId="5B837858" w14:textId="59D8AE32" w:rsidR="00865A71" w:rsidRDefault="00865A71">
      <w:pPr>
        <w:pStyle w:val="PargrafodaLista"/>
        <w:numPr>
          <w:ilvl w:val="1"/>
          <w:numId w:val="11"/>
        </w:numPr>
        <w:pPrChange w:id="362" w:author="Tatiane Schwanck Schardosim" w:date="2020-07-01T21:55:00Z">
          <w:pPr>
            <w:pStyle w:val="PargrafodaLista"/>
            <w:numPr>
              <w:ilvl w:val="1"/>
              <w:numId w:val="21"/>
            </w:numPr>
            <w:tabs>
              <w:tab w:val="num" w:pos="360"/>
              <w:tab w:val="num" w:pos="1440"/>
            </w:tabs>
            <w:ind w:left="1440" w:hanging="720"/>
          </w:pPr>
        </w:pPrChange>
      </w:pPr>
      <w:r>
        <w:t>Outro</w:t>
      </w:r>
    </w:p>
    <w:p w14:paraId="5B933F9B" w14:textId="12DB8C51" w:rsidR="00865A71" w:rsidRDefault="004F1933">
      <w:pPr>
        <w:pStyle w:val="Listas1"/>
        <w:numPr>
          <w:ilvl w:val="0"/>
          <w:numId w:val="11"/>
        </w:numPr>
        <w:pPrChange w:id="363" w:author="Tatiane Schwanck Schardosim" w:date="2020-07-01T21:55:00Z">
          <w:pPr>
            <w:pStyle w:val="Listas1"/>
            <w:numPr>
              <w:numId w:val="21"/>
            </w:numPr>
            <w:tabs>
              <w:tab w:val="num" w:pos="360"/>
              <w:tab w:val="num" w:pos="720"/>
            </w:tabs>
            <w:ind w:hanging="720"/>
          </w:pPr>
        </w:pPrChange>
      </w:pPr>
      <w:commentRangeStart w:id="364"/>
      <w:r>
        <w:t>Você utiliza o Spotify?</w:t>
      </w:r>
      <w:commentRangeEnd w:id="364"/>
      <w:r w:rsidR="00215D62">
        <w:rPr>
          <w:rStyle w:val="Refdecomentrio"/>
          <w:b w:val="0"/>
          <w:bCs w:val="0"/>
          <w:snapToGrid/>
          <w:spacing w:val="0"/>
        </w:rPr>
        <w:commentReference w:id="364"/>
      </w:r>
    </w:p>
    <w:p w14:paraId="62B2E726" w14:textId="12CF06B3" w:rsidR="00607C38" w:rsidRDefault="00607C38">
      <w:pPr>
        <w:pStyle w:val="Listas1"/>
        <w:numPr>
          <w:ilvl w:val="0"/>
          <w:numId w:val="11"/>
        </w:numPr>
        <w:pPrChange w:id="365" w:author="Tatiane Schwanck Schardosim" w:date="2020-07-01T21:55:00Z">
          <w:pPr>
            <w:pStyle w:val="Listas1"/>
            <w:numPr>
              <w:numId w:val="21"/>
            </w:numPr>
            <w:tabs>
              <w:tab w:val="num" w:pos="360"/>
              <w:tab w:val="num" w:pos="720"/>
            </w:tabs>
            <w:ind w:hanging="720"/>
          </w:pPr>
        </w:pPrChange>
      </w:pPr>
      <w:r w:rsidRPr="00607C38">
        <w:t xml:space="preserve">Você acredita que as recomendações musicais realizadas via </w:t>
      </w:r>
      <w:r w:rsidRPr="00215D62">
        <w:rPr>
          <w:i/>
          <w:rPrChange w:id="366" w:author="Tatiane Schwanck Schardosim" w:date="2020-07-01T20:59:00Z">
            <w:rPr/>
          </w:rPrChange>
        </w:rPr>
        <w:t>software</w:t>
      </w:r>
      <w:r w:rsidRPr="00607C38">
        <w:t xml:space="preserve"> poderiam ser melhoradas? </w:t>
      </w:r>
    </w:p>
    <w:p w14:paraId="02976301" w14:textId="135F4146" w:rsidR="007F25A7" w:rsidRDefault="00264A84">
      <w:pPr>
        <w:pStyle w:val="Listas1"/>
        <w:numPr>
          <w:ilvl w:val="0"/>
          <w:numId w:val="11"/>
        </w:numPr>
        <w:pPrChange w:id="367" w:author="Tatiane Schwanck Schardosim" w:date="2020-07-01T21:55:00Z">
          <w:pPr>
            <w:pStyle w:val="Listas1"/>
            <w:numPr>
              <w:numId w:val="21"/>
            </w:numPr>
            <w:tabs>
              <w:tab w:val="num" w:pos="360"/>
              <w:tab w:val="num" w:pos="720"/>
            </w:tabs>
            <w:ind w:hanging="720"/>
          </w:pPr>
        </w:pPrChange>
      </w:pPr>
      <w:r w:rsidRPr="00264A84">
        <w:t>Você acredita que o contexto poderia melhorar essas recomendações?</w:t>
      </w:r>
      <w:r w:rsidR="007F25A7">
        <w:t xml:space="preserve"> </w:t>
      </w:r>
    </w:p>
    <w:p w14:paraId="71DDBB60" w14:textId="0E58B514" w:rsidR="00C4086D" w:rsidRDefault="001F3F3B">
      <w:pPr>
        <w:pStyle w:val="Listas1"/>
        <w:numPr>
          <w:ilvl w:val="0"/>
          <w:numId w:val="11"/>
        </w:numPr>
        <w:pPrChange w:id="368" w:author="Tatiane Schwanck Schardosim" w:date="2020-07-01T21:55:00Z">
          <w:pPr>
            <w:pStyle w:val="Listas1"/>
            <w:numPr>
              <w:numId w:val="21"/>
            </w:numPr>
            <w:tabs>
              <w:tab w:val="num" w:pos="360"/>
              <w:tab w:val="num" w:pos="720"/>
            </w:tabs>
            <w:ind w:hanging="720"/>
          </w:pPr>
        </w:pPrChange>
      </w:pPr>
      <w:r w:rsidRPr="001F3F3B">
        <w:t>Em quais atividades costuma ouvir música?</w:t>
      </w:r>
    </w:p>
    <w:p w14:paraId="1C13F317" w14:textId="77777777" w:rsidR="00B62674" w:rsidRDefault="00B62674">
      <w:pPr>
        <w:pStyle w:val="PargrafodaLista"/>
        <w:numPr>
          <w:ilvl w:val="1"/>
          <w:numId w:val="11"/>
        </w:numPr>
        <w:pPrChange w:id="369" w:author="Tatiane Schwanck Schardosim" w:date="2020-07-01T21:55:00Z">
          <w:pPr>
            <w:pStyle w:val="PargrafodaLista"/>
            <w:numPr>
              <w:ilvl w:val="1"/>
              <w:numId w:val="21"/>
            </w:numPr>
            <w:tabs>
              <w:tab w:val="num" w:pos="360"/>
              <w:tab w:val="num" w:pos="1440"/>
            </w:tabs>
            <w:ind w:left="1440" w:hanging="720"/>
          </w:pPr>
        </w:pPrChange>
      </w:pPr>
      <w:r>
        <w:t>Acordando</w:t>
      </w:r>
    </w:p>
    <w:p w14:paraId="446170A7" w14:textId="77777777" w:rsidR="00B62674" w:rsidRDefault="00B62674">
      <w:pPr>
        <w:pStyle w:val="PargrafodaLista"/>
        <w:numPr>
          <w:ilvl w:val="1"/>
          <w:numId w:val="11"/>
        </w:numPr>
        <w:pPrChange w:id="370" w:author="Tatiane Schwanck Schardosim" w:date="2020-07-01T21:55:00Z">
          <w:pPr>
            <w:pStyle w:val="PargrafodaLista"/>
            <w:numPr>
              <w:ilvl w:val="1"/>
              <w:numId w:val="21"/>
            </w:numPr>
            <w:tabs>
              <w:tab w:val="num" w:pos="360"/>
              <w:tab w:val="num" w:pos="1440"/>
            </w:tabs>
            <w:ind w:left="1440" w:hanging="720"/>
          </w:pPr>
        </w:pPrChange>
      </w:pPr>
      <w:r>
        <w:t>Assistindo a filmes / séries / novelas</w:t>
      </w:r>
    </w:p>
    <w:p w14:paraId="692B9274" w14:textId="77777777" w:rsidR="00B62674" w:rsidRDefault="00B62674">
      <w:pPr>
        <w:pStyle w:val="PargrafodaLista"/>
        <w:numPr>
          <w:ilvl w:val="1"/>
          <w:numId w:val="11"/>
        </w:numPr>
        <w:pPrChange w:id="371" w:author="Tatiane Schwanck Schardosim" w:date="2020-07-01T21:55:00Z">
          <w:pPr>
            <w:pStyle w:val="PargrafodaLista"/>
            <w:numPr>
              <w:ilvl w:val="1"/>
              <w:numId w:val="21"/>
            </w:numPr>
            <w:tabs>
              <w:tab w:val="num" w:pos="360"/>
              <w:tab w:val="num" w:pos="1440"/>
            </w:tabs>
            <w:ind w:left="1440" w:hanging="720"/>
          </w:pPr>
        </w:pPrChange>
      </w:pPr>
      <w:r>
        <w:t>Comendo</w:t>
      </w:r>
    </w:p>
    <w:p w14:paraId="479E5989" w14:textId="77777777" w:rsidR="00B62674" w:rsidRDefault="00B62674">
      <w:pPr>
        <w:pStyle w:val="PargrafodaLista"/>
        <w:numPr>
          <w:ilvl w:val="1"/>
          <w:numId w:val="11"/>
        </w:numPr>
        <w:pPrChange w:id="372" w:author="Tatiane Schwanck Schardosim" w:date="2020-07-01T21:55:00Z">
          <w:pPr>
            <w:pStyle w:val="PargrafodaLista"/>
            <w:numPr>
              <w:ilvl w:val="1"/>
              <w:numId w:val="21"/>
            </w:numPr>
            <w:tabs>
              <w:tab w:val="num" w:pos="360"/>
              <w:tab w:val="num" w:pos="1440"/>
            </w:tabs>
            <w:ind w:left="1440" w:hanging="720"/>
          </w:pPr>
        </w:pPrChange>
      </w:pPr>
      <w:r>
        <w:t>Correndo</w:t>
      </w:r>
    </w:p>
    <w:p w14:paraId="20DDBE1B" w14:textId="77777777" w:rsidR="00B62674" w:rsidRDefault="00B62674">
      <w:pPr>
        <w:pStyle w:val="PargrafodaLista"/>
        <w:numPr>
          <w:ilvl w:val="1"/>
          <w:numId w:val="11"/>
        </w:numPr>
        <w:pPrChange w:id="373" w:author="Tatiane Schwanck Schardosim" w:date="2020-07-01T21:55:00Z">
          <w:pPr>
            <w:pStyle w:val="PargrafodaLista"/>
            <w:numPr>
              <w:ilvl w:val="1"/>
              <w:numId w:val="21"/>
            </w:numPr>
            <w:tabs>
              <w:tab w:val="num" w:pos="360"/>
              <w:tab w:val="num" w:pos="1440"/>
            </w:tabs>
            <w:ind w:left="1440" w:hanging="720"/>
          </w:pPr>
        </w:pPrChange>
      </w:pPr>
      <w:r>
        <w:t>Dirigindo</w:t>
      </w:r>
    </w:p>
    <w:p w14:paraId="75D2C368" w14:textId="77777777" w:rsidR="00B62674" w:rsidRDefault="00B62674">
      <w:pPr>
        <w:pStyle w:val="PargrafodaLista"/>
        <w:numPr>
          <w:ilvl w:val="1"/>
          <w:numId w:val="11"/>
        </w:numPr>
        <w:pPrChange w:id="374" w:author="Tatiane Schwanck Schardosim" w:date="2020-07-01T21:55:00Z">
          <w:pPr>
            <w:pStyle w:val="PargrafodaLista"/>
            <w:numPr>
              <w:ilvl w:val="1"/>
              <w:numId w:val="21"/>
            </w:numPr>
            <w:tabs>
              <w:tab w:val="num" w:pos="360"/>
              <w:tab w:val="num" w:pos="1440"/>
            </w:tabs>
            <w:ind w:left="1440" w:hanging="720"/>
          </w:pPr>
        </w:pPrChange>
      </w:pPr>
      <w:r>
        <w:t>Estudando</w:t>
      </w:r>
    </w:p>
    <w:p w14:paraId="319F766D" w14:textId="77777777" w:rsidR="00B62674" w:rsidRDefault="00B62674">
      <w:pPr>
        <w:pStyle w:val="PargrafodaLista"/>
        <w:numPr>
          <w:ilvl w:val="1"/>
          <w:numId w:val="11"/>
        </w:numPr>
        <w:pPrChange w:id="375" w:author="Tatiane Schwanck Schardosim" w:date="2020-07-01T21:55:00Z">
          <w:pPr>
            <w:pStyle w:val="PargrafodaLista"/>
            <w:numPr>
              <w:ilvl w:val="1"/>
              <w:numId w:val="21"/>
            </w:numPr>
            <w:tabs>
              <w:tab w:val="num" w:pos="360"/>
              <w:tab w:val="num" w:pos="1440"/>
            </w:tabs>
            <w:ind w:left="1440" w:hanging="720"/>
          </w:pPr>
        </w:pPrChange>
      </w:pPr>
      <w:r>
        <w:t>Jogando</w:t>
      </w:r>
    </w:p>
    <w:p w14:paraId="4D8F0100" w14:textId="77777777" w:rsidR="00B62674" w:rsidRDefault="00B62674">
      <w:pPr>
        <w:pStyle w:val="PargrafodaLista"/>
        <w:numPr>
          <w:ilvl w:val="1"/>
          <w:numId w:val="11"/>
        </w:numPr>
        <w:pPrChange w:id="376" w:author="Tatiane Schwanck Schardosim" w:date="2020-07-01T21:55:00Z">
          <w:pPr>
            <w:pStyle w:val="PargrafodaLista"/>
            <w:numPr>
              <w:ilvl w:val="1"/>
              <w:numId w:val="21"/>
            </w:numPr>
            <w:tabs>
              <w:tab w:val="num" w:pos="360"/>
              <w:tab w:val="num" w:pos="1440"/>
            </w:tabs>
            <w:ind w:left="1440" w:hanging="720"/>
          </w:pPr>
        </w:pPrChange>
      </w:pPr>
      <w:r>
        <w:t>Lazer</w:t>
      </w:r>
    </w:p>
    <w:p w14:paraId="022628D5" w14:textId="77777777" w:rsidR="00B62674" w:rsidRDefault="00B62674">
      <w:pPr>
        <w:pStyle w:val="PargrafodaLista"/>
        <w:numPr>
          <w:ilvl w:val="1"/>
          <w:numId w:val="11"/>
        </w:numPr>
        <w:pPrChange w:id="377" w:author="Tatiane Schwanck Schardosim" w:date="2020-07-01T21:55:00Z">
          <w:pPr>
            <w:pStyle w:val="PargrafodaLista"/>
            <w:numPr>
              <w:ilvl w:val="1"/>
              <w:numId w:val="21"/>
            </w:numPr>
            <w:tabs>
              <w:tab w:val="num" w:pos="360"/>
              <w:tab w:val="num" w:pos="1440"/>
            </w:tabs>
            <w:ind w:left="1440" w:hanging="720"/>
          </w:pPr>
        </w:pPrChange>
      </w:pPr>
      <w:r>
        <w:t>Lendo</w:t>
      </w:r>
    </w:p>
    <w:p w14:paraId="0CF91FF7" w14:textId="77777777" w:rsidR="00B62674" w:rsidRDefault="00B62674">
      <w:pPr>
        <w:pStyle w:val="PargrafodaLista"/>
        <w:numPr>
          <w:ilvl w:val="1"/>
          <w:numId w:val="11"/>
        </w:numPr>
        <w:pPrChange w:id="378" w:author="Tatiane Schwanck Schardosim" w:date="2020-07-01T21:55:00Z">
          <w:pPr>
            <w:pStyle w:val="PargrafodaLista"/>
            <w:numPr>
              <w:ilvl w:val="1"/>
              <w:numId w:val="21"/>
            </w:numPr>
            <w:tabs>
              <w:tab w:val="num" w:pos="360"/>
              <w:tab w:val="num" w:pos="1440"/>
            </w:tabs>
            <w:ind w:left="1440" w:hanging="720"/>
          </w:pPr>
        </w:pPrChange>
      </w:pPr>
      <w:r>
        <w:t>Indo dormir</w:t>
      </w:r>
    </w:p>
    <w:p w14:paraId="4C4BFD21" w14:textId="77777777" w:rsidR="00B62674" w:rsidRDefault="00B62674">
      <w:pPr>
        <w:pStyle w:val="PargrafodaLista"/>
        <w:numPr>
          <w:ilvl w:val="1"/>
          <w:numId w:val="11"/>
        </w:numPr>
        <w:pPrChange w:id="379" w:author="Tatiane Schwanck Schardosim" w:date="2020-07-01T21:55:00Z">
          <w:pPr>
            <w:pStyle w:val="PargrafodaLista"/>
            <w:numPr>
              <w:ilvl w:val="1"/>
              <w:numId w:val="21"/>
            </w:numPr>
            <w:tabs>
              <w:tab w:val="num" w:pos="360"/>
              <w:tab w:val="num" w:pos="1440"/>
            </w:tabs>
            <w:ind w:left="1440" w:hanging="720"/>
          </w:pPr>
        </w:pPrChange>
      </w:pPr>
      <w:r>
        <w:t>Passeando</w:t>
      </w:r>
    </w:p>
    <w:p w14:paraId="1A3AC6E1" w14:textId="77777777" w:rsidR="00B62674" w:rsidRDefault="00B62674">
      <w:pPr>
        <w:pStyle w:val="PargrafodaLista"/>
        <w:numPr>
          <w:ilvl w:val="1"/>
          <w:numId w:val="11"/>
        </w:numPr>
        <w:pPrChange w:id="380" w:author="Tatiane Schwanck Schardosim" w:date="2020-07-01T21:55:00Z">
          <w:pPr>
            <w:pStyle w:val="PargrafodaLista"/>
            <w:numPr>
              <w:ilvl w:val="1"/>
              <w:numId w:val="21"/>
            </w:numPr>
            <w:tabs>
              <w:tab w:val="num" w:pos="360"/>
              <w:tab w:val="num" w:pos="1440"/>
            </w:tabs>
            <w:ind w:left="1440" w:hanging="720"/>
          </w:pPr>
        </w:pPrChange>
      </w:pPr>
      <w:r>
        <w:t>Praticando exercícios</w:t>
      </w:r>
    </w:p>
    <w:p w14:paraId="5BEC5F82" w14:textId="77777777" w:rsidR="00B62674" w:rsidRDefault="00B62674">
      <w:pPr>
        <w:pStyle w:val="PargrafodaLista"/>
        <w:numPr>
          <w:ilvl w:val="1"/>
          <w:numId w:val="11"/>
        </w:numPr>
        <w:pPrChange w:id="381" w:author="Tatiane Schwanck Schardosim" w:date="2020-07-01T21:55:00Z">
          <w:pPr>
            <w:pStyle w:val="PargrafodaLista"/>
            <w:numPr>
              <w:ilvl w:val="1"/>
              <w:numId w:val="21"/>
            </w:numPr>
            <w:tabs>
              <w:tab w:val="num" w:pos="360"/>
              <w:tab w:val="num" w:pos="1440"/>
            </w:tabs>
            <w:ind w:left="1440" w:hanging="720"/>
          </w:pPr>
        </w:pPrChange>
      </w:pPr>
      <w:r>
        <w:t>Trabalhando</w:t>
      </w:r>
    </w:p>
    <w:p w14:paraId="1A443D38" w14:textId="3B461A6C" w:rsidR="00B62674" w:rsidRDefault="00B62674">
      <w:pPr>
        <w:pStyle w:val="PargrafodaLista"/>
        <w:numPr>
          <w:ilvl w:val="1"/>
          <w:numId w:val="11"/>
        </w:numPr>
        <w:pPrChange w:id="382" w:author="Tatiane Schwanck Schardosim" w:date="2020-07-01T21:55:00Z">
          <w:pPr>
            <w:pStyle w:val="PargrafodaLista"/>
            <w:numPr>
              <w:ilvl w:val="1"/>
              <w:numId w:val="21"/>
            </w:numPr>
            <w:tabs>
              <w:tab w:val="num" w:pos="360"/>
              <w:tab w:val="num" w:pos="1440"/>
            </w:tabs>
            <w:ind w:left="1440" w:hanging="720"/>
          </w:pPr>
        </w:pPrChange>
      </w:pPr>
      <w:r>
        <w:t>Treinando</w:t>
      </w:r>
    </w:p>
    <w:p w14:paraId="0B707AB4" w14:textId="7B92A484" w:rsidR="008A1E8A" w:rsidRDefault="008A1E8A">
      <w:pPr>
        <w:pStyle w:val="PargrafodaLista"/>
        <w:numPr>
          <w:ilvl w:val="1"/>
          <w:numId w:val="11"/>
        </w:numPr>
        <w:pPrChange w:id="383" w:author="Tatiane Schwanck Schardosim" w:date="2020-07-01T21:55:00Z">
          <w:pPr>
            <w:pStyle w:val="PargrafodaLista"/>
            <w:numPr>
              <w:ilvl w:val="1"/>
              <w:numId w:val="21"/>
            </w:numPr>
            <w:tabs>
              <w:tab w:val="num" w:pos="360"/>
              <w:tab w:val="num" w:pos="1440"/>
            </w:tabs>
            <w:ind w:left="1440" w:hanging="720"/>
          </w:pPr>
        </w:pPrChange>
      </w:pPr>
      <w:r>
        <w:lastRenderedPageBreak/>
        <w:t>Outro</w:t>
      </w:r>
      <w:ins w:id="384" w:author="Tatiane Schwanck Schardosim" w:date="2020-07-01T21:00:00Z">
        <w:r w:rsidR="00215D62">
          <w:t>, qual?</w:t>
        </w:r>
      </w:ins>
    </w:p>
    <w:p w14:paraId="5E8B4BA4" w14:textId="6157918A" w:rsidR="00A52D16" w:rsidRDefault="00A52D16">
      <w:pPr>
        <w:pStyle w:val="Listas1"/>
        <w:numPr>
          <w:ilvl w:val="0"/>
          <w:numId w:val="11"/>
        </w:numPr>
        <w:pPrChange w:id="385" w:author="Tatiane Schwanck Schardosim" w:date="2020-07-01T21:55:00Z">
          <w:pPr>
            <w:pStyle w:val="Listas1"/>
            <w:numPr>
              <w:numId w:val="21"/>
            </w:numPr>
            <w:tabs>
              <w:tab w:val="num" w:pos="360"/>
              <w:tab w:val="num" w:pos="720"/>
            </w:tabs>
            <w:ind w:hanging="720"/>
          </w:pPr>
        </w:pPrChange>
      </w:pPr>
      <w:r>
        <w:t>Em quais lugares costuma ouvir músicas?</w:t>
      </w:r>
    </w:p>
    <w:p w14:paraId="2DAB1D96" w14:textId="77777777" w:rsidR="009C4DAA" w:rsidRDefault="009C4DAA">
      <w:pPr>
        <w:pStyle w:val="PargrafodaLista"/>
        <w:numPr>
          <w:ilvl w:val="1"/>
          <w:numId w:val="11"/>
        </w:numPr>
        <w:pPrChange w:id="386" w:author="Tatiane Schwanck Schardosim" w:date="2020-07-01T21:55:00Z">
          <w:pPr>
            <w:pStyle w:val="PargrafodaLista"/>
            <w:numPr>
              <w:ilvl w:val="1"/>
              <w:numId w:val="21"/>
            </w:numPr>
            <w:tabs>
              <w:tab w:val="num" w:pos="360"/>
              <w:tab w:val="num" w:pos="1440"/>
            </w:tabs>
            <w:ind w:left="1440" w:hanging="720"/>
          </w:pPr>
        </w:pPrChange>
      </w:pPr>
      <w:r>
        <w:t>Academia</w:t>
      </w:r>
    </w:p>
    <w:p w14:paraId="189AC150" w14:textId="77777777" w:rsidR="009C4DAA" w:rsidRDefault="009C4DAA">
      <w:pPr>
        <w:pStyle w:val="PargrafodaLista"/>
        <w:numPr>
          <w:ilvl w:val="1"/>
          <w:numId w:val="11"/>
        </w:numPr>
        <w:pPrChange w:id="387" w:author="Tatiane Schwanck Schardosim" w:date="2020-07-01T21:55:00Z">
          <w:pPr>
            <w:pStyle w:val="PargrafodaLista"/>
            <w:numPr>
              <w:ilvl w:val="1"/>
              <w:numId w:val="21"/>
            </w:numPr>
            <w:tabs>
              <w:tab w:val="num" w:pos="360"/>
              <w:tab w:val="num" w:pos="1440"/>
            </w:tabs>
            <w:ind w:left="1440" w:hanging="720"/>
          </w:pPr>
        </w:pPrChange>
      </w:pPr>
      <w:r>
        <w:t>Bar</w:t>
      </w:r>
    </w:p>
    <w:p w14:paraId="03F6C7EC" w14:textId="77777777" w:rsidR="009C4DAA" w:rsidRDefault="009C4DAA">
      <w:pPr>
        <w:pStyle w:val="PargrafodaLista"/>
        <w:numPr>
          <w:ilvl w:val="1"/>
          <w:numId w:val="11"/>
        </w:numPr>
        <w:pPrChange w:id="388" w:author="Tatiane Schwanck Schardosim" w:date="2020-07-01T21:55:00Z">
          <w:pPr>
            <w:pStyle w:val="PargrafodaLista"/>
            <w:numPr>
              <w:ilvl w:val="1"/>
              <w:numId w:val="21"/>
            </w:numPr>
            <w:tabs>
              <w:tab w:val="num" w:pos="360"/>
              <w:tab w:val="num" w:pos="1440"/>
            </w:tabs>
            <w:ind w:left="1440" w:hanging="720"/>
          </w:pPr>
        </w:pPrChange>
      </w:pPr>
      <w:r>
        <w:t>Biblioteca</w:t>
      </w:r>
    </w:p>
    <w:p w14:paraId="2D606281" w14:textId="77777777" w:rsidR="009C4DAA" w:rsidRDefault="009C4DAA">
      <w:pPr>
        <w:pStyle w:val="PargrafodaLista"/>
        <w:numPr>
          <w:ilvl w:val="1"/>
          <w:numId w:val="11"/>
        </w:numPr>
        <w:pPrChange w:id="389" w:author="Tatiane Schwanck Schardosim" w:date="2020-07-01T21:55:00Z">
          <w:pPr>
            <w:pStyle w:val="PargrafodaLista"/>
            <w:numPr>
              <w:ilvl w:val="1"/>
              <w:numId w:val="21"/>
            </w:numPr>
            <w:tabs>
              <w:tab w:val="num" w:pos="360"/>
              <w:tab w:val="num" w:pos="1440"/>
            </w:tabs>
            <w:ind w:left="1440" w:hanging="720"/>
          </w:pPr>
        </w:pPrChange>
      </w:pPr>
      <w:r>
        <w:t>Casa</w:t>
      </w:r>
    </w:p>
    <w:p w14:paraId="65AFCA6C" w14:textId="77777777" w:rsidR="009C4DAA" w:rsidRDefault="009C4DAA">
      <w:pPr>
        <w:pStyle w:val="PargrafodaLista"/>
        <w:numPr>
          <w:ilvl w:val="1"/>
          <w:numId w:val="11"/>
        </w:numPr>
        <w:pPrChange w:id="390" w:author="Tatiane Schwanck Schardosim" w:date="2020-07-01T21:55:00Z">
          <w:pPr>
            <w:pStyle w:val="PargrafodaLista"/>
            <w:numPr>
              <w:ilvl w:val="1"/>
              <w:numId w:val="21"/>
            </w:numPr>
            <w:tabs>
              <w:tab w:val="num" w:pos="360"/>
              <w:tab w:val="num" w:pos="1440"/>
            </w:tabs>
            <w:ind w:left="1440" w:hanging="720"/>
          </w:pPr>
        </w:pPrChange>
      </w:pPr>
      <w:r>
        <w:t>Com os amigos</w:t>
      </w:r>
    </w:p>
    <w:p w14:paraId="23F59017" w14:textId="77777777" w:rsidR="009C4DAA" w:rsidRDefault="009C4DAA">
      <w:pPr>
        <w:pStyle w:val="PargrafodaLista"/>
        <w:numPr>
          <w:ilvl w:val="1"/>
          <w:numId w:val="11"/>
        </w:numPr>
        <w:pPrChange w:id="391" w:author="Tatiane Schwanck Schardosim" w:date="2020-07-01T21:55:00Z">
          <w:pPr>
            <w:pStyle w:val="PargrafodaLista"/>
            <w:numPr>
              <w:ilvl w:val="1"/>
              <w:numId w:val="21"/>
            </w:numPr>
            <w:tabs>
              <w:tab w:val="num" w:pos="360"/>
              <w:tab w:val="num" w:pos="1440"/>
            </w:tabs>
            <w:ind w:left="1440" w:hanging="720"/>
          </w:pPr>
        </w:pPrChange>
      </w:pPr>
      <w:r>
        <w:t>Escola</w:t>
      </w:r>
    </w:p>
    <w:p w14:paraId="1EA589B1" w14:textId="77777777" w:rsidR="009C4DAA" w:rsidRDefault="009C4DAA">
      <w:pPr>
        <w:pStyle w:val="PargrafodaLista"/>
        <w:numPr>
          <w:ilvl w:val="1"/>
          <w:numId w:val="11"/>
        </w:numPr>
        <w:pPrChange w:id="392" w:author="Tatiane Schwanck Schardosim" w:date="2020-07-01T21:55:00Z">
          <w:pPr>
            <w:pStyle w:val="PargrafodaLista"/>
            <w:numPr>
              <w:ilvl w:val="1"/>
              <w:numId w:val="21"/>
            </w:numPr>
            <w:tabs>
              <w:tab w:val="num" w:pos="360"/>
              <w:tab w:val="num" w:pos="1440"/>
            </w:tabs>
            <w:ind w:left="1440" w:hanging="720"/>
          </w:pPr>
        </w:pPrChange>
      </w:pPr>
      <w:r>
        <w:t>Festa</w:t>
      </w:r>
    </w:p>
    <w:p w14:paraId="4F9FFBC7" w14:textId="77777777" w:rsidR="009C4DAA" w:rsidRDefault="009C4DAA">
      <w:pPr>
        <w:pStyle w:val="PargrafodaLista"/>
        <w:numPr>
          <w:ilvl w:val="1"/>
          <w:numId w:val="11"/>
        </w:numPr>
        <w:pPrChange w:id="393" w:author="Tatiane Schwanck Schardosim" w:date="2020-07-01T21:55:00Z">
          <w:pPr>
            <w:pStyle w:val="PargrafodaLista"/>
            <w:numPr>
              <w:ilvl w:val="1"/>
              <w:numId w:val="21"/>
            </w:numPr>
            <w:tabs>
              <w:tab w:val="num" w:pos="360"/>
              <w:tab w:val="num" w:pos="1440"/>
            </w:tabs>
            <w:ind w:left="1440" w:hanging="720"/>
          </w:pPr>
        </w:pPrChange>
      </w:pPr>
      <w:r>
        <w:t>Praia</w:t>
      </w:r>
    </w:p>
    <w:p w14:paraId="478AEF23" w14:textId="77777777" w:rsidR="009C4DAA" w:rsidRDefault="009C4DAA">
      <w:pPr>
        <w:pStyle w:val="PargrafodaLista"/>
        <w:numPr>
          <w:ilvl w:val="1"/>
          <w:numId w:val="11"/>
        </w:numPr>
        <w:pPrChange w:id="394" w:author="Tatiane Schwanck Schardosim" w:date="2020-07-01T21:55:00Z">
          <w:pPr>
            <w:pStyle w:val="PargrafodaLista"/>
            <w:numPr>
              <w:ilvl w:val="1"/>
              <w:numId w:val="21"/>
            </w:numPr>
            <w:tabs>
              <w:tab w:val="num" w:pos="360"/>
              <w:tab w:val="num" w:pos="1440"/>
            </w:tabs>
            <w:ind w:left="1440" w:hanging="720"/>
          </w:pPr>
        </w:pPrChange>
      </w:pPr>
      <w:r>
        <w:t>Restaurante</w:t>
      </w:r>
    </w:p>
    <w:p w14:paraId="77774987" w14:textId="4D13FEA0" w:rsidR="008F0344" w:rsidRDefault="009C4DAA">
      <w:pPr>
        <w:pStyle w:val="PargrafodaLista"/>
        <w:numPr>
          <w:ilvl w:val="1"/>
          <w:numId w:val="11"/>
        </w:numPr>
        <w:pPrChange w:id="395" w:author="Tatiane Schwanck Schardosim" w:date="2020-07-01T21:55:00Z">
          <w:pPr>
            <w:pStyle w:val="PargrafodaLista"/>
            <w:numPr>
              <w:ilvl w:val="1"/>
              <w:numId w:val="21"/>
            </w:numPr>
            <w:tabs>
              <w:tab w:val="num" w:pos="360"/>
              <w:tab w:val="num" w:pos="1440"/>
            </w:tabs>
            <w:ind w:left="1440" w:hanging="720"/>
          </w:pPr>
        </w:pPrChange>
      </w:pPr>
      <w:r>
        <w:t>Trabalho</w:t>
      </w:r>
    </w:p>
    <w:p w14:paraId="131C1865" w14:textId="0281B8B2" w:rsidR="007421AB" w:rsidRDefault="007421AB">
      <w:pPr>
        <w:pStyle w:val="PargrafodaLista"/>
        <w:numPr>
          <w:ilvl w:val="1"/>
          <w:numId w:val="11"/>
        </w:numPr>
        <w:pPrChange w:id="396" w:author="Tatiane Schwanck Schardosim" w:date="2020-07-01T21:55:00Z">
          <w:pPr>
            <w:pStyle w:val="PargrafodaLista"/>
            <w:numPr>
              <w:ilvl w:val="1"/>
              <w:numId w:val="21"/>
            </w:numPr>
            <w:tabs>
              <w:tab w:val="num" w:pos="360"/>
              <w:tab w:val="num" w:pos="1440"/>
            </w:tabs>
            <w:ind w:left="1440" w:hanging="720"/>
          </w:pPr>
        </w:pPrChange>
      </w:pPr>
      <w:r>
        <w:t>Outro</w:t>
      </w:r>
      <w:ins w:id="397" w:author="Tatiane Schwanck Schardosim" w:date="2020-07-01T21:00:00Z">
        <w:r w:rsidR="00215D62">
          <w:t>, qual?</w:t>
        </w:r>
      </w:ins>
    </w:p>
    <w:p w14:paraId="6F0B281E" w14:textId="345461E9" w:rsidR="0043213B" w:rsidRDefault="0043213B">
      <w:pPr>
        <w:pStyle w:val="Listas1"/>
        <w:numPr>
          <w:ilvl w:val="0"/>
          <w:numId w:val="11"/>
        </w:numPr>
        <w:pPrChange w:id="398" w:author="Tatiane Schwanck Schardosim" w:date="2020-07-01T21:55:00Z">
          <w:pPr>
            <w:pStyle w:val="Listas1"/>
            <w:numPr>
              <w:numId w:val="21"/>
            </w:numPr>
            <w:tabs>
              <w:tab w:val="num" w:pos="360"/>
              <w:tab w:val="num" w:pos="720"/>
            </w:tabs>
            <w:ind w:hanging="720"/>
          </w:pPr>
        </w:pPrChange>
      </w:pPr>
      <w:r>
        <w:t xml:space="preserve">Com quais humores você costuma ouvir </w:t>
      </w:r>
      <w:r w:rsidR="00C71DE8">
        <w:t>música</w:t>
      </w:r>
      <w:r>
        <w:t>?</w:t>
      </w:r>
    </w:p>
    <w:p w14:paraId="4EBD323E" w14:textId="77777777" w:rsidR="004D6F1A" w:rsidRDefault="004D6F1A">
      <w:pPr>
        <w:pStyle w:val="PargrafodaLista"/>
        <w:numPr>
          <w:ilvl w:val="1"/>
          <w:numId w:val="11"/>
        </w:numPr>
        <w:pPrChange w:id="399" w:author="Tatiane Schwanck Schardosim" w:date="2020-07-01T21:55:00Z">
          <w:pPr>
            <w:pStyle w:val="PargrafodaLista"/>
            <w:numPr>
              <w:ilvl w:val="1"/>
              <w:numId w:val="21"/>
            </w:numPr>
            <w:tabs>
              <w:tab w:val="num" w:pos="360"/>
              <w:tab w:val="num" w:pos="1440"/>
            </w:tabs>
            <w:ind w:left="1440" w:hanging="720"/>
          </w:pPr>
        </w:pPrChange>
      </w:pPr>
      <w:r>
        <w:t>Aborrecido</w:t>
      </w:r>
    </w:p>
    <w:p w14:paraId="4B3D4BF7" w14:textId="77777777" w:rsidR="004D6F1A" w:rsidRDefault="004D6F1A">
      <w:pPr>
        <w:pStyle w:val="PargrafodaLista"/>
        <w:numPr>
          <w:ilvl w:val="1"/>
          <w:numId w:val="11"/>
        </w:numPr>
        <w:pPrChange w:id="400" w:author="Tatiane Schwanck Schardosim" w:date="2020-07-01T21:55:00Z">
          <w:pPr>
            <w:pStyle w:val="PargrafodaLista"/>
            <w:numPr>
              <w:ilvl w:val="1"/>
              <w:numId w:val="21"/>
            </w:numPr>
            <w:tabs>
              <w:tab w:val="num" w:pos="360"/>
              <w:tab w:val="num" w:pos="1440"/>
            </w:tabs>
            <w:ind w:left="1440" w:hanging="720"/>
          </w:pPr>
        </w:pPrChange>
      </w:pPr>
      <w:r>
        <w:t>Alegre</w:t>
      </w:r>
    </w:p>
    <w:p w14:paraId="09981B99" w14:textId="77777777" w:rsidR="004D6F1A" w:rsidRDefault="004D6F1A">
      <w:pPr>
        <w:pStyle w:val="PargrafodaLista"/>
        <w:numPr>
          <w:ilvl w:val="1"/>
          <w:numId w:val="11"/>
        </w:numPr>
        <w:pPrChange w:id="401" w:author="Tatiane Schwanck Schardosim" w:date="2020-07-01T21:55:00Z">
          <w:pPr>
            <w:pStyle w:val="PargrafodaLista"/>
            <w:numPr>
              <w:ilvl w:val="1"/>
              <w:numId w:val="21"/>
            </w:numPr>
            <w:tabs>
              <w:tab w:val="num" w:pos="360"/>
              <w:tab w:val="num" w:pos="1440"/>
            </w:tabs>
            <w:ind w:left="1440" w:hanging="720"/>
          </w:pPr>
        </w:pPrChange>
      </w:pPr>
      <w:r>
        <w:t>Amoroso</w:t>
      </w:r>
    </w:p>
    <w:p w14:paraId="2B678065" w14:textId="618D0270" w:rsidR="004D6F1A" w:rsidRDefault="000A1682">
      <w:pPr>
        <w:pStyle w:val="PargrafodaLista"/>
        <w:numPr>
          <w:ilvl w:val="1"/>
          <w:numId w:val="11"/>
        </w:numPr>
        <w:pPrChange w:id="402" w:author="Tatiane Schwanck Schardosim" w:date="2020-07-01T21:55:00Z">
          <w:pPr>
            <w:pStyle w:val="PargrafodaLista"/>
            <w:numPr>
              <w:ilvl w:val="1"/>
              <w:numId w:val="21"/>
            </w:numPr>
            <w:tabs>
              <w:tab w:val="num" w:pos="360"/>
              <w:tab w:val="num" w:pos="1440"/>
            </w:tabs>
            <w:ind w:left="1440" w:hanging="720"/>
          </w:pPr>
        </w:pPrChange>
      </w:pPr>
      <w:r>
        <w:t>Ansioso</w:t>
      </w:r>
    </w:p>
    <w:p w14:paraId="3CB564EE" w14:textId="77777777" w:rsidR="004D6F1A" w:rsidRDefault="004D6F1A">
      <w:pPr>
        <w:pStyle w:val="PargrafodaLista"/>
        <w:numPr>
          <w:ilvl w:val="1"/>
          <w:numId w:val="11"/>
        </w:numPr>
        <w:pPrChange w:id="403" w:author="Tatiane Schwanck Schardosim" w:date="2020-07-01T21:55:00Z">
          <w:pPr>
            <w:pStyle w:val="PargrafodaLista"/>
            <w:numPr>
              <w:ilvl w:val="1"/>
              <w:numId w:val="21"/>
            </w:numPr>
            <w:tabs>
              <w:tab w:val="num" w:pos="360"/>
              <w:tab w:val="num" w:pos="1440"/>
            </w:tabs>
            <w:ind w:left="1440" w:hanging="720"/>
          </w:pPr>
        </w:pPrChange>
      </w:pPr>
      <w:r>
        <w:t>Apavorado</w:t>
      </w:r>
    </w:p>
    <w:p w14:paraId="15EDC7D2" w14:textId="77777777" w:rsidR="004D6F1A" w:rsidRDefault="004D6F1A">
      <w:pPr>
        <w:pStyle w:val="PargrafodaLista"/>
        <w:numPr>
          <w:ilvl w:val="1"/>
          <w:numId w:val="11"/>
        </w:numPr>
        <w:pPrChange w:id="404" w:author="Tatiane Schwanck Schardosim" w:date="2020-07-01T21:55:00Z">
          <w:pPr>
            <w:pStyle w:val="PargrafodaLista"/>
            <w:numPr>
              <w:ilvl w:val="1"/>
              <w:numId w:val="21"/>
            </w:numPr>
            <w:tabs>
              <w:tab w:val="num" w:pos="360"/>
              <w:tab w:val="num" w:pos="1440"/>
            </w:tabs>
            <w:ind w:left="1440" w:hanging="720"/>
          </w:pPr>
        </w:pPrChange>
      </w:pPr>
      <w:r>
        <w:t>Assustado</w:t>
      </w:r>
    </w:p>
    <w:p w14:paraId="5E177018" w14:textId="77777777" w:rsidR="004D6F1A" w:rsidRDefault="004D6F1A">
      <w:pPr>
        <w:pStyle w:val="PargrafodaLista"/>
        <w:numPr>
          <w:ilvl w:val="1"/>
          <w:numId w:val="11"/>
        </w:numPr>
        <w:pPrChange w:id="405" w:author="Tatiane Schwanck Schardosim" w:date="2020-07-01T21:55:00Z">
          <w:pPr>
            <w:pStyle w:val="PargrafodaLista"/>
            <w:numPr>
              <w:ilvl w:val="1"/>
              <w:numId w:val="21"/>
            </w:numPr>
            <w:tabs>
              <w:tab w:val="num" w:pos="360"/>
              <w:tab w:val="num" w:pos="1440"/>
            </w:tabs>
            <w:ind w:left="1440" w:hanging="720"/>
          </w:pPr>
        </w:pPrChange>
      </w:pPr>
      <w:r>
        <w:t>Constrangido</w:t>
      </w:r>
    </w:p>
    <w:p w14:paraId="44343A63" w14:textId="77777777" w:rsidR="004D6F1A" w:rsidRDefault="004D6F1A">
      <w:pPr>
        <w:pStyle w:val="PargrafodaLista"/>
        <w:numPr>
          <w:ilvl w:val="1"/>
          <w:numId w:val="11"/>
        </w:numPr>
        <w:pPrChange w:id="406" w:author="Tatiane Schwanck Schardosim" w:date="2020-07-01T21:55:00Z">
          <w:pPr>
            <w:pStyle w:val="PargrafodaLista"/>
            <w:numPr>
              <w:ilvl w:val="1"/>
              <w:numId w:val="21"/>
            </w:numPr>
            <w:tabs>
              <w:tab w:val="num" w:pos="360"/>
              <w:tab w:val="num" w:pos="1440"/>
            </w:tabs>
            <w:ind w:left="1440" w:hanging="720"/>
          </w:pPr>
        </w:pPrChange>
      </w:pPr>
      <w:r>
        <w:t>Culpado</w:t>
      </w:r>
    </w:p>
    <w:p w14:paraId="22B0B07F" w14:textId="77777777" w:rsidR="004D6F1A" w:rsidRDefault="004D6F1A">
      <w:pPr>
        <w:pStyle w:val="PargrafodaLista"/>
        <w:numPr>
          <w:ilvl w:val="1"/>
          <w:numId w:val="11"/>
        </w:numPr>
        <w:pPrChange w:id="407" w:author="Tatiane Schwanck Schardosim" w:date="2020-07-01T21:55:00Z">
          <w:pPr>
            <w:pStyle w:val="PargrafodaLista"/>
            <w:numPr>
              <w:ilvl w:val="1"/>
              <w:numId w:val="21"/>
            </w:numPr>
            <w:tabs>
              <w:tab w:val="num" w:pos="360"/>
              <w:tab w:val="num" w:pos="1440"/>
            </w:tabs>
            <w:ind w:left="1440" w:hanging="720"/>
          </w:pPr>
        </w:pPrChange>
      </w:pPr>
      <w:r>
        <w:t>Deprimido</w:t>
      </w:r>
    </w:p>
    <w:p w14:paraId="6F6FCB61" w14:textId="77777777" w:rsidR="004D6F1A" w:rsidRDefault="004D6F1A">
      <w:pPr>
        <w:pStyle w:val="PargrafodaLista"/>
        <w:numPr>
          <w:ilvl w:val="1"/>
          <w:numId w:val="11"/>
        </w:numPr>
        <w:pPrChange w:id="408" w:author="Tatiane Schwanck Schardosim" w:date="2020-07-01T21:55:00Z">
          <w:pPr>
            <w:pStyle w:val="PargrafodaLista"/>
            <w:numPr>
              <w:ilvl w:val="1"/>
              <w:numId w:val="21"/>
            </w:numPr>
            <w:tabs>
              <w:tab w:val="num" w:pos="360"/>
              <w:tab w:val="num" w:pos="1440"/>
            </w:tabs>
            <w:ind w:left="1440" w:hanging="720"/>
          </w:pPr>
        </w:pPrChange>
      </w:pPr>
      <w:r>
        <w:t>Desapontado</w:t>
      </w:r>
    </w:p>
    <w:p w14:paraId="2EDA40E0" w14:textId="77777777" w:rsidR="004D6F1A" w:rsidRDefault="004D6F1A">
      <w:pPr>
        <w:pStyle w:val="PargrafodaLista"/>
        <w:numPr>
          <w:ilvl w:val="1"/>
          <w:numId w:val="11"/>
        </w:numPr>
        <w:pPrChange w:id="409" w:author="Tatiane Schwanck Schardosim" w:date="2020-07-01T21:55:00Z">
          <w:pPr>
            <w:pStyle w:val="PargrafodaLista"/>
            <w:numPr>
              <w:ilvl w:val="1"/>
              <w:numId w:val="21"/>
            </w:numPr>
            <w:tabs>
              <w:tab w:val="num" w:pos="360"/>
              <w:tab w:val="num" w:pos="1440"/>
            </w:tabs>
            <w:ind w:left="1440" w:hanging="720"/>
          </w:pPr>
        </w:pPrChange>
      </w:pPr>
      <w:r>
        <w:t>Excitado</w:t>
      </w:r>
    </w:p>
    <w:p w14:paraId="05F795F0" w14:textId="77777777" w:rsidR="004D6F1A" w:rsidRDefault="004D6F1A">
      <w:pPr>
        <w:pStyle w:val="PargrafodaLista"/>
        <w:numPr>
          <w:ilvl w:val="1"/>
          <w:numId w:val="11"/>
        </w:numPr>
        <w:pPrChange w:id="410" w:author="Tatiane Schwanck Schardosim" w:date="2020-07-01T21:55:00Z">
          <w:pPr>
            <w:pStyle w:val="PargrafodaLista"/>
            <w:numPr>
              <w:ilvl w:val="1"/>
              <w:numId w:val="21"/>
            </w:numPr>
            <w:tabs>
              <w:tab w:val="num" w:pos="360"/>
              <w:tab w:val="num" w:pos="1440"/>
            </w:tabs>
            <w:ind w:left="1440" w:hanging="720"/>
          </w:pPr>
        </w:pPrChange>
      </w:pPr>
      <w:r>
        <w:t>Envergonhado</w:t>
      </w:r>
    </w:p>
    <w:p w14:paraId="063FD362" w14:textId="77777777" w:rsidR="004D6F1A" w:rsidRDefault="004D6F1A">
      <w:pPr>
        <w:pStyle w:val="PargrafodaLista"/>
        <w:numPr>
          <w:ilvl w:val="1"/>
          <w:numId w:val="11"/>
        </w:numPr>
        <w:pPrChange w:id="411" w:author="Tatiane Schwanck Schardosim" w:date="2020-07-01T21:55:00Z">
          <w:pPr>
            <w:pStyle w:val="PargrafodaLista"/>
            <w:numPr>
              <w:ilvl w:val="1"/>
              <w:numId w:val="21"/>
            </w:numPr>
            <w:tabs>
              <w:tab w:val="num" w:pos="360"/>
              <w:tab w:val="num" w:pos="1440"/>
            </w:tabs>
            <w:ind w:left="1440" w:hanging="720"/>
          </w:pPr>
        </w:pPrChange>
      </w:pPr>
      <w:r>
        <w:t>Em pânico</w:t>
      </w:r>
    </w:p>
    <w:p w14:paraId="599D1D1C" w14:textId="77777777" w:rsidR="004D6F1A" w:rsidRDefault="004D6F1A">
      <w:pPr>
        <w:pStyle w:val="PargrafodaLista"/>
        <w:numPr>
          <w:ilvl w:val="1"/>
          <w:numId w:val="11"/>
        </w:numPr>
        <w:pPrChange w:id="412" w:author="Tatiane Schwanck Schardosim" w:date="2020-07-01T21:55:00Z">
          <w:pPr>
            <w:pStyle w:val="PargrafodaLista"/>
            <w:numPr>
              <w:ilvl w:val="1"/>
              <w:numId w:val="21"/>
            </w:numPr>
            <w:tabs>
              <w:tab w:val="num" w:pos="360"/>
              <w:tab w:val="num" w:pos="1440"/>
            </w:tabs>
            <w:ind w:left="1440" w:hanging="720"/>
          </w:pPr>
        </w:pPrChange>
      </w:pPr>
      <w:r>
        <w:t>Feliz</w:t>
      </w:r>
    </w:p>
    <w:p w14:paraId="7B729216" w14:textId="41F3CD43" w:rsidR="004D6F1A" w:rsidRDefault="00B43374">
      <w:pPr>
        <w:pStyle w:val="PargrafodaLista"/>
        <w:numPr>
          <w:ilvl w:val="1"/>
          <w:numId w:val="11"/>
        </w:numPr>
        <w:pPrChange w:id="413" w:author="Tatiane Schwanck Schardosim" w:date="2020-07-01T21:55:00Z">
          <w:pPr>
            <w:pStyle w:val="PargrafodaLista"/>
            <w:numPr>
              <w:ilvl w:val="1"/>
              <w:numId w:val="21"/>
            </w:numPr>
            <w:tabs>
              <w:tab w:val="num" w:pos="360"/>
              <w:tab w:val="num" w:pos="1440"/>
            </w:tabs>
            <w:ind w:left="1440" w:hanging="720"/>
          </w:pPr>
        </w:pPrChange>
      </w:pPr>
      <w:r>
        <w:t>Frustrado</w:t>
      </w:r>
    </w:p>
    <w:p w14:paraId="755B4ACD" w14:textId="77777777" w:rsidR="004D6F1A" w:rsidRDefault="004D6F1A">
      <w:pPr>
        <w:pStyle w:val="PargrafodaLista"/>
        <w:numPr>
          <w:ilvl w:val="1"/>
          <w:numId w:val="11"/>
        </w:numPr>
        <w:pPrChange w:id="414" w:author="Tatiane Schwanck Schardosim" w:date="2020-07-01T21:55:00Z">
          <w:pPr>
            <w:pStyle w:val="PargrafodaLista"/>
            <w:numPr>
              <w:ilvl w:val="1"/>
              <w:numId w:val="21"/>
            </w:numPr>
            <w:tabs>
              <w:tab w:val="num" w:pos="360"/>
              <w:tab w:val="num" w:pos="1440"/>
            </w:tabs>
            <w:ind w:left="1440" w:hanging="720"/>
          </w:pPr>
        </w:pPrChange>
      </w:pPr>
      <w:r>
        <w:t>Furioso</w:t>
      </w:r>
    </w:p>
    <w:p w14:paraId="4A51A191" w14:textId="77777777" w:rsidR="004D6F1A" w:rsidRDefault="004D6F1A">
      <w:pPr>
        <w:pStyle w:val="PargrafodaLista"/>
        <w:numPr>
          <w:ilvl w:val="1"/>
          <w:numId w:val="11"/>
        </w:numPr>
        <w:pPrChange w:id="415" w:author="Tatiane Schwanck Schardosim" w:date="2020-07-01T21:55:00Z">
          <w:pPr>
            <w:pStyle w:val="PargrafodaLista"/>
            <w:numPr>
              <w:ilvl w:val="1"/>
              <w:numId w:val="21"/>
            </w:numPr>
            <w:tabs>
              <w:tab w:val="num" w:pos="360"/>
              <w:tab w:val="num" w:pos="1440"/>
            </w:tabs>
            <w:ind w:left="1440" w:hanging="720"/>
          </w:pPr>
        </w:pPrChange>
      </w:pPr>
      <w:r>
        <w:t>Inseguro</w:t>
      </w:r>
    </w:p>
    <w:p w14:paraId="38B024B2" w14:textId="77777777" w:rsidR="004D6F1A" w:rsidRDefault="004D6F1A">
      <w:pPr>
        <w:pStyle w:val="PargrafodaLista"/>
        <w:numPr>
          <w:ilvl w:val="1"/>
          <w:numId w:val="11"/>
        </w:numPr>
        <w:pPrChange w:id="416" w:author="Tatiane Schwanck Schardosim" w:date="2020-07-01T21:55:00Z">
          <w:pPr>
            <w:pStyle w:val="PargrafodaLista"/>
            <w:numPr>
              <w:ilvl w:val="1"/>
              <w:numId w:val="21"/>
            </w:numPr>
            <w:tabs>
              <w:tab w:val="num" w:pos="360"/>
              <w:tab w:val="num" w:pos="1440"/>
            </w:tabs>
            <w:ind w:left="1440" w:hanging="720"/>
          </w:pPr>
        </w:pPrChange>
      </w:pPr>
      <w:r>
        <w:lastRenderedPageBreak/>
        <w:t>Irado</w:t>
      </w:r>
    </w:p>
    <w:p w14:paraId="587CA584" w14:textId="77777777" w:rsidR="004D6F1A" w:rsidRDefault="004D6F1A">
      <w:pPr>
        <w:pStyle w:val="PargrafodaLista"/>
        <w:numPr>
          <w:ilvl w:val="1"/>
          <w:numId w:val="11"/>
        </w:numPr>
        <w:pPrChange w:id="417" w:author="Tatiane Schwanck Schardosim" w:date="2020-07-01T21:55:00Z">
          <w:pPr>
            <w:pStyle w:val="PargrafodaLista"/>
            <w:numPr>
              <w:ilvl w:val="1"/>
              <w:numId w:val="21"/>
            </w:numPr>
            <w:tabs>
              <w:tab w:val="num" w:pos="360"/>
              <w:tab w:val="num" w:pos="1440"/>
            </w:tabs>
            <w:ind w:left="1440" w:hanging="720"/>
          </w:pPr>
        </w:pPrChange>
      </w:pPr>
      <w:r>
        <w:t>Irritado</w:t>
      </w:r>
    </w:p>
    <w:p w14:paraId="40E6A586" w14:textId="77777777" w:rsidR="004D6F1A" w:rsidRDefault="004D6F1A">
      <w:pPr>
        <w:pStyle w:val="PargrafodaLista"/>
        <w:numPr>
          <w:ilvl w:val="1"/>
          <w:numId w:val="11"/>
        </w:numPr>
        <w:pPrChange w:id="418" w:author="Tatiane Schwanck Schardosim" w:date="2020-07-01T21:55:00Z">
          <w:pPr>
            <w:pStyle w:val="PargrafodaLista"/>
            <w:numPr>
              <w:ilvl w:val="1"/>
              <w:numId w:val="21"/>
            </w:numPr>
            <w:tabs>
              <w:tab w:val="num" w:pos="360"/>
              <w:tab w:val="num" w:pos="1440"/>
            </w:tabs>
            <w:ind w:left="1440" w:hanging="720"/>
          </w:pPr>
        </w:pPrChange>
      </w:pPr>
      <w:r>
        <w:t>Humilhado</w:t>
      </w:r>
    </w:p>
    <w:p w14:paraId="6B68E716" w14:textId="77777777" w:rsidR="004D6F1A" w:rsidRDefault="004D6F1A">
      <w:pPr>
        <w:pStyle w:val="PargrafodaLista"/>
        <w:numPr>
          <w:ilvl w:val="1"/>
          <w:numId w:val="11"/>
        </w:numPr>
        <w:pPrChange w:id="419" w:author="Tatiane Schwanck Schardosim" w:date="2020-07-01T21:55:00Z">
          <w:pPr>
            <w:pStyle w:val="PargrafodaLista"/>
            <w:numPr>
              <w:ilvl w:val="1"/>
              <w:numId w:val="21"/>
            </w:numPr>
            <w:tabs>
              <w:tab w:val="num" w:pos="360"/>
              <w:tab w:val="num" w:pos="1440"/>
            </w:tabs>
            <w:ind w:left="1440" w:hanging="720"/>
          </w:pPr>
        </w:pPrChange>
      </w:pPr>
      <w:r>
        <w:t>Magoado</w:t>
      </w:r>
    </w:p>
    <w:p w14:paraId="327615ED" w14:textId="77777777" w:rsidR="004D6F1A" w:rsidRDefault="004D6F1A">
      <w:pPr>
        <w:pStyle w:val="PargrafodaLista"/>
        <w:numPr>
          <w:ilvl w:val="1"/>
          <w:numId w:val="11"/>
        </w:numPr>
        <w:pPrChange w:id="420" w:author="Tatiane Schwanck Schardosim" w:date="2020-07-01T21:55:00Z">
          <w:pPr>
            <w:pStyle w:val="PargrafodaLista"/>
            <w:numPr>
              <w:ilvl w:val="1"/>
              <w:numId w:val="21"/>
            </w:numPr>
            <w:tabs>
              <w:tab w:val="num" w:pos="360"/>
              <w:tab w:val="num" w:pos="1440"/>
            </w:tabs>
            <w:ind w:left="1440" w:hanging="720"/>
          </w:pPr>
        </w:pPrChange>
      </w:pPr>
      <w:r>
        <w:t>Nervoso</w:t>
      </w:r>
    </w:p>
    <w:p w14:paraId="77340454" w14:textId="77777777" w:rsidR="004D6F1A" w:rsidRDefault="004D6F1A">
      <w:pPr>
        <w:pStyle w:val="PargrafodaLista"/>
        <w:numPr>
          <w:ilvl w:val="1"/>
          <w:numId w:val="11"/>
        </w:numPr>
        <w:pPrChange w:id="421" w:author="Tatiane Schwanck Schardosim" w:date="2020-07-01T21:55:00Z">
          <w:pPr>
            <w:pStyle w:val="PargrafodaLista"/>
            <w:numPr>
              <w:ilvl w:val="1"/>
              <w:numId w:val="21"/>
            </w:numPr>
            <w:tabs>
              <w:tab w:val="num" w:pos="360"/>
              <w:tab w:val="num" w:pos="1440"/>
            </w:tabs>
            <w:ind w:left="1440" w:hanging="720"/>
          </w:pPr>
        </w:pPrChange>
      </w:pPr>
      <w:r>
        <w:t>Orgulhoso</w:t>
      </w:r>
    </w:p>
    <w:p w14:paraId="2197058D" w14:textId="77777777" w:rsidR="004D6F1A" w:rsidRDefault="004D6F1A">
      <w:pPr>
        <w:pStyle w:val="PargrafodaLista"/>
        <w:numPr>
          <w:ilvl w:val="1"/>
          <w:numId w:val="11"/>
        </w:numPr>
        <w:pPrChange w:id="422" w:author="Tatiane Schwanck Schardosim" w:date="2020-07-01T21:55:00Z">
          <w:pPr>
            <w:pStyle w:val="PargrafodaLista"/>
            <w:numPr>
              <w:ilvl w:val="1"/>
              <w:numId w:val="21"/>
            </w:numPr>
            <w:tabs>
              <w:tab w:val="num" w:pos="360"/>
              <w:tab w:val="num" w:pos="1440"/>
            </w:tabs>
            <w:ind w:left="1440" w:hanging="720"/>
          </w:pPr>
        </w:pPrChange>
      </w:pPr>
      <w:r>
        <w:t>Triste</w:t>
      </w:r>
    </w:p>
    <w:p w14:paraId="243CEDB4" w14:textId="598EF4B4" w:rsidR="00561559" w:rsidRDefault="004D6F1A">
      <w:pPr>
        <w:pStyle w:val="PargrafodaLista"/>
        <w:numPr>
          <w:ilvl w:val="1"/>
          <w:numId w:val="11"/>
        </w:numPr>
        <w:pPrChange w:id="423" w:author="Tatiane Schwanck Schardosim" w:date="2020-07-01T21:55:00Z">
          <w:pPr>
            <w:pStyle w:val="PargrafodaLista"/>
            <w:numPr>
              <w:ilvl w:val="1"/>
              <w:numId w:val="21"/>
            </w:numPr>
            <w:tabs>
              <w:tab w:val="num" w:pos="360"/>
              <w:tab w:val="num" w:pos="1440"/>
            </w:tabs>
            <w:ind w:left="1440" w:hanging="720"/>
          </w:pPr>
        </w:pPrChange>
      </w:pPr>
      <w:r>
        <w:t>Zangado</w:t>
      </w:r>
    </w:p>
    <w:p w14:paraId="5C4E8B02" w14:textId="74AEE32C" w:rsidR="004F7E92" w:rsidRDefault="004F7E92">
      <w:pPr>
        <w:pStyle w:val="PargrafodaLista"/>
        <w:numPr>
          <w:ilvl w:val="1"/>
          <w:numId w:val="11"/>
        </w:numPr>
        <w:pPrChange w:id="424" w:author="Tatiane Schwanck Schardosim" w:date="2020-07-01T21:55:00Z">
          <w:pPr>
            <w:pStyle w:val="PargrafodaLista"/>
            <w:numPr>
              <w:ilvl w:val="1"/>
              <w:numId w:val="21"/>
            </w:numPr>
            <w:tabs>
              <w:tab w:val="num" w:pos="360"/>
              <w:tab w:val="num" w:pos="1440"/>
            </w:tabs>
            <w:ind w:left="1440" w:hanging="720"/>
          </w:pPr>
        </w:pPrChange>
      </w:pPr>
      <w:r>
        <w:t>Outro</w:t>
      </w:r>
      <w:ins w:id="425" w:author="Tatiane Schwanck Schardosim" w:date="2020-07-01T21:01:00Z">
        <w:r w:rsidR="00215D62">
          <w:t>, qual?</w:t>
        </w:r>
      </w:ins>
    </w:p>
    <w:p w14:paraId="20C822CF" w14:textId="7AB029B8" w:rsidR="00451AE1" w:rsidRDefault="00451AE1">
      <w:pPr>
        <w:pStyle w:val="Listas1"/>
        <w:numPr>
          <w:ilvl w:val="0"/>
          <w:numId w:val="11"/>
        </w:numPr>
        <w:pPrChange w:id="426" w:author="Tatiane Schwanck Schardosim" w:date="2020-07-01T21:55:00Z">
          <w:pPr>
            <w:pStyle w:val="Listas1"/>
            <w:numPr>
              <w:numId w:val="21"/>
            </w:numPr>
            <w:tabs>
              <w:tab w:val="num" w:pos="360"/>
              <w:tab w:val="num" w:pos="720"/>
            </w:tabs>
            <w:ind w:hanging="720"/>
          </w:pPr>
        </w:pPrChange>
      </w:pPr>
      <w:r>
        <w:t xml:space="preserve">Das condições abaixo, quais acredita que deva influenciar mais na </w:t>
      </w:r>
      <w:r w:rsidR="00AC13AD">
        <w:t>música</w:t>
      </w:r>
      <w:r>
        <w:t xml:space="preserve"> que gostaria de ouvir?</w:t>
      </w:r>
    </w:p>
    <w:p w14:paraId="145A3802" w14:textId="77777777" w:rsidR="00CF7826" w:rsidRDefault="00CF7826">
      <w:pPr>
        <w:pStyle w:val="PargrafodaLista"/>
        <w:numPr>
          <w:ilvl w:val="1"/>
          <w:numId w:val="12"/>
        </w:numPr>
        <w:pPrChange w:id="427" w:author="Tatiane Schwanck Schardosim" w:date="2020-07-01T21:55:00Z">
          <w:pPr>
            <w:pStyle w:val="PargrafodaLista"/>
            <w:numPr>
              <w:ilvl w:val="1"/>
              <w:numId w:val="22"/>
            </w:numPr>
            <w:tabs>
              <w:tab w:val="num" w:pos="360"/>
              <w:tab w:val="num" w:pos="1440"/>
            </w:tabs>
            <w:ind w:left="1440" w:hanging="720"/>
          </w:pPr>
        </w:pPrChange>
      </w:pPr>
      <w:r>
        <w:t>Atividades</w:t>
      </w:r>
    </w:p>
    <w:p w14:paraId="6423544E" w14:textId="77777777" w:rsidR="00CF7826" w:rsidRDefault="00CF7826">
      <w:pPr>
        <w:pStyle w:val="PargrafodaLista"/>
        <w:numPr>
          <w:ilvl w:val="1"/>
          <w:numId w:val="12"/>
        </w:numPr>
        <w:pPrChange w:id="428" w:author="Tatiane Schwanck Schardosim" w:date="2020-07-01T21:55:00Z">
          <w:pPr>
            <w:pStyle w:val="PargrafodaLista"/>
            <w:numPr>
              <w:ilvl w:val="1"/>
              <w:numId w:val="22"/>
            </w:numPr>
            <w:tabs>
              <w:tab w:val="num" w:pos="360"/>
              <w:tab w:val="num" w:pos="1440"/>
            </w:tabs>
            <w:ind w:left="1440" w:hanging="720"/>
          </w:pPr>
        </w:pPrChange>
      </w:pPr>
      <w:r>
        <w:t>Clima</w:t>
      </w:r>
    </w:p>
    <w:p w14:paraId="3A661B4A" w14:textId="77777777" w:rsidR="00CF7826" w:rsidRDefault="00CF7826">
      <w:pPr>
        <w:pStyle w:val="PargrafodaLista"/>
        <w:numPr>
          <w:ilvl w:val="1"/>
          <w:numId w:val="12"/>
        </w:numPr>
        <w:pPrChange w:id="429" w:author="Tatiane Schwanck Schardosim" w:date="2020-07-01T21:55:00Z">
          <w:pPr>
            <w:pStyle w:val="PargrafodaLista"/>
            <w:numPr>
              <w:ilvl w:val="1"/>
              <w:numId w:val="22"/>
            </w:numPr>
            <w:tabs>
              <w:tab w:val="num" w:pos="360"/>
              <w:tab w:val="num" w:pos="1440"/>
            </w:tabs>
            <w:ind w:left="1440" w:hanging="720"/>
          </w:pPr>
        </w:pPrChange>
      </w:pPr>
      <w:r>
        <w:t>Grupo / Individual</w:t>
      </w:r>
    </w:p>
    <w:p w14:paraId="7A31AF62" w14:textId="77777777" w:rsidR="00CF7826" w:rsidRDefault="00CF7826">
      <w:pPr>
        <w:pStyle w:val="PargrafodaLista"/>
        <w:numPr>
          <w:ilvl w:val="1"/>
          <w:numId w:val="12"/>
        </w:numPr>
        <w:pPrChange w:id="430" w:author="Tatiane Schwanck Schardosim" w:date="2020-07-01T21:55:00Z">
          <w:pPr>
            <w:pStyle w:val="PargrafodaLista"/>
            <w:numPr>
              <w:ilvl w:val="1"/>
              <w:numId w:val="22"/>
            </w:numPr>
            <w:tabs>
              <w:tab w:val="num" w:pos="360"/>
              <w:tab w:val="num" w:pos="1440"/>
            </w:tabs>
            <w:ind w:left="1440" w:hanging="720"/>
          </w:pPr>
        </w:pPrChange>
      </w:pPr>
      <w:r>
        <w:t>Horário do dia</w:t>
      </w:r>
    </w:p>
    <w:p w14:paraId="5F224A12" w14:textId="77777777" w:rsidR="00CF7826" w:rsidRDefault="00CF7826">
      <w:pPr>
        <w:pStyle w:val="PargrafodaLista"/>
        <w:numPr>
          <w:ilvl w:val="1"/>
          <w:numId w:val="12"/>
        </w:numPr>
        <w:pPrChange w:id="431" w:author="Tatiane Schwanck Schardosim" w:date="2020-07-01T21:55:00Z">
          <w:pPr>
            <w:pStyle w:val="PargrafodaLista"/>
            <w:numPr>
              <w:ilvl w:val="1"/>
              <w:numId w:val="22"/>
            </w:numPr>
            <w:tabs>
              <w:tab w:val="num" w:pos="360"/>
              <w:tab w:val="num" w:pos="1440"/>
            </w:tabs>
            <w:ind w:left="1440" w:hanging="720"/>
          </w:pPr>
        </w:pPrChange>
      </w:pPr>
      <w:r>
        <w:t>Humor</w:t>
      </w:r>
    </w:p>
    <w:p w14:paraId="6E0DE80E" w14:textId="41807DF7" w:rsidR="00CF7826" w:rsidRDefault="00CF7826">
      <w:pPr>
        <w:pStyle w:val="PargrafodaLista"/>
        <w:numPr>
          <w:ilvl w:val="1"/>
          <w:numId w:val="12"/>
        </w:numPr>
        <w:pPrChange w:id="432" w:author="Tatiane Schwanck Schardosim" w:date="2020-07-01T21:55:00Z">
          <w:pPr>
            <w:pStyle w:val="PargrafodaLista"/>
            <w:numPr>
              <w:ilvl w:val="1"/>
              <w:numId w:val="22"/>
            </w:numPr>
            <w:tabs>
              <w:tab w:val="num" w:pos="360"/>
              <w:tab w:val="num" w:pos="1440"/>
            </w:tabs>
            <w:ind w:left="1440" w:hanging="720"/>
          </w:pPr>
        </w:pPrChange>
      </w:pPr>
      <w:r>
        <w:t>Localização</w:t>
      </w:r>
    </w:p>
    <w:p w14:paraId="7ED85CE6" w14:textId="2B48B872" w:rsidR="00B4421E" w:rsidRDefault="00B4421E">
      <w:pPr>
        <w:pStyle w:val="PargrafodaLista"/>
        <w:numPr>
          <w:ilvl w:val="1"/>
          <w:numId w:val="12"/>
        </w:numPr>
        <w:pPrChange w:id="433" w:author="Tatiane Schwanck Schardosim" w:date="2020-07-01T21:55:00Z">
          <w:pPr>
            <w:pStyle w:val="PargrafodaLista"/>
            <w:numPr>
              <w:ilvl w:val="1"/>
              <w:numId w:val="22"/>
            </w:numPr>
            <w:tabs>
              <w:tab w:val="num" w:pos="360"/>
              <w:tab w:val="num" w:pos="1440"/>
            </w:tabs>
            <w:ind w:left="1440" w:hanging="720"/>
          </w:pPr>
        </w:pPrChange>
      </w:pPr>
      <w:r>
        <w:t>Outro</w:t>
      </w:r>
      <w:ins w:id="434" w:author="Tatiane Schwanck Schardosim" w:date="2020-07-01T21:01:00Z">
        <w:r w:rsidR="00215D62">
          <w:t>, Qual?</w:t>
        </w:r>
      </w:ins>
    </w:p>
    <w:p w14:paraId="36D7F7E0" w14:textId="75AC2842" w:rsidR="0034576E" w:rsidRDefault="00EA0EC8">
      <w:pPr>
        <w:pStyle w:val="Listas1"/>
        <w:numPr>
          <w:ilvl w:val="0"/>
          <w:numId w:val="11"/>
        </w:numPr>
        <w:pPrChange w:id="435" w:author="Tatiane Schwanck Schardosim" w:date="2020-07-01T21:55:00Z">
          <w:pPr>
            <w:pStyle w:val="Listas1"/>
            <w:numPr>
              <w:numId w:val="21"/>
            </w:numPr>
            <w:tabs>
              <w:tab w:val="num" w:pos="360"/>
              <w:tab w:val="num" w:pos="720"/>
            </w:tabs>
            <w:ind w:hanging="720"/>
          </w:pPr>
        </w:pPrChange>
      </w:pPr>
      <w:r w:rsidRPr="00EA0EC8">
        <w:t>Das ações abaixo, quais acredita que deva demonstrar mais o quanto aprecia ou deprecia uma música?</w:t>
      </w:r>
    </w:p>
    <w:p w14:paraId="25111B66" w14:textId="77777777" w:rsidR="00D7671F" w:rsidRDefault="00D7671F">
      <w:pPr>
        <w:pStyle w:val="PargrafodaLista"/>
        <w:numPr>
          <w:ilvl w:val="1"/>
          <w:numId w:val="13"/>
        </w:numPr>
        <w:pPrChange w:id="436" w:author="Tatiane Schwanck Schardosim" w:date="2020-07-01T21:55:00Z">
          <w:pPr>
            <w:pStyle w:val="PargrafodaLista"/>
            <w:numPr>
              <w:ilvl w:val="1"/>
              <w:numId w:val="23"/>
            </w:numPr>
            <w:tabs>
              <w:tab w:val="num" w:pos="360"/>
              <w:tab w:val="num" w:pos="1440"/>
            </w:tabs>
            <w:ind w:left="1440" w:hanging="720"/>
          </w:pPr>
        </w:pPrChange>
      </w:pPr>
      <w:r>
        <w:t>Abrir / Fechar o app</w:t>
      </w:r>
    </w:p>
    <w:p w14:paraId="1C54CCCF" w14:textId="77777777" w:rsidR="00D7671F" w:rsidRDefault="00D7671F">
      <w:pPr>
        <w:pStyle w:val="PargrafodaLista"/>
        <w:numPr>
          <w:ilvl w:val="1"/>
          <w:numId w:val="13"/>
        </w:numPr>
        <w:pPrChange w:id="437" w:author="Tatiane Schwanck Schardosim" w:date="2020-07-01T21:55:00Z">
          <w:pPr>
            <w:pStyle w:val="PargrafodaLista"/>
            <w:numPr>
              <w:ilvl w:val="1"/>
              <w:numId w:val="23"/>
            </w:numPr>
            <w:tabs>
              <w:tab w:val="num" w:pos="360"/>
              <w:tab w:val="num" w:pos="1440"/>
            </w:tabs>
            <w:ind w:left="1440" w:hanging="720"/>
          </w:pPr>
        </w:pPrChange>
      </w:pPr>
      <w:r>
        <w:t>Aumentar / Abaixar volume</w:t>
      </w:r>
    </w:p>
    <w:p w14:paraId="7C41CFE0" w14:textId="77777777" w:rsidR="00D7671F" w:rsidRDefault="00D7671F">
      <w:pPr>
        <w:pStyle w:val="PargrafodaLista"/>
        <w:numPr>
          <w:ilvl w:val="1"/>
          <w:numId w:val="13"/>
        </w:numPr>
        <w:pPrChange w:id="438" w:author="Tatiane Schwanck Schardosim" w:date="2020-07-01T21:55:00Z">
          <w:pPr>
            <w:pStyle w:val="PargrafodaLista"/>
            <w:numPr>
              <w:ilvl w:val="1"/>
              <w:numId w:val="23"/>
            </w:numPr>
            <w:tabs>
              <w:tab w:val="num" w:pos="360"/>
              <w:tab w:val="num" w:pos="1440"/>
            </w:tabs>
            <w:ind w:left="1440" w:hanging="720"/>
          </w:pPr>
        </w:pPrChange>
      </w:pPr>
      <w:r>
        <w:t>Definir tempo da música</w:t>
      </w:r>
    </w:p>
    <w:p w14:paraId="03D0CACD" w14:textId="77777777" w:rsidR="00D7671F" w:rsidRDefault="00D7671F">
      <w:pPr>
        <w:pStyle w:val="PargrafodaLista"/>
        <w:numPr>
          <w:ilvl w:val="1"/>
          <w:numId w:val="13"/>
        </w:numPr>
        <w:pPrChange w:id="439" w:author="Tatiane Schwanck Schardosim" w:date="2020-07-01T21:55:00Z">
          <w:pPr>
            <w:pStyle w:val="PargrafodaLista"/>
            <w:numPr>
              <w:ilvl w:val="1"/>
              <w:numId w:val="23"/>
            </w:numPr>
            <w:tabs>
              <w:tab w:val="num" w:pos="360"/>
              <w:tab w:val="num" w:pos="1440"/>
            </w:tabs>
            <w:ind w:left="1440" w:hanging="720"/>
          </w:pPr>
        </w:pPrChange>
      </w:pPr>
      <w:r>
        <w:t>Escolher música / artista / gênero</w:t>
      </w:r>
    </w:p>
    <w:p w14:paraId="7C00C8DA" w14:textId="77777777" w:rsidR="00D7671F" w:rsidRDefault="00D7671F">
      <w:pPr>
        <w:pStyle w:val="PargrafodaLista"/>
        <w:numPr>
          <w:ilvl w:val="1"/>
          <w:numId w:val="13"/>
        </w:numPr>
        <w:pPrChange w:id="440" w:author="Tatiane Schwanck Schardosim" w:date="2020-07-01T21:55:00Z">
          <w:pPr>
            <w:pStyle w:val="PargrafodaLista"/>
            <w:numPr>
              <w:ilvl w:val="1"/>
              <w:numId w:val="23"/>
            </w:numPr>
            <w:tabs>
              <w:tab w:val="num" w:pos="360"/>
              <w:tab w:val="num" w:pos="1440"/>
            </w:tabs>
            <w:ind w:left="1440" w:hanging="720"/>
          </w:pPr>
        </w:pPrChange>
      </w:pPr>
      <w:r>
        <w:t>Pausar / Tocar música</w:t>
      </w:r>
    </w:p>
    <w:p w14:paraId="0D4B793A" w14:textId="18F522BB" w:rsidR="00D7671F" w:rsidRDefault="00D7671F">
      <w:pPr>
        <w:pStyle w:val="PargrafodaLista"/>
        <w:numPr>
          <w:ilvl w:val="1"/>
          <w:numId w:val="13"/>
        </w:numPr>
        <w:pPrChange w:id="441" w:author="Tatiane Schwanck Schardosim" w:date="2020-07-01T21:55:00Z">
          <w:pPr>
            <w:pStyle w:val="PargrafodaLista"/>
            <w:numPr>
              <w:ilvl w:val="1"/>
              <w:numId w:val="23"/>
            </w:numPr>
            <w:tabs>
              <w:tab w:val="num" w:pos="360"/>
              <w:tab w:val="num" w:pos="1440"/>
            </w:tabs>
            <w:ind w:left="1440" w:hanging="720"/>
          </w:pPr>
        </w:pPrChange>
      </w:pPr>
      <w:r>
        <w:t xml:space="preserve">Passar / Voltar </w:t>
      </w:r>
      <m:oMath>
        <m:r>
          <w:rPr>
            <w:rFonts w:ascii="Cambria Math" w:hAnsi="Cambria Math"/>
          </w:rPr>
          <m:t>n</m:t>
        </m:r>
      </m:oMath>
      <w:r w:rsidR="00164F6E">
        <w:t xml:space="preserve"> </w:t>
      </w:r>
      <w:r>
        <w:t>músicas</w:t>
      </w:r>
    </w:p>
    <w:p w14:paraId="1B34E6BF" w14:textId="0C34B7EA" w:rsidR="00BD1B43" w:rsidRDefault="00BD1B43">
      <w:pPr>
        <w:pStyle w:val="PargrafodaLista"/>
        <w:numPr>
          <w:ilvl w:val="1"/>
          <w:numId w:val="13"/>
        </w:numPr>
        <w:pPrChange w:id="442" w:author="Tatiane Schwanck Schardosim" w:date="2020-07-01T21:55:00Z">
          <w:pPr>
            <w:pStyle w:val="PargrafodaLista"/>
            <w:numPr>
              <w:ilvl w:val="1"/>
              <w:numId w:val="23"/>
            </w:numPr>
            <w:tabs>
              <w:tab w:val="num" w:pos="360"/>
              <w:tab w:val="num" w:pos="1440"/>
            </w:tabs>
            <w:ind w:left="1440" w:hanging="720"/>
          </w:pPr>
        </w:pPrChange>
      </w:pPr>
      <w:r>
        <w:t>Outra</w:t>
      </w:r>
      <w:ins w:id="443" w:author="Tatiane Schwanck Schardosim" w:date="2020-07-01T21:01:00Z">
        <w:r w:rsidR="00415500">
          <w:t>, qual?</w:t>
        </w:r>
      </w:ins>
    </w:p>
    <w:p w14:paraId="702C62F8" w14:textId="2901B103" w:rsidR="00C4086D" w:rsidRDefault="00C4086D">
      <w:pPr>
        <w:pStyle w:val="Listas1"/>
        <w:numPr>
          <w:ilvl w:val="0"/>
          <w:numId w:val="11"/>
        </w:numPr>
        <w:pPrChange w:id="444" w:author="Tatiane Schwanck Schardosim" w:date="2020-07-01T21:55:00Z">
          <w:pPr>
            <w:pStyle w:val="Listas1"/>
            <w:numPr>
              <w:numId w:val="21"/>
            </w:numPr>
            <w:tabs>
              <w:tab w:val="num" w:pos="360"/>
              <w:tab w:val="num" w:pos="720"/>
            </w:tabs>
            <w:ind w:hanging="720"/>
          </w:pPr>
        </w:pPrChange>
      </w:pPr>
      <w:r>
        <w:t xml:space="preserve">As </w:t>
      </w:r>
      <w:r w:rsidR="00451AE1">
        <w:t>músicas</w:t>
      </w:r>
      <w:r>
        <w:t xml:space="preserve"> que você escuta sozinho, são diferentes das que escuta com os amigos?</w:t>
      </w:r>
    </w:p>
    <w:p w14:paraId="6F619241" w14:textId="50539BBA" w:rsidR="005C22AE" w:rsidRDefault="007E7B4E">
      <w:pPr>
        <w:pStyle w:val="Listas1"/>
        <w:numPr>
          <w:ilvl w:val="0"/>
          <w:numId w:val="11"/>
        </w:numPr>
        <w:pPrChange w:id="445" w:author="Tatiane Schwanck Schardosim" w:date="2020-07-01T21:55:00Z">
          <w:pPr>
            <w:pStyle w:val="Listas1"/>
            <w:numPr>
              <w:numId w:val="21"/>
            </w:numPr>
            <w:tabs>
              <w:tab w:val="num" w:pos="360"/>
              <w:tab w:val="num" w:pos="720"/>
            </w:tabs>
            <w:ind w:hanging="720"/>
          </w:pPr>
        </w:pPrChange>
      </w:pPr>
      <w:commentRangeStart w:id="446"/>
      <w:r w:rsidRPr="007E7B4E">
        <w:t>Quanto tempo por semana você dedica para escutar música?</w:t>
      </w:r>
      <w:commentRangeEnd w:id="446"/>
      <w:r w:rsidR="00415500">
        <w:rPr>
          <w:rStyle w:val="Refdecomentrio"/>
          <w:b w:val="0"/>
          <w:bCs w:val="0"/>
          <w:snapToGrid/>
          <w:spacing w:val="0"/>
        </w:rPr>
        <w:commentReference w:id="446"/>
      </w:r>
    </w:p>
    <w:p w14:paraId="66EBBFB0" w14:textId="77777777" w:rsidR="0017712E" w:rsidRDefault="0017712E">
      <w:pPr>
        <w:pStyle w:val="PargrafodaLista"/>
        <w:numPr>
          <w:ilvl w:val="1"/>
          <w:numId w:val="11"/>
        </w:numPr>
        <w:pPrChange w:id="447" w:author="Tatiane Schwanck Schardosim" w:date="2020-07-01T21:55:00Z">
          <w:pPr>
            <w:pStyle w:val="PargrafodaLista"/>
            <w:numPr>
              <w:ilvl w:val="1"/>
              <w:numId w:val="21"/>
            </w:numPr>
            <w:tabs>
              <w:tab w:val="num" w:pos="360"/>
              <w:tab w:val="num" w:pos="1440"/>
            </w:tabs>
            <w:ind w:left="1440" w:hanging="720"/>
          </w:pPr>
        </w:pPrChange>
      </w:pPr>
      <w:r>
        <w:lastRenderedPageBreak/>
        <w:t>menos que 5 horas</w:t>
      </w:r>
    </w:p>
    <w:p w14:paraId="7D25AD68" w14:textId="77777777" w:rsidR="0017712E" w:rsidRDefault="0017712E">
      <w:pPr>
        <w:pStyle w:val="PargrafodaLista"/>
        <w:numPr>
          <w:ilvl w:val="1"/>
          <w:numId w:val="11"/>
        </w:numPr>
        <w:pPrChange w:id="448" w:author="Tatiane Schwanck Schardosim" w:date="2020-07-01T21:55:00Z">
          <w:pPr>
            <w:pStyle w:val="PargrafodaLista"/>
            <w:numPr>
              <w:ilvl w:val="1"/>
              <w:numId w:val="21"/>
            </w:numPr>
            <w:tabs>
              <w:tab w:val="num" w:pos="360"/>
              <w:tab w:val="num" w:pos="1440"/>
            </w:tabs>
            <w:ind w:left="1440" w:hanging="720"/>
          </w:pPr>
        </w:pPrChange>
      </w:pPr>
      <w:r>
        <w:t>de 5 a 10 horas</w:t>
      </w:r>
    </w:p>
    <w:p w14:paraId="297A7342" w14:textId="5BDF97B0" w:rsidR="0017712E" w:rsidRDefault="0017712E">
      <w:pPr>
        <w:pStyle w:val="PargrafodaLista"/>
        <w:numPr>
          <w:ilvl w:val="1"/>
          <w:numId w:val="11"/>
        </w:numPr>
        <w:pPrChange w:id="449" w:author="Tatiane Schwanck Schardosim" w:date="2020-07-01T21:55:00Z">
          <w:pPr>
            <w:pStyle w:val="PargrafodaLista"/>
            <w:numPr>
              <w:ilvl w:val="1"/>
              <w:numId w:val="21"/>
            </w:numPr>
            <w:tabs>
              <w:tab w:val="num" w:pos="360"/>
              <w:tab w:val="num" w:pos="1440"/>
            </w:tabs>
            <w:ind w:left="1440" w:hanging="720"/>
          </w:pPr>
        </w:pPrChange>
      </w:pPr>
      <w:r>
        <w:t>de 1</w:t>
      </w:r>
      <w:ins w:id="450" w:author="Tatiane Schwanck Schardosim" w:date="2020-07-01T21:02:00Z">
        <w:r w:rsidR="00415500">
          <w:t>1</w:t>
        </w:r>
      </w:ins>
      <w:del w:id="451" w:author="Tatiane Schwanck Schardosim" w:date="2020-07-01T21:02:00Z">
        <w:r w:rsidDel="00415500">
          <w:delText>0</w:delText>
        </w:r>
      </w:del>
      <w:r>
        <w:t xml:space="preserve"> a 30 horas</w:t>
      </w:r>
    </w:p>
    <w:p w14:paraId="59A463D9" w14:textId="39FC2393" w:rsidR="0017712E" w:rsidRDefault="0017712E">
      <w:pPr>
        <w:pStyle w:val="PargrafodaLista"/>
        <w:numPr>
          <w:ilvl w:val="1"/>
          <w:numId w:val="11"/>
        </w:numPr>
        <w:pPrChange w:id="452" w:author="Tatiane Schwanck Schardosim" w:date="2020-07-01T21:55:00Z">
          <w:pPr>
            <w:pStyle w:val="PargrafodaLista"/>
            <w:numPr>
              <w:ilvl w:val="1"/>
              <w:numId w:val="21"/>
            </w:numPr>
            <w:tabs>
              <w:tab w:val="num" w:pos="360"/>
              <w:tab w:val="num" w:pos="1440"/>
            </w:tabs>
            <w:ind w:left="1440" w:hanging="720"/>
          </w:pPr>
        </w:pPrChange>
      </w:pPr>
      <w:r>
        <w:t>de 3</w:t>
      </w:r>
      <w:ins w:id="453" w:author="Tatiane Schwanck Schardosim" w:date="2020-07-01T21:02:00Z">
        <w:r w:rsidR="00415500">
          <w:t>1</w:t>
        </w:r>
      </w:ins>
      <w:del w:id="454" w:author="Tatiane Schwanck Schardosim" w:date="2020-07-01T21:02:00Z">
        <w:r w:rsidDel="00415500">
          <w:delText>0</w:delText>
        </w:r>
      </w:del>
      <w:r>
        <w:t xml:space="preserve"> a 50 horas</w:t>
      </w:r>
    </w:p>
    <w:p w14:paraId="3AAB6CC2" w14:textId="12975081" w:rsidR="0017712E" w:rsidRDefault="0017712E">
      <w:pPr>
        <w:pStyle w:val="PargrafodaLista"/>
        <w:numPr>
          <w:ilvl w:val="1"/>
          <w:numId w:val="11"/>
        </w:numPr>
        <w:pPrChange w:id="455" w:author="Tatiane Schwanck Schardosim" w:date="2020-07-01T21:55:00Z">
          <w:pPr>
            <w:pStyle w:val="PargrafodaLista"/>
            <w:numPr>
              <w:ilvl w:val="1"/>
              <w:numId w:val="21"/>
            </w:numPr>
            <w:tabs>
              <w:tab w:val="num" w:pos="360"/>
              <w:tab w:val="num" w:pos="1440"/>
            </w:tabs>
            <w:ind w:left="1440" w:hanging="720"/>
          </w:pPr>
        </w:pPrChange>
      </w:pPr>
      <w:r>
        <w:t>mais que 50 horas</w:t>
      </w:r>
    </w:p>
    <w:p w14:paraId="40EEC4E7" w14:textId="4E915814" w:rsidR="006F4861" w:rsidRDefault="00F26AAE">
      <w:pPr>
        <w:pStyle w:val="Listas1"/>
        <w:numPr>
          <w:ilvl w:val="0"/>
          <w:numId w:val="11"/>
        </w:numPr>
        <w:pPrChange w:id="456" w:author="Tatiane Schwanck Schardosim" w:date="2020-07-01T21:55:00Z">
          <w:pPr>
            <w:pStyle w:val="Listas1"/>
            <w:numPr>
              <w:numId w:val="21"/>
            </w:numPr>
            <w:tabs>
              <w:tab w:val="num" w:pos="360"/>
              <w:tab w:val="num" w:pos="720"/>
            </w:tabs>
            <w:ind w:hanging="720"/>
          </w:pPr>
        </w:pPrChange>
      </w:pPr>
      <w:r>
        <w:t xml:space="preserve">Quais são </w:t>
      </w:r>
      <w:r w:rsidR="005E04B7">
        <w:t>os</w:t>
      </w:r>
      <w:r>
        <w:t xml:space="preserve"> gêneros musicais</w:t>
      </w:r>
      <w:r w:rsidR="005E04B7">
        <w:t xml:space="preserve"> que </w:t>
      </w:r>
      <w:r w:rsidR="002C2ED8">
        <w:t>gosta de escutar</w:t>
      </w:r>
      <w:r>
        <w:t>?</w:t>
      </w:r>
    </w:p>
    <w:p w14:paraId="158D6539" w14:textId="77777777" w:rsidR="006C06CE" w:rsidRDefault="006C06CE">
      <w:pPr>
        <w:pStyle w:val="PargrafodaLista"/>
        <w:numPr>
          <w:ilvl w:val="1"/>
          <w:numId w:val="11"/>
        </w:numPr>
        <w:pPrChange w:id="457" w:author="Tatiane Schwanck Schardosim" w:date="2020-07-01T21:55:00Z">
          <w:pPr>
            <w:pStyle w:val="PargrafodaLista"/>
            <w:numPr>
              <w:ilvl w:val="1"/>
              <w:numId w:val="21"/>
            </w:numPr>
            <w:tabs>
              <w:tab w:val="num" w:pos="360"/>
              <w:tab w:val="num" w:pos="1440"/>
            </w:tabs>
            <w:ind w:left="1440" w:hanging="720"/>
          </w:pPr>
        </w:pPrChange>
      </w:pPr>
      <w:r>
        <w:t>Alternativa</w:t>
      </w:r>
    </w:p>
    <w:p w14:paraId="6C710164" w14:textId="77777777" w:rsidR="006C06CE" w:rsidRDefault="006C06CE">
      <w:pPr>
        <w:pStyle w:val="PargrafodaLista"/>
        <w:numPr>
          <w:ilvl w:val="1"/>
          <w:numId w:val="11"/>
        </w:numPr>
        <w:pPrChange w:id="458" w:author="Tatiane Schwanck Schardosim" w:date="2020-07-01T21:55:00Z">
          <w:pPr>
            <w:pStyle w:val="PargrafodaLista"/>
            <w:numPr>
              <w:ilvl w:val="1"/>
              <w:numId w:val="21"/>
            </w:numPr>
            <w:tabs>
              <w:tab w:val="num" w:pos="360"/>
              <w:tab w:val="num" w:pos="1440"/>
            </w:tabs>
            <w:ind w:left="1440" w:hanging="720"/>
          </w:pPr>
        </w:pPrChange>
      </w:pPr>
      <w:r>
        <w:t>Blues</w:t>
      </w:r>
    </w:p>
    <w:p w14:paraId="464F4753" w14:textId="77777777" w:rsidR="006C06CE" w:rsidRDefault="006C06CE">
      <w:pPr>
        <w:pStyle w:val="PargrafodaLista"/>
        <w:numPr>
          <w:ilvl w:val="1"/>
          <w:numId w:val="11"/>
        </w:numPr>
        <w:pPrChange w:id="459" w:author="Tatiane Schwanck Schardosim" w:date="2020-07-01T21:55:00Z">
          <w:pPr>
            <w:pStyle w:val="PargrafodaLista"/>
            <w:numPr>
              <w:ilvl w:val="1"/>
              <w:numId w:val="21"/>
            </w:numPr>
            <w:tabs>
              <w:tab w:val="num" w:pos="360"/>
              <w:tab w:val="num" w:pos="1440"/>
            </w:tabs>
            <w:ind w:left="1440" w:hanging="720"/>
          </w:pPr>
        </w:pPrChange>
      </w:pPr>
      <w:r>
        <w:t>Clássica</w:t>
      </w:r>
    </w:p>
    <w:p w14:paraId="6A700781" w14:textId="77777777" w:rsidR="006C06CE" w:rsidRDefault="006C06CE">
      <w:pPr>
        <w:pStyle w:val="PargrafodaLista"/>
        <w:numPr>
          <w:ilvl w:val="1"/>
          <w:numId w:val="11"/>
        </w:numPr>
        <w:pPrChange w:id="460" w:author="Tatiane Schwanck Schardosim" w:date="2020-07-01T21:55:00Z">
          <w:pPr>
            <w:pStyle w:val="PargrafodaLista"/>
            <w:numPr>
              <w:ilvl w:val="1"/>
              <w:numId w:val="21"/>
            </w:numPr>
            <w:tabs>
              <w:tab w:val="num" w:pos="360"/>
              <w:tab w:val="num" w:pos="1440"/>
            </w:tabs>
            <w:ind w:left="1440" w:hanging="720"/>
          </w:pPr>
        </w:pPrChange>
      </w:pPr>
      <w:r>
        <w:t>Country</w:t>
      </w:r>
    </w:p>
    <w:p w14:paraId="66DCBD39" w14:textId="77777777" w:rsidR="006C06CE" w:rsidRDefault="006C06CE">
      <w:pPr>
        <w:pStyle w:val="PargrafodaLista"/>
        <w:numPr>
          <w:ilvl w:val="1"/>
          <w:numId w:val="11"/>
        </w:numPr>
        <w:pPrChange w:id="461" w:author="Tatiane Schwanck Schardosim" w:date="2020-07-01T21:55:00Z">
          <w:pPr>
            <w:pStyle w:val="PargrafodaLista"/>
            <w:numPr>
              <w:ilvl w:val="1"/>
              <w:numId w:val="21"/>
            </w:numPr>
            <w:tabs>
              <w:tab w:val="num" w:pos="360"/>
              <w:tab w:val="num" w:pos="1440"/>
            </w:tabs>
            <w:ind w:left="1440" w:hanging="720"/>
          </w:pPr>
        </w:pPrChange>
      </w:pPr>
      <w:r>
        <w:t>Dance</w:t>
      </w:r>
    </w:p>
    <w:p w14:paraId="3D5419FC" w14:textId="77777777" w:rsidR="006C06CE" w:rsidRDefault="006C06CE">
      <w:pPr>
        <w:pStyle w:val="PargrafodaLista"/>
        <w:numPr>
          <w:ilvl w:val="1"/>
          <w:numId w:val="11"/>
        </w:numPr>
        <w:pPrChange w:id="462" w:author="Tatiane Schwanck Schardosim" w:date="2020-07-01T21:55:00Z">
          <w:pPr>
            <w:pStyle w:val="PargrafodaLista"/>
            <w:numPr>
              <w:ilvl w:val="1"/>
              <w:numId w:val="21"/>
            </w:numPr>
            <w:tabs>
              <w:tab w:val="num" w:pos="360"/>
              <w:tab w:val="num" w:pos="1440"/>
            </w:tabs>
            <w:ind w:left="1440" w:hanging="720"/>
          </w:pPr>
        </w:pPrChange>
      </w:pPr>
      <w:r>
        <w:t>Eletrônica</w:t>
      </w:r>
    </w:p>
    <w:p w14:paraId="5E75B010" w14:textId="77777777" w:rsidR="006C06CE" w:rsidRDefault="006C06CE">
      <w:pPr>
        <w:pStyle w:val="PargrafodaLista"/>
        <w:numPr>
          <w:ilvl w:val="1"/>
          <w:numId w:val="11"/>
        </w:numPr>
        <w:pPrChange w:id="463" w:author="Tatiane Schwanck Schardosim" w:date="2020-07-01T21:55:00Z">
          <w:pPr>
            <w:pStyle w:val="PargrafodaLista"/>
            <w:numPr>
              <w:ilvl w:val="1"/>
              <w:numId w:val="21"/>
            </w:numPr>
            <w:tabs>
              <w:tab w:val="num" w:pos="360"/>
              <w:tab w:val="num" w:pos="1440"/>
            </w:tabs>
            <w:ind w:left="1440" w:hanging="720"/>
          </w:pPr>
        </w:pPrChange>
      </w:pPr>
      <w:r>
        <w:t>Folk</w:t>
      </w:r>
    </w:p>
    <w:p w14:paraId="63F035A5" w14:textId="77777777" w:rsidR="006C06CE" w:rsidRDefault="006C06CE">
      <w:pPr>
        <w:pStyle w:val="PargrafodaLista"/>
        <w:numPr>
          <w:ilvl w:val="1"/>
          <w:numId w:val="11"/>
        </w:numPr>
        <w:pPrChange w:id="464" w:author="Tatiane Schwanck Schardosim" w:date="2020-07-01T21:55:00Z">
          <w:pPr>
            <w:pStyle w:val="PargrafodaLista"/>
            <w:numPr>
              <w:ilvl w:val="1"/>
              <w:numId w:val="21"/>
            </w:numPr>
            <w:tabs>
              <w:tab w:val="num" w:pos="360"/>
              <w:tab w:val="num" w:pos="1440"/>
            </w:tabs>
            <w:ind w:left="1440" w:hanging="720"/>
          </w:pPr>
        </w:pPrChange>
      </w:pPr>
      <w:r>
        <w:t>Funk</w:t>
      </w:r>
    </w:p>
    <w:p w14:paraId="1146E0FF" w14:textId="77777777" w:rsidR="006C06CE" w:rsidRDefault="006C06CE">
      <w:pPr>
        <w:pStyle w:val="PargrafodaLista"/>
        <w:numPr>
          <w:ilvl w:val="1"/>
          <w:numId w:val="11"/>
        </w:numPr>
        <w:pPrChange w:id="465" w:author="Tatiane Schwanck Schardosim" w:date="2020-07-01T21:55:00Z">
          <w:pPr>
            <w:pStyle w:val="PargrafodaLista"/>
            <w:numPr>
              <w:ilvl w:val="1"/>
              <w:numId w:val="21"/>
            </w:numPr>
            <w:tabs>
              <w:tab w:val="num" w:pos="360"/>
              <w:tab w:val="num" w:pos="1440"/>
            </w:tabs>
            <w:ind w:left="1440" w:hanging="720"/>
          </w:pPr>
        </w:pPrChange>
      </w:pPr>
      <w:r>
        <w:t>Hip Hop</w:t>
      </w:r>
    </w:p>
    <w:p w14:paraId="6732593F" w14:textId="77777777" w:rsidR="006C06CE" w:rsidRDefault="006C06CE">
      <w:pPr>
        <w:pStyle w:val="PargrafodaLista"/>
        <w:numPr>
          <w:ilvl w:val="1"/>
          <w:numId w:val="11"/>
        </w:numPr>
        <w:pPrChange w:id="466" w:author="Tatiane Schwanck Schardosim" w:date="2020-07-01T21:55:00Z">
          <w:pPr>
            <w:pStyle w:val="PargrafodaLista"/>
            <w:numPr>
              <w:ilvl w:val="1"/>
              <w:numId w:val="21"/>
            </w:numPr>
            <w:tabs>
              <w:tab w:val="num" w:pos="360"/>
              <w:tab w:val="num" w:pos="1440"/>
            </w:tabs>
            <w:ind w:left="1440" w:hanging="720"/>
          </w:pPr>
        </w:pPrChange>
      </w:pPr>
      <w:r>
        <w:t>Latina</w:t>
      </w:r>
    </w:p>
    <w:p w14:paraId="1196B216" w14:textId="77777777" w:rsidR="006C06CE" w:rsidRDefault="006C06CE">
      <w:pPr>
        <w:pStyle w:val="PargrafodaLista"/>
        <w:numPr>
          <w:ilvl w:val="1"/>
          <w:numId w:val="11"/>
        </w:numPr>
        <w:pPrChange w:id="467" w:author="Tatiane Schwanck Schardosim" w:date="2020-07-01T21:55:00Z">
          <w:pPr>
            <w:pStyle w:val="PargrafodaLista"/>
            <w:numPr>
              <w:ilvl w:val="1"/>
              <w:numId w:val="21"/>
            </w:numPr>
            <w:tabs>
              <w:tab w:val="num" w:pos="360"/>
              <w:tab w:val="num" w:pos="1440"/>
            </w:tabs>
            <w:ind w:left="1440" w:hanging="720"/>
          </w:pPr>
        </w:pPrChange>
      </w:pPr>
      <w:r>
        <w:t>MPB</w:t>
      </w:r>
    </w:p>
    <w:p w14:paraId="5D3AB48E" w14:textId="77777777" w:rsidR="006C06CE" w:rsidRDefault="006C06CE">
      <w:pPr>
        <w:pStyle w:val="PargrafodaLista"/>
        <w:numPr>
          <w:ilvl w:val="1"/>
          <w:numId w:val="11"/>
        </w:numPr>
        <w:pPrChange w:id="468" w:author="Tatiane Schwanck Schardosim" w:date="2020-07-01T21:55:00Z">
          <w:pPr>
            <w:pStyle w:val="PargrafodaLista"/>
            <w:numPr>
              <w:ilvl w:val="1"/>
              <w:numId w:val="21"/>
            </w:numPr>
            <w:tabs>
              <w:tab w:val="num" w:pos="360"/>
              <w:tab w:val="num" w:pos="1440"/>
            </w:tabs>
            <w:ind w:left="1440" w:hanging="720"/>
          </w:pPr>
        </w:pPrChange>
      </w:pPr>
      <w:r>
        <w:t>Jazz</w:t>
      </w:r>
    </w:p>
    <w:p w14:paraId="302D9F20" w14:textId="77777777" w:rsidR="006C06CE" w:rsidRDefault="006C06CE">
      <w:pPr>
        <w:pStyle w:val="PargrafodaLista"/>
        <w:numPr>
          <w:ilvl w:val="1"/>
          <w:numId w:val="11"/>
        </w:numPr>
        <w:pPrChange w:id="469" w:author="Tatiane Schwanck Schardosim" w:date="2020-07-01T21:55:00Z">
          <w:pPr>
            <w:pStyle w:val="PargrafodaLista"/>
            <w:numPr>
              <w:ilvl w:val="1"/>
              <w:numId w:val="21"/>
            </w:numPr>
            <w:tabs>
              <w:tab w:val="num" w:pos="360"/>
              <w:tab w:val="num" w:pos="1440"/>
            </w:tabs>
            <w:ind w:left="1440" w:hanging="720"/>
          </w:pPr>
        </w:pPrChange>
      </w:pPr>
      <w:r>
        <w:t>Pop</w:t>
      </w:r>
    </w:p>
    <w:p w14:paraId="613E6BE9" w14:textId="77777777" w:rsidR="006C06CE" w:rsidRDefault="006C06CE">
      <w:pPr>
        <w:pStyle w:val="PargrafodaLista"/>
        <w:numPr>
          <w:ilvl w:val="1"/>
          <w:numId w:val="11"/>
        </w:numPr>
        <w:pPrChange w:id="470" w:author="Tatiane Schwanck Schardosim" w:date="2020-07-01T21:55:00Z">
          <w:pPr>
            <w:pStyle w:val="PargrafodaLista"/>
            <w:numPr>
              <w:ilvl w:val="1"/>
              <w:numId w:val="21"/>
            </w:numPr>
            <w:tabs>
              <w:tab w:val="num" w:pos="360"/>
              <w:tab w:val="num" w:pos="1440"/>
            </w:tabs>
            <w:ind w:left="1440" w:hanging="720"/>
          </w:pPr>
        </w:pPrChange>
      </w:pPr>
      <w:r>
        <w:t>Reggae</w:t>
      </w:r>
    </w:p>
    <w:p w14:paraId="32BEA8F4" w14:textId="77777777" w:rsidR="006C06CE" w:rsidRDefault="006C06CE">
      <w:pPr>
        <w:pStyle w:val="PargrafodaLista"/>
        <w:numPr>
          <w:ilvl w:val="1"/>
          <w:numId w:val="11"/>
        </w:numPr>
        <w:pPrChange w:id="471" w:author="Tatiane Schwanck Schardosim" w:date="2020-07-01T21:55:00Z">
          <w:pPr>
            <w:pStyle w:val="PargrafodaLista"/>
            <w:numPr>
              <w:ilvl w:val="1"/>
              <w:numId w:val="21"/>
            </w:numPr>
            <w:tabs>
              <w:tab w:val="num" w:pos="360"/>
              <w:tab w:val="num" w:pos="1440"/>
            </w:tabs>
            <w:ind w:left="1440" w:hanging="720"/>
          </w:pPr>
        </w:pPrChange>
      </w:pPr>
      <w:r>
        <w:t>R&amp;B</w:t>
      </w:r>
    </w:p>
    <w:p w14:paraId="57647447" w14:textId="77777777" w:rsidR="006C06CE" w:rsidRDefault="006C06CE">
      <w:pPr>
        <w:pStyle w:val="PargrafodaLista"/>
        <w:numPr>
          <w:ilvl w:val="1"/>
          <w:numId w:val="11"/>
        </w:numPr>
        <w:pPrChange w:id="472" w:author="Tatiane Schwanck Schardosim" w:date="2020-07-01T21:55:00Z">
          <w:pPr>
            <w:pStyle w:val="PargrafodaLista"/>
            <w:numPr>
              <w:ilvl w:val="1"/>
              <w:numId w:val="21"/>
            </w:numPr>
            <w:tabs>
              <w:tab w:val="num" w:pos="360"/>
              <w:tab w:val="num" w:pos="1440"/>
            </w:tabs>
            <w:ind w:left="1440" w:hanging="720"/>
          </w:pPr>
        </w:pPrChange>
      </w:pPr>
      <w:r>
        <w:t>Rock</w:t>
      </w:r>
    </w:p>
    <w:p w14:paraId="43CDA740" w14:textId="77777777" w:rsidR="006C06CE" w:rsidRPr="00292515" w:rsidRDefault="006C06CE">
      <w:pPr>
        <w:pStyle w:val="PargrafodaLista"/>
        <w:numPr>
          <w:ilvl w:val="1"/>
          <w:numId w:val="11"/>
        </w:numPr>
        <w:rPr>
          <w:lang w:val="en-US"/>
        </w:rPr>
        <w:pPrChange w:id="473" w:author="Tatiane Schwanck Schardosim" w:date="2020-07-01T21:55:00Z">
          <w:pPr>
            <w:pStyle w:val="PargrafodaLista"/>
            <w:numPr>
              <w:ilvl w:val="1"/>
              <w:numId w:val="21"/>
            </w:numPr>
            <w:tabs>
              <w:tab w:val="num" w:pos="360"/>
              <w:tab w:val="num" w:pos="1440"/>
            </w:tabs>
            <w:ind w:left="1440" w:hanging="720"/>
          </w:pPr>
        </w:pPrChange>
      </w:pPr>
      <w:r w:rsidRPr="00292515">
        <w:rPr>
          <w:lang w:val="en-US"/>
        </w:rPr>
        <w:t>Soundtrack</w:t>
      </w:r>
    </w:p>
    <w:p w14:paraId="38ECDE4B" w14:textId="43962BD3" w:rsidR="006C06CE" w:rsidRDefault="006C06CE">
      <w:pPr>
        <w:pStyle w:val="PargrafodaLista"/>
        <w:numPr>
          <w:ilvl w:val="1"/>
          <w:numId w:val="11"/>
        </w:numPr>
        <w:pPrChange w:id="474" w:author="Tatiane Schwanck Schardosim" w:date="2020-07-01T21:55:00Z">
          <w:pPr>
            <w:pStyle w:val="PargrafodaLista"/>
            <w:numPr>
              <w:ilvl w:val="1"/>
              <w:numId w:val="21"/>
            </w:numPr>
            <w:tabs>
              <w:tab w:val="num" w:pos="360"/>
              <w:tab w:val="num" w:pos="1440"/>
            </w:tabs>
            <w:ind w:left="1440" w:hanging="720"/>
          </w:pPr>
        </w:pPrChange>
      </w:pPr>
      <w:r>
        <w:t>Vocal</w:t>
      </w:r>
    </w:p>
    <w:p w14:paraId="3896CE35" w14:textId="128D6DB1" w:rsidR="002F1CFC" w:rsidRDefault="002F1CFC">
      <w:pPr>
        <w:pStyle w:val="Listas1"/>
        <w:numPr>
          <w:ilvl w:val="0"/>
          <w:numId w:val="11"/>
        </w:numPr>
        <w:pPrChange w:id="475" w:author="Tatiane Schwanck Schardosim" w:date="2020-07-01T21:55:00Z">
          <w:pPr>
            <w:pStyle w:val="Listas1"/>
            <w:numPr>
              <w:numId w:val="21"/>
            </w:numPr>
            <w:tabs>
              <w:tab w:val="num" w:pos="360"/>
              <w:tab w:val="num" w:pos="720"/>
            </w:tabs>
            <w:ind w:hanging="720"/>
          </w:pPr>
        </w:pPrChange>
      </w:pPr>
      <w:r>
        <w:t>Gostaria de participar de uma pesquisa que visa melhorar a recomendação musical?</w:t>
      </w:r>
    </w:p>
    <w:p w14:paraId="56B5C9DC" w14:textId="6D3C69A2" w:rsidR="00C14AC4" w:rsidRDefault="00C14AC4">
      <w:pPr>
        <w:pStyle w:val="Listas1"/>
        <w:numPr>
          <w:ilvl w:val="0"/>
          <w:numId w:val="11"/>
        </w:numPr>
        <w:pPrChange w:id="476" w:author="Tatiane Schwanck Schardosim" w:date="2020-07-01T21:55:00Z">
          <w:pPr>
            <w:pStyle w:val="Listas1"/>
            <w:numPr>
              <w:numId w:val="21"/>
            </w:numPr>
            <w:tabs>
              <w:tab w:val="num" w:pos="360"/>
              <w:tab w:val="num" w:pos="720"/>
            </w:tabs>
            <w:ind w:hanging="720"/>
          </w:pPr>
        </w:pPrChange>
      </w:pPr>
      <w:r w:rsidRPr="00C14AC4">
        <w:t>Sua idade</w:t>
      </w:r>
    </w:p>
    <w:p w14:paraId="6ED20D46" w14:textId="5AA9D458" w:rsidR="00FB4B41" w:rsidRPr="00D902DF" w:rsidRDefault="00FB4B41">
      <w:pPr>
        <w:pStyle w:val="Listas1"/>
        <w:numPr>
          <w:ilvl w:val="0"/>
          <w:numId w:val="11"/>
        </w:numPr>
        <w:pPrChange w:id="477" w:author="Tatiane Schwanck Schardosim" w:date="2020-07-01T21:55:00Z">
          <w:pPr>
            <w:pStyle w:val="Listas1"/>
            <w:numPr>
              <w:numId w:val="21"/>
            </w:numPr>
            <w:tabs>
              <w:tab w:val="num" w:pos="360"/>
              <w:tab w:val="num" w:pos="720"/>
            </w:tabs>
            <w:ind w:hanging="720"/>
          </w:pPr>
        </w:pPrChange>
      </w:pPr>
      <w:r>
        <w:t>Dicas e sugestões?</w:t>
      </w:r>
    </w:p>
    <w:p w14:paraId="545B819D" w14:textId="29901BAF" w:rsidR="002638C0" w:rsidRDefault="002638C0" w:rsidP="00CA31F6">
      <w:pPr>
        <w:pStyle w:val="Ttulo3"/>
      </w:pPr>
      <w:bookmarkStart w:id="478" w:name="_Toc44538406"/>
      <w:r>
        <w:t>Como o trabalho vai capturar as ações do usuário</w:t>
      </w:r>
      <w:r w:rsidR="00100C1D">
        <w:t xml:space="preserve"> e </w:t>
      </w:r>
      <w:r w:rsidR="004B0788">
        <w:t>enviá-las</w:t>
      </w:r>
      <w:r w:rsidR="00100C1D">
        <w:t xml:space="preserve"> ao sistema</w:t>
      </w:r>
      <w:r>
        <w:t>?</w:t>
      </w:r>
      <w:bookmarkEnd w:id="478"/>
    </w:p>
    <w:p w14:paraId="7AD48DC5" w14:textId="03EB3868" w:rsidR="002638C0" w:rsidRDefault="002638C0" w:rsidP="00CA31F6">
      <w:r>
        <w:lastRenderedPageBreak/>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w:t>
      </w:r>
      <w:ins w:id="479" w:author="Tatiane Schwanck Schardosim" w:date="2020-07-01T21:04:00Z">
        <w:r w:rsidR="00415500">
          <w:t xml:space="preserve">abaixo </w:t>
        </w:r>
      </w:ins>
      <w:r w:rsidR="002B2A8B">
        <w:t>o processo para realizar esse registro</w:t>
      </w:r>
      <w:r w:rsidR="00F52F8E">
        <w:t>.</w:t>
      </w:r>
    </w:p>
    <w:p w14:paraId="565CFCA4" w14:textId="77777777" w:rsidR="00F52F8E" w:rsidRDefault="00F52F8E" w:rsidP="00CA31F6">
      <w:r>
        <w:rPr>
          <w:noProof/>
          <w:lang w:eastAsia="pt-BR"/>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CA31F6">
      <w:pPr>
        <w:pStyle w:val="Legenda"/>
      </w:pPr>
      <w:bookmarkStart w:id="480" w:name="_Toc4453833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12</w:t>
      </w:r>
      <w:r w:rsidR="00C7334A">
        <w:rPr>
          <w:noProof/>
        </w:rPr>
        <w:fldChar w:fldCharType="end"/>
      </w:r>
      <w:r>
        <w:t xml:space="preserve"> </w:t>
      </w:r>
      <w:r w:rsidR="00BF7DE7">
        <w:t xml:space="preserve">Fluxo para realizar o registro e análise das ações executadas pelo usuário </w:t>
      </w:r>
      <w:r w:rsidR="00BF7DE7" w:rsidRPr="00353DD1">
        <w:t>(próprio, 2020)</w:t>
      </w:r>
      <w:bookmarkEnd w:id="480"/>
    </w:p>
    <w:p w14:paraId="2C9FBCF1" w14:textId="77D3D6CF" w:rsidR="009A3C77" w:rsidRPr="009A3C77" w:rsidRDefault="009A3C77" w:rsidP="00CA31F6">
      <w:r>
        <w:tab/>
      </w:r>
      <w:commentRangeStart w:id="481"/>
      <w:r>
        <w:t>As ações utilizadas</w:t>
      </w:r>
      <w:del w:id="482" w:author="Tatiane Schwanck Schardosim" w:date="2020-07-01T21:04:00Z">
        <w:r w:rsidDel="00415500">
          <w:delText>,</w:delText>
        </w:r>
      </w:del>
      <w:r>
        <w:t xml:space="preserve"> serão as apresentadas na seção </w:t>
      </w:r>
      <w:r>
        <w:fldChar w:fldCharType="begin"/>
      </w:r>
      <w:r>
        <w:instrText xml:space="preserve"> REF _Ref42462937 \r \h </w:instrText>
      </w:r>
      <w:r>
        <w:fldChar w:fldCharType="separate"/>
      </w:r>
      <w:r>
        <w:t>3.1.4</w:t>
      </w:r>
      <w:r>
        <w:fldChar w:fldCharType="end"/>
      </w:r>
      <w:commentRangeEnd w:id="481"/>
      <w:r w:rsidR="00415500">
        <w:rPr>
          <w:rStyle w:val="Refdecomentrio"/>
        </w:rPr>
        <w:commentReference w:id="481"/>
      </w:r>
      <w:r>
        <w:t xml:space="preserve">, as quais serão capturadas através de eventos dos componentes da aplicação, e enviadas ao sistema, realizando </w:t>
      </w:r>
      <w:r w:rsidR="008575BA">
        <w:t xml:space="preserve">sua </w:t>
      </w:r>
      <w:r>
        <w:t>avaliação.</w:t>
      </w:r>
    </w:p>
    <w:p w14:paraId="55884D15" w14:textId="465AF633" w:rsidR="002638C0" w:rsidRDefault="002638C0" w:rsidP="00CA31F6">
      <w:pPr>
        <w:pStyle w:val="Ttulo3"/>
      </w:pPr>
      <w:bookmarkStart w:id="483" w:name="_Toc44538407"/>
      <w:r>
        <w:t xml:space="preserve">Como o trabalho vai validar se </w:t>
      </w:r>
      <w:r w:rsidR="006D3A8F">
        <w:t>as ações do usuário condizem</w:t>
      </w:r>
      <w:r>
        <w:t xml:space="preserve"> com o contexto?</w:t>
      </w:r>
      <w:bookmarkEnd w:id="483"/>
    </w:p>
    <w:p w14:paraId="0734C83E" w14:textId="66E20937" w:rsidR="002638C0" w:rsidRDefault="00B40C85" w:rsidP="00CA31F6">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w:t>
      </w:r>
      <w:ins w:id="484" w:author="Tatiane Schwanck Schardosim" w:date="2020-07-01T21:06:00Z">
        <w:r w:rsidR="00637DCC">
          <w:t>.</w:t>
        </w:r>
      </w:ins>
      <w:ins w:id="485" w:author="Tatiane Schwanck Schardosim" w:date="2020-07-01T21:05:00Z">
        <w:r w:rsidR="003C410D">
          <w:t xml:space="preserve"> </w:t>
        </w:r>
      </w:ins>
      <w:moveToRangeStart w:id="486" w:author="Tatiane Schwanck Schardosim" w:date="2020-07-01T21:06:00Z" w:name="move44530028"/>
      <w:moveTo w:id="487" w:author="Tatiane Schwanck Schardosim" w:date="2020-07-01T21:06:00Z">
        <w:r w:rsidR="00637DCC">
          <w:t xml:space="preserve">A </w:t>
        </w:r>
        <w:r w:rsidR="00637DCC">
          <w:fldChar w:fldCharType="begin"/>
        </w:r>
        <w:r w:rsidR="00637DCC">
          <w:instrText xml:space="preserve"> REF _Ref42460243 \h </w:instrText>
        </w:r>
      </w:moveTo>
      <w:moveTo w:id="488" w:author="Tatiane Schwanck Schardosim" w:date="2020-07-01T21:06:00Z">
        <w:r w:rsidR="00637DCC">
          <w:fldChar w:fldCharType="separate"/>
        </w:r>
        <w:r w:rsidR="00637DCC">
          <w:t xml:space="preserve">Figura </w:t>
        </w:r>
        <w:r w:rsidR="00637DCC">
          <w:rPr>
            <w:noProof/>
          </w:rPr>
          <w:t>13</w:t>
        </w:r>
        <w:r w:rsidR="00637DCC">
          <w:fldChar w:fldCharType="end"/>
        </w:r>
        <w:r w:rsidR="00637DCC">
          <w:t xml:space="preserve"> </w:t>
        </w:r>
      </w:moveTo>
      <w:ins w:id="489" w:author="Tatiane Schwanck Schardosim" w:date="2020-07-01T21:06:00Z">
        <w:r w:rsidR="00637DCC">
          <w:t xml:space="preserve">abaixo </w:t>
        </w:r>
      </w:ins>
      <w:moveTo w:id="490" w:author="Tatiane Schwanck Schardosim" w:date="2020-07-01T21:06:00Z">
        <w:r w:rsidR="00637DCC">
          <w:t xml:space="preserve">apresenta o processo do sistema desde o momento que irá receber as ações e o contexto atual do usuário, </w:t>
        </w:r>
        <w:r w:rsidR="00637DCC">
          <w:lastRenderedPageBreak/>
          <w:t>até sua última etapa que é retornar ao app com a informação se as ações do usuário estão indicando para o sistema que sua interpretação do contexto está correta ou não.</w:t>
        </w:r>
      </w:moveTo>
      <w:moveToRangeEnd w:id="486"/>
      <w:ins w:id="491" w:author="Tatiane Schwanck Schardosim" w:date="2020-07-01T21:06:00Z">
        <w:r w:rsidR="003C410D">
          <w:t>.</w:t>
        </w:r>
      </w:ins>
      <w:del w:id="492" w:author="Tatiane Schwanck Schardosim" w:date="2020-07-01T21:05:00Z">
        <w:r w:rsidR="00AB0B09" w:rsidDel="003C410D">
          <w:delText xml:space="preserve">. </w:delText>
        </w:r>
      </w:del>
    </w:p>
    <w:p w14:paraId="2A3399FD" w14:textId="77777777" w:rsidR="00B24DA9" w:rsidRDefault="00BE4034" w:rsidP="00CA31F6">
      <w:commentRangeStart w:id="493"/>
      <w:r>
        <w:rPr>
          <w:noProof/>
          <w:lang w:eastAsia="pt-BR"/>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commentRangeEnd w:id="493"/>
      <w:r w:rsidR="00637DCC">
        <w:rPr>
          <w:rStyle w:val="Refdecomentrio"/>
        </w:rPr>
        <w:commentReference w:id="493"/>
      </w:r>
    </w:p>
    <w:p w14:paraId="23D3FFFD" w14:textId="02E0144E" w:rsidR="004430B1" w:rsidRDefault="00B24DA9" w:rsidP="00CA31F6">
      <w:pPr>
        <w:pStyle w:val="Legenda"/>
      </w:pPr>
      <w:bookmarkStart w:id="494" w:name="_Ref42460243"/>
      <w:bookmarkStart w:id="495" w:name="_Toc44538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13</w:t>
      </w:r>
      <w:r w:rsidR="00C7334A">
        <w:rPr>
          <w:noProof/>
        </w:rPr>
        <w:fldChar w:fldCharType="end"/>
      </w:r>
      <w:bookmarkEnd w:id="494"/>
      <w:r>
        <w:t xml:space="preserve"> Fluxo feito para avaliar se as a</w:t>
      </w:r>
      <w:r w:rsidRPr="00E95F00">
        <w:t>ções condizem com o contexto</w:t>
      </w:r>
      <w:r w:rsidR="000E0E6F">
        <w:t xml:space="preserve"> </w:t>
      </w:r>
      <w:r w:rsidR="000E0E6F" w:rsidRPr="00353DD1">
        <w:t>(próprio, 2020)</w:t>
      </w:r>
      <w:bookmarkEnd w:id="495"/>
    </w:p>
    <w:p w14:paraId="1BA9458F" w14:textId="402C40A1" w:rsidR="00773A04" w:rsidRPr="00773A04" w:rsidRDefault="00773A04" w:rsidP="00CA31F6">
      <w:r>
        <w:tab/>
      </w:r>
      <w:moveFromRangeStart w:id="496" w:author="Tatiane Schwanck Schardosim" w:date="2020-07-01T21:06:00Z" w:name="move44530028"/>
      <w:moveFrom w:id="497" w:author="Tatiane Schwanck Schardosim" w:date="2020-07-01T21:06:00Z">
        <w:r w:rsidDel="00637DCC">
          <w:t xml:space="preserve">A </w:t>
        </w:r>
        <w:r w:rsidR="008F071A" w:rsidDel="00637DCC">
          <w:fldChar w:fldCharType="begin"/>
        </w:r>
        <w:r w:rsidR="008F071A" w:rsidDel="00637DCC">
          <w:instrText xml:space="preserve"> REF _Ref42460243 \h </w:instrText>
        </w:r>
      </w:moveFrom>
      <w:del w:id="498" w:author="Tatiane Schwanck Schardosim" w:date="2020-07-01T21:06:00Z"/>
      <w:moveFrom w:id="499" w:author="Tatiane Schwanck Schardosim" w:date="2020-07-01T21:06:00Z">
        <w:r w:rsidR="008F071A" w:rsidDel="00637DCC">
          <w:fldChar w:fldCharType="separate"/>
        </w:r>
        <w:r w:rsidR="008F071A" w:rsidDel="00637DCC">
          <w:t xml:space="preserve">Figura </w:t>
        </w:r>
        <w:r w:rsidR="008F071A" w:rsidDel="00637DCC">
          <w:rPr>
            <w:noProof/>
          </w:rPr>
          <w:t>13</w:t>
        </w:r>
        <w:r w:rsidR="008F071A" w:rsidDel="00637DCC">
          <w:fldChar w:fldCharType="end"/>
        </w:r>
        <w:r w:rsidR="008F071A" w:rsidDel="00637DCC">
          <w:t xml:space="preserve"> </w:t>
        </w:r>
        <w:r w:rsidDel="00637DCC">
          <w:t xml:space="preserve">apresenta o processo do sistema desde o momento que </w:t>
        </w:r>
        <w:r w:rsidR="00B41E5C" w:rsidDel="00637DCC">
          <w:t>irá</w:t>
        </w:r>
        <w:r w:rsidDel="00637DCC">
          <w:t xml:space="preserve"> receber as ações e o contexto atual do usuário, até sua última etapa que é retornar ao app com a informação se as ações do usuário estão indicando para o sistema que sua interpretação do contexto </w:t>
        </w:r>
        <w:r w:rsidR="004B1435" w:rsidDel="00637DCC">
          <w:t>está</w:t>
        </w:r>
        <w:r w:rsidDel="00637DCC">
          <w:t xml:space="preserve"> </w:t>
        </w:r>
        <w:r w:rsidR="004B1435" w:rsidDel="00637DCC">
          <w:t>correta ou não</w:t>
        </w:r>
        <w:r w:rsidDel="00637DCC">
          <w:t>.</w:t>
        </w:r>
      </w:moveFrom>
      <w:moveFromRangeEnd w:id="496"/>
    </w:p>
    <w:p w14:paraId="690211CB" w14:textId="727BEE15" w:rsidR="002638C0" w:rsidRDefault="00542BF8" w:rsidP="00CA31F6">
      <w:pPr>
        <w:pStyle w:val="Ttulo3"/>
      </w:pPr>
      <w:bookmarkStart w:id="500" w:name="_Toc44538408"/>
      <w:r>
        <w:t>C</w:t>
      </w:r>
      <w:r w:rsidR="002638C0">
        <w:t>omo o trabalho vai relacionar as músicas que o usuário gosta aos contextos?</w:t>
      </w:r>
      <w:bookmarkEnd w:id="500"/>
    </w:p>
    <w:p w14:paraId="3E21BD21" w14:textId="5DD2BB89" w:rsidR="00542BF8" w:rsidRDefault="00542BF8" w:rsidP="00CA31F6">
      <w:r>
        <w:tab/>
      </w:r>
      <w:ins w:id="501" w:author="Tatiane Schwanck Schardosim" w:date="2020-07-01T21:08:00Z">
        <w:r w:rsidR="00637DCC">
          <w:t xml:space="preserve">Ainda existem estudos a serem aprofundados para responder a esta pergunta, </w:t>
        </w:r>
      </w:ins>
      <w:del w:id="502" w:author="Tatiane Schwanck Schardosim" w:date="2020-07-01T21:08:00Z">
        <w:r w:rsidR="00626FA0" w:rsidDel="00637DCC">
          <w:delText>Dado que</w:delText>
        </w:r>
        <w:r w:rsidR="00A3062D" w:rsidDel="00637DCC">
          <w:delText xml:space="preserve"> essa pergunta</w:delText>
        </w:r>
      </w:del>
      <w:ins w:id="503" w:author="Tatiane Schwanck Schardosim" w:date="2020-07-01T21:08:00Z">
        <w:r w:rsidR="00637DCC">
          <w:t>pois</w:t>
        </w:r>
      </w:ins>
      <w:r w:rsidR="00A3062D">
        <w:t xml:space="preserve"> trata de uma relação estrutural </w:t>
      </w:r>
      <w:del w:id="504" w:author="Tatiane Schwanck Schardosim" w:date="2020-07-01T21:08:00Z">
        <w:r w:rsidR="00A3062D" w:rsidDel="00637DCC">
          <w:delText>do banco</w:delText>
        </w:r>
      </w:del>
      <w:ins w:id="505" w:author="Tatiane Schwanck Schardosim" w:date="2020-07-01T21:08:00Z">
        <w:r w:rsidR="00637DCC">
          <w:t xml:space="preserve">do banco e </w:t>
        </w:r>
      </w:ins>
      <w:ins w:id="506" w:author="Tatiane Schwanck Schardosim" w:date="2020-07-01T21:09:00Z">
        <w:r w:rsidR="00637DCC">
          <w:t>algoritmo</w:t>
        </w:r>
      </w:ins>
      <w:r w:rsidR="00A3062D">
        <w:t xml:space="preserve">, </w:t>
      </w:r>
      <w:ins w:id="507" w:author="Tatiane Schwanck Schardosim" w:date="2020-07-01T21:09:00Z">
        <w:r w:rsidR="00637DCC">
          <w:t xml:space="preserve">com isso a mesma </w:t>
        </w:r>
      </w:ins>
      <w:r w:rsidR="009B7C61">
        <w:t>será</w:t>
      </w:r>
      <w:r w:rsidR="00A3062D">
        <w:t xml:space="preserve"> respondida </w:t>
      </w:r>
      <w:del w:id="508" w:author="Tatiane Schwanck Schardosim" w:date="2020-07-01T21:09:00Z">
        <w:r w:rsidR="00A3062D" w:rsidDel="00637DCC">
          <w:delText xml:space="preserve">no </w:delText>
        </w:r>
      </w:del>
      <w:ins w:id="509" w:author="Tatiane Schwanck Schardosim" w:date="2020-07-01T21:09:00Z">
        <w:r w:rsidR="00637DCC">
          <w:t xml:space="preserve">durante  próxima </w:t>
        </w:r>
      </w:ins>
      <w:ins w:id="510" w:author="Tatiane Schwanck Schardosim" w:date="2020-07-01T21:10:00Z">
        <w:r w:rsidR="00637DCC">
          <w:t xml:space="preserve">fase </w:t>
        </w:r>
      </w:ins>
      <w:ins w:id="511" w:author="Tatiane Schwanck Schardosim" w:date="2020-07-01T21:09:00Z">
        <w:r w:rsidR="00637DCC">
          <w:t xml:space="preserve">de </w:t>
        </w:r>
      </w:ins>
      <w:r w:rsidR="00A3062D">
        <w:t>desenvolvimento des</w:t>
      </w:r>
      <w:ins w:id="512" w:author="Tatiane Schwanck Schardosim" w:date="2020-07-01T21:09:00Z">
        <w:r w:rsidR="00637DCC">
          <w:t>t</w:t>
        </w:r>
      </w:ins>
      <w:del w:id="513" w:author="Tatiane Schwanck Schardosim" w:date="2020-07-01T21:09:00Z">
        <w:r w:rsidR="00A3062D" w:rsidDel="00637DCC">
          <w:delText>s</w:delText>
        </w:r>
      </w:del>
      <w:r w:rsidR="00A3062D">
        <w:t>e trabalho</w:t>
      </w:r>
      <w:del w:id="514" w:author="Tatiane Schwanck Schardosim" w:date="2020-07-01T21:10:00Z">
        <w:r w:rsidR="00CF3D0D" w:rsidDel="00637DCC">
          <w:delText xml:space="preserve">, </w:delText>
        </w:r>
      </w:del>
      <w:del w:id="515" w:author="Tatiane Schwanck Schardosim" w:date="2020-07-01T21:09:00Z">
        <w:r w:rsidR="00CF3D0D" w:rsidDel="00637DCC">
          <w:delText xml:space="preserve">o qual </w:delText>
        </w:r>
        <w:r w:rsidR="00FB74D4" w:rsidDel="00637DCC">
          <w:delText>será</w:delText>
        </w:r>
        <w:r w:rsidR="00CF3D0D" w:rsidDel="00637DCC">
          <w:delText xml:space="preserve"> feito no </w:delText>
        </w:r>
        <w:r w:rsidR="00FB74D4" w:rsidDel="00637DCC">
          <w:delText>próximo</w:delText>
        </w:r>
        <w:r w:rsidR="00CF3D0D" w:rsidDel="00637DCC">
          <w:delText xml:space="preserve"> semestre</w:delText>
        </w:r>
      </w:del>
      <w:del w:id="516" w:author="Tatiane Schwanck Schardosim" w:date="2020-07-01T21:10:00Z">
        <w:r w:rsidR="00A3062D" w:rsidDel="00637DCC">
          <w:delText>.</w:delText>
        </w:r>
      </w:del>
      <w:ins w:id="517" w:author="Tatiane Schwanck Schardosim" w:date="2020-07-01T21:10:00Z">
        <w:r w:rsidR="00637DCC">
          <w:t>.</w:t>
        </w:r>
      </w:ins>
    </w:p>
    <w:p w14:paraId="0F71798F" w14:textId="5BE68C8B" w:rsidR="002638C0" w:rsidRDefault="00542BF8" w:rsidP="00CA31F6">
      <w:pPr>
        <w:pStyle w:val="Ttulo3"/>
      </w:pPr>
      <w:bookmarkStart w:id="518" w:name="_Toc44538409"/>
      <w:r>
        <w:t>C</w:t>
      </w:r>
      <w:r w:rsidR="002638C0">
        <w:t>omo o trabalho vai classificar o contexto para apresentar para usuário?</w:t>
      </w:r>
      <w:bookmarkEnd w:id="518"/>
    </w:p>
    <w:p w14:paraId="0DF44838" w14:textId="4E7C0CC2" w:rsidR="00A212EF" w:rsidRPr="00FE2EA8" w:rsidRDefault="00A212EF" w:rsidP="00CA31F6">
      <w:pPr>
        <w:rPr>
          <w:b/>
          <w:bCs/>
        </w:rPr>
      </w:pPr>
      <w:r>
        <w:tab/>
      </w:r>
      <w:r w:rsidR="001550B2">
        <w:t xml:space="preserve">O contexto obtido através da aplicação, será enviado para o sistema, gerando seu registro do que o usuário está vivendo no momento. </w:t>
      </w:r>
      <w:r w:rsidR="00756DF5">
        <w:t xml:space="preserve">Quando </w:t>
      </w:r>
      <w:ins w:id="519" w:author="Tatiane Schwanck Schardosim" w:date="2020-07-01T21:11:00Z">
        <w:r w:rsidR="00637DCC">
          <w:t xml:space="preserve">o algoritmo </w:t>
        </w:r>
      </w:ins>
      <w:del w:id="520" w:author="Tatiane Schwanck Schardosim" w:date="2020-07-01T21:11:00Z">
        <w:r w:rsidR="00756DF5" w:rsidDel="00637DCC">
          <w:delText xml:space="preserve">o sistema </w:delText>
        </w:r>
      </w:del>
      <w:r w:rsidR="00756DF5">
        <w:t xml:space="preserve">entender, que as ações do usuário não condizem com o contexto atual, </w:t>
      </w:r>
      <w:ins w:id="521" w:author="Tatiane Schwanck Schardosim" w:date="2020-07-01T21:12:00Z">
        <w:r w:rsidR="00637DCC">
          <w:t>será apresentada</w:t>
        </w:r>
      </w:ins>
      <w:del w:id="522" w:author="Tatiane Schwanck Schardosim" w:date="2020-07-01T21:12:00Z">
        <w:r w:rsidR="00681012" w:rsidDel="00637DCC">
          <w:delText>será apresentad</w:delText>
        </w:r>
      </w:del>
      <w:del w:id="523" w:author="Tatiane Schwanck Schardosim" w:date="2020-07-01T21:10:00Z">
        <w:r w:rsidR="00681012" w:rsidDel="00637DCC">
          <w:delText>o</w:delText>
        </w:r>
      </w:del>
      <w:r w:rsidR="00681012">
        <w:t xml:space="preserve"> uma tela </w:t>
      </w:r>
      <w:ins w:id="524" w:author="Tatiane Schwanck Schardosim" w:date="2020-07-01T21:12:00Z">
        <w:r w:rsidR="00637DCC">
          <w:t xml:space="preserve">na aplicação </w:t>
        </w:r>
      </w:ins>
      <w:r w:rsidR="00681012">
        <w:t xml:space="preserve">perguntando se há divergências no contexto da vida real e do entendido </w:t>
      </w:r>
      <w:r w:rsidR="00681012">
        <w:lastRenderedPageBreak/>
        <w:t xml:space="preserve">pelo </w:t>
      </w:r>
      <w:del w:id="525" w:author="Tatiane Schwanck Schardosim" w:date="2020-07-01T21:13:00Z">
        <w:r w:rsidR="00681012" w:rsidDel="00637DCC">
          <w:delText>sistema</w:delText>
        </w:r>
      </w:del>
      <w:ins w:id="526" w:author="Tatiane Schwanck Schardosim" w:date="2020-07-01T21:13:00Z">
        <w:r w:rsidR="00637DCC">
          <w:t>algoritmo</w:t>
        </w:r>
      </w:ins>
      <w:r w:rsidR="00681012">
        <w:t>.</w:t>
      </w:r>
      <w:r w:rsidR="007318DB">
        <w:t xml:space="preserve"> Essa tela </w:t>
      </w:r>
      <w:r w:rsidR="00984734">
        <w:t>irá</w:t>
      </w:r>
      <w:r w:rsidR="007318DB">
        <w:t xml:space="preserve">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pPr>
        <w:pStyle w:val="PargrafodaLista"/>
        <w:numPr>
          <w:ilvl w:val="0"/>
          <w:numId w:val="10"/>
        </w:numPr>
        <w:pPrChange w:id="527" w:author="Tatiane Schwanck Schardosim" w:date="2020-07-01T21:55:00Z">
          <w:pPr>
            <w:pStyle w:val="PargrafodaLista"/>
            <w:numPr>
              <w:numId w:val="24"/>
            </w:numPr>
            <w:tabs>
              <w:tab w:val="num" w:pos="360"/>
              <w:tab w:val="num" w:pos="720"/>
            </w:tabs>
            <w:ind w:hanging="720"/>
          </w:pPr>
        </w:pPrChange>
      </w:pPr>
      <w:r>
        <w:t>Clima</w:t>
      </w:r>
    </w:p>
    <w:p w14:paraId="73ADB815" w14:textId="1BBA1654" w:rsidR="00AA6A73" w:rsidRDefault="00AA6A73">
      <w:pPr>
        <w:pStyle w:val="PargrafodaLista"/>
        <w:numPr>
          <w:ilvl w:val="0"/>
          <w:numId w:val="10"/>
        </w:numPr>
        <w:pPrChange w:id="528" w:author="Tatiane Schwanck Schardosim" w:date="2020-07-01T21:55:00Z">
          <w:pPr>
            <w:pStyle w:val="PargrafodaLista"/>
            <w:numPr>
              <w:numId w:val="24"/>
            </w:numPr>
            <w:tabs>
              <w:tab w:val="num" w:pos="360"/>
              <w:tab w:val="num" w:pos="720"/>
            </w:tabs>
            <w:ind w:hanging="720"/>
          </w:pPr>
        </w:pPrChange>
      </w:pPr>
      <w:r>
        <w:t>Atividade</w:t>
      </w:r>
    </w:p>
    <w:p w14:paraId="4CF750AF" w14:textId="0411026C" w:rsidR="00AA6A73" w:rsidRDefault="00AA6A73">
      <w:pPr>
        <w:pStyle w:val="PargrafodaLista"/>
        <w:numPr>
          <w:ilvl w:val="0"/>
          <w:numId w:val="10"/>
        </w:numPr>
        <w:pPrChange w:id="529" w:author="Tatiane Schwanck Schardosim" w:date="2020-07-01T21:55:00Z">
          <w:pPr>
            <w:pStyle w:val="PargrafodaLista"/>
            <w:numPr>
              <w:numId w:val="24"/>
            </w:numPr>
            <w:tabs>
              <w:tab w:val="num" w:pos="360"/>
              <w:tab w:val="num" w:pos="720"/>
            </w:tabs>
            <w:ind w:hanging="720"/>
          </w:pPr>
        </w:pPrChange>
      </w:pPr>
      <w:r>
        <w:t>Localização</w:t>
      </w:r>
    </w:p>
    <w:p w14:paraId="1B9691A0" w14:textId="048A58E7" w:rsidR="00AA6A73" w:rsidRDefault="00AA6A73">
      <w:pPr>
        <w:pStyle w:val="PargrafodaLista"/>
        <w:numPr>
          <w:ilvl w:val="0"/>
          <w:numId w:val="10"/>
        </w:numPr>
        <w:pPrChange w:id="530" w:author="Tatiane Schwanck Schardosim" w:date="2020-07-01T21:55:00Z">
          <w:pPr>
            <w:pStyle w:val="PargrafodaLista"/>
            <w:numPr>
              <w:numId w:val="24"/>
            </w:numPr>
            <w:tabs>
              <w:tab w:val="num" w:pos="360"/>
              <w:tab w:val="num" w:pos="720"/>
            </w:tabs>
            <w:ind w:hanging="720"/>
          </w:pPr>
        </w:pPrChange>
      </w:pPr>
      <w:r>
        <w:t>Grupo / Individual</w:t>
      </w:r>
    </w:p>
    <w:p w14:paraId="4A81371C" w14:textId="4BC71D92" w:rsidR="00AA6A73" w:rsidRDefault="00AA6A73">
      <w:pPr>
        <w:pStyle w:val="PargrafodaLista"/>
        <w:numPr>
          <w:ilvl w:val="0"/>
          <w:numId w:val="10"/>
        </w:numPr>
        <w:pPrChange w:id="531" w:author="Tatiane Schwanck Schardosim" w:date="2020-07-01T21:55:00Z">
          <w:pPr>
            <w:pStyle w:val="PargrafodaLista"/>
            <w:numPr>
              <w:numId w:val="24"/>
            </w:numPr>
            <w:tabs>
              <w:tab w:val="num" w:pos="360"/>
              <w:tab w:val="num" w:pos="720"/>
            </w:tabs>
            <w:ind w:hanging="720"/>
          </w:pPr>
        </w:pPrChange>
      </w:pPr>
      <w:r>
        <w:t>Humor</w:t>
      </w:r>
    </w:p>
    <w:p w14:paraId="30C64C32" w14:textId="7F897796" w:rsidR="00AA6A73" w:rsidRDefault="00AA6A73">
      <w:pPr>
        <w:pStyle w:val="PargrafodaLista"/>
        <w:numPr>
          <w:ilvl w:val="0"/>
          <w:numId w:val="10"/>
        </w:numPr>
        <w:pPrChange w:id="532" w:author="Tatiane Schwanck Schardosim" w:date="2020-07-01T21:55:00Z">
          <w:pPr>
            <w:pStyle w:val="PargrafodaLista"/>
            <w:numPr>
              <w:numId w:val="24"/>
            </w:numPr>
            <w:tabs>
              <w:tab w:val="num" w:pos="360"/>
              <w:tab w:val="num" w:pos="720"/>
            </w:tabs>
            <w:ind w:hanging="720"/>
          </w:pPr>
        </w:pPrChange>
      </w:pPr>
      <w:r>
        <w:t>Histórico de ações</w:t>
      </w:r>
    </w:p>
    <w:p w14:paraId="57BDBFCF" w14:textId="14CA2791" w:rsidR="00681012" w:rsidRDefault="003E6969">
      <w:pPr>
        <w:pStyle w:val="PargrafodaLista"/>
        <w:numPr>
          <w:ilvl w:val="0"/>
          <w:numId w:val="10"/>
        </w:numPr>
        <w:pPrChange w:id="533" w:author="Tatiane Schwanck Schardosim" w:date="2020-07-01T21:55:00Z">
          <w:pPr>
            <w:pStyle w:val="PargrafodaLista"/>
            <w:numPr>
              <w:numId w:val="24"/>
            </w:numPr>
            <w:tabs>
              <w:tab w:val="num" w:pos="360"/>
              <w:tab w:val="num" w:pos="720"/>
            </w:tabs>
            <w:ind w:hanging="720"/>
          </w:pPr>
        </w:pPrChange>
      </w:pPr>
      <w:r>
        <w:t>Músicas</w:t>
      </w:r>
      <w:r w:rsidR="00C87721">
        <w:t xml:space="preserve"> relacionadas ao contexto</w:t>
      </w:r>
    </w:p>
    <w:p w14:paraId="2A5C9435" w14:textId="77777777" w:rsidR="00C87721" w:rsidRDefault="00C87721" w:rsidP="00CA31F6"/>
    <w:p w14:paraId="0FAE5D1B" w14:textId="1ABCA565" w:rsidR="00C87721" w:rsidRDefault="00C87721" w:rsidP="00CA31F6">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0C428B6E" w:rsidR="002638C0" w:rsidRDefault="00542BF8" w:rsidP="00CA31F6">
      <w:pPr>
        <w:pStyle w:val="Ttulo3"/>
      </w:pPr>
      <w:bookmarkStart w:id="534" w:name="_Toc44538410"/>
      <w:r>
        <w:t>C</w:t>
      </w:r>
      <w:r w:rsidR="002638C0">
        <w:t xml:space="preserve">omo o trabalho vai recomendar novas </w:t>
      </w:r>
      <w:r>
        <w:t>músicas</w:t>
      </w:r>
      <w:r w:rsidR="002638C0">
        <w:t xml:space="preserve"> a partir da relação de contexto x </w:t>
      </w:r>
      <w:r>
        <w:t>música</w:t>
      </w:r>
      <w:r w:rsidR="002638C0">
        <w:t>?</w:t>
      </w:r>
      <w:bookmarkEnd w:id="534"/>
    </w:p>
    <w:p w14:paraId="07E95BC5" w14:textId="7F7B20F7" w:rsidR="001D2070" w:rsidRDefault="001D2070" w:rsidP="00CA31F6">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w:t>
      </w:r>
      <w:r w:rsidR="0083236B" w:rsidRPr="00D3191B">
        <w:rPr>
          <w:i/>
          <w:rPrChange w:id="535" w:author="Érico Souza Loewe" w:date="2020-07-01T23:19:00Z">
            <w:rPr>
              <w:lang w:val="en-US"/>
            </w:rPr>
          </w:rPrChange>
        </w:rPr>
        <w:t>SVM</w:t>
      </w:r>
      <w:r w:rsidR="0083236B" w:rsidRPr="00D3191B">
        <w:rPr>
          <w:rPrChange w:id="536" w:author="Érico Souza Loewe" w:date="2020-07-01T23:19:00Z">
            <w:rPr>
              <w:lang w:val="en-US"/>
            </w:rPr>
          </w:rPrChange>
        </w:rPr>
        <w:t xml:space="preserve">, </w:t>
      </w:r>
      <w:r w:rsidR="0083236B" w:rsidRPr="00D3191B">
        <w:rPr>
          <w:i/>
          <w:rPrChange w:id="537" w:author="Érico Souza Loewe" w:date="2020-07-01T23:19:00Z">
            <w:rPr>
              <w:lang w:val="en-US"/>
            </w:rPr>
          </w:rPrChange>
        </w:rPr>
        <w:t>RBF</w:t>
      </w:r>
      <w:r w:rsidR="0083236B" w:rsidRPr="00D3191B">
        <w:rPr>
          <w:rPrChange w:id="538" w:author="Érico Souza Loewe" w:date="2020-07-01T23:19:00Z">
            <w:rPr>
              <w:lang w:val="en-US"/>
            </w:rPr>
          </w:rPrChange>
        </w:rPr>
        <w:t xml:space="preserve">, </w:t>
      </w:r>
      <w:proofErr w:type="spellStart"/>
      <w:r w:rsidR="0083236B" w:rsidRPr="00D3191B">
        <w:rPr>
          <w:i/>
          <w:rPrChange w:id="539" w:author="Érico Souza Loewe" w:date="2020-07-01T23:19:00Z">
            <w:rPr>
              <w:i/>
              <w:lang w:val="en-US"/>
            </w:rPr>
          </w:rPrChange>
        </w:rPr>
        <w:t>Random</w:t>
      </w:r>
      <w:proofErr w:type="spellEnd"/>
      <w:r w:rsidR="0083236B" w:rsidRPr="00D3191B">
        <w:rPr>
          <w:i/>
          <w:rPrChange w:id="540" w:author="Érico Souza Loewe" w:date="2020-07-01T23:19:00Z">
            <w:rPr>
              <w:i/>
              <w:lang w:val="en-US"/>
            </w:rPr>
          </w:rPrChange>
        </w:rPr>
        <w:t xml:space="preserve"> Forest</w:t>
      </w:r>
      <w:r w:rsidR="0083236B" w:rsidRPr="00D3191B">
        <w:rPr>
          <w:rPrChange w:id="541" w:author="Érico Souza Loewe" w:date="2020-07-01T23:19:00Z">
            <w:rPr>
              <w:lang w:val="en-US"/>
            </w:rPr>
          </w:rPrChange>
        </w:rPr>
        <w:t xml:space="preserve">, </w:t>
      </w:r>
      <w:ins w:id="542" w:author="Tatiane Schwanck Schardosim" w:date="2020-07-01T21:14:00Z">
        <w:r w:rsidR="00637DCC" w:rsidRPr="00D3191B">
          <w:rPr>
            <w:rPrChange w:id="543" w:author="Érico Souza Loewe" w:date="2020-07-01T23:19:00Z">
              <w:rPr>
                <w:lang w:val="en-US"/>
              </w:rPr>
            </w:rPrChange>
          </w:rPr>
          <w:t>etc.</w:t>
        </w:r>
      </w:ins>
      <w:del w:id="544" w:author="Tatiane Schwanck Schardosim" w:date="2020-07-01T21:14:00Z">
        <w:r w:rsidR="0083236B" w:rsidRPr="00D3191B" w:rsidDel="00637DCC">
          <w:rPr>
            <w:rPrChange w:id="545" w:author="Érico Souza Loewe" w:date="2020-07-01T23:19:00Z">
              <w:rPr>
                <w:lang w:val="en-US"/>
              </w:rPr>
            </w:rPrChange>
          </w:rPr>
          <w:delText>...</w:delText>
        </w:r>
      </w:del>
      <w:r w:rsidR="0083236B" w:rsidRPr="0083236B">
        <w:t>)</w:t>
      </w:r>
      <w:r w:rsidR="00B819D5">
        <w:t>, e somente então, será realizad</w:t>
      </w:r>
      <w:del w:id="546" w:author="Tatiane Schwanck Schardosim" w:date="2020-07-01T21:14:00Z">
        <w:r w:rsidR="00B819D5" w:rsidDel="00637DCC">
          <w:delText>o</w:delText>
        </w:r>
      </w:del>
      <w:ins w:id="547" w:author="Tatiane Schwanck Schardosim" w:date="2020-07-01T21:14:00Z">
        <w:r w:rsidR="00637DCC">
          <w:t>a</w:t>
        </w:r>
      </w:ins>
      <w:r w:rsidR="00B819D5">
        <w:t xml:space="preserve"> a recomendação musical, através dos algoritmos de </w:t>
      </w:r>
      <w:ins w:id="548" w:author="Tatiane Schwanck Schardosim" w:date="2020-07-01T21:14:00Z">
        <w:r w:rsidR="00637DCC" w:rsidRPr="00D3191B">
          <w:rPr>
            <w:i/>
            <w:rPrChange w:id="549" w:author="Érico Souza Loewe" w:date="2020-07-01T23:19:00Z">
              <w:rPr>
                <w:i/>
                <w:lang w:val="en-US"/>
              </w:rPr>
            </w:rPrChange>
          </w:rPr>
          <w:t>M</w:t>
        </w:r>
      </w:ins>
      <w:del w:id="550" w:author="Tatiane Schwanck Schardosim" w:date="2020-07-01T21:14:00Z">
        <w:r w:rsidR="00B819D5" w:rsidRPr="00D3191B" w:rsidDel="00637DCC">
          <w:rPr>
            <w:i/>
            <w:rPrChange w:id="551" w:author="Érico Souza Loewe" w:date="2020-07-01T23:19:00Z">
              <w:rPr>
                <w:i/>
                <w:lang w:val="en-US"/>
              </w:rPr>
            </w:rPrChange>
          </w:rPr>
          <w:delText>m</w:delText>
        </w:r>
      </w:del>
      <w:r w:rsidR="00B819D5" w:rsidRPr="00D3191B">
        <w:rPr>
          <w:i/>
          <w:rPrChange w:id="552" w:author="Érico Souza Loewe" w:date="2020-07-01T23:19:00Z">
            <w:rPr>
              <w:i/>
              <w:lang w:val="en-US"/>
            </w:rPr>
          </w:rPrChange>
        </w:rPr>
        <w:t>atrix</w:t>
      </w:r>
      <w:r w:rsidR="00B819D5" w:rsidRPr="00D3191B">
        <w:rPr>
          <w:rPrChange w:id="553" w:author="Érico Souza Loewe" w:date="2020-07-01T23:19:00Z">
            <w:rPr>
              <w:lang w:val="en-US"/>
            </w:rPr>
          </w:rPrChange>
        </w:rPr>
        <w:t xml:space="preserve"> e </w:t>
      </w:r>
      <w:ins w:id="554" w:author="Tatiane Schwanck Schardosim" w:date="2020-07-01T21:14:00Z">
        <w:r w:rsidR="00637DCC" w:rsidRPr="00D3191B">
          <w:rPr>
            <w:i/>
            <w:rPrChange w:id="555" w:author="Érico Souza Loewe" w:date="2020-07-01T23:19:00Z">
              <w:rPr>
                <w:i/>
                <w:lang w:val="en-US"/>
              </w:rPr>
            </w:rPrChange>
          </w:rPr>
          <w:t>T</w:t>
        </w:r>
      </w:ins>
      <w:del w:id="556" w:author="Tatiane Schwanck Schardosim" w:date="2020-07-01T21:14:00Z">
        <w:r w:rsidR="00B819D5" w:rsidRPr="00D3191B" w:rsidDel="00637DCC">
          <w:rPr>
            <w:i/>
            <w:rPrChange w:id="557" w:author="Érico Souza Loewe" w:date="2020-07-01T23:19:00Z">
              <w:rPr>
                <w:i/>
                <w:lang w:val="en-US"/>
              </w:rPr>
            </w:rPrChange>
          </w:rPr>
          <w:delText>t</w:delText>
        </w:r>
      </w:del>
      <w:r w:rsidR="00B819D5" w:rsidRPr="00D3191B">
        <w:rPr>
          <w:i/>
          <w:rPrChange w:id="558" w:author="Érico Souza Loewe" w:date="2020-07-01T23:19:00Z">
            <w:rPr>
              <w:i/>
              <w:lang w:val="en-US"/>
            </w:rPr>
          </w:rPrChange>
        </w:rPr>
        <w:t xml:space="preserve">ensor </w:t>
      </w:r>
      <w:proofErr w:type="spellStart"/>
      <w:ins w:id="559" w:author="Tatiane Schwanck Schardosim" w:date="2020-07-01T21:14:00Z">
        <w:r w:rsidR="00637DCC" w:rsidRPr="00D3191B">
          <w:rPr>
            <w:i/>
            <w:rPrChange w:id="560" w:author="Érico Souza Loewe" w:date="2020-07-01T23:19:00Z">
              <w:rPr>
                <w:i/>
                <w:lang w:val="en-US"/>
              </w:rPr>
            </w:rPrChange>
          </w:rPr>
          <w:t>F</w:t>
        </w:r>
      </w:ins>
      <w:del w:id="561" w:author="Tatiane Schwanck Schardosim" w:date="2020-07-01T21:14:00Z">
        <w:r w:rsidR="00B819D5" w:rsidRPr="00D3191B" w:rsidDel="00637DCC">
          <w:rPr>
            <w:i/>
            <w:rPrChange w:id="562" w:author="Érico Souza Loewe" w:date="2020-07-01T23:19:00Z">
              <w:rPr>
                <w:i/>
                <w:lang w:val="en-US"/>
              </w:rPr>
            </w:rPrChange>
          </w:rPr>
          <w:delText>f</w:delText>
        </w:r>
      </w:del>
      <w:r w:rsidR="00B819D5" w:rsidRPr="00D3191B">
        <w:rPr>
          <w:i/>
          <w:rPrChange w:id="563" w:author="Érico Souza Loewe" w:date="2020-07-01T23:19:00Z">
            <w:rPr>
              <w:i/>
              <w:lang w:val="en-US"/>
            </w:rPr>
          </w:rPrChange>
        </w:rPr>
        <w:t>actorization</w:t>
      </w:r>
      <w:proofErr w:type="spellEnd"/>
      <w:ins w:id="564" w:author="Tatiane Schwanck Schardosim" w:date="2020-07-01T21:15:00Z">
        <w:r w:rsidR="00637DCC" w:rsidRPr="00D3191B">
          <w:rPr>
            <w:i/>
            <w:rPrChange w:id="565" w:author="Érico Souza Loewe" w:date="2020-07-01T23:19:00Z">
              <w:rPr>
                <w:i/>
                <w:lang w:val="en-US"/>
              </w:rPr>
            </w:rPrChange>
          </w:rPr>
          <w:t xml:space="preserve">. </w:t>
        </w:r>
        <w:r w:rsidR="00637DCC" w:rsidRPr="00D3191B">
          <w:rPr>
            <w:rPrChange w:id="566" w:author="Érico Souza Loewe" w:date="2020-07-01T23:19:00Z">
              <w:rPr>
                <w:i/>
                <w:lang w:val="en-US"/>
              </w:rPr>
            </w:rPrChange>
          </w:rPr>
          <w:t xml:space="preserve">A </w:t>
        </w:r>
      </w:ins>
      <w:del w:id="567" w:author="Tatiane Schwanck Schardosim" w:date="2020-07-01T21:15:00Z">
        <w:r w:rsidR="004C6E0E" w:rsidRPr="00637DCC" w:rsidDel="00637DCC">
          <w:delText xml:space="preserve"> (</w:delText>
        </w:r>
      </w:del>
      <w:r w:rsidR="00B170DC" w:rsidRPr="00637DCC">
        <w:fldChar w:fldCharType="begin"/>
      </w:r>
      <w:r w:rsidR="00B170DC" w:rsidRPr="00637DCC">
        <w:instrText xml:space="preserve"> REF _Ref42465942 \h </w:instrText>
      </w:r>
      <w:r w:rsidR="00637DCC">
        <w:instrText xml:space="preserve"> \* MERGEFORMAT </w:instrText>
      </w:r>
      <w:r w:rsidR="00B170DC" w:rsidRPr="00637DCC">
        <w:fldChar w:fldCharType="separate"/>
      </w:r>
      <w:r w:rsidR="00B170DC" w:rsidRPr="00637DCC">
        <w:t xml:space="preserve">Figura </w:t>
      </w:r>
      <w:r w:rsidR="00B170DC" w:rsidRPr="00637DCC">
        <w:rPr>
          <w:noProof/>
        </w:rPr>
        <w:t>14</w:t>
      </w:r>
      <w:r w:rsidR="00B170DC" w:rsidRPr="00637DCC">
        <w:fldChar w:fldCharType="end"/>
      </w:r>
      <w:ins w:id="568" w:author="Tatiane Schwanck Schardosim" w:date="2020-07-01T21:15:00Z">
        <w:r w:rsidR="00637DCC">
          <w:t xml:space="preserve"> abaixo apresenta as </w:t>
        </w:r>
      </w:ins>
      <w:ins w:id="569" w:author="Tatiane Schwanck Schardosim" w:date="2020-07-01T21:16:00Z">
        <w:r w:rsidR="00637DCC">
          <w:t>etapas</w:t>
        </w:r>
      </w:ins>
      <w:ins w:id="570" w:author="Tatiane Schwanck Schardosim" w:date="2020-07-01T21:15:00Z">
        <w:r w:rsidR="00637DCC">
          <w:t xml:space="preserve"> </w:t>
        </w:r>
      </w:ins>
      <w:ins w:id="571" w:author="Tatiane Schwanck Schardosim" w:date="2020-07-01T21:16:00Z">
        <w:r w:rsidR="00F97970">
          <w:t>utilizadas n</w:t>
        </w:r>
      </w:ins>
      <w:ins w:id="572" w:author="Tatiane Schwanck Schardosim" w:date="2020-07-01T21:15:00Z">
        <w:r w:rsidR="00637DCC">
          <w:t xml:space="preserve">o processo para realizar a recomendação </w:t>
        </w:r>
      </w:ins>
      <w:del w:id="573" w:author="Tatiane Schwanck Schardosim" w:date="2020-07-01T21:15:00Z">
        <w:r w:rsidR="004C6E0E" w:rsidRPr="00637DCC" w:rsidDel="00637DCC">
          <w:delText>)</w:delText>
        </w:r>
      </w:del>
      <w:ins w:id="574" w:author="Tatiane Schwanck Schardosim" w:date="2020-07-01T21:16:00Z">
        <w:r w:rsidR="00F97970">
          <w:t>musical.</w:t>
        </w:r>
      </w:ins>
      <w:del w:id="575" w:author="Tatiane Schwanck Schardosim" w:date="2020-07-01T21:16:00Z">
        <w:r w:rsidR="004C6E0E" w:rsidRPr="00637DCC" w:rsidDel="00F97970">
          <w:delText>.</w:delText>
        </w:r>
      </w:del>
    </w:p>
    <w:p w14:paraId="34BE6B08" w14:textId="77777777" w:rsidR="005C2958" w:rsidRDefault="006A09D0" w:rsidP="00CA31F6">
      <w:commentRangeStart w:id="576"/>
      <w:r>
        <w:rPr>
          <w:noProof/>
          <w:lang w:eastAsia="pt-BR"/>
        </w:rPr>
        <w:drawing>
          <wp:inline distT="0" distB="0" distL="0" distR="0" wp14:anchorId="39192125" wp14:editId="7AEACDEF">
            <wp:extent cx="5486400" cy="2016760"/>
            <wp:effectExtent l="0" t="0" r="571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commentRangeEnd w:id="576"/>
      <w:r w:rsidR="00637DCC">
        <w:rPr>
          <w:rStyle w:val="Refdecomentrio"/>
        </w:rPr>
        <w:commentReference w:id="576"/>
      </w:r>
    </w:p>
    <w:p w14:paraId="1C038957" w14:textId="71F7E5CA" w:rsidR="006A09D0" w:rsidRDefault="005C2958" w:rsidP="00CA31F6">
      <w:pPr>
        <w:pStyle w:val="Legenda"/>
      </w:pPr>
      <w:bookmarkStart w:id="577" w:name="_Ref42465942"/>
      <w:bookmarkStart w:id="578" w:name="_Ref42465918"/>
      <w:bookmarkStart w:id="579" w:name="_Toc44538337"/>
      <w:r>
        <w:t xml:space="preserve">Figura </w:t>
      </w:r>
      <w:r w:rsidR="00C7334A">
        <w:rPr>
          <w:noProof/>
        </w:rPr>
        <w:fldChar w:fldCharType="begin"/>
      </w:r>
      <w:r w:rsidR="00C7334A">
        <w:rPr>
          <w:noProof/>
        </w:rPr>
        <w:instrText xml:space="preserve"> SEQ Figura \* ARABIC </w:instrText>
      </w:r>
      <w:r w:rsidR="00C7334A">
        <w:rPr>
          <w:noProof/>
        </w:rPr>
        <w:fldChar w:fldCharType="separate"/>
      </w:r>
      <w:r>
        <w:rPr>
          <w:noProof/>
        </w:rPr>
        <w:t>14</w:t>
      </w:r>
      <w:r w:rsidR="00C7334A">
        <w:rPr>
          <w:noProof/>
        </w:rPr>
        <w:fldChar w:fldCharType="end"/>
      </w:r>
      <w:bookmarkEnd w:id="577"/>
      <w:r>
        <w:t xml:space="preserve"> Etapas do processo para realizar a recomendação musical</w:t>
      </w:r>
      <w:bookmarkEnd w:id="578"/>
      <w:bookmarkEnd w:id="579"/>
    </w:p>
    <w:p w14:paraId="098F5958" w14:textId="0CBE8853" w:rsidR="00746ACF" w:rsidRDefault="00746ACF" w:rsidP="00CA31F6">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lastRenderedPageBreak/>
        <w:t>atual da aplicação</w:t>
      </w:r>
      <w:r w:rsidR="00BD3406">
        <w:t xml:space="preserve">, buscando aperfeiçoar, a </w:t>
      </w:r>
      <w:del w:id="580" w:author="Tatiane Schwanck Schardosim" w:date="2020-07-01T21:16:00Z">
        <w:r w:rsidR="00BD3406" w:rsidDel="00F97970">
          <w:delText>experiencia</w:delText>
        </w:r>
      </w:del>
      <w:ins w:id="581" w:author="Tatiane Schwanck Schardosim" w:date="2020-07-01T21:16:00Z">
        <w:r w:rsidR="00F97970">
          <w:t>experiência</w:t>
        </w:r>
      </w:ins>
      <w:r w:rsidR="00BD3406">
        <w:t xml:space="preserve">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A31F6">
      <w:pPr>
        <w:pStyle w:val="Ttulo3"/>
      </w:pPr>
      <w:bookmarkStart w:id="582" w:name="_Toc44538411"/>
      <w:r w:rsidRPr="00C93218">
        <w:t xml:space="preserve">Como o trabalho vai </w:t>
      </w:r>
      <w:r>
        <w:t>avaliar as recomendações feitas</w:t>
      </w:r>
      <w:r w:rsidRPr="00C93218">
        <w:t>?</w:t>
      </w:r>
      <w:bookmarkEnd w:id="582"/>
    </w:p>
    <w:p w14:paraId="2D3D24BC" w14:textId="1AA95046" w:rsidR="004455FF" w:rsidRDefault="004455FF" w:rsidP="00CA31F6">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w:t>
      </w:r>
      <w:r w:rsidR="00B072FC" w:rsidRPr="00F97970">
        <w:rPr>
          <w:i/>
          <w:rPrChange w:id="583" w:author="Tatiane Schwanck Schardosim" w:date="2020-07-01T21:17:00Z">
            <w:rPr/>
          </w:rPrChange>
        </w:rPr>
        <w:t>AUC</w:t>
      </w:r>
      <w:r w:rsidR="00B072FC">
        <w:t xml:space="preserve">, </w:t>
      </w:r>
      <w:r w:rsidR="00B072FC" w:rsidRPr="00DF364E">
        <w:rPr>
          <w:i/>
        </w:rPr>
        <w:t xml:space="preserve">Root </w:t>
      </w:r>
      <w:proofErr w:type="spellStart"/>
      <w:r w:rsidR="00B072FC" w:rsidRPr="00DF364E">
        <w:rPr>
          <w:i/>
        </w:rPr>
        <w:t>Mean</w:t>
      </w:r>
      <w:proofErr w:type="spellEnd"/>
      <w:r w:rsidR="00B072FC" w:rsidRPr="00DF364E">
        <w:rPr>
          <w:i/>
        </w:rPr>
        <w:t xml:space="preserve"> </w:t>
      </w:r>
      <w:proofErr w:type="spellStart"/>
      <w:r w:rsidR="00B072FC" w:rsidRPr="00DF364E">
        <w:rPr>
          <w:i/>
        </w:rPr>
        <w:t>Squared</w:t>
      </w:r>
      <w:proofErr w:type="spellEnd"/>
      <w:r w:rsidR="00B072FC" w:rsidRPr="00DF364E">
        <w:rPr>
          <w:i/>
        </w:rPr>
        <w:t xml:space="preserve"> </w:t>
      </w:r>
      <w:proofErr w:type="spellStart"/>
      <w:r w:rsidR="00B072FC" w:rsidRPr="00DF364E">
        <w:rPr>
          <w:i/>
        </w:rPr>
        <w:t>Error</w:t>
      </w:r>
      <w:proofErr w:type="spellEnd"/>
      <w:r w:rsidR="00B072FC">
        <w:rPr>
          <w:i/>
        </w:rPr>
        <w:t xml:space="preserve">, </w:t>
      </w:r>
      <w:proofErr w:type="spellStart"/>
      <w:r w:rsidR="00B072FC">
        <w:rPr>
          <w:i/>
        </w:rPr>
        <w:t>Mean</w:t>
      </w:r>
      <w:proofErr w:type="spellEnd"/>
      <w:r w:rsidR="00B072FC">
        <w:rPr>
          <w:i/>
        </w:rPr>
        <w:t xml:space="preserve"> </w:t>
      </w:r>
      <w:proofErr w:type="spellStart"/>
      <w:r w:rsidR="00B072FC">
        <w:rPr>
          <w:i/>
        </w:rPr>
        <w:t>Reciprocal</w:t>
      </w:r>
      <w:proofErr w:type="spellEnd"/>
      <w:r w:rsidR="00B072FC">
        <w:rPr>
          <w:i/>
        </w:rPr>
        <w:t xml:space="preserve"> Rank</w:t>
      </w:r>
      <w:r w:rsidR="00B072FC" w:rsidRPr="007020CB">
        <w:t xml:space="preserve">, </w:t>
      </w:r>
      <w:del w:id="584" w:author="Tatiane Schwanck Schardosim" w:date="2020-07-01T21:17:00Z">
        <w:r w:rsidR="00B072FC" w:rsidRPr="007020CB" w:rsidDel="00F97970">
          <w:delText>...</w:delText>
        </w:r>
      </w:del>
      <w:ins w:id="585" w:author="Tatiane Schwanck Schardosim" w:date="2020-07-01T21:17:00Z">
        <w:r w:rsidR="00F97970">
          <w:t>etc.</w:t>
        </w:r>
      </w:ins>
      <w:r w:rsidR="00B072FC" w:rsidRPr="007020CB">
        <w:t>)</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CA31F6">
      <w:pPr>
        <w:pStyle w:val="Ttulo2"/>
      </w:pPr>
      <w:bookmarkStart w:id="586" w:name="_Toc44538412"/>
      <w:r>
        <w:t>roteiro</w:t>
      </w:r>
      <w:bookmarkEnd w:id="586"/>
    </w:p>
    <w:p w14:paraId="7953C146" w14:textId="01388E60" w:rsidR="00345147" w:rsidRDefault="00E718BF" w:rsidP="00CA31F6">
      <w:r>
        <w:tab/>
      </w:r>
      <w:r w:rsidR="00DB4B61">
        <w:t xml:space="preserve">Para desenvolver o modelo e o sistema de recomendação musical, </w:t>
      </w:r>
      <w:ins w:id="587" w:author="Tatiane Schwanck Schardosim" w:date="2020-07-01T21:18:00Z">
        <w:r w:rsidR="00F97970">
          <w:t>serão realizadas diversas etapas, onde a primeira ser</w:t>
        </w:r>
      </w:ins>
      <w:ins w:id="588" w:author="Tatiane Schwanck Schardosim" w:date="2020-07-01T21:25:00Z">
        <w:r w:rsidR="00F97970">
          <w:t xml:space="preserve">á obter uma amostra de dados a partir de um questionário que será aplicado: </w:t>
        </w:r>
      </w:ins>
      <w:ins w:id="589" w:author="Tatiane Schwanck Schardosim" w:date="2020-07-01T21:18:00Z">
        <w:r w:rsidR="00F97970">
          <w:t xml:space="preserve">1) Criar questionário </w:t>
        </w:r>
      </w:ins>
      <w:del w:id="590" w:author="Tatiane Schwanck Schardosim" w:date="2020-07-01T21:18:00Z">
        <w:r w:rsidR="0037075D" w:rsidDel="00F97970">
          <w:delText>será passado as</w:delText>
        </w:r>
      </w:del>
      <w:ins w:id="591" w:author="Tatiane Schwanck Schardosim" w:date="2020-07-01T21:18:00Z">
        <w:r w:rsidR="00F97970">
          <w:t xml:space="preserve">com as </w:t>
        </w:r>
      </w:ins>
      <w:del w:id="592" w:author="Tatiane Schwanck Schardosim" w:date="2020-07-01T21:18:00Z">
        <w:r w:rsidR="0037075D" w:rsidDel="00F97970">
          <w:delText xml:space="preserve"> </w:delText>
        </w:r>
      </w:del>
      <w:r w:rsidR="0037075D">
        <w:t xml:space="preserve">perguntas </w:t>
      </w:r>
      <w:ins w:id="593" w:author="Tatiane Schwanck Schardosim" w:date="2020-07-01T21:19:00Z">
        <w:r w:rsidR="00F97970">
          <w:t xml:space="preserve">listadas na seção </w:t>
        </w:r>
        <w:commentRangeStart w:id="594"/>
        <w:r w:rsidR="00F97970">
          <w:t xml:space="preserve">XXX </w:t>
        </w:r>
        <w:commentRangeEnd w:id="594"/>
        <w:r w:rsidR="00F97970">
          <w:rPr>
            <w:rStyle w:val="Refdecomentrio"/>
          </w:rPr>
          <w:commentReference w:id="594"/>
        </w:r>
        <w:r w:rsidR="00F97970">
          <w:t xml:space="preserve">deste trabalho, </w:t>
        </w:r>
      </w:ins>
      <w:del w:id="595" w:author="Tatiane Schwanck Schardosim" w:date="2020-07-01T21:19:00Z">
        <w:r w:rsidR="0037075D" w:rsidDel="00F97970">
          <w:delText>do questionário para u</w:delText>
        </w:r>
      </w:del>
      <w:ins w:id="596" w:author="Tatiane Schwanck Schardosim" w:date="2020-07-01T21:19:00Z">
        <w:r w:rsidR="00F97970">
          <w:t>utilizando o</w:t>
        </w:r>
      </w:ins>
      <w:del w:id="597" w:author="Tatiane Schwanck Schardosim" w:date="2020-07-01T21:19:00Z">
        <w:r w:rsidR="0037075D" w:rsidDel="00F97970">
          <w:delText>m</w:delText>
        </w:r>
      </w:del>
      <w:r w:rsidR="0037075D">
        <w:t xml:space="preserve"> formulário do </w:t>
      </w:r>
      <w:r w:rsidR="0037075D" w:rsidRPr="00F97970">
        <w:rPr>
          <w:i/>
          <w:rPrChange w:id="598" w:author="Tatiane Schwanck Schardosim" w:date="2020-07-01T21:19:00Z">
            <w:rPr/>
          </w:rPrChange>
        </w:rPr>
        <w:t>Google Drive</w:t>
      </w:r>
      <w:ins w:id="599" w:author="Tatiane Schwanck Schardosim" w:date="2020-07-01T21:20:00Z">
        <w:r w:rsidR="00F97970">
          <w:t>; 2)</w:t>
        </w:r>
      </w:ins>
      <w:del w:id="600" w:author="Tatiane Schwanck Schardosim" w:date="2020-07-01T21:20:00Z">
        <w:r w:rsidR="0037075D" w:rsidDel="00F97970">
          <w:delText xml:space="preserve">, o qual </w:delText>
        </w:r>
        <w:r w:rsidR="00ED5C24" w:rsidDel="00F97970">
          <w:delText>será</w:delText>
        </w:r>
        <w:r w:rsidR="0037075D" w:rsidDel="00F97970">
          <w:delText xml:space="preserve"> d</w:delText>
        </w:r>
      </w:del>
      <w:ins w:id="601" w:author="Tatiane Schwanck Schardosim" w:date="2020-07-01T21:20:00Z">
        <w:r w:rsidR="00F97970">
          <w:t xml:space="preserve"> Distribuir o formulário</w:t>
        </w:r>
      </w:ins>
      <w:del w:id="602" w:author="Tatiane Schwanck Schardosim" w:date="2020-07-01T21:20:00Z">
        <w:r w:rsidR="0037075D" w:rsidDel="00F97970">
          <w:delText>istribuído</w:delText>
        </w:r>
      </w:del>
      <w:r w:rsidR="0037075D">
        <w:t xml:space="preserve"> em diversos meios de comunicação</w:t>
      </w:r>
      <w:ins w:id="603" w:author="Tatiane Schwanck Schardosim" w:date="2020-07-01T21:20:00Z">
        <w:r w:rsidR="00F97970">
          <w:t xml:space="preserve">, onde </w:t>
        </w:r>
      </w:ins>
      <w:del w:id="604" w:author="Tatiane Schwanck Schardosim" w:date="2020-07-01T21:20:00Z">
        <w:r w:rsidR="0037075D" w:rsidDel="00F97970">
          <w:delText>.</w:delText>
        </w:r>
      </w:del>
      <w:del w:id="605" w:author="Tatiane Schwanck Schardosim" w:date="2020-07-01T21:21:00Z">
        <w:r w:rsidR="00ED5C24" w:rsidDel="00F97970">
          <w:delText xml:space="preserve"> Nele, conterá</w:delText>
        </w:r>
      </w:del>
      <w:ins w:id="606" w:author="Tatiane Schwanck Schardosim" w:date="2020-07-01T21:21:00Z">
        <w:r w:rsidR="00F97970">
          <w:t>haverá</w:t>
        </w:r>
      </w:ins>
      <w:r w:rsidR="00ED5C24">
        <w:t xml:space="preserve"> ao final um campo para o usuário preencher seu </w:t>
      </w:r>
      <w:r w:rsidR="00863A33">
        <w:t>e-mail</w:t>
      </w:r>
      <w:r w:rsidR="00ED5C24">
        <w:t xml:space="preserve"> caso deseja participar do teste do sistema </w:t>
      </w:r>
      <w:r w:rsidR="00ED5C24" w:rsidRPr="00F97970">
        <w:rPr>
          <w:i/>
          <w:rPrChange w:id="607" w:author="Tatiane Schwanck Schardosim" w:date="2020-07-01T21:17:00Z">
            <w:rPr/>
          </w:rPrChange>
        </w:rPr>
        <w:t>DCRM</w:t>
      </w:r>
      <w:r w:rsidR="00863A33">
        <w:t>, o qual será utilizado no futuro para o envio de um convite para utilizar a aplicação desenvolvida</w:t>
      </w:r>
      <w:ins w:id="608" w:author="Tatiane Schwanck Schardosim" w:date="2020-07-01T21:21:00Z">
        <w:r w:rsidR="00F97970">
          <w:t xml:space="preserve"> e 3) Apurar dados do question</w:t>
        </w:r>
      </w:ins>
      <w:ins w:id="609" w:author="Tatiane Schwanck Schardosim" w:date="2020-07-01T21:22:00Z">
        <w:r w:rsidR="00F97970">
          <w:t>ário para ser</w:t>
        </w:r>
      </w:ins>
      <w:ins w:id="610" w:author="Tatiane Schwanck Schardosim" w:date="2020-07-01T21:26:00Z">
        <w:r w:rsidR="00065B2B">
          <w:t>em</w:t>
        </w:r>
      </w:ins>
      <w:ins w:id="611" w:author="Tatiane Schwanck Schardosim" w:date="2020-07-01T21:22:00Z">
        <w:r w:rsidR="00065B2B">
          <w:t xml:space="preserve"> utilizados</w:t>
        </w:r>
        <w:r w:rsidR="00F97970">
          <w:t xml:space="preserve"> como base </w:t>
        </w:r>
      </w:ins>
      <w:ins w:id="612" w:author="Tatiane Schwanck Schardosim" w:date="2020-07-01T21:26:00Z">
        <w:r w:rsidR="00065B2B">
          <w:t>da amostra.</w:t>
        </w:r>
      </w:ins>
      <w:del w:id="613" w:author="Tatiane Schwanck Schardosim" w:date="2020-07-01T21:21:00Z">
        <w:r w:rsidR="00863A33" w:rsidDel="00F97970">
          <w:delText>.</w:delText>
        </w:r>
      </w:del>
    </w:p>
    <w:p w14:paraId="1DD0498B" w14:textId="1A9A697B" w:rsidR="00AA257E" w:rsidRDefault="003F3B30" w:rsidP="00CA31F6">
      <w:r>
        <w:tab/>
      </w:r>
      <w:r w:rsidR="007C3EA7">
        <w:t xml:space="preserve">A aplicação </w:t>
      </w:r>
      <w:ins w:id="614" w:author="Tatiane Schwanck Schardosim" w:date="2020-07-01T21:26:00Z">
        <w:r w:rsidR="00065B2B">
          <w:t xml:space="preserve">proposta </w:t>
        </w:r>
      </w:ins>
      <w:del w:id="615" w:author="Tatiane Schwanck Schardosim" w:date="2020-07-01T21:26:00Z">
        <w:r w:rsidR="007C3EA7" w:rsidDel="00065B2B">
          <w:delText xml:space="preserve">desenvolvida </w:delText>
        </w:r>
      </w:del>
      <w:ins w:id="616" w:author="Tatiane Schwanck Schardosim" w:date="2020-07-01T21:26:00Z">
        <w:r w:rsidR="00065B2B">
          <w:t xml:space="preserve">será </w:t>
        </w:r>
      </w:ins>
      <w:del w:id="617" w:author="Tatiane Schwanck Schardosim" w:date="2020-07-01T21:26:00Z">
        <w:r w:rsidR="007C3EA7" w:rsidDel="00065B2B">
          <w:delText>é</w:delText>
        </w:r>
      </w:del>
      <w:del w:id="618" w:author="Tatiane Schwanck Schardosim" w:date="2020-07-01T21:27:00Z">
        <w:r w:rsidR="007C3EA7" w:rsidDel="00065B2B">
          <w:delText xml:space="preserve"> </w:delText>
        </w:r>
      </w:del>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27555BB3" w:rsidR="0096326E" w:rsidRPr="00345147" w:rsidRDefault="0096326E" w:rsidP="00CA31F6">
      <w:r>
        <w:tab/>
        <w:t>No momento em que for realizad</w:t>
      </w:r>
      <w:ins w:id="619" w:author="Tatiane Schwanck Schardosim" w:date="2020-07-01T21:28:00Z">
        <w:r w:rsidR="00065B2B">
          <w:t>a</w:t>
        </w:r>
      </w:ins>
      <w:del w:id="620" w:author="Tatiane Schwanck Schardosim" w:date="2020-07-01T21:28:00Z">
        <w:r w:rsidDel="00065B2B">
          <w:delText>o</w:delText>
        </w:r>
      </w:del>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del w:id="621" w:author="Tatiane Schwanck Schardosim" w:date="2020-07-01T21:28:00Z">
        <w:r w:rsidR="00D12BFA" w:rsidDel="00065B2B">
          <w:delText>s</w:delText>
        </w:r>
      </w:del>
      <w:ins w:id="622" w:author="Tatiane Schwanck Schardosim" w:date="2020-07-01T21:28:00Z">
        <w:r w:rsidR="00065B2B">
          <w:t>t</w:t>
        </w:r>
      </w:ins>
      <w:r w:rsidR="00D12BFA">
        <w:t xml:space="preserve">e trabalho </w:t>
      </w:r>
      <w:del w:id="623" w:author="Tatiane Schwanck Schardosim" w:date="2020-07-01T21:29:00Z">
        <w:r w:rsidR="00D12BFA" w:rsidDel="00065B2B">
          <w:delText xml:space="preserve">do </w:delText>
        </w:r>
      </w:del>
      <w:ins w:id="624" w:author="Tatiane Schwanck Schardosim" w:date="2020-07-01T21:29:00Z">
        <w:r w:rsidR="00065B2B">
          <w:t xml:space="preserve">com o </w:t>
        </w:r>
      </w:ins>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625" w:name="_Toc44538413"/>
      <w:r w:rsidRPr="006C1E7D">
        <w:lastRenderedPageBreak/>
        <w:t>CONCLUSÃO</w:t>
      </w:r>
      <w:bookmarkEnd w:id="625"/>
    </w:p>
    <w:p w14:paraId="45DBB776" w14:textId="28F36A2A" w:rsidR="008F2AE9" w:rsidRDefault="00DF3A09" w:rsidP="00CA31F6">
      <w:r>
        <w:tab/>
      </w:r>
      <w:commentRangeStart w:id="626"/>
      <w:r w:rsidR="00712162">
        <w:t>Nesse trabalho foi realizado uma revisão em cima dos trabalhos</w:t>
      </w:r>
      <w:r w:rsidR="00D54D83">
        <w:t xml:space="preserve"> da </w:t>
      </w:r>
      <w:r w:rsidR="00D54D83" w:rsidRPr="009518DB">
        <w:rPr>
          <w:i/>
          <w:rPrChange w:id="627" w:author="Tatiane Schwanck Schardosim" w:date="2020-07-01T21:29:00Z">
            <w:rPr/>
          </w:rPrChange>
        </w:rPr>
        <w:t>ACM</w:t>
      </w:r>
      <w:r w:rsidR="00D54D83">
        <w:t xml:space="preserve">, </w:t>
      </w:r>
      <w:r w:rsidR="00712162">
        <w:t xml:space="preserve">de </w:t>
      </w:r>
      <w:r w:rsidR="00712162" w:rsidRPr="009518DB">
        <w:rPr>
          <w:i/>
          <w:rPrChange w:id="628" w:author="Tatiane Schwanck Schardosim" w:date="2020-07-01T21:29:00Z">
            <w:rPr/>
          </w:rPrChange>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9518DB">
        <w:rPr>
          <w:i/>
          <w:rPrChange w:id="629" w:author="Tatiane Schwanck Schardosim" w:date="2020-07-01T21:29:00Z">
            <w:rPr/>
          </w:rPrChange>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del w:id="630" w:author="Tatiane Schwanck Schardosim" w:date="2020-07-01T21:29:00Z">
        <w:r w:rsidR="005E1B5B" w:rsidDel="009518DB">
          <w:delText xml:space="preserve">no </w:delText>
        </w:r>
      </w:del>
      <w:ins w:id="631" w:author="Tatiane Schwanck Schardosim" w:date="2020-07-01T21:29:00Z">
        <w:r w:rsidR="009518DB">
          <w:t xml:space="preserve">por </w:t>
        </w:r>
      </w:ins>
      <w:r w:rsidR="005E1B5B">
        <w:t xml:space="preserve">fim, será realizado uma comparação do resultado, com os obtidos no </w:t>
      </w:r>
      <w:r w:rsidR="005E1B5B" w:rsidRPr="009518DB">
        <w:rPr>
          <w:i/>
          <w:rPrChange w:id="632" w:author="Tatiane Schwanck Schardosim" w:date="2020-07-01T21:29:00Z">
            <w:rPr/>
          </w:rPrChange>
        </w:rPr>
        <w:t>Spotify</w:t>
      </w:r>
      <w:r w:rsidR="005E1B5B">
        <w:t>.</w:t>
      </w:r>
      <w:commentRangeEnd w:id="626"/>
      <w:r w:rsidR="009518DB">
        <w:rPr>
          <w:rStyle w:val="Refdecomentrio"/>
        </w:rPr>
        <w:commentReference w:id="626"/>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3"/>
          <w:headerReference w:type="first" r:id="rId54"/>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633" w:name="_Toc44538414"/>
      <w:commentRangeStart w:id="634"/>
      <w:r w:rsidRPr="00310EA6">
        <w:lastRenderedPageBreak/>
        <w:t>Referências Bibliográficas</w:t>
      </w:r>
      <w:commentRangeEnd w:id="634"/>
      <w:r w:rsidR="009518DB">
        <w:rPr>
          <w:rStyle w:val="Refdecomentrio"/>
          <w:b w:val="0"/>
          <w:caps w:val="0"/>
          <w:snapToGrid/>
          <w:spacing w:val="0"/>
          <w:kern w:val="0"/>
        </w:rPr>
        <w:commentReference w:id="634"/>
      </w:r>
      <w:bookmarkEnd w:id="633"/>
    </w:p>
    <w:p w14:paraId="5D0DF2E6" w14:textId="11CC733D" w:rsidR="00A169AE" w:rsidRPr="002638C0" w:rsidRDefault="00C648F5" w:rsidP="00CA31F6">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CA31F6">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CA31F6">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CA31F6">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CA31F6">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CA31F6">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CA31F6">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CA31F6">
      <w:pPr>
        <w:rPr>
          <w:noProof/>
          <w:lang w:val="en-US"/>
        </w:rPr>
      </w:pPr>
      <w:r w:rsidRPr="002638C0">
        <w:rPr>
          <w:noProof/>
          <w:lang w:val="en-US"/>
        </w:rPr>
        <w:t xml:space="preserve">FALK, K. Practical Recommender Systems. [s.l: s.n.]. </w:t>
      </w:r>
    </w:p>
    <w:p w14:paraId="565768C7" w14:textId="77777777" w:rsidR="00A169AE" w:rsidRPr="00A169AE" w:rsidRDefault="00A169AE" w:rsidP="00CA31F6">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CA31F6">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CA31F6">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CA31F6">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CA31F6">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CA31F6">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CA31F6">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66865F88" w:rsidR="008A4CC4" w:rsidRPr="001C0FB0" w:rsidDel="009518DB" w:rsidRDefault="00C648F5">
      <w:pPr>
        <w:rPr>
          <w:del w:id="635" w:author="Tatiane Schwanck Schardosim" w:date="2020-07-01T21:30:00Z"/>
        </w:rPr>
        <w:pPrChange w:id="636" w:author="Tatiane Schwanck Schardosim" w:date="2020-07-01T21:55:00Z">
          <w:pPr>
            <w:pStyle w:val="RefernciasBibliogrficas"/>
          </w:pPr>
        </w:pPrChange>
      </w:pPr>
      <w:r>
        <w:fldChar w:fldCharType="end"/>
      </w:r>
    </w:p>
    <w:p w14:paraId="54A4F2EC" w14:textId="4B5DB02C" w:rsidR="008F2AE9" w:rsidDel="009518DB" w:rsidRDefault="008F2AE9">
      <w:pPr>
        <w:rPr>
          <w:del w:id="637" w:author="Tatiane Schwanck Schardosim" w:date="2020-07-01T21:30:00Z"/>
        </w:rPr>
      </w:pPr>
    </w:p>
    <w:p w14:paraId="5708191B" w14:textId="77777777" w:rsidR="008F2AE9" w:rsidRDefault="008F2AE9" w:rsidP="00CA31F6"/>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Tatiane Schwanck Schardosim" w:date="2020-07-01T20:10:00Z" w:initials="TSS">
    <w:p w14:paraId="5C445C4F" w14:textId="45963A82" w:rsidR="003D5E2C" w:rsidRDefault="003D5E2C" w:rsidP="00CA31F6">
      <w:pPr>
        <w:pStyle w:val="Textodecomentrio"/>
      </w:pPr>
      <w:r>
        <w:rPr>
          <w:rStyle w:val="Refdecomentrio"/>
        </w:rPr>
        <w:annotationRef/>
      </w:r>
      <w:r>
        <w:rPr>
          <w:noProof/>
        </w:rPr>
        <w:t>Vivenciado quando? Por um período?</w:t>
      </w:r>
    </w:p>
  </w:comment>
  <w:comment w:id="4" w:author="Érico Souza Loewe" w:date="2020-07-01T23:19:00Z" w:initials="ÉSL">
    <w:p w14:paraId="5356B3F7" w14:textId="6104BAE6" w:rsidR="003D5E2C" w:rsidRDefault="003D5E2C">
      <w:pPr>
        <w:pStyle w:val="Textodecomentrio"/>
      </w:pPr>
      <w:r>
        <w:rPr>
          <w:rStyle w:val="Refdecomentrio"/>
        </w:rPr>
        <w:annotationRef/>
      </w:r>
      <w:r>
        <w:rPr>
          <w:rStyle w:val="Refdecomentrio"/>
        </w:rPr>
        <w:t>Sim, será levado em consideração o histórico do contexto (ações) do usuário</w:t>
      </w:r>
    </w:p>
  </w:comment>
  <w:comment w:id="10" w:author="Tatiane Schwanck Schardosim" w:date="2020-07-01T21:47:00Z" w:initials="TSS">
    <w:p w14:paraId="5B1E7062" w14:textId="3C2A5374" w:rsidR="003D5E2C" w:rsidRDefault="003D5E2C" w:rsidP="00CA31F6">
      <w:pPr>
        <w:pStyle w:val="Textodecomentrio"/>
      </w:pPr>
      <w:r>
        <w:rPr>
          <w:rStyle w:val="Refdecomentrio"/>
        </w:rPr>
        <w:annotationRef/>
      </w:r>
      <w:r>
        <w:rPr>
          <w:noProof/>
        </w:rPr>
        <w:t>Tens que apresnetar cada figura.</w:t>
      </w:r>
    </w:p>
  </w:comment>
  <w:comment w:id="32" w:author="Tatiane Schwanck Schardosim" w:date="2020-07-01T21:50:00Z" w:initials="TSS">
    <w:p w14:paraId="6454CB88" w14:textId="241115AC" w:rsidR="003D5E2C" w:rsidRDefault="003D5E2C" w:rsidP="00CA31F6">
      <w:pPr>
        <w:pStyle w:val="Textodecomentrio"/>
      </w:pPr>
      <w:r>
        <w:rPr>
          <w:rStyle w:val="Refdecomentrio"/>
        </w:rPr>
        <w:annotationRef/>
      </w:r>
      <w:r>
        <w:rPr>
          <w:noProof/>
        </w:rPr>
        <w:t>4 ou 3?</w:t>
      </w:r>
    </w:p>
  </w:comment>
  <w:comment w:id="37" w:author="Tatiane Schwanck Schardosim" w:date="2020-07-01T21:51:00Z" w:initials="TSS">
    <w:p w14:paraId="369A950C" w14:textId="6354BDC1" w:rsidR="003D5E2C" w:rsidRDefault="003D5E2C" w:rsidP="00CA31F6">
      <w:pPr>
        <w:pStyle w:val="Textodecomentrio"/>
      </w:pPr>
      <w:r>
        <w:rPr>
          <w:rStyle w:val="Refdecomentrio"/>
        </w:rPr>
        <w:annotationRef/>
      </w:r>
      <w:r>
        <w:rPr>
          <w:noProof/>
        </w:rPr>
        <w:t>breve o que?</w:t>
      </w:r>
    </w:p>
  </w:comment>
  <w:comment w:id="64" w:author="Tatiane Schwanck Schardosim" w:date="2020-07-01T21:54:00Z" w:initials="TSS">
    <w:p w14:paraId="57442773" w14:textId="30AF9F19" w:rsidR="003D5E2C" w:rsidRDefault="003D5E2C" w:rsidP="00CA31F6">
      <w:pPr>
        <w:pStyle w:val="Textodecomentrio"/>
      </w:pPr>
      <w:r>
        <w:rPr>
          <w:rStyle w:val="Refdecomentrio"/>
        </w:rPr>
        <w:annotationRef/>
      </w:r>
      <w:r>
        <w:rPr>
          <w:noProof/>
        </w:rPr>
        <w:t>Referenciar a figura</w:t>
      </w:r>
    </w:p>
  </w:comment>
  <w:comment w:id="72" w:author="Tatiane Schwanck Schardosim" w:date="2020-07-01T20:16:00Z" w:initials="TSS">
    <w:p w14:paraId="75E4D8B4" w14:textId="68A581D1" w:rsidR="003D5E2C" w:rsidRDefault="003D5E2C" w:rsidP="00CA31F6">
      <w:pPr>
        <w:pStyle w:val="Textodecomentrio"/>
      </w:pPr>
      <w:r>
        <w:rPr>
          <w:rStyle w:val="Refdecomentrio"/>
        </w:rPr>
        <w:annotationRef/>
      </w:r>
      <w:r>
        <w:rPr>
          <w:noProof/>
        </w:rPr>
        <w:t>Revisar o texto, diz que foi feito um estudo, bla bla bla</w:t>
      </w:r>
    </w:p>
  </w:comment>
  <w:comment w:id="134" w:author="Tatiane Schwanck Schardosim" w:date="2020-07-01T20:30:00Z" w:initials="TSS">
    <w:p w14:paraId="3E5D15AC" w14:textId="14152D78" w:rsidR="003D5E2C" w:rsidRDefault="003D5E2C" w:rsidP="00CA31F6">
      <w:pPr>
        <w:pStyle w:val="Textodecomentrio"/>
      </w:pPr>
      <w:r>
        <w:rPr>
          <w:rStyle w:val="Refdecomentrio"/>
        </w:rPr>
        <w:annotationRef/>
      </w:r>
      <w:r>
        <w:rPr>
          <w:noProof/>
        </w:rPr>
        <w:t>Esta correta esta abreviatura?</w:t>
      </w:r>
    </w:p>
  </w:comment>
  <w:comment w:id="315" w:author="Tatiane Schwanck Schardosim" w:date="2020-07-01T20:52:00Z" w:initials="TSS">
    <w:p w14:paraId="5DB90FFD" w14:textId="1FA73627" w:rsidR="003D5E2C" w:rsidRDefault="003D5E2C" w:rsidP="00CA31F6">
      <w:pPr>
        <w:pStyle w:val="Textodecomentrio"/>
      </w:pPr>
      <w:r>
        <w:rPr>
          <w:rStyle w:val="Refdecomentrio"/>
        </w:rPr>
        <w:annotationRef/>
      </w:r>
      <w:r>
        <w:rPr>
          <w:noProof/>
        </w:rPr>
        <w:t>Localização está nos dois?</w:t>
      </w:r>
    </w:p>
  </w:comment>
  <w:comment w:id="322" w:author="Tatiane Schwanck Schardosim" w:date="2020-07-01T20:54:00Z" w:initials="TSS">
    <w:p w14:paraId="6345B211" w14:textId="03CD21A0" w:rsidR="003D5E2C" w:rsidRDefault="003D5E2C" w:rsidP="00CA31F6">
      <w:pPr>
        <w:pStyle w:val="Textodecomentrio"/>
      </w:pPr>
      <w:r>
        <w:rPr>
          <w:rStyle w:val="Refdecomentrio"/>
        </w:rPr>
        <w:annotationRef/>
      </w:r>
      <w:r>
        <w:rPr>
          <w:noProof/>
        </w:rPr>
        <w:t>Revisa a concordância</w:t>
      </w:r>
    </w:p>
  </w:comment>
  <w:comment w:id="334" w:author="Tatiane Schwanck Schardosim" w:date="2020-07-01T20:55:00Z" w:initials="TSS">
    <w:p w14:paraId="00038D8A" w14:textId="23599823" w:rsidR="003D5E2C" w:rsidRDefault="003D5E2C" w:rsidP="00CA31F6">
      <w:pPr>
        <w:pStyle w:val="Textodecomentrio"/>
      </w:pPr>
      <w:r>
        <w:rPr>
          <w:rStyle w:val="Refdecomentrio"/>
        </w:rPr>
        <w:annotationRef/>
      </w:r>
      <w:r>
        <w:rPr>
          <w:noProof/>
        </w:rPr>
        <w:t>Será um app?</w:t>
      </w:r>
    </w:p>
  </w:comment>
  <w:comment w:id="338" w:author="Tatiane Schwanck Schardosim" w:date="2020-07-01T20:56:00Z" w:initials="TSS">
    <w:p w14:paraId="0C776C40" w14:textId="5C809AE1" w:rsidR="003D5E2C" w:rsidRDefault="003D5E2C" w:rsidP="00CA31F6">
      <w:pPr>
        <w:pStyle w:val="Textodecomentrio"/>
      </w:pPr>
      <w:r>
        <w:rPr>
          <w:rStyle w:val="Refdecomentrio"/>
        </w:rPr>
        <w:annotationRef/>
      </w:r>
      <w:r>
        <w:rPr>
          <w:noProof/>
        </w:rPr>
        <w:t>Acho que a fonte ficou pequena</w:t>
      </w:r>
    </w:p>
  </w:comment>
  <w:comment w:id="364" w:author="Tatiane Schwanck Schardosim" w:date="2020-07-01T20:59:00Z" w:initials="TSS">
    <w:p w14:paraId="24E0EE0E" w14:textId="6419427C" w:rsidR="003D5E2C" w:rsidRDefault="003D5E2C" w:rsidP="00CA31F6">
      <w:pPr>
        <w:pStyle w:val="Textodecomentrio"/>
      </w:pPr>
      <w:r>
        <w:rPr>
          <w:rStyle w:val="Refdecomentrio"/>
        </w:rPr>
        <w:annotationRef/>
      </w:r>
      <w:r>
        <w:rPr>
          <w:noProof/>
        </w:rPr>
        <w:t>Porque pergunta novamnete só do Spotfy?</w:t>
      </w:r>
    </w:p>
  </w:comment>
  <w:comment w:id="446" w:author="Tatiane Schwanck Schardosim" w:date="2020-07-01T21:03:00Z" w:initials="TSS">
    <w:p w14:paraId="22FF3F7F" w14:textId="696DE96B" w:rsidR="003D5E2C" w:rsidRDefault="003D5E2C" w:rsidP="00CA31F6">
      <w:pPr>
        <w:pStyle w:val="Textodecomentrio"/>
      </w:pPr>
      <w:r>
        <w:rPr>
          <w:rStyle w:val="Refdecomentrio"/>
        </w:rPr>
        <w:annotationRef/>
      </w:r>
      <w:r>
        <w:rPr>
          <w:noProof/>
        </w:rPr>
        <w:t xml:space="preserve">Periodicidade não seria legal? </w:t>
      </w:r>
    </w:p>
  </w:comment>
  <w:comment w:id="481" w:author="Tatiane Schwanck Schardosim" w:date="2020-07-01T21:04:00Z" w:initials="TSS">
    <w:p w14:paraId="5F46AD33" w14:textId="356F60CF" w:rsidR="003D5E2C" w:rsidRDefault="003D5E2C" w:rsidP="00CA31F6">
      <w:pPr>
        <w:pStyle w:val="Textodecomentrio"/>
      </w:pPr>
      <w:r>
        <w:rPr>
          <w:rStyle w:val="Refdecomentrio"/>
        </w:rPr>
        <w:annotationRef/>
      </w:r>
      <w:r>
        <w:rPr>
          <w:noProof/>
        </w:rPr>
        <w:t>Tá correto?</w:t>
      </w:r>
    </w:p>
  </w:comment>
  <w:comment w:id="493" w:author="Tatiane Schwanck Schardosim" w:date="2020-07-01T21:07:00Z" w:initials="TSS">
    <w:p w14:paraId="7DD37F81" w14:textId="35CF80FC" w:rsidR="003D5E2C" w:rsidRDefault="003D5E2C" w:rsidP="00CA31F6">
      <w:pPr>
        <w:pStyle w:val="Textodecomentrio"/>
      </w:pPr>
      <w:r>
        <w:rPr>
          <w:rStyle w:val="Refdecomentrio"/>
        </w:rPr>
        <w:annotationRef/>
      </w:r>
      <w:r>
        <w:rPr>
          <w:noProof/>
        </w:rPr>
        <w:t>Aqui também achei a fonte pequebna</w:t>
      </w:r>
    </w:p>
  </w:comment>
  <w:comment w:id="576" w:author="Tatiane Schwanck Schardosim" w:date="2020-07-01T21:14:00Z" w:initials="TSS">
    <w:p w14:paraId="1CC46C68" w14:textId="367FA327" w:rsidR="003D5E2C" w:rsidRDefault="003D5E2C" w:rsidP="00CA31F6">
      <w:pPr>
        <w:pStyle w:val="Textodecomentrio"/>
      </w:pPr>
      <w:r>
        <w:rPr>
          <w:rStyle w:val="Refdecomentrio"/>
        </w:rPr>
        <w:annotationRef/>
      </w:r>
      <w:r>
        <w:rPr>
          <w:noProof/>
        </w:rPr>
        <w:t>Aqui a fonte ficou grande</w:t>
      </w:r>
    </w:p>
  </w:comment>
  <w:comment w:id="594" w:author="Tatiane Schwanck Schardosim" w:date="2020-07-01T21:19:00Z" w:initials="TSS">
    <w:p w14:paraId="74B36498" w14:textId="21270F0F" w:rsidR="003D5E2C" w:rsidRDefault="003D5E2C" w:rsidP="00CA31F6">
      <w:pPr>
        <w:pStyle w:val="Textodecomentrio"/>
      </w:pPr>
      <w:r>
        <w:rPr>
          <w:rStyle w:val="Refdecomentrio"/>
        </w:rPr>
        <w:annotationRef/>
      </w:r>
      <w:r>
        <w:rPr>
          <w:noProof/>
        </w:rPr>
        <w:t>Colocar onde está.</w:t>
      </w:r>
    </w:p>
  </w:comment>
  <w:comment w:id="626" w:author="Tatiane Schwanck Schardosim" w:date="2020-07-01T21:29:00Z" w:initials="TSS">
    <w:p w14:paraId="2639240E" w14:textId="7928EC66" w:rsidR="003D5E2C" w:rsidRDefault="003D5E2C" w:rsidP="00CA31F6">
      <w:pPr>
        <w:pStyle w:val="Textodecomentrio"/>
      </w:pPr>
      <w:r>
        <w:rPr>
          <w:rStyle w:val="Refdecomentrio"/>
        </w:rPr>
        <w:annotationRef/>
      </w:r>
      <w:r>
        <w:rPr>
          <w:noProof/>
        </w:rPr>
        <w:t xml:space="preserve">tá fraca a conclusão, além de curta. </w:t>
      </w:r>
    </w:p>
  </w:comment>
  <w:comment w:id="634" w:author="Tatiane Schwanck Schardosim" w:date="2020-07-01T21:30:00Z" w:initials="TSS">
    <w:p w14:paraId="34834409" w14:textId="17229921" w:rsidR="003D5E2C" w:rsidRDefault="003D5E2C" w:rsidP="00CA31F6">
      <w:pPr>
        <w:pStyle w:val="Textodecomentrio"/>
      </w:pPr>
      <w:r>
        <w:rPr>
          <w:rStyle w:val="Refdecomentrio"/>
        </w:rPr>
        <w:annotationRef/>
      </w:r>
      <w:r>
        <w:rPr>
          <w:noProof/>
        </w:rPr>
        <w:t>Não precisa referenciar a bibliografiac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0"/>
  <w15:commentEx w15:paraId="5356B3F7" w15:paraIdParent="5C445C4F" w15:done="0"/>
  <w15:commentEx w15:paraId="5B1E7062" w15:done="1"/>
  <w15:commentEx w15:paraId="6454CB88" w15:done="0"/>
  <w15:commentEx w15:paraId="369A950C" w15:done="0"/>
  <w15:commentEx w15:paraId="57442773" w15:done="0"/>
  <w15:commentEx w15:paraId="75E4D8B4" w15:done="0"/>
  <w15:commentEx w15:paraId="3E5D15AC" w15:done="0"/>
  <w15:commentEx w15:paraId="5DB90FFD" w15:done="0"/>
  <w15:commentEx w15:paraId="6345B211" w15:done="0"/>
  <w15:commentEx w15:paraId="00038D8A" w15:done="0"/>
  <w15:commentEx w15:paraId="0C776C40" w15:done="0"/>
  <w15:commentEx w15:paraId="24E0EE0E" w15:done="0"/>
  <w15:commentEx w15:paraId="22FF3F7F" w15:done="0"/>
  <w15:commentEx w15:paraId="5F46AD33" w15:done="0"/>
  <w15:commentEx w15:paraId="7DD37F81" w15:done="0"/>
  <w15:commentEx w15:paraId="1CC46C68" w15:done="0"/>
  <w15:commentEx w15:paraId="74B36498" w15:done="0"/>
  <w15:commentEx w15:paraId="2639240E" w15:done="0"/>
  <w15:commentEx w15:paraId="348344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369A950C" w16cid:durableId="22A79852"/>
  <w16cid:commentId w16cid:paraId="57442773" w16cid:durableId="22A79853"/>
  <w16cid:commentId w16cid:paraId="75E4D8B4" w16cid:durableId="22A79854"/>
  <w16cid:commentId w16cid:paraId="3E5D15AC" w16cid:durableId="22A79855"/>
  <w16cid:commentId w16cid:paraId="5DB90FFD" w16cid:durableId="22A79856"/>
  <w16cid:commentId w16cid:paraId="6345B211" w16cid:durableId="22A79857"/>
  <w16cid:commentId w16cid:paraId="00038D8A" w16cid:durableId="22A79858"/>
  <w16cid:commentId w16cid:paraId="0C776C40" w16cid:durableId="22A79859"/>
  <w16cid:commentId w16cid:paraId="24E0EE0E" w16cid:durableId="22A7985A"/>
  <w16cid:commentId w16cid:paraId="22FF3F7F" w16cid:durableId="22A7985B"/>
  <w16cid:commentId w16cid:paraId="5F46AD33" w16cid:durableId="22A7985C"/>
  <w16cid:commentId w16cid:paraId="7DD37F81" w16cid:durableId="22A7985D"/>
  <w16cid:commentId w16cid:paraId="1CC46C68" w16cid:durableId="22A7985E"/>
  <w16cid:commentId w16cid:paraId="74B36498" w16cid:durableId="22A7985F"/>
  <w16cid:commentId w16cid:paraId="2639240E" w16cid:durableId="22A79860"/>
  <w16cid:commentId w16cid:paraId="34834409" w16cid:durableId="22A798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326E59" w14:textId="77777777" w:rsidR="00205889" w:rsidRDefault="00205889" w:rsidP="00CA31F6">
      <w:r>
        <w:separator/>
      </w:r>
    </w:p>
    <w:p w14:paraId="7CC03D52" w14:textId="77777777" w:rsidR="00205889" w:rsidRDefault="00205889" w:rsidP="00CA31F6"/>
    <w:p w14:paraId="75FD6FB1" w14:textId="77777777" w:rsidR="00205889" w:rsidRDefault="00205889" w:rsidP="00CA31F6"/>
    <w:p w14:paraId="16B2D1B7" w14:textId="77777777" w:rsidR="00205889" w:rsidRDefault="00205889" w:rsidP="00CA31F6"/>
    <w:p w14:paraId="6524090F" w14:textId="77777777" w:rsidR="00205889" w:rsidRDefault="00205889" w:rsidP="00CA31F6"/>
    <w:p w14:paraId="327C6B67" w14:textId="77777777" w:rsidR="00205889" w:rsidRDefault="00205889" w:rsidP="00CA31F6"/>
    <w:p w14:paraId="6A3117EC" w14:textId="77777777" w:rsidR="00205889" w:rsidRDefault="00205889" w:rsidP="00CA31F6"/>
    <w:p w14:paraId="786F99D7" w14:textId="77777777" w:rsidR="00205889" w:rsidRDefault="00205889" w:rsidP="00CA31F6"/>
    <w:p w14:paraId="6C6DB687" w14:textId="77777777" w:rsidR="00205889" w:rsidRDefault="00205889" w:rsidP="00CA31F6"/>
    <w:p w14:paraId="480048C3" w14:textId="77777777" w:rsidR="00205889" w:rsidRDefault="00205889" w:rsidP="00CA31F6"/>
    <w:p w14:paraId="4DF43416" w14:textId="77777777" w:rsidR="00205889" w:rsidRDefault="00205889" w:rsidP="00CA31F6"/>
    <w:p w14:paraId="2C7F0244" w14:textId="77777777" w:rsidR="00205889" w:rsidRDefault="00205889" w:rsidP="00CA31F6"/>
    <w:p w14:paraId="1F86AF1D" w14:textId="77777777" w:rsidR="00205889" w:rsidRDefault="00205889" w:rsidP="00CA31F6"/>
    <w:p w14:paraId="0CF8BF29" w14:textId="77777777" w:rsidR="00205889" w:rsidRDefault="00205889" w:rsidP="00CA31F6"/>
    <w:p w14:paraId="3DCA3048" w14:textId="77777777" w:rsidR="00205889" w:rsidRDefault="00205889" w:rsidP="00CA31F6"/>
    <w:p w14:paraId="10AB1054" w14:textId="77777777" w:rsidR="00205889" w:rsidRDefault="00205889" w:rsidP="00CA31F6"/>
    <w:p w14:paraId="0D9E15A6" w14:textId="77777777" w:rsidR="00205889" w:rsidRDefault="00205889" w:rsidP="00CA31F6"/>
    <w:p w14:paraId="04B13E73" w14:textId="77777777" w:rsidR="00205889" w:rsidRDefault="00205889" w:rsidP="00CA31F6"/>
    <w:p w14:paraId="1EB57DA6" w14:textId="77777777" w:rsidR="00205889" w:rsidRDefault="00205889" w:rsidP="00CA31F6"/>
    <w:p w14:paraId="33A201CD" w14:textId="77777777" w:rsidR="00205889" w:rsidRDefault="00205889" w:rsidP="00CA31F6"/>
    <w:p w14:paraId="692BEDA9" w14:textId="77777777" w:rsidR="00205889" w:rsidRDefault="00205889" w:rsidP="00CA31F6"/>
    <w:p w14:paraId="55496494" w14:textId="77777777" w:rsidR="00205889" w:rsidRDefault="00205889" w:rsidP="00CA31F6"/>
    <w:p w14:paraId="7BA46917" w14:textId="77777777" w:rsidR="00205889" w:rsidRDefault="00205889" w:rsidP="00CA31F6"/>
    <w:p w14:paraId="6D6083B3" w14:textId="77777777" w:rsidR="00205889" w:rsidRDefault="00205889" w:rsidP="00CA31F6"/>
    <w:p w14:paraId="2AA95D0B" w14:textId="77777777" w:rsidR="00205889" w:rsidRDefault="00205889" w:rsidP="00CA31F6"/>
    <w:p w14:paraId="3E6341F1" w14:textId="77777777" w:rsidR="00205889" w:rsidRDefault="00205889" w:rsidP="00CA31F6"/>
  </w:endnote>
  <w:endnote w:type="continuationSeparator" w:id="0">
    <w:p w14:paraId="02EAACF6" w14:textId="77777777" w:rsidR="00205889" w:rsidRDefault="00205889" w:rsidP="00CA31F6">
      <w:r>
        <w:continuationSeparator/>
      </w:r>
    </w:p>
    <w:p w14:paraId="7FFA051F" w14:textId="77777777" w:rsidR="00205889" w:rsidRDefault="00205889" w:rsidP="00CA31F6"/>
    <w:p w14:paraId="35A384F6" w14:textId="77777777" w:rsidR="00205889" w:rsidRDefault="00205889" w:rsidP="00CA31F6"/>
    <w:p w14:paraId="5D30A4E9" w14:textId="77777777" w:rsidR="00205889" w:rsidRDefault="00205889" w:rsidP="00CA31F6"/>
    <w:p w14:paraId="2E336CCA" w14:textId="77777777" w:rsidR="00205889" w:rsidRDefault="00205889" w:rsidP="00CA31F6"/>
    <w:p w14:paraId="05E15BAD" w14:textId="77777777" w:rsidR="00205889" w:rsidRDefault="00205889" w:rsidP="00CA31F6"/>
    <w:p w14:paraId="3186AA9B" w14:textId="77777777" w:rsidR="00205889" w:rsidRDefault="00205889" w:rsidP="00CA31F6"/>
    <w:p w14:paraId="164BBCF9" w14:textId="77777777" w:rsidR="00205889" w:rsidRDefault="00205889" w:rsidP="00CA31F6"/>
    <w:p w14:paraId="729D6CED" w14:textId="77777777" w:rsidR="00205889" w:rsidRDefault="00205889" w:rsidP="00CA31F6"/>
    <w:p w14:paraId="1C68C373" w14:textId="77777777" w:rsidR="00205889" w:rsidRDefault="00205889" w:rsidP="00CA31F6"/>
    <w:p w14:paraId="7A1ED649" w14:textId="77777777" w:rsidR="00205889" w:rsidRDefault="00205889" w:rsidP="00CA31F6"/>
    <w:p w14:paraId="0C0FA19D" w14:textId="77777777" w:rsidR="00205889" w:rsidRDefault="00205889" w:rsidP="00CA31F6"/>
    <w:p w14:paraId="4EB7B783" w14:textId="77777777" w:rsidR="00205889" w:rsidRDefault="00205889" w:rsidP="00CA31F6"/>
    <w:p w14:paraId="7907EE42" w14:textId="77777777" w:rsidR="00205889" w:rsidRDefault="00205889" w:rsidP="00CA31F6"/>
    <w:p w14:paraId="404C59BB" w14:textId="77777777" w:rsidR="00205889" w:rsidRDefault="00205889" w:rsidP="00CA31F6"/>
    <w:p w14:paraId="4C1B293C" w14:textId="77777777" w:rsidR="00205889" w:rsidRDefault="00205889" w:rsidP="00CA31F6"/>
    <w:p w14:paraId="4909B584" w14:textId="77777777" w:rsidR="00205889" w:rsidRDefault="00205889" w:rsidP="00CA31F6"/>
    <w:p w14:paraId="1485772D" w14:textId="77777777" w:rsidR="00205889" w:rsidRDefault="00205889" w:rsidP="00CA31F6"/>
    <w:p w14:paraId="5F39B43D" w14:textId="77777777" w:rsidR="00205889" w:rsidRDefault="00205889" w:rsidP="00CA31F6"/>
    <w:p w14:paraId="43C47F85" w14:textId="77777777" w:rsidR="00205889" w:rsidRDefault="00205889" w:rsidP="00CA31F6"/>
    <w:p w14:paraId="645CF8B7" w14:textId="77777777" w:rsidR="00205889" w:rsidRDefault="00205889" w:rsidP="00CA31F6"/>
    <w:p w14:paraId="5DBE77CB" w14:textId="77777777" w:rsidR="00205889" w:rsidRDefault="00205889" w:rsidP="00CA31F6"/>
    <w:p w14:paraId="6F06957D" w14:textId="77777777" w:rsidR="00205889" w:rsidRDefault="00205889" w:rsidP="00CA31F6"/>
    <w:p w14:paraId="6AA1C814" w14:textId="77777777" w:rsidR="00205889" w:rsidRDefault="00205889" w:rsidP="00CA31F6"/>
    <w:p w14:paraId="5B85A837" w14:textId="77777777" w:rsidR="00205889" w:rsidRDefault="00205889" w:rsidP="00CA31F6"/>
    <w:p w14:paraId="319336F9" w14:textId="77777777" w:rsidR="00205889" w:rsidRDefault="00205889"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0C5BB" w14:textId="77777777" w:rsidR="00205889" w:rsidRDefault="00205889" w:rsidP="00CA31F6">
      <w:r>
        <w:separator/>
      </w:r>
    </w:p>
    <w:p w14:paraId="051E7F8A" w14:textId="77777777" w:rsidR="00205889" w:rsidRDefault="00205889" w:rsidP="00CA31F6"/>
    <w:p w14:paraId="7E0F741F" w14:textId="77777777" w:rsidR="00205889" w:rsidRDefault="00205889" w:rsidP="00CA31F6"/>
    <w:p w14:paraId="31E6C2CC" w14:textId="77777777" w:rsidR="00205889" w:rsidRDefault="00205889" w:rsidP="00CA31F6"/>
    <w:p w14:paraId="7CCBD78F" w14:textId="77777777" w:rsidR="00205889" w:rsidRDefault="00205889" w:rsidP="00CA31F6"/>
    <w:p w14:paraId="331985C8" w14:textId="77777777" w:rsidR="00205889" w:rsidRDefault="00205889" w:rsidP="00CA31F6"/>
    <w:p w14:paraId="752E14CE" w14:textId="77777777" w:rsidR="00205889" w:rsidRDefault="00205889" w:rsidP="00CA31F6"/>
    <w:p w14:paraId="03E12A29" w14:textId="77777777" w:rsidR="00205889" w:rsidRDefault="00205889" w:rsidP="00CA31F6"/>
    <w:p w14:paraId="701B1C2A" w14:textId="77777777" w:rsidR="00205889" w:rsidRDefault="00205889" w:rsidP="00CA31F6"/>
    <w:p w14:paraId="5B147D14" w14:textId="77777777" w:rsidR="00205889" w:rsidRDefault="00205889" w:rsidP="00CA31F6"/>
    <w:p w14:paraId="3C0F51FD" w14:textId="77777777" w:rsidR="00205889" w:rsidRDefault="00205889" w:rsidP="00CA31F6"/>
    <w:p w14:paraId="32C93C11" w14:textId="77777777" w:rsidR="00205889" w:rsidRDefault="00205889" w:rsidP="00CA31F6"/>
    <w:p w14:paraId="6D1213E4" w14:textId="77777777" w:rsidR="00205889" w:rsidRDefault="00205889" w:rsidP="00CA31F6"/>
    <w:p w14:paraId="6992091D" w14:textId="77777777" w:rsidR="00205889" w:rsidRDefault="00205889" w:rsidP="00CA31F6"/>
    <w:p w14:paraId="22747DF8" w14:textId="77777777" w:rsidR="00205889" w:rsidRDefault="00205889" w:rsidP="00CA31F6"/>
    <w:p w14:paraId="6A11642A" w14:textId="77777777" w:rsidR="00205889" w:rsidRDefault="00205889" w:rsidP="00CA31F6"/>
    <w:p w14:paraId="383C8DA1" w14:textId="77777777" w:rsidR="00205889" w:rsidRDefault="00205889" w:rsidP="00CA31F6"/>
  </w:footnote>
  <w:footnote w:type="continuationSeparator" w:id="0">
    <w:p w14:paraId="00BB6C8C" w14:textId="77777777" w:rsidR="00205889" w:rsidRDefault="00205889" w:rsidP="00CA31F6">
      <w:r>
        <w:continuationSeparator/>
      </w:r>
    </w:p>
    <w:p w14:paraId="313FF8A6" w14:textId="77777777" w:rsidR="00205889" w:rsidRDefault="00205889" w:rsidP="00CA31F6"/>
    <w:p w14:paraId="7E32BE36" w14:textId="77777777" w:rsidR="00205889" w:rsidRDefault="00205889" w:rsidP="00CA31F6"/>
    <w:p w14:paraId="7BB81503" w14:textId="77777777" w:rsidR="00205889" w:rsidRDefault="00205889" w:rsidP="00CA31F6"/>
    <w:p w14:paraId="600B1231" w14:textId="77777777" w:rsidR="00205889" w:rsidRDefault="00205889" w:rsidP="00CA31F6"/>
    <w:p w14:paraId="23C5D69E" w14:textId="77777777" w:rsidR="00205889" w:rsidRDefault="00205889" w:rsidP="00CA31F6"/>
    <w:p w14:paraId="77C725B1" w14:textId="77777777" w:rsidR="00205889" w:rsidRDefault="00205889" w:rsidP="00CA31F6"/>
    <w:p w14:paraId="2DFDDD48" w14:textId="77777777" w:rsidR="00205889" w:rsidRDefault="00205889" w:rsidP="00CA31F6"/>
    <w:p w14:paraId="7F1ECEDF" w14:textId="77777777" w:rsidR="00205889" w:rsidRDefault="00205889" w:rsidP="00CA31F6"/>
    <w:p w14:paraId="5BF3384C" w14:textId="77777777" w:rsidR="00205889" w:rsidRDefault="00205889" w:rsidP="00CA31F6"/>
    <w:p w14:paraId="1CC39C0B" w14:textId="77777777" w:rsidR="00205889" w:rsidRDefault="00205889" w:rsidP="00CA31F6"/>
    <w:p w14:paraId="17462312" w14:textId="77777777" w:rsidR="00205889" w:rsidRDefault="00205889" w:rsidP="00CA31F6"/>
    <w:p w14:paraId="78BC318B" w14:textId="77777777" w:rsidR="00205889" w:rsidRDefault="00205889" w:rsidP="00CA31F6"/>
    <w:p w14:paraId="66C590B0" w14:textId="77777777" w:rsidR="00205889" w:rsidRDefault="00205889" w:rsidP="00CA31F6"/>
    <w:p w14:paraId="444C9F0E" w14:textId="77777777" w:rsidR="00205889" w:rsidRDefault="00205889" w:rsidP="00CA31F6"/>
    <w:p w14:paraId="4A7EC43C" w14:textId="77777777" w:rsidR="00205889" w:rsidRDefault="00205889" w:rsidP="00CA31F6"/>
    <w:p w14:paraId="7C3B1E11" w14:textId="77777777" w:rsidR="00205889" w:rsidRDefault="00205889" w:rsidP="00CA31F6"/>
    <w:p w14:paraId="02FD5E14" w14:textId="77777777" w:rsidR="00205889" w:rsidRDefault="00205889" w:rsidP="00CA31F6"/>
    <w:p w14:paraId="4D0EC7F5" w14:textId="77777777" w:rsidR="00205889" w:rsidRDefault="00205889" w:rsidP="00CA31F6"/>
    <w:p w14:paraId="4B19DFAB" w14:textId="77777777" w:rsidR="00205889" w:rsidRDefault="00205889" w:rsidP="00CA31F6"/>
    <w:p w14:paraId="3AA66F8C" w14:textId="77777777" w:rsidR="00205889" w:rsidRDefault="00205889" w:rsidP="00CA31F6"/>
    <w:p w14:paraId="1E123231" w14:textId="77777777" w:rsidR="00205889" w:rsidRDefault="00205889" w:rsidP="00CA31F6"/>
    <w:p w14:paraId="3B1C3D98" w14:textId="77777777" w:rsidR="00205889" w:rsidRDefault="00205889" w:rsidP="00CA31F6"/>
    <w:p w14:paraId="4573C81C" w14:textId="77777777" w:rsidR="00205889" w:rsidRDefault="00205889" w:rsidP="00CA31F6"/>
    <w:p w14:paraId="05D0B67D" w14:textId="77777777" w:rsidR="00205889" w:rsidRDefault="00205889" w:rsidP="00CA31F6"/>
    <w:p w14:paraId="32F5847F" w14:textId="77777777" w:rsidR="00205889" w:rsidRDefault="00205889"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D5E2C" w:rsidRDefault="003D5E2C" w:rsidP="00CA31F6">
    <w:r>
      <w:fldChar w:fldCharType="begin"/>
    </w:r>
    <w:r>
      <w:instrText xml:space="preserve">PAGE  </w:instrText>
    </w:r>
    <w:r>
      <w:fldChar w:fldCharType="separate"/>
    </w:r>
    <w:r>
      <w:rPr>
        <w:noProof/>
      </w:rPr>
      <w:t>24</w:t>
    </w:r>
    <w:r>
      <w:fldChar w:fldCharType="end"/>
    </w:r>
  </w:p>
  <w:p w14:paraId="3D42A6EB" w14:textId="77777777" w:rsidR="003D5E2C" w:rsidRDefault="003D5E2C"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D5E2C" w:rsidRDefault="003D5E2C"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3D5E2C" w:rsidRDefault="003D5E2C"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3D5E2C" w:rsidRDefault="003D5E2C"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D5E2C" w:rsidRDefault="003D5E2C"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3"/>
  </w:num>
  <w:num w:numId="7">
    <w:abstractNumId w:val="10"/>
  </w:num>
  <w:num w:numId="8">
    <w:abstractNumId w:val="4"/>
  </w:num>
  <w:num w:numId="9">
    <w:abstractNumId w:val="11"/>
  </w:num>
  <w:num w:numId="10">
    <w:abstractNumId w:val="3"/>
  </w:num>
  <w:num w:numId="11">
    <w:abstractNumId w:val="1"/>
  </w:num>
  <w:num w:numId="12">
    <w:abstractNumId w:val="6"/>
  </w:num>
  <w:num w:numId="13">
    <w:abstractNumId w:val="0"/>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B2B"/>
    <w:rsid w:val="000662E4"/>
    <w:rsid w:val="00066BD4"/>
    <w:rsid w:val="00067F07"/>
    <w:rsid w:val="000700DE"/>
    <w:rsid w:val="00070C47"/>
    <w:rsid w:val="00073922"/>
    <w:rsid w:val="000750EB"/>
    <w:rsid w:val="00075EF6"/>
    <w:rsid w:val="00076C7E"/>
    <w:rsid w:val="0008033C"/>
    <w:rsid w:val="00080343"/>
    <w:rsid w:val="00080E90"/>
    <w:rsid w:val="000823A9"/>
    <w:rsid w:val="000831CB"/>
    <w:rsid w:val="00084447"/>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2C66"/>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416A"/>
    <w:rsid w:val="00175C82"/>
    <w:rsid w:val="00176C47"/>
    <w:rsid w:val="00176F31"/>
    <w:rsid w:val="0017712E"/>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6003"/>
    <w:rsid w:val="001B7173"/>
    <w:rsid w:val="001C1637"/>
    <w:rsid w:val="001C3942"/>
    <w:rsid w:val="001C3AF8"/>
    <w:rsid w:val="001C3DD0"/>
    <w:rsid w:val="001C4201"/>
    <w:rsid w:val="001C42A9"/>
    <w:rsid w:val="001C4ED6"/>
    <w:rsid w:val="001D1B89"/>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3F3B"/>
    <w:rsid w:val="001F45AA"/>
    <w:rsid w:val="001F461A"/>
    <w:rsid w:val="001F4C77"/>
    <w:rsid w:val="001F5A21"/>
    <w:rsid w:val="001F7041"/>
    <w:rsid w:val="0020033C"/>
    <w:rsid w:val="00200B8F"/>
    <w:rsid w:val="00201E61"/>
    <w:rsid w:val="00205889"/>
    <w:rsid w:val="0020708D"/>
    <w:rsid w:val="002074FA"/>
    <w:rsid w:val="00211AFB"/>
    <w:rsid w:val="00211D6D"/>
    <w:rsid w:val="00214395"/>
    <w:rsid w:val="002155B6"/>
    <w:rsid w:val="00215D62"/>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D3C"/>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10D"/>
    <w:rsid w:val="003C49D3"/>
    <w:rsid w:val="003C5738"/>
    <w:rsid w:val="003C5B9A"/>
    <w:rsid w:val="003C6629"/>
    <w:rsid w:val="003D0225"/>
    <w:rsid w:val="003D1716"/>
    <w:rsid w:val="003D3EE2"/>
    <w:rsid w:val="003D45F6"/>
    <w:rsid w:val="003D4992"/>
    <w:rsid w:val="003D50AF"/>
    <w:rsid w:val="003D53D0"/>
    <w:rsid w:val="003D5985"/>
    <w:rsid w:val="003D5E2C"/>
    <w:rsid w:val="003D661C"/>
    <w:rsid w:val="003E01C9"/>
    <w:rsid w:val="003E276D"/>
    <w:rsid w:val="003E2D3F"/>
    <w:rsid w:val="003E3DF9"/>
    <w:rsid w:val="003E6969"/>
    <w:rsid w:val="003E6BD2"/>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5500"/>
    <w:rsid w:val="00416593"/>
    <w:rsid w:val="00416766"/>
    <w:rsid w:val="00417CDC"/>
    <w:rsid w:val="00420799"/>
    <w:rsid w:val="00420B24"/>
    <w:rsid w:val="00422668"/>
    <w:rsid w:val="00423AB6"/>
    <w:rsid w:val="004263E0"/>
    <w:rsid w:val="00426FA3"/>
    <w:rsid w:val="00427ACF"/>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A7D8A"/>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3460"/>
    <w:rsid w:val="004D623B"/>
    <w:rsid w:val="004D6C00"/>
    <w:rsid w:val="004D6F1A"/>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7C49"/>
    <w:rsid w:val="004F7E92"/>
    <w:rsid w:val="00500D44"/>
    <w:rsid w:val="00500E06"/>
    <w:rsid w:val="00502915"/>
    <w:rsid w:val="0050725B"/>
    <w:rsid w:val="00510741"/>
    <w:rsid w:val="00511080"/>
    <w:rsid w:val="0051111E"/>
    <w:rsid w:val="005116EE"/>
    <w:rsid w:val="005128F2"/>
    <w:rsid w:val="00512D8C"/>
    <w:rsid w:val="00512F4C"/>
    <w:rsid w:val="00514193"/>
    <w:rsid w:val="005142DB"/>
    <w:rsid w:val="00514A8A"/>
    <w:rsid w:val="0051636D"/>
    <w:rsid w:val="00516791"/>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52"/>
    <w:rsid w:val="00552E1D"/>
    <w:rsid w:val="0055367A"/>
    <w:rsid w:val="00553726"/>
    <w:rsid w:val="00553FFB"/>
    <w:rsid w:val="0055567D"/>
    <w:rsid w:val="0055608C"/>
    <w:rsid w:val="00556B66"/>
    <w:rsid w:val="00557A04"/>
    <w:rsid w:val="005610E7"/>
    <w:rsid w:val="005614A6"/>
    <w:rsid w:val="00561559"/>
    <w:rsid w:val="00562880"/>
    <w:rsid w:val="00562CC6"/>
    <w:rsid w:val="00562FA8"/>
    <w:rsid w:val="00563286"/>
    <w:rsid w:val="005661E6"/>
    <w:rsid w:val="00567A14"/>
    <w:rsid w:val="00567F63"/>
    <w:rsid w:val="00571016"/>
    <w:rsid w:val="00571F6E"/>
    <w:rsid w:val="00572A54"/>
    <w:rsid w:val="00575552"/>
    <w:rsid w:val="00575907"/>
    <w:rsid w:val="00575B6F"/>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4D96"/>
    <w:rsid w:val="005B53F2"/>
    <w:rsid w:val="005B61E3"/>
    <w:rsid w:val="005B79CC"/>
    <w:rsid w:val="005C1336"/>
    <w:rsid w:val="005C143B"/>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07C38"/>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5E16"/>
    <w:rsid w:val="00697052"/>
    <w:rsid w:val="006972EE"/>
    <w:rsid w:val="00697FEE"/>
    <w:rsid w:val="006A046D"/>
    <w:rsid w:val="006A09D0"/>
    <w:rsid w:val="006A14FF"/>
    <w:rsid w:val="006A1A40"/>
    <w:rsid w:val="006A1C24"/>
    <w:rsid w:val="006A207D"/>
    <w:rsid w:val="006A2B7F"/>
    <w:rsid w:val="006A34B2"/>
    <w:rsid w:val="006A5C6E"/>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0ED6"/>
    <w:rsid w:val="0070148D"/>
    <w:rsid w:val="00701830"/>
    <w:rsid w:val="007020CB"/>
    <w:rsid w:val="0070709D"/>
    <w:rsid w:val="00707350"/>
    <w:rsid w:val="00707ADA"/>
    <w:rsid w:val="00710DB0"/>
    <w:rsid w:val="0071123B"/>
    <w:rsid w:val="00712162"/>
    <w:rsid w:val="0071739E"/>
    <w:rsid w:val="007176B1"/>
    <w:rsid w:val="0072031F"/>
    <w:rsid w:val="00720ABD"/>
    <w:rsid w:val="00721EAC"/>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3EA7"/>
    <w:rsid w:val="007C4305"/>
    <w:rsid w:val="007C4395"/>
    <w:rsid w:val="007C48E1"/>
    <w:rsid w:val="007C54E1"/>
    <w:rsid w:val="007C599F"/>
    <w:rsid w:val="007C62DC"/>
    <w:rsid w:val="007C6A4B"/>
    <w:rsid w:val="007C70D2"/>
    <w:rsid w:val="007C71CF"/>
    <w:rsid w:val="007D1C54"/>
    <w:rsid w:val="007D34A5"/>
    <w:rsid w:val="007D49DC"/>
    <w:rsid w:val="007D5138"/>
    <w:rsid w:val="007E0D5C"/>
    <w:rsid w:val="007E2E60"/>
    <w:rsid w:val="007E340A"/>
    <w:rsid w:val="007E41DF"/>
    <w:rsid w:val="007E487B"/>
    <w:rsid w:val="007E529E"/>
    <w:rsid w:val="007E551A"/>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586"/>
    <w:rsid w:val="008607F8"/>
    <w:rsid w:val="008615C7"/>
    <w:rsid w:val="00862324"/>
    <w:rsid w:val="008628F6"/>
    <w:rsid w:val="00863250"/>
    <w:rsid w:val="00863A33"/>
    <w:rsid w:val="00864373"/>
    <w:rsid w:val="008647B7"/>
    <w:rsid w:val="00865A71"/>
    <w:rsid w:val="008674DC"/>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397A"/>
    <w:rsid w:val="00893D00"/>
    <w:rsid w:val="00894937"/>
    <w:rsid w:val="00896A60"/>
    <w:rsid w:val="008977E3"/>
    <w:rsid w:val="008A15CF"/>
    <w:rsid w:val="008A1E8A"/>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344"/>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4677"/>
    <w:rsid w:val="00946FD3"/>
    <w:rsid w:val="00947D5D"/>
    <w:rsid w:val="009516DA"/>
    <w:rsid w:val="009518DB"/>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734"/>
    <w:rsid w:val="00984804"/>
    <w:rsid w:val="0098644C"/>
    <w:rsid w:val="00990142"/>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083B"/>
    <w:rsid w:val="00AE2131"/>
    <w:rsid w:val="00AE34C4"/>
    <w:rsid w:val="00AE6B7A"/>
    <w:rsid w:val="00AE75FE"/>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2FC"/>
    <w:rsid w:val="00B07C83"/>
    <w:rsid w:val="00B12459"/>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60B"/>
    <w:rsid w:val="00BA678E"/>
    <w:rsid w:val="00BB2035"/>
    <w:rsid w:val="00BB293B"/>
    <w:rsid w:val="00BB2B89"/>
    <w:rsid w:val="00BB44E4"/>
    <w:rsid w:val="00BB49FD"/>
    <w:rsid w:val="00BB5FC0"/>
    <w:rsid w:val="00BB6297"/>
    <w:rsid w:val="00BC02F3"/>
    <w:rsid w:val="00BC0A63"/>
    <w:rsid w:val="00BC4E31"/>
    <w:rsid w:val="00BC6207"/>
    <w:rsid w:val="00BC6601"/>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170D"/>
    <w:rsid w:val="00C62180"/>
    <w:rsid w:val="00C629BC"/>
    <w:rsid w:val="00C648F5"/>
    <w:rsid w:val="00C65639"/>
    <w:rsid w:val="00C700E5"/>
    <w:rsid w:val="00C70F44"/>
    <w:rsid w:val="00C715BA"/>
    <w:rsid w:val="00C71C42"/>
    <w:rsid w:val="00C71DE8"/>
    <w:rsid w:val="00C7293D"/>
    <w:rsid w:val="00C72D48"/>
    <w:rsid w:val="00C7334A"/>
    <w:rsid w:val="00C73BA0"/>
    <w:rsid w:val="00C73ED4"/>
    <w:rsid w:val="00C740A9"/>
    <w:rsid w:val="00C74645"/>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A06A8"/>
    <w:rsid w:val="00CA076D"/>
    <w:rsid w:val="00CA0DDE"/>
    <w:rsid w:val="00CA1192"/>
    <w:rsid w:val="00CA16F3"/>
    <w:rsid w:val="00CA1B51"/>
    <w:rsid w:val="00CA31F6"/>
    <w:rsid w:val="00CA34E8"/>
    <w:rsid w:val="00CA36B6"/>
    <w:rsid w:val="00CA77E5"/>
    <w:rsid w:val="00CB1044"/>
    <w:rsid w:val="00CB253C"/>
    <w:rsid w:val="00CB31CD"/>
    <w:rsid w:val="00CB3CF6"/>
    <w:rsid w:val="00CB3F00"/>
    <w:rsid w:val="00CB5375"/>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CF7826"/>
    <w:rsid w:val="00D00E0E"/>
    <w:rsid w:val="00D011A4"/>
    <w:rsid w:val="00D021DA"/>
    <w:rsid w:val="00D02BCC"/>
    <w:rsid w:val="00D03722"/>
    <w:rsid w:val="00D03FC7"/>
    <w:rsid w:val="00D0425B"/>
    <w:rsid w:val="00D04942"/>
    <w:rsid w:val="00D062FB"/>
    <w:rsid w:val="00D064C6"/>
    <w:rsid w:val="00D06F43"/>
    <w:rsid w:val="00D0720A"/>
    <w:rsid w:val="00D07396"/>
    <w:rsid w:val="00D077BC"/>
    <w:rsid w:val="00D07ACB"/>
    <w:rsid w:val="00D12BFA"/>
    <w:rsid w:val="00D1788F"/>
    <w:rsid w:val="00D17DE2"/>
    <w:rsid w:val="00D20855"/>
    <w:rsid w:val="00D212D3"/>
    <w:rsid w:val="00D219A5"/>
    <w:rsid w:val="00D21E6B"/>
    <w:rsid w:val="00D224A1"/>
    <w:rsid w:val="00D22608"/>
    <w:rsid w:val="00D23FF7"/>
    <w:rsid w:val="00D245EB"/>
    <w:rsid w:val="00D25F14"/>
    <w:rsid w:val="00D26DE0"/>
    <w:rsid w:val="00D3191B"/>
    <w:rsid w:val="00D31F75"/>
    <w:rsid w:val="00D320BD"/>
    <w:rsid w:val="00D34F72"/>
    <w:rsid w:val="00D368D9"/>
    <w:rsid w:val="00D3691D"/>
    <w:rsid w:val="00D36E46"/>
    <w:rsid w:val="00D37417"/>
    <w:rsid w:val="00D375F7"/>
    <w:rsid w:val="00D40C23"/>
    <w:rsid w:val="00D4263B"/>
    <w:rsid w:val="00D42FBA"/>
    <w:rsid w:val="00D4360A"/>
    <w:rsid w:val="00D4515C"/>
    <w:rsid w:val="00D46084"/>
    <w:rsid w:val="00D471E6"/>
    <w:rsid w:val="00D500DD"/>
    <w:rsid w:val="00D50112"/>
    <w:rsid w:val="00D504D7"/>
    <w:rsid w:val="00D50931"/>
    <w:rsid w:val="00D530D8"/>
    <w:rsid w:val="00D54D83"/>
    <w:rsid w:val="00D553A0"/>
    <w:rsid w:val="00D55DBD"/>
    <w:rsid w:val="00D57D84"/>
    <w:rsid w:val="00D627FD"/>
    <w:rsid w:val="00D655C6"/>
    <w:rsid w:val="00D65876"/>
    <w:rsid w:val="00D67B76"/>
    <w:rsid w:val="00D71585"/>
    <w:rsid w:val="00D7282B"/>
    <w:rsid w:val="00D735AB"/>
    <w:rsid w:val="00D75D0F"/>
    <w:rsid w:val="00D76643"/>
    <w:rsid w:val="00D7671F"/>
    <w:rsid w:val="00D76AAD"/>
    <w:rsid w:val="00D779C5"/>
    <w:rsid w:val="00D802E3"/>
    <w:rsid w:val="00D80300"/>
    <w:rsid w:val="00D80A53"/>
    <w:rsid w:val="00D816C8"/>
    <w:rsid w:val="00D859A3"/>
    <w:rsid w:val="00D86FFA"/>
    <w:rsid w:val="00D87F0C"/>
    <w:rsid w:val="00D902DF"/>
    <w:rsid w:val="00D90AE8"/>
    <w:rsid w:val="00D91121"/>
    <w:rsid w:val="00D9143D"/>
    <w:rsid w:val="00D91CAE"/>
    <w:rsid w:val="00D93765"/>
    <w:rsid w:val="00D942ED"/>
    <w:rsid w:val="00D94609"/>
    <w:rsid w:val="00D957A1"/>
    <w:rsid w:val="00D961E8"/>
    <w:rsid w:val="00D97125"/>
    <w:rsid w:val="00D9785C"/>
    <w:rsid w:val="00DA05B5"/>
    <w:rsid w:val="00DA05F7"/>
    <w:rsid w:val="00DA0BE1"/>
    <w:rsid w:val="00DA0CBF"/>
    <w:rsid w:val="00DA7CE0"/>
    <w:rsid w:val="00DB090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0B4C"/>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49D"/>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EC8"/>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05A7"/>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7DA"/>
    <w:rsid w:val="00EE5AC3"/>
    <w:rsid w:val="00EF02AB"/>
    <w:rsid w:val="00EF0791"/>
    <w:rsid w:val="00EF1BFD"/>
    <w:rsid w:val="00EF1EAD"/>
    <w:rsid w:val="00EF23A5"/>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5E5"/>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060"/>
    <w:rsid w:val="00FC4D43"/>
    <w:rsid w:val="00FC4FB0"/>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CA31F6"/>
    <w:pPr>
      <w:keepNext/>
      <w:tabs>
        <w:tab w:val="left" w:pos="851"/>
      </w:tabs>
      <w:spacing w:line="360" w:lineRule="auto"/>
      <w:jc w:val="both"/>
      <w:pPrChange w:id="0" w:author="Tatiane Schwanck Schardosim" w:date="2020-07-01T21:55:00Z">
        <w:pPr>
          <w:keepNext/>
          <w:tabs>
            <w:tab w:val="left" w:pos="851"/>
          </w:tabs>
          <w:spacing w:line="360" w:lineRule="auto"/>
          <w:jc w:val="both"/>
        </w:pPr>
      </w:pPrChange>
    </w:pPr>
    <w:rPr>
      <w:iCs/>
      <w:color w:val="000000"/>
      <w:sz w:val="24"/>
      <w:szCs w:val="24"/>
      <w:lang w:eastAsia="en-US"/>
      <w:rPrChange w:id="0" w:author="Tatiane Schwanck Schardosim" w:date="2020-07-01T21:55:00Z">
        <w:rPr>
          <w:iCs/>
          <w:color w:val="000000"/>
          <w:sz w:val="24"/>
          <w:szCs w:val="24"/>
          <w:lang w:val="pt-BR" w:eastAsia="en-US" w:bidi="ar-SA"/>
        </w:rPr>
      </w:rPrChange>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Change w:id="1" w:author="Tatiane Schwanck Schardosim" w:date="2020-07-01T20:12:00Z">
        <w:pPr>
          <w:keepNext/>
          <w:spacing w:line="360" w:lineRule="auto"/>
          <w:jc w:val="both"/>
        </w:pPr>
      </w:pPrChange>
    </w:pPr>
    <w:rPr>
      <w:iCs w:val="0"/>
      <w:noProof/>
      <w:rPrChange w:id="1" w:author="Tatiane Schwanck Schardosim" w:date="2020-07-01T20:12:00Z">
        <w:rPr>
          <w:noProof/>
          <w:color w:val="000000"/>
          <w:sz w:val="24"/>
          <w:szCs w:val="24"/>
          <w:lang w:val="pt-BR" w:eastAsia="en-US" w:bidi="ar-SA"/>
        </w:rPr>
      </w:rPrChange>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Change w:id="2" w:author="Tatiane Schwanck Schardosim" w:date="2020-07-01T21:32:00Z">
        <w:pPr>
          <w:keepNext/>
          <w:widowControl w:val="0"/>
          <w:tabs>
            <w:tab w:val="right" w:leader="dot" w:pos="9062"/>
          </w:tabs>
          <w:spacing w:line="360" w:lineRule="auto"/>
          <w:jc w:val="both"/>
        </w:pPr>
      </w:pPrChange>
    </w:pPr>
    <w:rPr>
      <w:noProof/>
      <w:color w:val="auto"/>
      <w:rPrChange w:id="2" w:author="Tatiane Schwanck Schardosim" w:date="2020-07-01T21:32:00Z">
        <w:rPr>
          <w:noProof/>
          <w:sz w:val="24"/>
          <w:szCs w:val="24"/>
          <w:lang w:val="pt-BR" w:eastAsia="en-US" w:bidi="ar-SA"/>
        </w:rPr>
      </w:rPrChange>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Layout" Target="diagrams/layout5.xml"/><Relationship Id="rId47" Type="http://schemas.openxmlformats.org/officeDocument/2006/relationships/image" Target="media/image9.png"/><Relationship Id="rId50" Type="http://schemas.openxmlformats.org/officeDocument/2006/relationships/diagramQuickStyle" Target="diagrams/quickStyle6.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image" Target="media/image7.png"/><Relationship Id="rId45" Type="http://schemas.microsoft.com/office/2007/relationships/diagramDrawing" Target="diagrams/drawing5.xml"/><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QuickStyle" Target="diagrams/quickStyle5.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diagramColors" Target="diagrams/colors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8.png"/><Relationship Id="rId20" Type="http://schemas.openxmlformats.org/officeDocument/2006/relationships/diagramQuickStyle" Target="diagrams/quickStyle1.xml"/><Relationship Id="rId41" Type="http://schemas.openxmlformats.org/officeDocument/2006/relationships/diagramData" Target="diagrams/data5.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diagramLayout" Target="diagrams/layout6.xml"/><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diagramColors" Target="diagrams/colors5.xml"/><Relationship Id="rId52"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t>
        <a:bodyPr/>
        <a:lstStyle/>
        <a:p>
          <a:endParaRPr lang="pt-BR"/>
        </a:p>
      </dgm:t>
    </dgm:pt>
    <dgm:pt modelId="{5235EA07-B0F8-4316-B500-01DEB660B11B}" type="sibTrans" cxnId="{1AA32520-5C32-49CC-ABD3-3FB379085F41}">
      <dgm:prSet/>
      <dgm:spPr/>
      <dgm:t>
        <a:bodyPr/>
        <a:lstStyle/>
        <a:p>
          <a:endParaRPr lang="pt-BR"/>
        </a:p>
      </dgm:t>
    </dgm:pt>
    <dgm:pt modelId="{6DCACD45-C4E2-45E6-BB88-CFD5BC9F79FF}">
      <dgm:prSet/>
      <dgm:spPr/>
      <dgm:t>
        <a:bodyPr/>
        <a:lstStyle/>
        <a:p>
          <a:r>
            <a:rPr lang="pt-BR"/>
            <a:t>Integração do sistema com a aplicação</a:t>
          </a:r>
        </a:p>
      </dgm:t>
    </dgm:pt>
    <dgm:pt modelId="{10B35401-305B-4BC6-9C01-8849F319AE9F}" type="parTrans" cxnId="{A1180E77-A14D-4F67-AC5F-F1656F7F5054}">
      <dgm:prSet/>
      <dgm:spPr/>
      <dgm:t>
        <a:bodyPr/>
        <a:lstStyle/>
        <a:p>
          <a:endParaRPr lang="pt-BR"/>
        </a:p>
      </dgm:t>
    </dgm:pt>
    <dgm:pt modelId="{CB34FFD1-49C8-4EA0-85E3-7AFD42A2A624}" type="sibTrans" cxnId="{A1180E77-A14D-4F67-AC5F-F1656F7F5054}">
      <dgm:prSet/>
      <dgm:spPr/>
      <dgm:t>
        <a:bodyPr/>
        <a:lstStyle/>
        <a:p>
          <a:endParaRPr lang="pt-BR"/>
        </a:p>
      </dgm:t>
    </dgm:pt>
    <dgm:pt modelId="{EF2740CF-B4BB-4BCC-9C37-69912D3EB63C}">
      <dgm:prSet/>
      <dgm:spPr/>
      <dgm:t>
        <a:bodyPr/>
        <a:lstStyle/>
        <a:p>
          <a:r>
            <a:rPr lang="pt-BR"/>
            <a:t>Analise dos resultados</a:t>
          </a:r>
        </a:p>
      </dgm:t>
    </dgm:pt>
    <dgm:pt modelId="{BCC07FA8-1DBD-4743-B264-DB70091704DB}" type="parTrans" cxnId="{505CCF84-9689-449B-A7C4-0B8A1E8217E7}">
      <dgm:prSet/>
      <dgm:spPr/>
      <dgm:t>
        <a:bodyPr/>
        <a:lstStyle/>
        <a:p>
          <a:endParaRPr lang="pt-BR"/>
        </a:p>
      </dgm:t>
    </dgm:pt>
    <dgm:pt modelId="{6989D012-32A4-44A4-932D-96A7EADEDF8C}" type="sibTrans" cxnId="{505CCF84-9689-449B-A7C4-0B8A1E8217E7}">
      <dgm:prSet/>
      <dgm:spPr/>
      <dgm:t>
        <a:bodyPr/>
        <a:lstStyle/>
        <a:p>
          <a:endParaRPr lang="pt-BR"/>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dgm:spPr/>
      <dgm:t>
        <a:bodyPr/>
        <a:lstStyle/>
        <a:p>
          <a:r>
            <a:rPr lang="pt-BR"/>
            <a:t>Identificação do contexto</a:t>
          </a:r>
        </a:p>
      </dgm:t>
    </dgm:pt>
    <dgm:pt modelId="{EB81E66C-16E2-4F4C-9614-2DEFAE0704B3}" type="parTrans" cxnId="{DD8CE2DB-E691-4B14-A4C9-F2907BDD22E0}">
      <dgm:prSet/>
      <dgm:spPr/>
      <dgm:t>
        <a:bodyPr/>
        <a:lstStyle/>
        <a:p>
          <a:endParaRPr lang="pt-BR"/>
        </a:p>
      </dgm:t>
    </dgm:pt>
    <dgm:pt modelId="{426DDEAF-DC5E-4EE1-83BD-EC37E6088684}" type="sibTrans" cxnId="{DD8CE2DB-E691-4B14-A4C9-F2907BDD22E0}">
      <dgm:prSet/>
      <dgm:spPr/>
      <dgm:t>
        <a:bodyPr/>
        <a:lstStyle/>
        <a:p>
          <a:endParaRPr lang="pt-BR"/>
        </a:p>
      </dgm:t>
    </dgm:pt>
    <dgm:pt modelId="{08F2E1C4-1199-435F-87BF-CEB6114A1203}">
      <dgm:prSet phldrT="[Texto]"/>
      <dgm:spPr/>
      <dgm:t>
        <a:bodyPr/>
        <a:lstStyle/>
        <a:p>
          <a:r>
            <a:rPr lang="pt-BR"/>
            <a:t>Classificação dos dados</a:t>
          </a:r>
        </a:p>
      </dgm:t>
    </dgm:pt>
    <dgm:pt modelId="{CBC0660A-FE21-4BB7-8F28-BB00AD3169BD}" type="parTrans" cxnId="{6145209C-5F7B-4E15-B820-93B10D35F0DD}">
      <dgm:prSet/>
      <dgm:spPr/>
      <dgm:t>
        <a:bodyPr/>
        <a:lstStyle/>
        <a:p>
          <a:endParaRPr lang="pt-BR"/>
        </a:p>
      </dgm:t>
    </dgm:pt>
    <dgm:pt modelId="{3FC3C5EC-84A3-4C7E-8533-2441579AD7EC}" type="sibTrans" cxnId="{6145209C-5F7B-4E15-B820-93B10D35F0DD}">
      <dgm:prSet/>
      <dgm:spPr/>
      <dgm:t>
        <a:bodyPr/>
        <a:lstStyle/>
        <a:p>
          <a:endParaRPr lang="pt-BR"/>
        </a:p>
      </dgm:t>
    </dgm:pt>
    <dgm:pt modelId="{288D12DA-4F5D-496B-A71E-EDA30ED02422}">
      <dgm:prSet phldrT="[Texto]"/>
      <dgm:spPr/>
      <dgm:t>
        <a:bodyPr/>
        <a:lstStyle/>
        <a:p>
          <a:r>
            <a:rPr lang="pt-BR"/>
            <a:t>Recomendação musical</a:t>
          </a:r>
        </a:p>
      </dgm:t>
    </dgm:pt>
    <dgm:pt modelId="{DB8CF7A1-C501-4667-8416-4E7F8CE029D0}" type="parTrans" cxnId="{4D4FC861-4A37-4F31-BBF3-95B4A927FC09}">
      <dgm:prSet/>
      <dgm:spPr/>
      <dgm:t>
        <a:bodyPr/>
        <a:lstStyle/>
        <a:p>
          <a:endParaRPr lang="pt-BR"/>
        </a:p>
      </dgm:t>
    </dgm:pt>
    <dgm:pt modelId="{FC1AEE8D-3087-45EE-B0A0-E485A0B4E26D}" type="sibTrans" cxnId="{4D4FC861-4A37-4F31-BBF3-95B4A927FC09}">
      <dgm:prSet/>
      <dgm:spPr/>
      <dgm:t>
        <a:bodyPr/>
        <a:lstStyle/>
        <a:p>
          <a:endParaRPr lang="pt-BR"/>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t-BR" sz="11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pt-BR" sz="11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pt-BR" sz="11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Analise dos resultados</a:t>
          </a:r>
        </a:p>
      </dsp:txBody>
      <dsp:txXfrm>
        <a:off x="4884784" y="932842"/>
        <a:ext cx="450860" cy="3005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49</Pages>
  <Words>13832</Words>
  <Characters>74698</Characters>
  <Application>Microsoft Office Word</Application>
  <DocSecurity>0</DocSecurity>
  <Lines>622</Lines>
  <Paragraphs>176</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88354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27</cp:revision>
  <cp:lastPrinted>2003-10-22T01:33:00Z</cp:lastPrinted>
  <dcterms:created xsi:type="dcterms:W3CDTF">2020-07-01T22:52:00Z</dcterms:created>
  <dcterms:modified xsi:type="dcterms:W3CDTF">2020-07-02T02:33:00Z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