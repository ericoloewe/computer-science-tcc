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rsidP="00F22A20">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B8E6948" w:rsidR="008F2AE9" w:rsidRDefault="00A02EEA" w:rsidP="00210C75">
      <w:pPr>
        <w:pStyle w:val="NomeTrabalho"/>
      </w:pPr>
      <w:r>
        <w:t xml:space="preserve">recomendação de </w:t>
      </w:r>
      <w:r>
        <w:t>g</w:t>
      </w:r>
      <w:r w:rsidR="00147B63">
        <w:t>Ê</w:t>
      </w:r>
      <w:r>
        <w:t>neros</w:t>
      </w:r>
      <w:r>
        <w:t xml:space="preserve"> musicais</w:t>
      </w:r>
      <w:r w:rsidR="00DF266F">
        <w:t xml:space="preserve"> </w:t>
      </w:r>
      <w:r w:rsidR="00DF266F">
        <w:t>atrav</w:t>
      </w:r>
      <w:r w:rsidR="00147B63">
        <w:t>É</w:t>
      </w:r>
      <w:r w:rsidR="00DF266F">
        <w:t xml:space="preserve">s </w:t>
      </w:r>
      <w:r w:rsidR="00147B63">
        <w:t>dE</w:t>
      </w:r>
      <w:r w:rsidR="00147B63">
        <w:t xml:space="preserv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210C75"/>
    <w:p w14:paraId="1EABE770" w14:textId="77777777" w:rsidR="00D04942" w:rsidRDefault="00D04942" w:rsidP="00210C75"/>
    <w:p w14:paraId="43DA8609" w14:textId="77777777" w:rsidR="00D04942" w:rsidRDefault="00D04942" w:rsidP="00210C75"/>
    <w:p w14:paraId="3154D2A6" w14:textId="77777777" w:rsidR="00D04942" w:rsidRDefault="00D04942" w:rsidP="00210C75"/>
    <w:p w14:paraId="1E21F9CE" w14:textId="77777777" w:rsidR="00D04942" w:rsidRDefault="00D04942" w:rsidP="00210C75"/>
    <w:p w14:paraId="187922F7" w14:textId="77777777" w:rsidR="00D04942" w:rsidRDefault="00D04942" w:rsidP="00210C75"/>
    <w:p w14:paraId="7A3F0A03" w14:textId="77777777" w:rsidR="00D04942" w:rsidRPr="00D04942" w:rsidRDefault="00D04942" w:rsidP="00210C75"/>
    <w:p w14:paraId="3321B369" w14:textId="77777777" w:rsidR="00DF3A09" w:rsidRDefault="00DF3A09" w:rsidP="00210C75">
      <w:pPr>
        <w:pStyle w:val="LocaleData"/>
      </w:pPr>
      <w:r>
        <w:t>Novo Hamburgo</w:t>
      </w:r>
    </w:p>
    <w:p w14:paraId="2EEC8D8D" w14:textId="2AD5D367" w:rsidR="00DF3A09" w:rsidRDefault="00DF3A09" w:rsidP="00210C75">
      <w:pPr>
        <w:pStyle w:val="LocaleData"/>
      </w:pPr>
      <w:r>
        <w:t>2020</w:t>
      </w:r>
    </w:p>
    <w:p w14:paraId="6CF0A5E9" w14:textId="42DDB69D" w:rsidR="008F2AE9" w:rsidRDefault="006676C9" w:rsidP="00F22A20">
      <w:pPr>
        <w:pStyle w:val="Capa"/>
      </w:pPr>
      <w:r>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210C75"/>
                          <w:p w14:paraId="0074EEEE" w14:textId="77777777" w:rsidR="00390E18" w:rsidRDefault="00390E18" w:rsidP="00210C75"/>
                          <w:p w14:paraId="20FED896" w14:textId="77777777" w:rsidR="00390E18" w:rsidRDefault="00390E18" w:rsidP="00210C75"/>
                          <w:p w14:paraId="6BC7A7D7" w14:textId="77777777" w:rsidR="00390E18" w:rsidRDefault="00390E18" w:rsidP="00210C75"/>
                          <w:p w14:paraId="657ED508" w14:textId="77777777" w:rsidR="00390E18" w:rsidRDefault="00390E18" w:rsidP="00210C75"/>
                          <w:p w14:paraId="4DBF881F" w14:textId="77777777" w:rsidR="00390E18" w:rsidRDefault="00390E18" w:rsidP="00210C75"/>
                          <w:p w14:paraId="47D5DC89" w14:textId="77777777" w:rsidR="00390E18" w:rsidRDefault="00390E18" w:rsidP="00210C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210C75"/>
                    <w:p w14:paraId="0074EEEE" w14:textId="77777777" w:rsidR="00390E18" w:rsidRDefault="00390E18" w:rsidP="00210C75"/>
                    <w:p w14:paraId="20FED896" w14:textId="77777777" w:rsidR="00390E18" w:rsidRDefault="00390E18" w:rsidP="00210C75"/>
                    <w:p w14:paraId="6BC7A7D7" w14:textId="77777777" w:rsidR="00390E18" w:rsidRDefault="00390E18" w:rsidP="00210C75"/>
                    <w:p w14:paraId="657ED508" w14:textId="77777777" w:rsidR="00390E18" w:rsidRDefault="00390E18" w:rsidP="00210C75"/>
                    <w:p w14:paraId="4DBF881F" w14:textId="77777777" w:rsidR="00390E18" w:rsidRDefault="00390E18" w:rsidP="00210C75"/>
                    <w:p w14:paraId="47D5DC89" w14:textId="77777777" w:rsidR="00390E18" w:rsidRDefault="00390E18" w:rsidP="00210C75"/>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3E521D1C" w:rsidR="008F2AE9" w:rsidRDefault="00EB4ADC" w:rsidP="00210C75">
      <w:pPr>
        <w:pStyle w:val="NomeTrabalho"/>
      </w:pPr>
      <w:r w:rsidRPr="00EB4ADC">
        <w:t xml:space="preserve">RECOMENDAÇÃO DE </w:t>
      </w:r>
      <w:r w:rsidRPr="00EB4ADC">
        <w:t>G</w:t>
      </w:r>
      <w:r w:rsidR="00147B63">
        <w:t>Ê</w:t>
      </w:r>
      <w:r w:rsidRPr="00EB4ADC">
        <w:t>NEROS</w:t>
      </w:r>
      <w:r w:rsidRPr="00EB4ADC">
        <w:t xml:space="preserve"> MUSICAIS </w:t>
      </w:r>
      <w:r w:rsidRPr="00EB4ADC">
        <w:t>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210C75">
      <w:pPr>
        <w:pStyle w:val="CapaTexto2"/>
      </w:pPr>
      <w:r>
        <w:t>Trabalho de Conclusão de Curso</w:t>
      </w:r>
    </w:p>
    <w:p w14:paraId="061030AC" w14:textId="77777777" w:rsidR="008F2AE9" w:rsidRPr="00D04942" w:rsidRDefault="00D04942" w:rsidP="00210C75">
      <w:pPr>
        <w:pStyle w:val="CapaTexto2"/>
      </w:pPr>
      <w:r>
        <w:t>apresentado como requisito parcial</w:t>
      </w:r>
    </w:p>
    <w:p w14:paraId="3627E371" w14:textId="77777777" w:rsidR="008F2AE9" w:rsidRPr="00D04942" w:rsidRDefault="00D04942" w:rsidP="00210C75">
      <w:pPr>
        <w:pStyle w:val="CapaTexto2"/>
      </w:pPr>
      <w:r>
        <w:t>à obtenção do grau de Bacharel em</w:t>
      </w:r>
    </w:p>
    <w:p w14:paraId="334D3F4B" w14:textId="48AA1C59" w:rsidR="00D04942" w:rsidRDefault="007A7454" w:rsidP="00210C75">
      <w:pPr>
        <w:pStyle w:val="CapaTexto2"/>
      </w:pPr>
      <w:r>
        <w:t xml:space="preserve">Ciência da computação </w:t>
      </w:r>
      <w:r w:rsidR="00D04942">
        <w:t xml:space="preserve">pela </w:t>
      </w:r>
    </w:p>
    <w:p w14:paraId="3581E089" w14:textId="77777777" w:rsidR="008F2AE9" w:rsidRDefault="00D04942" w:rsidP="00210C75">
      <w:pPr>
        <w:pStyle w:val="CapaTexto2"/>
      </w:pPr>
      <w:r>
        <w:t>Universidade Feevale</w:t>
      </w:r>
    </w:p>
    <w:p w14:paraId="7B186425" w14:textId="77777777" w:rsidR="008F2AE9" w:rsidRDefault="008F2AE9">
      <w:pPr>
        <w:pStyle w:val="Normal3"/>
      </w:pPr>
    </w:p>
    <w:p w14:paraId="107E0C86" w14:textId="77777777" w:rsidR="00A149AB" w:rsidRDefault="00A149AB" w:rsidP="00210C75">
      <w:pPr>
        <w:pStyle w:val="CapaTexto2"/>
      </w:pPr>
    </w:p>
    <w:p w14:paraId="78A1C798" w14:textId="6B9A10A9" w:rsidR="008F2AE9" w:rsidRDefault="008F2AE9" w:rsidP="00210C75">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210C75">
      <w:pPr>
        <w:pStyle w:val="LocaleData"/>
      </w:pPr>
    </w:p>
    <w:p w14:paraId="5B89748E" w14:textId="42390754" w:rsidR="00A149AB" w:rsidRDefault="00A149AB" w:rsidP="00210C75">
      <w:pPr>
        <w:pStyle w:val="LocaleData"/>
      </w:pPr>
      <w:r>
        <w:t>Novo Hamburgo</w:t>
      </w:r>
    </w:p>
    <w:p w14:paraId="1CF50D58" w14:textId="0C7C3D23" w:rsidR="00A149AB" w:rsidRDefault="00A149AB" w:rsidP="00210C75">
      <w:pPr>
        <w:pStyle w:val="LocaleData"/>
      </w:pPr>
      <w:r>
        <w:t>2020</w:t>
      </w:r>
    </w:p>
    <w:p w14:paraId="1A413476" w14:textId="77777777" w:rsidR="00A149AB" w:rsidRDefault="00A149AB">
      <w:pPr>
        <w:pStyle w:val="Normal3"/>
      </w:pPr>
    </w:p>
    <w:p w14:paraId="138394EA" w14:textId="134329C5" w:rsidR="008F2AE9" w:rsidRDefault="008F2AE9" w:rsidP="00210C75"/>
    <w:p w14:paraId="12A62E28" w14:textId="0C4561DE" w:rsidR="0005036F" w:rsidRDefault="0005036F" w:rsidP="00210C75"/>
    <w:p w14:paraId="5CC83100" w14:textId="77777777" w:rsidR="0005036F" w:rsidRDefault="0005036F" w:rsidP="00210C75"/>
    <w:p w14:paraId="39F48EDA" w14:textId="77777777" w:rsidR="008F2AE9" w:rsidRDefault="008F2AE9" w:rsidP="00210C75"/>
    <w:p w14:paraId="761923B9" w14:textId="77777777" w:rsidR="008F2AE9" w:rsidRDefault="008F2AE9" w:rsidP="00210C75"/>
    <w:p w14:paraId="3D7C6AF1" w14:textId="77777777" w:rsidR="008F2AE9" w:rsidRDefault="008F2AE9" w:rsidP="00210C75"/>
    <w:p w14:paraId="691F6768" w14:textId="77777777" w:rsidR="008F2AE9" w:rsidRDefault="008F2AE9" w:rsidP="00210C75">
      <w:pPr>
        <w:pStyle w:val="TtuloAgradecimento"/>
      </w:pPr>
      <w:r>
        <w:t>Agradecimentos</w:t>
      </w:r>
    </w:p>
    <w:p w14:paraId="74CEE209" w14:textId="77777777" w:rsidR="008F2AE9" w:rsidRDefault="008F2AE9" w:rsidP="00210C75">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210C75">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210C75">
      <w:pPr>
        <w:pStyle w:val="Ttulo0"/>
      </w:pPr>
      <w:r w:rsidRPr="000964B3">
        <w:t>Resumo</w:t>
      </w:r>
    </w:p>
    <w:p w14:paraId="0DE9B870" w14:textId="2B822A84" w:rsidR="008F2AE9" w:rsidRDefault="003409B7" w:rsidP="00210C75">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r w:rsidR="001837E5">
        <w:t xml:space="preserve">Loewe’s </w:t>
      </w:r>
      <w:r w:rsidR="001837E5" w:rsidRPr="001837E5">
        <w:rPr>
          <w:i/>
        </w:rPr>
        <w:t>Recommender System</w:t>
      </w:r>
      <w:r w:rsidR="00147B63">
        <w:t>)</w:t>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E7079D">
        <w:t>)</w:t>
      </w:r>
      <w:r w:rsidR="00147B63">
        <w:t>,</w:t>
      </w:r>
      <w:r w:rsidR="00E7079D">
        <w:t xml:space="preserve"> encontrar o gênero musical mais adequado para o momento</w:t>
      </w:r>
      <w:r w:rsidRPr="003409B7">
        <w:t>.</w:t>
      </w:r>
      <w:r w:rsidR="002225D0">
        <w:t xml:space="preserve"> É </w:t>
      </w:r>
      <w:r w:rsidR="002225D0">
        <w:t>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210C75"/>
    <w:p w14:paraId="15E10890" w14:textId="77777777" w:rsidR="008F2AE9" w:rsidRDefault="008F2AE9" w:rsidP="00210C75"/>
    <w:p w14:paraId="57272C47" w14:textId="58986F23" w:rsidR="008F2AE9" w:rsidRPr="005116EE" w:rsidRDefault="008F2AE9" w:rsidP="00210C75">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1D3D9F">
        <w:rPr>
          <w:lang w:val="en-US"/>
        </w:rPr>
        <w:t>Sistemas de recomendação musical.</w:t>
      </w:r>
      <w:r w:rsidR="007242D1" w:rsidRPr="001D3D9F">
        <w:rPr>
          <w:lang w:val="en-US"/>
        </w:rPr>
        <w:t xml:space="preserve"> </w:t>
      </w:r>
      <w:r w:rsidR="00147B63" w:rsidRPr="004E28B3">
        <w:rPr>
          <w:i/>
          <w:lang w:val="en-US"/>
        </w:rPr>
        <w:t>K-Nearest Neighbors</w:t>
      </w:r>
      <w:r w:rsidR="00147B63">
        <w:rPr>
          <w:lang w:val="en-US"/>
        </w:rPr>
        <w:t>.</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210C75">
      <w:pPr>
        <w:pStyle w:val="Ttulo0"/>
        <w:rPr>
          <w:lang w:val="en-US"/>
        </w:rPr>
      </w:pPr>
      <w:r w:rsidRPr="005116EE">
        <w:rPr>
          <w:lang w:val="en-US"/>
        </w:rPr>
        <w:t>Abstract</w:t>
      </w:r>
    </w:p>
    <w:p w14:paraId="1D988098" w14:textId="5FAA1D18" w:rsidR="008F2AE9" w:rsidRPr="00D802E3" w:rsidRDefault="00D802E3" w:rsidP="00210C75">
      <w:pPr>
        <w:pStyle w:val="TextodoResumo"/>
        <w:rPr>
          <w:lang w:val="en-US"/>
        </w:rPr>
      </w:pPr>
      <w:commentRangeStart w:id="16"/>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6"/>
      <w:r w:rsidR="00147B63">
        <w:rPr>
          <w:rStyle w:val="Refdecomentrio"/>
        </w:rPr>
        <w:commentReference w:id="16"/>
      </w:r>
    </w:p>
    <w:p w14:paraId="7E8A0422" w14:textId="77777777" w:rsidR="008F2AE9" w:rsidRPr="00D802E3" w:rsidRDefault="008F2AE9" w:rsidP="00210C75">
      <w:pPr>
        <w:rPr>
          <w:lang w:val="en-US"/>
        </w:rPr>
      </w:pPr>
    </w:p>
    <w:p w14:paraId="0FCD800B" w14:textId="77777777" w:rsidR="008F2AE9" w:rsidRPr="00D802E3" w:rsidRDefault="008F2AE9" w:rsidP="00210C75">
      <w:pPr>
        <w:rPr>
          <w:lang w:val="en-US"/>
        </w:rPr>
      </w:pPr>
    </w:p>
    <w:p w14:paraId="59B5EADB" w14:textId="488E7D14" w:rsidR="008F2AE9" w:rsidRPr="0017416A" w:rsidRDefault="008F2AE9" w:rsidP="00210C75">
      <w:pPr>
        <w:pStyle w:val="Palavras-chave"/>
        <w:rPr>
          <w:lang w:val="en-US"/>
        </w:rPr>
      </w:pPr>
      <w:r w:rsidRPr="003665B2">
        <w:rPr>
          <w:lang w:val="en-US"/>
        </w:rPr>
        <w:t xml:space="preserve">Keywords: </w:t>
      </w:r>
      <w:r w:rsidR="00E1249D" w:rsidRPr="00E1249D">
        <w:rPr>
          <w:lang w:val="en-US"/>
        </w:rPr>
        <w:t>RecSys. Machine Learning. Music Recommender System.</w:t>
      </w:r>
      <w:r w:rsidR="00E1249D" w:rsidRPr="00E1249D">
        <w:rPr>
          <w:lang w:val="en-US"/>
        </w:rPr>
        <w:t xml:space="preserve">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210C75">
      <w:pPr>
        <w:rPr>
          <w:lang w:val="en-US"/>
        </w:rPr>
      </w:pPr>
    </w:p>
    <w:p w14:paraId="15419884" w14:textId="77777777" w:rsidR="008F2AE9" w:rsidRDefault="008F2AE9" w:rsidP="00210C75">
      <w:pPr>
        <w:pStyle w:val="Ttulo0"/>
      </w:pPr>
      <w:r>
        <w:t>Lista de Figuras</w:t>
      </w:r>
    </w:p>
    <w:p w14:paraId="1D10D402" w14:textId="0FF4E4C1" w:rsidR="00F53E24" w:rsidRDefault="002E2086" w:rsidP="00210C75">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210C75">
      <w:pPr>
        <w:pStyle w:val="Rodap"/>
      </w:pPr>
      <w:r>
        <w:fldChar w:fldCharType="end"/>
      </w:r>
    </w:p>
    <w:p w14:paraId="1F27E29F" w14:textId="2782BA6D" w:rsidR="008F2AE9" w:rsidRDefault="008F2AE9" w:rsidP="00210C75">
      <w:pPr>
        <w:pStyle w:val="Ttulo0"/>
      </w:pPr>
      <w:r>
        <w:t xml:space="preserve">Lista de </w:t>
      </w:r>
      <w:r w:rsidR="00E65374">
        <w:t>Quadros</w:t>
      </w:r>
    </w:p>
    <w:p w14:paraId="396DA58C" w14:textId="459394CC" w:rsidR="00CE17E8" w:rsidRDefault="00E65374" w:rsidP="00210C75">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F756DA" w:rsidP="00210C75">
      <w:pPr>
        <w:pStyle w:val="ndicedeilustraes"/>
        <w:rPr>
          <w:rFonts w:asciiTheme="minorHAnsi" w:eastAsiaTheme="minorEastAsia" w:hAnsiTheme="minorHAnsi" w:cstheme="minorBidi"/>
          <w:color w:val="auto"/>
          <w:sz w:val="22"/>
          <w:szCs w:val="22"/>
          <w:lang w:eastAsia="pt-BR"/>
        </w:rPr>
      </w:pPr>
      <w:hyperlink w:anchor="_Toc55524307" w:history="1">
        <w:r w:rsidR="00CE17E8" w:rsidRPr="00B1155D">
          <w:rPr>
            <w:rStyle w:val="Hyperlink"/>
          </w:rPr>
          <w:t>Quadro 2 Perguntas e respostas disponibilizadas a um certo público através dos formulários do Google. (próprio, 2020)</w:t>
        </w:r>
        <w:r w:rsidR="00CE17E8">
          <w:rPr>
            <w:webHidden/>
          </w:rPr>
          <w:tab/>
        </w:r>
        <w:r w:rsidR="00CE17E8">
          <w:rPr>
            <w:webHidden/>
          </w:rPr>
          <w:fldChar w:fldCharType="begin"/>
        </w:r>
        <w:r w:rsidR="00CE17E8">
          <w:rPr>
            <w:webHidden/>
          </w:rPr>
          <w:instrText xml:space="preserve"> PAGEREF _Toc55524307 \h </w:instrText>
        </w:r>
        <w:r w:rsidR="00CE17E8">
          <w:rPr>
            <w:webHidden/>
          </w:rPr>
        </w:r>
        <w:r w:rsidR="00CE17E8">
          <w:rPr>
            <w:webHidden/>
          </w:rPr>
          <w:fldChar w:fldCharType="separate"/>
        </w:r>
        <w:r w:rsidR="00CE17E8">
          <w:rPr>
            <w:webHidden/>
          </w:rPr>
          <w:t>42</w:t>
        </w:r>
        <w:r w:rsidR="00CE17E8">
          <w:rPr>
            <w:webHidden/>
          </w:rPr>
          <w:fldChar w:fldCharType="end"/>
        </w:r>
      </w:hyperlink>
    </w:p>
    <w:p w14:paraId="20473BE9" w14:textId="25B85FB8" w:rsidR="00CE17E8" w:rsidRDefault="00F756DA" w:rsidP="00210C75">
      <w:pPr>
        <w:pStyle w:val="ndicedeilustraes"/>
        <w:rPr>
          <w:rFonts w:asciiTheme="minorHAnsi" w:eastAsiaTheme="minorEastAsia" w:hAnsiTheme="minorHAnsi" w:cstheme="minorBidi"/>
          <w:color w:val="auto"/>
          <w:sz w:val="22"/>
          <w:szCs w:val="22"/>
          <w:lang w:eastAsia="pt-BR"/>
        </w:rPr>
      </w:pPr>
      <w:hyperlink w:anchor="_Toc55524308" w:history="1">
        <w:r w:rsidR="00CE17E8" w:rsidRPr="00B1155D">
          <w:rPr>
            <w:rStyle w:val="Hyperlink"/>
          </w:rPr>
          <w:t>Quadro 3 Lista de ações possíveis nos eventos (próprio, 2020)</w:t>
        </w:r>
        <w:r w:rsidR="00CE17E8">
          <w:rPr>
            <w:webHidden/>
          </w:rPr>
          <w:tab/>
        </w:r>
        <w:r w:rsidR="00CE17E8">
          <w:rPr>
            <w:webHidden/>
          </w:rPr>
          <w:fldChar w:fldCharType="begin"/>
        </w:r>
        <w:r w:rsidR="00CE17E8">
          <w:rPr>
            <w:webHidden/>
          </w:rPr>
          <w:instrText xml:space="preserve"> PAGEREF _Toc55524308 \h </w:instrText>
        </w:r>
        <w:r w:rsidR="00CE17E8">
          <w:rPr>
            <w:webHidden/>
          </w:rPr>
        </w:r>
        <w:r w:rsidR="00CE17E8">
          <w:rPr>
            <w:webHidden/>
          </w:rPr>
          <w:fldChar w:fldCharType="separate"/>
        </w:r>
        <w:r w:rsidR="00CE17E8">
          <w:rPr>
            <w:webHidden/>
          </w:rPr>
          <w:t>55</w:t>
        </w:r>
        <w:r w:rsidR="00CE17E8">
          <w:rPr>
            <w:webHidden/>
          </w:rPr>
          <w:fldChar w:fldCharType="end"/>
        </w:r>
      </w:hyperlink>
    </w:p>
    <w:p w14:paraId="67D212AA" w14:textId="4E7EB11D" w:rsidR="00CE17E8" w:rsidRDefault="00F756DA" w:rsidP="00210C75">
      <w:pPr>
        <w:pStyle w:val="ndicedeilustraes"/>
        <w:rPr>
          <w:rFonts w:asciiTheme="minorHAnsi" w:eastAsiaTheme="minorEastAsia" w:hAnsiTheme="minorHAnsi" w:cstheme="minorBidi"/>
          <w:color w:val="auto"/>
          <w:sz w:val="22"/>
          <w:szCs w:val="22"/>
          <w:lang w:eastAsia="pt-BR"/>
        </w:rPr>
      </w:pPr>
      <w:hyperlink w:anchor="_Toc55524309" w:history="1">
        <w:r w:rsidR="00CE17E8" w:rsidRPr="00B1155D">
          <w:rPr>
            <w:rStyle w:val="Hyperlink"/>
          </w:rPr>
          <w:t>Quadro 4 Campos e seus respectivos valores utilizados na recomendação (próprio, 2020)</w:t>
        </w:r>
        <w:r w:rsidR="00CE17E8">
          <w:rPr>
            <w:webHidden/>
          </w:rPr>
          <w:tab/>
        </w:r>
        <w:r w:rsidR="00CE17E8">
          <w:rPr>
            <w:webHidden/>
          </w:rPr>
          <w:fldChar w:fldCharType="begin"/>
        </w:r>
        <w:r w:rsidR="00CE17E8">
          <w:rPr>
            <w:webHidden/>
          </w:rPr>
          <w:instrText xml:space="preserve"> PAGEREF _Toc55524309 \h </w:instrText>
        </w:r>
        <w:r w:rsidR="00CE17E8">
          <w:rPr>
            <w:webHidden/>
          </w:rPr>
        </w:r>
        <w:r w:rsidR="00CE17E8">
          <w:rPr>
            <w:webHidden/>
          </w:rPr>
          <w:fldChar w:fldCharType="separate"/>
        </w:r>
        <w:r w:rsidR="00CE17E8">
          <w:rPr>
            <w:webHidden/>
          </w:rPr>
          <w:t>63</w:t>
        </w:r>
        <w:r w:rsidR="00CE17E8">
          <w:rPr>
            <w:webHidden/>
          </w:rPr>
          <w:fldChar w:fldCharType="end"/>
        </w:r>
      </w:hyperlink>
    </w:p>
    <w:p w14:paraId="5D36B85E" w14:textId="0122E65E" w:rsidR="00FD641E" w:rsidRDefault="00E65374" w:rsidP="00210C75">
      <w:r>
        <w:fldChar w:fldCharType="end"/>
      </w:r>
    </w:p>
    <w:p w14:paraId="35A10C85" w14:textId="77777777" w:rsidR="00FD641E" w:rsidRDefault="00FD641E" w:rsidP="00210C75">
      <w:r>
        <w:br w:type="page"/>
      </w:r>
    </w:p>
    <w:p w14:paraId="5E4224DE" w14:textId="18CC43FC" w:rsidR="00FD641E" w:rsidRDefault="00FD641E" w:rsidP="00210C75">
      <w:pPr>
        <w:pStyle w:val="Ttulo0"/>
      </w:pPr>
      <w:r>
        <w:t>Lista de TABELAS</w:t>
      </w:r>
    </w:p>
    <w:p w14:paraId="727AE2EE" w14:textId="1E4C689A" w:rsidR="00F53E24" w:rsidRDefault="00FF35D0" w:rsidP="00210C75">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F756DA" w:rsidP="00210C75">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210C75">
      <w:r>
        <w:fldChar w:fldCharType="end"/>
      </w:r>
    </w:p>
    <w:p w14:paraId="5D07FD8D" w14:textId="77777777" w:rsidR="00E65374" w:rsidRPr="00E65374" w:rsidRDefault="00E65374" w:rsidP="00210C75"/>
    <w:p w14:paraId="29A964A2" w14:textId="77777777" w:rsidR="008F2AE9" w:rsidRDefault="008F2AE9" w:rsidP="00210C75">
      <w:pPr>
        <w:pStyle w:val="Ttulo0"/>
      </w:pPr>
      <w:r>
        <w:t>Lista de Abreviaturas e Siglas</w:t>
      </w:r>
    </w:p>
    <w:tbl>
      <w:tblPr>
        <w:tblW w:w="0" w:type="auto"/>
        <w:tblLook w:val="01E0" w:firstRow="1" w:lastRow="1" w:firstColumn="1" w:lastColumn="1" w:noHBand="0" w:noVBand="0"/>
      </w:tblPr>
      <w:tblGrid>
        <w:gridCol w:w="7442"/>
        <w:gridCol w:w="1630"/>
      </w:tblGrid>
      <w:tr w:rsidR="00EF0B74" w:rsidRPr="006135FE" w14:paraId="376B051E" w14:textId="77777777" w:rsidTr="00D942ED">
        <w:tc>
          <w:tcPr>
            <w:tcW w:w="1292" w:type="dxa"/>
          </w:tcPr>
          <w:p w14:paraId="6299C940" w14:textId="1FB01270" w:rsidR="00EF0B74" w:rsidRDefault="00EF0B74" w:rsidP="00210C75">
            <w:pPr>
              <w:pStyle w:val="Remissivo1"/>
            </w:pPr>
            <w:r>
              <w:t>SDK</w:t>
            </w:r>
          </w:p>
        </w:tc>
        <w:tc>
          <w:tcPr>
            <w:tcW w:w="7780" w:type="dxa"/>
          </w:tcPr>
          <w:p w14:paraId="40CA9961" w14:textId="33EE37BC" w:rsidR="00EF0B74" w:rsidRDefault="00EF0B74" w:rsidP="00210C75">
            <w:pPr>
              <w:pStyle w:val="Remissivo1"/>
            </w:pPr>
            <w:r w:rsidRPr="00EF0B74">
              <w:t>Software development kit</w:t>
            </w:r>
          </w:p>
        </w:tc>
      </w:tr>
      <w:tr w:rsidR="00376A69" w:rsidRPr="006135FE" w14:paraId="52F1A3B3" w14:textId="77777777" w:rsidTr="00D942ED">
        <w:tc>
          <w:tcPr>
            <w:tcW w:w="1292" w:type="dxa"/>
          </w:tcPr>
          <w:p w14:paraId="357E0BA6" w14:textId="44EFF8D8" w:rsidR="00376A69" w:rsidRDefault="00C51CAB" w:rsidP="00210C75">
            <w:pPr>
              <w:pStyle w:val="Remissivo1"/>
            </w:pPr>
            <w:r>
              <w:t>A</w:t>
            </w:r>
            <w:r w:rsidR="00E35EB7">
              <w:t>pp</w:t>
            </w:r>
            <w:r w:rsidR="00376A69">
              <w:tab/>
            </w:r>
          </w:p>
        </w:tc>
        <w:tc>
          <w:tcPr>
            <w:tcW w:w="7780" w:type="dxa"/>
          </w:tcPr>
          <w:p w14:paraId="3F91AEF4" w14:textId="41000955" w:rsidR="00376A69" w:rsidRDefault="00376A69" w:rsidP="00210C75">
            <w:pPr>
              <w:pStyle w:val="Remissivo1"/>
            </w:pPr>
            <w:r>
              <w:t>Application</w:t>
            </w:r>
          </w:p>
        </w:tc>
      </w:tr>
      <w:tr w:rsidR="00E15626" w:rsidRPr="006135FE" w14:paraId="309278D6" w14:textId="77777777" w:rsidTr="00D942ED">
        <w:tc>
          <w:tcPr>
            <w:tcW w:w="1292" w:type="dxa"/>
          </w:tcPr>
          <w:p w14:paraId="62F14C93" w14:textId="248AF443" w:rsidR="00E15626" w:rsidRPr="00CA31F6" w:rsidRDefault="00E15626" w:rsidP="00210C75">
            <w:pPr>
              <w:pStyle w:val="Remissivo1"/>
            </w:pPr>
            <w:r>
              <w:t>LORS</w:t>
            </w:r>
          </w:p>
        </w:tc>
        <w:tc>
          <w:tcPr>
            <w:tcW w:w="7780" w:type="dxa"/>
          </w:tcPr>
          <w:p w14:paraId="5E1396F1" w14:textId="28AF744C" w:rsidR="00E15626" w:rsidRPr="00CA31F6" w:rsidRDefault="00E15626" w:rsidP="00210C75">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210C75">
            <w:pPr>
              <w:pStyle w:val="Remissivo1"/>
            </w:pPr>
            <w:r>
              <w:t>POC</w:t>
            </w:r>
          </w:p>
        </w:tc>
        <w:tc>
          <w:tcPr>
            <w:tcW w:w="7780" w:type="dxa"/>
          </w:tcPr>
          <w:p w14:paraId="1183FB1F" w14:textId="27D82AFF" w:rsidR="00CB3DB4" w:rsidRDefault="00CB3DB4" w:rsidP="00210C75">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210C75">
            <w:pPr>
              <w:pStyle w:val="Remissivo1"/>
            </w:pPr>
            <w:r w:rsidRPr="00CA31F6">
              <w:t>RecSys</w:t>
            </w:r>
          </w:p>
          <w:p w14:paraId="25F1B6B2" w14:textId="77777777" w:rsidR="00F31FE8" w:rsidRPr="00CA31F6" w:rsidRDefault="00F31FE8" w:rsidP="00210C75">
            <w:r w:rsidRPr="00CA31F6">
              <w:t>SVM</w:t>
            </w:r>
          </w:p>
          <w:p w14:paraId="02AD21B5" w14:textId="77777777" w:rsidR="00FF5562" w:rsidRPr="00233953" w:rsidRDefault="00AE34C4" w:rsidP="00210C75">
            <w:r w:rsidRPr="00233953">
              <w:t>AUC</w:t>
            </w:r>
          </w:p>
          <w:p w14:paraId="7942D138" w14:textId="77777777" w:rsidR="00AE34C4" w:rsidRPr="00233953" w:rsidRDefault="00AE34C4" w:rsidP="00210C75">
            <w:r w:rsidRPr="00233953">
              <w:t>RBF</w:t>
            </w:r>
          </w:p>
          <w:p w14:paraId="698083C8" w14:textId="77777777" w:rsidR="00AE34C4" w:rsidRPr="00233953" w:rsidRDefault="00AE34C4" w:rsidP="00210C75">
            <w:r w:rsidRPr="00233953">
              <w:t>GPML</w:t>
            </w:r>
          </w:p>
          <w:p w14:paraId="0915174B" w14:textId="77777777" w:rsidR="00D212D3" w:rsidRPr="00233953" w:rsidRDefault="00D212D3" w:rsidP="00210C75">
            <w:r w:rsidRPr="00233953">
              <w:t>GPR</w:t>
            </w:r>
          </w:p>
          <w:p w14:paraId="57BAC388" w14:textId="77777777" w:rsidR="00D212D3" w:rsidRPr="00CA31F6" w:rsidRDefault="00D212D3" w:rsidP="00210C75">
            <w:pPr>
              <w:rPr>
                <w:lang w:val="en-US"/>
              </w:rPr>
            </w:pPr>
            <w:r w:rsidRPr="00CA31F6">
              <w:rPr>
                <w:lang w:val="en-US"/>
              </w:rPr>
              <w:t>AIR</w:t>
            </w:r>
          </w:p>
          <w:p w14:paraId="62866913" w14:textId="48E3C733" w:rsidR="00D212D3" w:rsidRPr="00CA31F6" w:rsidRDefault="00D212D3" w:rsidP="00210C75">
            <w:pPr>
              <w:rPr>
                <w:lang w:val="en-US"/>
              </w:rPr>
            </w:pPr>
            <w:r w:rsidRPr="00205C38">
              <w:rPr>
                <w:lang w:val="en-US"/>
              </w:rPr>
              <w:t>SPTF</w:t>
            </w:r>
          </w:p>
        </w:tc>
        <w:tc>
          <w:tcPr>
            <w:tcW w:w="7780" w:type="dxa"/>
          </w:tcPr>
          <w:p w14:paraId="446FB7C6" w14:textId="77777777" w:rsidR="008F2AE9" w:rsidRPr="00CA31F6" w:rsidRDefault="00D942ED" w:rsidP="00210C75">
            <w:pPr>
              <w:pStyle w:val="Remissivo1"/>
              <w:rPr>
                <w:lang w:val="en-US"/>
              </w:rPr>
            </w:pPr>
            <w:r w:rsidRPr="00CA31F6">
              <w:rPr>
                <w:lang w:val="en-US"/>
              </w:rPr>
              <w:t>Recommender Systems</w:t>
            </w:r>
          </w:p>
          <w:p w14:paraId="26611B19" w14:textId="77777777" w:rsidR="00F25BE1" w:rsidRPr="00CA31F6" w:rsidRDefault="00F31FE8" w:rsidP="00210C75">
            <w:pPr>
              <w:rPr>
                <w:lang w:val="en-US"/>
              </w:rPr>
            </w:pPr>
            <w:r w:rsidRPr="00CA31F6">
              <w:rPr>
                <w:lang w:val="en-US"/>
              </w:rPr>
              <w:t>Support Vector Machine</w:t>
            </w:r>
          </w:p>
          <w:p w14:paraId="2A29754B" w14:textId="1093C225" w:rsidR="00AE34C4" w:rsidRPr="00CA31F6" w:rsidRDefault="00AE34C4" w:rsidP="00210C75">
            <w:pPr>
              <w:rPr>
                <w:lang w:val="en-US"/>
              </w:rPr>
            </w:pPr>
            <w:r w:rsidRPr="00CA31F6">
              <w:rPr>
                <w:lang w:val="en-US"/>
              </w:rPr>
              <w:t>Operating Characteristic Curve</w:t>
            </w:r>
          </w:p>
          <w:p w14:paraId="253015F3" w14:textId="68A37179" w:rsidR="00AE34C4" w:rsidRPr="00CA31F6" w:rsidRDefault="00AE34C4" w:rsidP="00210C75">
            <w:pPr>
              <w:rPr>
                <w:lang w:val="en-US"/>
              </w:rPr>
            </w:pPr>
            <w:r w:rsidRPr="00CA31F6">
              <w:rPr>
                <w:lang w:val="en-US"/>
              </w:rPr>
              <w:t>Radial Basis Function</w:t>
            </w:r>
          </w:p>
          <w:p w14:paraId="379185F9" w14:textId="77777777" w:rsidR="00AE34C4" w:rsidRPr="00CA31F6" w:rsidRDefault="00AE34C4" w:rsidP="00210C75">
            <w:pPr>
              <w:rPr>
                <w:lang w:val="en-US"/>
              </w:rPr>
            </w:pPr>
            <w:r w:rsidRPr="00CA31F6">
              <w:rPr>
                <w:lang w:val="en-US"/>
              </w:rPr>
              <w:t>Gaussian Process for Machine Learning</w:t>
            </w:r>
          </w:p>
          <w:p w14:paraId="06AD3AFF" w14:textId="77777777" w:rsidR="00D212D3" w:rsidRPr="00CA31F6" w:rsidRDefault="00D212D3" w:rsidP="00210C75">
            <w:pPr>
              <w:rPr>
                <w:lang w:val="en-US"/>
              </w:rPr>
            </w:pPr>
            <w:r w:rsidRPr="00CA31F6">
              <w:rPr>
                <w:lang w:val="en-US"/>
              </w:rPr>
              <w:t>Gaussian Process Regression</w:t>
            </w:r>
          </w:p>
          <w:p w14:paraId="1101224E" w14:textId="77777777" w:rsidR="00D212D3" w:rsidRPr="00CA31F6" w:rsidRDefault="00D212D3" w:rsidP="00210C75">
            <w:pPr>
              <w:rPr>
                <w:lang w:val="en-US"/>
              </w:rPr>
            </w:pPr>
            <w:r w:rsidRPr="00CA31F6">
              <w:rPr>
                <w:lang w:val="en-US"/>
              </w:rPr>
              <w:t>Activity-aware Intent Recommendation</w:t>
            </w:r>
          </w:p>
          <w:p w14:paraId="75AD77D6" w14:textId="77777777" w:rsidR="00D212D3" w:rsidRPr="00CA31F6" w:rsidRDefault="00D212D3" w:rsidP="00210C75">
            <w:r w:rsidRPr="00CA31F6">
              <w:t>RecSys do Spotify</w:t>
            </w:r>
          </w:p>
          <w:p w14:paraId="5979F004" w14:textId="641ADD6D" w:rsidR="00F92BE3" w:rsidRPr="00CA31F6" w:rsidRDefault="00F92BE3" w:rsidP="00210C75">
            <w:pPr>
              <w:rPr>
                <w:lang w:val="en-US"/>
              </w:rPr>
            </w:pPr>
          </w:p>
        </w:tc>
      </w:tr>
      <w:tr w:rsidR="001220CC" w:rsidRPr="006135FE" w14:paraId="5DD25D23" w14:textId="77777777" w:rsidTr="00D942ED">
        <w:tc>
          <w:tcPr>
            <w:tcW w:w="1292" w:type="dxa"/>
          </w:tcPr>
          <w:p w14:paraId="1596D551" w14:textId="77777777" w:rsidR="001220CC" w:rsidRPr="00CA31F6" w:rsidRDefault="001220CC" w:rsidP="00210C75">
            <w:pPr>
              <w:pStyle w:val="Remissivo1"/>
            </w:pPr>
          </w:p>
        </w:tc>
        <w:tc>
          <w:tcPr>
            <w:tcW w:w="7780" w:type="dxa"/>
          </w:tcPr>
          <w:p w14:paraId="56823FB1" w14:textId="77777777" w:rsidR="001220CC" w:rsidRPr="00CA31F6" w:rsidRDefault="001220CC" w:rsidP="00210C75">
            <w:pPr>
              <w:pStyle w:val="Remissivo1"/>
              <w:rPr>
                <w:lang w:val="en-US"/>
              </w:rPr>
            </w:pPr>
          </w:p>
        </w:tc>
      </w:tr>
    </w:tbl>
    <w:p w14:paraId="22421968" w14:textId="77777777" w:rsidR="008F2AE9" w:rsidRPr="00F31FE8" w:rsidRDefault="008F2AE9" w:rsidP="00210C75">
      <w:pPr>
        <w:rPr>
          <w:lang w:val="en-US"/>
        </w:rPr>
      </w:pPr>
    </w:p>
    <w:p w14:paraId="5CD56C6B" w14:textId="77777777" w:rsidR="008F2AE9" w:rsidRDefault="008F2AE9" w:rsidP="00210C75">
      <w:pPr>
        <w:pStyle w:val="Ttulo0"/>
      </w:pPr>
      <w:r>
        <w:t>Sumário</w:t>
      </w:r>
    </w:p>
    <w:p w14:paraId="6753B71E" w14:textId="3299B2E7" w:rsidR="007879F2" w:rsidRDefault="000C396C" w:rsidP="00210C75">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F756DA" w:rsidP="00210C75">
      <w:pPr>
        <w:pStyle w:val="Sumrio2"/>
        <w:rPr>
          <w:rFonts w:asciiTheme="minorHAnsi" w:eastAsiaTheme="minorEastAsia" w:hAnsiTheme="minorHAnsi" w:cstheme="minorBidi"/>
          <w:color w:val="auto"/>
          <w:sz w:val="22"/>
          <w:szCs w:val="22"/>
          <w:lang w:eastAsia="pt-BR"/>
        </w:rPr>
      </w:pPr>
      <w:hyperlink w:anchor="_Toc55523355" w:history="1">
        <w:r w:rsidR="007879F2" w:rsidRPr="000C6D76">
          <w:rPr>
            <w:rStyle w:val="Hyperlink"/>
          </w:rPr>
          <w:t>1.1</w:t>
        </w:r>
        <w:r w:rsidR="007879F2">
          <w:rPr>
            <w:rFonts w:asciiTheme="minorHAnsi" w:eastAsiaTheme="minorEastAsia" w:hAnsiTheme="minorHAnsi" w:cstheme="minorBidi"/>
            <w:color w:val="auto"/>
            <w:sz w:val="22"/>
            <w:szCs w:val="22"/>
            <w:lang w:eastAsia="pt-BR"/>
          </w:rPr>
          <w:tab/>
        </w:r>
        <w:r w:rsidR="007879F2" w:rsidRPr="000C6D76">
          <w:rPr>
            <w:rStyle w:val="Hyperlink"/>
          </w:rPr>
          <w:t>Objetivo Geral</w:t>
        </w:r>
        <w:r w:rsidR="007879F2">
          <w:rPr>
            <w:webHidden/>
          </w:rPr>
          <w:tab/>
        </w:r>
        <w:r w:rsidR="007879F2">
          <w:rPr>
            <w:webHidden/>
          </w:rPr>
          <w:fldChar w:fldCharType="begin"/>
        </w:r>
        <w:r w:rsidR="007879F2">
          <w:rPr>
            <w:webHidden/>
          </w:rPr>
          <w:instrText xml:space="preserve"> PAGEREF _Toc55523355 \h </w:instrText>
        </w:r>
        <w:r w:rsidR="007879F2">
          <w:rPr>
            <w:webHidden/>
          </w:rPr>
        </w:r>
        <w:r w:rsidR="007879F2">
          <w:rPr>
            <w:webHidden/>
          </w:rPr>
          <w:fldChar w:fldCharType="separate"/>
        </w:r>
        <w:r w:rsidR="007879F2">
          <w:rPr>
            <w:webHidden/>
          </w:rPr>
          <w:t>16</w:t>
        </w:r>
        <w:r w:rsidR="007879F2">
          <w:rPr>
            <w:webHidden/>
          </w:rPr>
          <w:fldChar w:fldCharType="end"/>
        </w:r>
      </w:hyperlink>
    </w:p>
    <w:p w14:paraId="7DF0ED95" w14:textId="3289B352" w:rsidR="007879F2" w:rsidRDefault="00F756DA" w:rsidP="00210C75">
      <w:pPr>
        <w:pStyle w:val="Sumrio2"/>
        <w:rPr>
          <w:rFonts w:asciiTheme="minorHAnsi" w:eastAsiaTheme="minorEastAsia" w:hAnsiTheme="minorHAnsi" w:cstheme="minorBidi"/>
          <w:color w:val="auto"/>
          <w:sz w:val="22"/>
          <w:szCs w:val="22"/>
          <w:lang w:eastAsia="pt-BR"/>
        </w:rPr>
      </w:pPr>
      <w:hyperlink w:anchor="_Toc55523356" w:history="1">
        <w:r w:rsidR="007879F2" w:rsidRPr="000C6D76">
          <w:rPr>
            <w:rStyle w:val="Hyperlink"/>
          </w:rPr>
          <w:t>1.2</w:t>
        </w:r>
        <w:r w:rsidR="007879F2">
          <w:rPr>
            <w:rFonts w:asciiTheme="minorHAnsi" w:eastAsiaTheme="minorEastAsia" w:hAnsiTheme="minorHAnsi" w:cstheme="minorBidi"/>
            <w:color w:val="auto"/>
            <w:sz w:val="22"/>
            <w:szCs w:val="22"/>
            <w:lang w:eastAsia="pt-BR"/>
          </w:rPr>
          <w:tab/>
        </w:r>
        <w:r w:rsidR="007879F2" w:rsidRPr="000C6D76">
          <w:rPr>
            <w:rStyle w:val="Hyperlink"/>
          </w:rPr>
          <w:t>Objetivos Específicos</w:t>
        </w:r>
        <w:r w:rsidR="007879F2">
          <w:rPr>
            <w:webHidden/>
          </w:rPr>
          <w:tab/>
        </w:r>
        <w:r w:rsidR="007879F2">
          <w:rPr>
            <w:webHidden/>
          </w:rPr>
          <w:fldChar w:fldCharType="begin"/>
        </w:r>
        <w:r w:rsidR="007879F2">
          <w:rPr>
            <w:webHidden/>
          </w:rPr>
          <w:instrText xml:space="preserve"> PAGEREF _Toc55523356 \h </w:instrText>
        </w:r>
        <w:r w:rsidR="007879F2">
          <w:rPr>
            <w:webHidden/>
          </w:rPr>
        </w:r>
        <w:r w:rsidR="007879F2">
          <w:rPr>
            <w:webHidden/>
          </w:rPr>
          <w:fldChar w:fldCharType="separate"/>
        </w:r>
        <w:r w:rsidR="007879F2">
          <w:rPr>
            <w:webHidden/>
          </w:rPr>
          <w:t>16</w:t>
        </w:r>
        <w:r w:rsidR="007879F2">
          <w:rPr>
            <w:webHidden/>
          </w:rPr>
          <w:fldChar w:fldCharType="end"/>
        </w:r>
      </w:hyperlink>
    </w:p>
    <w:p w14:paraId="1ED77820" w14:textId="2AB9177E" w:rsidR="007879F2" w:rsidRDefault="00F756DA" w:rsidP="00210C75">
      <w:pPr>
        <w:pStyle w:val="Sumrio2"/>
        <w:rPr>
          <w:rFonts w:asciiTheme="minorHAnsi" w:eastAsiaTheme="minorEastAsia" w:hAnsiTheme="minorHAnsi" w:cstheme="minorBidi"/>
          <w:color w:val="auto"/>
          <w:sz w:val="22"/>
          <w:szCs w:val="22"/>
          <w:lang w:eastAsia="pt-BR"/>
        </w:rPr>
      </w:pPr>
      <w:hyperlink w:anchor="_Toc55523357" w:history="1">
        <w:r w:rsidR="007879F2" w:rsidRPr="000C6D76">
          <w:rPr>
            <w:rStyle w:val="Hyperlink"/>
          </w:rPr>
          <w:t>1.3</w:t>
        </w:r>
        <w:r w:rsidR="007879F2">
          <w:rPr>
            <w:rFonts w:asciiTheme="minorHAnsi" w:eastAsiaTheme="minorEastAsia" w:hAnsiTheme="minorHAnsi" w:cstheme="minorBidi"/>
            <w:color w:val="auto"/>
            <w:sz w:val="22"/>
            <w:szCs w:val="22"/>
            <w:lang w:eastAsia="pt-BR"/>
          </w:rPr>
          <w:tab/>
        </w:r>
        <w:r w:rsidR="007879F2" w:rsidRPr="000C6D76">
          <w:rPr>
            <w:rStyle w:val="Hyperlink"/>
          </w:rPr>
          <w:t>Metodologia</w:t>
        </w:r>
        <w:r w:rsidR="007879F2">
          <w:rPr>
            <w:webHidden/>
          </w:rPr>
          <w:tab/>
        </w:r>
        <w:r w:rsidR="007879F2">
          <w:rPr>
            <w:webHidden/>
          </w:rPr>
          <w:fldChar w:fldCharType="begin"/>
        </w:r>
        <w:r w:rsidR="007879F2">
          <w:rPr>
            <w:webHidden/>
          </w:rPr>
          <w:instrText xml:space="preserve"> PAGEREF _Toc55523357 \h </w:instrText>
        </w:r>
        <w:r w:rsidR="007879F2">
          <w:rPr>
            <w:webHidden/>
          </w:rPr>
        </w:r>
        <w:r w:rsidR="007879F2">
          <w:rPr>
            <w:webHidden/>
          </w:rPr>
          <w:fldChar w:fldCharType="separate"/>
        </w:r>
        <w:r w:rsidR="007879F2">
          <w:rPr>
            <w:webHidden/>
          </w:rPr>
          <w:t>16</w:t>
        </w:r>
        <w:r w:rsidR="007879F2">
          <w:rPr>
            <w:webHidden/>
          </w:rPr>
          <w:fldChar w:fldCharType="end"/>
        </w:r>
      </w:hyperlink>
    </w:p>
    <w:p w14:paraId="4B281501" w14:textId="34B717C4" w:rsidR="007879F2" w:rsidRDefault="00F756DA" w:rsidP="00210C75">
      <w:pPr>
        <w:pStyle w:val="Sumrio1"/>
        <w:rPr>
          <w:rFonts w:asciiTheme="minorHAnsi" w:eastAsiaTheme="minorEastAsia" w:hAnsiTheme="minorHAnsi" w:cstheme="minorBidi"/>
          <w:noProof/>
          <w:color w:val="auto"/>
          <w:sz w:val="22"/>
          <w:szCs w:val="22"/>
          <w:lang w:eastAsia="pt-BR"/>
        </w:rPr>
      </w:pPr>
      <w:hyperlink w:anchor="_Toc55523358" w:history="1">
        <w:r w:rsidR="007879F2" w:rsidRPr="000C6D76">
          <w:rPr>
            <w:rStyle w:val="Hyperlink"/>
            <w:noProof/>
          </w:rPr>
          <w:t>2</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Trabalhos relacionados</w:t>
        </w:r>
        <w:r w:rsidR="007879F2">
          <w:rPr>
            <w:noProof/>
            <w:webHidden/>
          </w:rPr>
          <w:tab/>
        </w:r>
        <w:r w:rsidR="007879F2">
          <w:rPr>
            <w:noProof/>
            <w:webHidden/>
          </w:rPr>
          <w:fldChar w:fldCharType="begin"/>
        </w:r>
        <w:r w:rsidR="007879F2">
          <w:rPr>
            <w:noProof/>
            <w:webHidden/>
          </w:rPr>
          <w:instrText xml:space="preserve"> PAGEREF _Toc55523358 \h </w:instrText>
        </w:r>
        <w:r w:rsidR="007879F2">
          <w:rPr>
            <w:noProof/>
            <w:webHidden/>
          </w:rPr>
        </w:r>
        <w:r w:rsidR="007879F2">
          <w:rPr>
            <w:noProof/>
            <w:webHidden/>
          </w:rPr>
          <w:fldChar w:fldCharType="separate"/>
        </w:r>
        <w:r w:rsidR="007879F2">
          <w:rPr>
            <w:noProof/>
            <w:webHidden/>
          </w:rPr>
          <w:t>18</w:t>
        </w:r>
        <w:r w:rsidR="007879F2">
          <w:rPr>
            <w:noProof/>
            <w:webHidden/>
          </w:rPr>
          <w:fldChar w:fldCharType="end"/>
        </w:r>
      </w:hyperlink>
    </w:p>
    <w:p w14:paraId="5BBA95BD" w14:textId="46C28C3F" w:rsidR="007879F2" w:rsidRDefault="00F756DA" w:rsidP="00210C75">
      <w:pPr>
        <w:pStyle w:val="Sumrio2"/>
        <w:rPr>
          <w:rFonts w:asciiTheme="minorHAnsi" w:eastAsiaTheme="minorEastAsia" w:hAnsiTheme="minorHAnsi" w:cstheme="minorBidi"/>
          <w:color w:val="auto"/>
          <w:sz w:val="22"/>
          <w:szCs w:val="22"/>
          <w:lang w:eastAsia="pt-BR"/>
        </w:rPr>
      </w:pPr>
      <w:hyperlink w:anchor="_Toc55523359" w:history="1">
        <w:r w:rsidR="007879F2" w:rsidRPr="000C6D76">
          <w:rPr>
            <w:rStyle w:val="Hyperlink"/>
          </w:rPr>
          <w:t>2.1</w:t>
        </w:r>
        <w:r w:rsidR="007879F2">
          <w:rPr>
            <w:rFonts w:asciiTheme="minorHAnsi" w:eastAsiaTheme="minorEastAsia" w:hAnsiTheme="minorHAnsi" w:cstheme="minorBidi"/>
            <w:color w:val="auto"/>
            <w:sz w:val="22"/>
            <w:szCs w:val="22"/>
            <w:lang w:eastAsia="pt-BR"/>
          </w:rPr>
          <w:tab/>
        </w:r>
        <w:r w:rsidR="007879F2" w:rsidRPr="000C6D76">
          <w:rPr>
            <w:rStyle w:val="Hyperlink"/>
          </w:rPr>
          <w:t>Levantamento bibliográfico inicial</w:t>
        </w:r>
        <w:r w:rsidR="007879F2">
          <w:rPr>
            <w:webHidden/>
          </w:rPr>
          <w:tab/>
        </w:r>
        <w:r w:rsidR="007879F2">
          <w:rPr>
            <w:webHidden/>
          </w:rPr>
          <w:fldChar w:fldCharType="begin"/>
        </w:r>
        <w:r w:rsidR="007879F2">
          <w:rPr>
            <w:webHidden/>
          </w:rPr>
          <w:instrText xml:space="preserve"> PAGEREF _Toc55523359 \h </w:instrText>
        </w:r>
        <w:r w:rsidR="007879F2">
          <w:rPr>
            <w:webHidden/>
          </w:rPr>
        </w:r>
        <w:r w:rsidR="007879F2">
          <w:rPr>
            <w:webHidden/>
          </w:rPr>
          <w:fldChar w:fldCharType="separate"/>
        </w:r>
        <w:r w:rsidR="007879F2">
          <w:rPr>
            <w:webHidden/>
          </w:rPr>
          <w:t>18</w:t>
        </w:r>
        <w:r w:rsidR="007879F2">
          <w:rPr>
            <w:webHidden/>
          </w:rPr>
          <w:fldChar w:fldCharType="end"/>
        </w:r>
      </w:hyperlink>
    </w:p>
    <w:p w14:paraId="200F4D5A" w14:textId="2AEF61D3" w:rsidR="007879F2" w:rsidRDefault="00F756DA" w:rsidP="00210C75">
      <w:pPr>
        <w:pStyle w:val="Sumrio2"/>
        <w:rPr>
          <w:rFonts w:asciiTheme="minorHAnsi" w:eastAsiaTheme="minorEastAsia" w:hAnsiTheme="minorHAnsi" w:cstheme="minorBidi"/>
          <w:color w:val="auto"/>
          <w:sz w:val="22"/>
          <w:szCs w:val="22"/>
          <w:lang w:eastAsia="pt-BR"/>
        </w:rPr>
      </w:pPr>
      <w:hyperlink w:anchor="_Toc55523360" w:history="1">
        <w:r w:rsidR="007879F2" w:rsidRPr="000C6D76">
          <w:rPr>
            <w:rStyle w:val="Hyperlink"/>
          </w:rPr>
          <w:t>2.2</w:t>
        </w:r>
        <w:r w:rsidR="007879F2">
          <w:rPr>
            <w:rFonts w:asciiTheme="minorHAnsi" w:eastAsiaTheme="minorEastAsia" w:hAnsiTheme="minorHAnsi" w:cstheme="minorBidi"/>
            <w:color w:val="auto"/>
            <w:sz w:val="22"/>
            <w:szCs w:val="22"/>
            <w:lang w:eastAsia="pt-BR"/>
          </w:rPr>
          <w:tab/>
        </w:r>
        <w:r w:rsidR="007879F2" w:rsidRPr="000C6D76">
          <w:rPr>
            <w:rStyle w:val="Hyperlink"/>
          </w:rPr>
          <w:t>O protocolo de revisão</w:t>
        </w:r>
        <w:r w:rsidR="007879F2">
          <w:rPr>
            <w:webHidden/>
          </w:rPr>
          <w:tab/>
        </w:r>
        <w:r w:rsidR="007879F2">
          <w:rPr>
            <w:webHidden/>
          </w:rPr>
          <w:fldChar w:fldCharType="begin"/>
        </w:r>
        <w:r w:rsidR="007879F2">
          <w:rPr>
            <w:webHidden/>
          </w:rPr>
          <w:instrText xml:space="preserve"> PAGEREF _Toc55523360 \h </w:instrText>
        </w:r>
        <w:r w:rsidR="007879F2">
          <w:rPr>
            <w:webHidden/>
          </w:rPr>
        </w:r>
        <w:r w:rsidR="007879F2">
          <w:rPr>
            <w:webHidden/>
          </w:rPr>
          <w:fldChar w:fldCharType="separate"/>
        </w:r>
        <w:r w:rsidR="007879F2">
          <w:rPr>
            <w:webHidden/>
          </w:rPr>
          <w:t>19</w:t>
        </w:r>
        <w:r w:rsidR="007879F2">
          <w:rPr>
            <w:webHidden/>
          </w:rPr>
          <w:fldChar w:fldCharType="end"/>
        </w:r>
      </w:hyperlink>
    </w:p>
    <w:p w14:paraId="0617396F" w14:textId="33B39E7B" w:rsidR="007879F2" w:rsidRDefault="00F756DA" w:rsidP="00210C75">
      <w:pPr>
        <w:pStyle w:val="Sumrio2"/>
        <w:rPr>
          <w:rFonts w:asciiTheme="minorHAnsi" w:eastAsiaTheme="minorEastAsia" w:hAnsiTheme="minorHAnsi" w:cstheme="minorBidi"/>
          <w:color w:val="auto"/>
          <w:sz w:val="22"/>
          <w:szCs w:val="22"/>
          <w:lang w:eastAsia="pt-BR"/>
        </w:rPr>
      </w:pPr>
      <w:hyperlink w:anchor="_Toc55523361" w:history="1">
        <w:r w:rsidR="007879F2" w:rsidRPr="000C6D76">
          <w:rPr>
            <w:rStyle w:val="Hyperlink"/>
          </w:rPr>
          <w:t>2.3</w:t>
        </w:r>
        <w:r w:rsidR="007879F2">
          <w:rPr>
            <w:rFonts w:asciiTheme="minorHAnsi" w:eastAsiaTheme="minorEastAsia" w:hAnsiTheme="minorHAnsi" w:cstheme="minorBidi"/>
            <w:color w:val="auto"/>
            <w:sz w:val="22"/>
            <w:szCs w:val="22"/>
            <w:lang w:eastAsia="pt-BR"/>
          </w:rPr>
          <w:tab/>
        </w:r>
        <w:r w:rsidR="007879F2" w:rsidRPr="000C6D76">
          <w:rPr>
            <w:rStyle w:val="Hyperlink"/>
          </w:rPr>
          <w:t>PROCURA NOS MOTORES DE BUSCA</w:t>
        </w:r>
        <w:r w:rsidR="007879F2">
          <w:rPr>
            <w:webHidden/>
          </w:rPr>
          <w:tab/>
        </w:r>
        <w:r w:rsidR="007879F2">
          <w:rPr>
            <w:webHidden/>
          </w:rPr>
          <w:fldChar w:fldCharType="begin"/>
        </w:r>
        <w:r w:rsidR="007879F2">
          <w:rPr>
            <w:webHidden/>
          </w:rPr>
          <w:instrText xml:space="preserve"> PAGEREF _Toc55523361 \h </w:instrText>
        </w:r>
        <w:r w:rsidR="007879F2">
          <w:rPr>
            <w:webHidden/>
          </w:rPr>
        </w:r>
        <w:r w:rsidR="007879F2">
          <w:rPr>
            <w:webHidden/>
          </w:rPr>
          <w:fldChar w:fldCharType="separate"/>
        </w:r>
        <w:r w:rsidR="007879F2">
          <w:rPr>
            <w:webHidden/>
          </w:rPr>
          <w:t>20</w:t>
        </w:r>
        <w:r w:rsidR="007879F2">
          <w:rPr>
            <w:webHidden/>
          </w:rPr>
          <w:fldChar w:fldCharType="end"/>
        </w:r>
      </w:hyperlink>
    </w:p>
    <w:p w14:paraId="44031298" w14:textId="4898B7D7" w:rsidR="007879F2" w:rsidRDefault="00F756DA" w:rsidP="00210C75">
      <w:pPr>
        <w:pStyle w:val="Sumrio2"/>
        <w:rPr>
          <w:rFonts w:asciiTheme="minorHAnsi" w:eastAsiaTheme="minorEastAsia" w:hAnsiTheme="minorHAnsi" w:cstheme="minorBidi"/>
          <w:color w:val="auto"/>
          <w:sz w:val="22"/>
          <w:szCs w:val="22"/>
          <w:lang w:eastAsia="pt-BR"/>
        </w:rPr>
      </w:pPr>
      <w:hyperlink w:anchor="_Toc55523362" w:history="1">
        <w:r w:rsidR="007879F2" w:rsidRPr="000C6D76">
          <w:rPr>
            <w:rStyle w:val="Hyperlink"/>
          </w:rPr>
          <w:t>2.4</w:t>
        </w:r>
        <w:r w:rsidR="007879F2">
          <w:rPr>
            <w:rFonts w:asciiTheme="minorHAnsi" w:eastAsiaTheme="minorEastAsia" w:hAnsiTheme="minorHAnsi" w:cstheme="minorBidi"/>
            <w:color w:val="auto"/>
            <w:sz w:val="22"/>
            <w:szCs w:val="22"/>
            <w:lang w:eastAsia="pt-BR"/>
          </w:rPr>
          <w:tab/>
        </w:r>
        <w:r w:rsidR="007879F2" w:rsidRPr="000C6D76">
          <w:rPr>
            <w:rStyle w:val="Hyperlink"/>
          </w:rPr>
          <w:t>ETAPAS DA REVISÃO DOS TRABALHOS</w:t>
        </w:r>
        <w:r w:rsidR="007879F2">
          <w:rPr>
            <w:webHidden/>
          </w:rPr>
          <w:tab/>
        </w:r>
        <w:r w:rsidR="007879F2">
          <w:rPr>
            <w:webHidden/>
          </w:rPr>
          <w:fldChar w:fldCharType="begin"/>
        </w:r>
        <w:r w:rsidR="007879F2">
          <w:rPr>
            <w:webHidden/>
          </w:rPr>
          <w:instrText xml:space="preserve"> PAGEREF _Toc55523362 \h </w:instrText>
        </w:r>
        <w:r w:rsidR="007879F2">
          <w:rPr>
            <w:webHidden/>
          </w:rPr>
        </w:r>
        <w:r w:rsidR="007879F2">
          <w:rPr>
            <w:webHidden/>
          </w:rPr>
          <w:fldChar w:fldCharType="separate"/>
        </w:r>
        <w:r w:rsidR="007879F2">
          <w:rPr>
            <w:webHidden/>
          </w:rPr>
          <w:t>21</w:t>
        </w:r>
        <w:r w:rsidR="007879F2">
          <w:rPr>
            <w:webHidden/>
          </w:rPr>
          <w:fldChar w:fldCharType="end"/>
        </w:r>
      </w:hyperlink>
    </w:p>
    <w:p w14:paraId="44ED1EB2" w14:textId="5EFA5CDD" w:rsidR="007879F2" w:rsidRDefault="00F756DA" w:rsidP="00210C75">
      <w:pPr>
        <w:pStyle w:val="Sumrio3"/>
        <w:rPr>
          <w:rFonts w:asciiTheme="minorHAnsi" w:eastAsiaTheme="minorEastAsia" w:hAnsiTheme="minorHAnsi" w:cstheme="minorBidi"/>
          <w:color w:val="auto"/>
          <w:sz w:val="22"/>
          <w:szCs w:val="22"/>
          <w:lang w:eastAsia="pt-BR"/>
        </w:rPr>
      </w:pPr>
      <w:hyperlink w:anchor="_Toc55523363" w:history="1">
        <w:r w:rsidR="007879F2" w:rsidRPr="000C6D76">
          <w:rPr>
            <w:rStyle w:val="Hyperlink"/>
          </w:rPr>
          <w:t>2.4.1</w:t>
        </w:r>
        <w:r w:rsidR="007879F2">
          <w:rPr>
            <w:rFonts w:asciiTheme="minorHAnsi" w:eastAsiaTheme="minorEastAsia" w:hAnsiTheme="minorHAnsi" w:cstheme="minorBidi"/>
            <w:color w:val="auto"/>
            <w:sz w:val="22"/>
            <w:szCs w:val="22"/>
            <w:lang w:eastAsia="pt-BR"/>
          </w:rPr>
          <w:tab/>
        </w:r>
        <w:r w:rsidR="007879F2" w:rsidRPr="000C6D76">
          <w:rPr>
            <w:rStyle w:val="Hyperlink"/>
          </w:rPr>
          <w:t>Trabalhos selecionados</w:t>
        </w:r>
        <w:r w:rsidR="007879F2">
          <w:rPr>
            <w:webHidden/>
          </w:rPr>
          <w:tab/>
        </w:r>
        <w:r w:rsidR="007879F2">
          <w:rPr>
            <w:webHidden/>
          </w:rPr>
          <w:fldChar w:fldCharType="begin"/>
        </w:r>
        <w:r w:rsidR="007879F2">
          <w:rPr>
            <w:webHidden/>
          </w:rPr>
          <w:instrText xml:space="preserve"> PAGEREF _Toc55523363 \h </w:instrText>
        </w:r>
        <w:r w:rsidR="007879F2">
          <w:rPr>
            <w:webHidden/>
          </w:rPr>
        </w:r>
        <w:r w:rsidR="007879F2">
          <w:rPr>
            <w:webHidden/>
          </w:rPr>
          <w:fldChar w:fldCharType="separate"/>
        </w:r>
        <w:r w:rsidR="007879F2">
          <w:rPr>
            <w:webHidden/>
          </w:rPr>
          <w:t>23</w:t>
        </w:r>
        <w:r w:rsidR="007879F2">
          <w:rPr>
            <w:webHidden/>
          </w:rPr>
          <w:fldChar w:fldCharType="end"/>
        </w:r>
      </w:hyperlink>
    </w:p>
    <w:p w14:paraId="57BF6575" w14:textId="583C25A8" w:rsidR="007879F2" w:rsidRDefault="00F756DA" w:rsidP="00210C75">
      <w:pPr>
        <w:pStyle w:val="Sumrio2"/>
        <w:rPr>
          <w:rFonts w:asciiTheme="minorHAnsi" w:eastAsiaTheme="minorEastAsia" w:hAnsiTheme="minorHAnsi" w:cstheme="minorBidi"/>
          <w:color w:val="auto"/>
          <w:sz w:val="22"/>
          <w:szCs w:val="22"/>
          <w:lang w:eastAsia="pt-BR"/>
        </w:rPr>
      </w:pPr>
      <w:hyperlink w:anchor="_Toc55523364" w:history="1">
        <w:r w:rsidR="007879F2" w:rsidRPr="000C6D76">
          <w:rPr>
            <w:rStyle w:val="Hyperlink"/>
          </w:rPr>
          <w:t>2.5</w:t>
        </w:r>
        <w:r w:rsidR="007879F2">
          <w:rPr>
            <w:rFonts w:asciiTheme="minorHAnsi" w:eastAsiaTheme="minorEastAsia" w:hAnsiTheme="minorHAnsi" w:cstheme="minorBidi"/>
            <w:color w:val="auto"/>
            <w:sz w:val="22"/>
            <w:szCs w:val="22"/>
            <w:lang w:eastAsia="pt-BR"/>
          </w:rPr>
          <w:tab/>
        </w:r>
        <w:r w:rsidR="007879F2" w:rsidRPr="000C6D76">
          <w:rPr>
            <w:rStyle w:val="Hyperlink"/>
          </w:rPr>
          <w:t>FUNCIONALIDADES DOS TRABALHOS INVESTIGADOS</w:t>
        </w:r>
        <w:r w:rsidR="007879F2">
          <w:rPr>
            <w:webHidden/>
          </w:rPr>
          <w:tab/>
        </w:r>
        <w:r w:rsidR="007879F2">
          <w:rPr>
            <w:webHidden/>
          </w:rPr>
          <w:fldChar w:fldCharType="begin"/>
        </w:r>
        <w:r w:rsidR="007879F2">
          <w:rPr>
            <w:webHidden/>
          </w:rPr>
          <w:instrText xml:space="preserve"> PAGEREF _Toc55523364 \h </w:instrText>
        </w:r>
        <w:r w:rsidR="007879F2">
          <w:rPr>
            <w:webHidden/>
          </w:rPr>
        </w:r>
        <w:r w:rsidR="007879F2">
          <w:rPr>
            <w:webHidden/>
          </w:rPr>
          <w:fldChar w:fldCharType="separate"/>
        </w:r>
        <w:r w:rsidR="007879F2">
          <w:rPr>
            <w:webHidden/>
          </w:rPr>
          <w:t>33</w:t>
        </w:r>
        <w:r w:rsidR="007879F2">
          <w:rPr>
            <w:webHidden/>
          </w:rPr>
          <w:fldChar w:fldCharType="end"/>
        </w:r>
      </w:hyperlink>
    </w:p>
    <w:p w14:paraId="64A42EB1" w14:textId="644209A5" w:rsidR="007879F2" w:rsidRDefault="00F756DA" w:rsidP="00210C75">
      <w:pPr>
        <w:pStyle w:val="Sumrio2"/>
        <w:rPr>
          <w:rFonts w:asciiTheme="minorHAnsi" w:eastAsiaTheme="minorEastAsia" w:hAnsiTheme="minorHAnsi" w:cstheme="minorBidi"/>
          <w:color w:val="auto"/>
          <w:sz w:val="22"/>
          <w:szCs w:val="22"/>
          <w:lang w:eastAsia="pt-BR"/>
        </w:rPr>
      </w:pPr>
      <w:hyperlink w:anchor="_Toc55523365" w:history="1">
        <w:r w:rsidR="007879F2" w:rsidRPr="000C6D76">
          <w:rPr>
            <w:rStyle w:val="Hyperlink"/>
          </w:rPr>
          <w:t>2.6</w:t>
        </w:r>
        <w:r w:rsidR="007879F2">
          <w:rPr>
            <w:rFonts w:asciiTheme="minorHAnsi" w:eastAsiaTheme="minorEastAsia" w:hAnsiTheme="minorHAnsi" w:cstheme="minorBidi"/>
            <w:color w:val="auto"/>
            <w:sz w:val="22"/>
            <w:szCs w:val="22"/>
            <w:lang w:eastAsia="pt-BR"/>
          </w:rPr>
          <w:tab/>
        </w:r>
        <w:r w:rsidR="007879F2" w:rsidRPr="000C6D76">
          <w:rPr>
            <w:rStyle w:val="Hyperlink"/>
          </w:rPr>
          <w:t>Conclusões dos trabalhos revisados</w:t>
        </w:r>
        <w:r w:rsidR="007879F2">
          <w:rPr>
            <w:webHidden/>
          </w:rPr>
          <w:tab/>
        </w:r>
        <w:r w:rsidR="007879F2">
          <w:rPr>
            <w:webHidden/>
          </w:rPr>
          <w:fldChar w:fldCharType="begin"/>
        </w:r>
        <w:r w:rsidR="007879F2">
          <w:rPr>
            <w:webHidden/>
          </w:rPr>
          <w:instrText xml:space="preserve"> PAGEREF _Toc55523365 \h </w:instrText>
        </w:r>
        <w:r w:rsidR="007879F2">
          <w:rPr>
            <w:webHidden/>
          </w:rPr>
        </w:r>
        <w:r w:rsidR="007879F2">
          <w:rPr>
            <w:webHidden/>
          </w:rPr>
          <w:fldChar w:fldCharType="separate"/>
        </w:r>
        <w:r w:rsidR="007879F2">
          <w:rPr>
            <w:webHidden/>
          </w:rPr>
          <w:t>36</w:t>
        </w:r>
        <w:r w:rsidR="007879F2">
          <w:rPr>
            <w:webHidden/>
          </w:rPr>
          <w:fldChar w:fldCharType="end"/>
        </w:r>
      </w:hyperlink>
    </w:p>
    <w:p w14:paraId="09A01971" w14:textId="35EEF712" w:rsidR="007879F2" w:rsidRDefault="00F756DA" w:rsidP="00210C75">
      <w:pPr>
        <w:pStyle w:val="Sumrio1"/>
        <w:rPr>
          <w:rFonts w:asciiTheme="minorHAnsi" w:eastAsiaTheme="minorEastAsia" w:hAnsiTheme="minorHAnsi" w:cstheme="minorBidi"/>
          <w:noProof/>
          <w:color w:val="auto"/>
          <w:sz w:val="22"/>
          <w:szCs w:val="22"/>
          <w:lang w:eastAsia="pt-BR"/>
        </w:rPr>
      </w:pPr>
      <w:hyperlink w:anchor="_Toc55523366" w:history="1">
        <w:r w:rsidR="007879F2" w:rsidRPr="000C6D76">
          <w:rPr>
            <w:rStyle w:val="Hyperlink"/>
            <w:noProof/>
          </w:rPr>
          <w:t>3</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COLETA DO CONTEXTO DOS USUARIOS</w:t>
        </w:r>
        <w:r w:rsidR="007879F2">
          <w:rPr>
            <w:noProof/>
            <w:webHidden/>
          </w:rPr>
          <w:tab/>
        </w:r>
        <w:r w:rsidR="007879F2">
          <w:rPr>
            <w:noProof/>
            <w:webHidden/>
          </w:rPr>
          <w:fldChar w:fldCharType="begin"/>
        </w:r>
        <w:r w:rsidR="007879F2">
          <w:rPr>
            <w:noProof/>
            <w:webHidden/>
          </w:rPr>
          <w:instrText xml:space="preserve"> PAGEREF _Toc55523366 \h </w:instrText>
        </w:r>
        <w:r w:rsidR="007879F2">
          <w:rPr>
            <w:noProof/>
            <w:webHidden/>
          </w:rPr>
        </w:r>
        <w:r w:rsidR="007879F2">
          <w:rPr>
            <w:noProof/>
            <w:webHidden/>
          </w:rPr>
          <w:fldChar w:fldCharType="separate"/>
        </w:r>
        <w:r w:rsidR="007879F2">
          <w:rPr>
            <w:noProof/>
            <w:webHidden/>
          </w:rPr>
          <w:t>37</w:t>
        </w:r>
        <w:r w:rsidR="007879F2">
          <w:rPr>
            <w:noProof/>
            <w:webHidden/>
          </w:rPr>
          <w:fldChar w:fldCharType="end"/>
        </w:r>
      </w:hyperlink>
    </w:p>
    <w:p w14:paraId="5DFCAF0F" w14:textId="22D13EBD" w:rsidR="007879F2" w:rsidRDefault="00F756DA" w:rsidP="00210C75">
      <w:pPr>
        <w:pStyle w:val="Sumrio2"/>
        <w:rPr>
          <w:rFonts w:asciiTheme="minorHAnsi" w:eastAsiaTheme="minorEastAsia" w:hAnsiTheme="minorHAnsi" w:cstheme="minorBidi"/>
          <w:color w:val="auto"/>
          <w:sz w:val="22"/>
          <w:szCs w:val="22"/>
          <w:lang w:eastAsia="pt-BR"/>
        </w:rPr>
      </w:pPr>
      <w:hyperlink w:anchor="_Toc55523367" w:history="1">
        <w:r w:rsidR="007879F2" w:rsidRPr="000C6D76">
          <w:rPr>
            <w:rStyle w:val="Hyperlink"/>
          </w:rPr>
          <w:t>3.1</w:t>
        </w:r>
        <w:r w:rsidR="007879F2">
          <w:rPr>
            <w:rFonts w:asciiTheme="minorHAnsi" w:eastAsiaTheme="minorEastAsia" w:hAnsiTheme="minorHAnsi" w:cstheme="minorBidi"/>
            <w:color w:val="auto"/>
            <w:sz w:val="22"/>
            <w:szCs w:val="22"/>
            <w:lang w:eastAsia="pt-BR"/>
          </w:rPr>
          <w:tab/>
        </w:r>
        <w:r w:rsidR="007879F2" w:rsidRPr="000C6D76">
          <w:rPr>
            <w:rStyle w:val="Hyperlink"/>
          </w:rPr>
          <w:t>Contexto</w:t>
        </w:r>
        <w:r w:rsidR="007879F2">
          <w:rPr>
            <w:webHidden/>
          </w:rPr>
          <w:tab/>
        </w:r>
        <w:r w:rsidR="007879F2">
          <w:rPr>
            <w:webHidden/>
          </w:rPr>
          <w:fldChar w:fldCharType="begin"/>
        </w:r>
        <w:r w:rsidR="007879F2">
          <w:rPr>
            <w:webHidden/>
          </w:rPr>
          <w:instrText xml:space="preserve"> PAGEREF _Toc55523367 \h </w:instrText>
        </w:r>
        <w:r w:rsidR="007879F2">
          <w:rPr>
            <w:webHidden/>
          </w:rPr>
        </w:r>
        <w:r w:rsidR="007879F2">
          <w:rPr>
            <w:webHidden/>
          </w:rPr>
          <w:fldChar w:fldCharType="separate"/>
        </w:r>
        <w:r w:rsidR="007879F2">
          <w:rPr>
            <w:webHidden/>
          </w:rPr>
          <w:t>37</w:t>
        </w:r>
        <w:r w:rsidR="007879F2">
          <w:rPr>
            <w:webHidden/>
          </w:rPr>
          <w:fldChar w:fldCharType="end"/>
        </w:r>
      </w:hyperlink>
    </w:p>
    <w:p w14:paraId="41D4B654" w14:textId="318129FF" w:rsidR="007879F2" w:rsidRDefault="00F756DA" w:rsidP="00210C75">
      <w:pPr>
        <w:pStyle w:val="Sumrio3"/>
        <w:rPr>
          <w:rFonts w:asciiTheme="minorHAnsi" w:eastAsiaTheme="minorEastAsia" w:hAnsiTheme="minorHAnsi" w:cstheme="minorBidi"/>
          <w:color w:val="auto"/>
          <w:sz w:val="22"/>
          <w:szCs w:val="22"/>
          <w:lang w:eastAsia="pt-BR"/>
        </w:rPr>
      </w:pPr>
      <w:hyperlink w:anchor="_Toc55523368" w:history="1">
        <w:r w:rsidR="007879F2" w:rsidRPr="000C6D76">
          <w:rPr>
            <w:rStyle w:val="Hyperlink"/>
          </w:rPr>
          <w:t>3.1.1</w:t>
        </w:r>
        <w:r w:rsidR="007879F2">
          <w:rPr>
            <w:rFonts w:asciiTheme="minorHAnsi" w:eastAsiaTheme="minorEastAsia" w:hAnsiTheme="minorHAnsi" w:cstheme="minorBidi"/>
            <w:color w:val="auto"/>
            <w:sz w:val="22"/>
            <w:szCs w:val="22"/>
            <w:lang w:eastAsia="pt-BR"/>
          </w:rPr>
          <w:tab/>
        </w:r>
        <w:r w:rsidR="007879F2" w:rsidRPr="000C6D76">
          <w:rPr>
            <w:rStyle w:val="Hyperlink"/>
          </w:rPr>
          <w:t>O que é o contexto comportamental?</w:t>
        </w:r>
        <w:r w:rsidR="007879F2">
          <w:rPr>
            <w:webHidden/>
          </w:rPr>
          <w:tab/>
        </w:r>
        <w:r w:rsidR="007879F2">
          <w:rPr>
            <w:webHidden/>
          </w:rPr>
          <w:fldChar w:fldCharType="begin"/>
        </w:r>
        <w:r w:rsidR="007879F2">
          <w:rPr>
            <w:webHidden/>
          </w:rPr>
          <w:instrText xml:space="preserve"> PAGEREF _Toc55523368 \h </w:instrText>
        </w:r>
        <w:r w:rsidR="007879F2">
          <w:rPr>
            <w:webHidden/>
          </w:rPr>
        </w:r>
        <w:r w:rsidR="007879F2">
          <w:rPr>
            <w:webHidden/>
          </w:rPr>
          <w:fldChar w:fldCharType="separate"/>
        </w:r>
        <w:r w:rsidR="007879F2">
          <w:rPr>
            <w:webHidden/>
          </w:rPr>
          <w:t>38</w:t>
        </w:r>
        <w:r w:rsidR="007879F2">
          <w:rPr>
            <w:webHidden/>
          </w:rPr>
          <w:fldChar w:fldCharType="end"/>
        </w:r>
      </w:hyperlink>
    </w:p>
    <w:p w14:paraId="1863933A" w14:textId="0DBF0D9F" w:rsidR="007879F2" w:rsidRDefault="00F756DA" w:rsidP="00210C75">
      <w:pPr>
        <w:pStyle w:val="Sumrio3"/>
        <w:rPr>
          <w:rFonts w:asciiTheme="minorHAnsi" w:eastAsiaTheme="minorEastAsia" w:hAnsiTheme="minorHAnsi" w:cstheme="minorBidi"/>
          <w:color w:val="auto"/>
          <w:sz w:val="22"/>
          <w:szCs w:val="22"/>
          <w:lang w:eastAsia="pt-BR"/>
        </w:rPr>
      </w:pPr>
      <w:hyperlink w:anchor="_Toc55523369" w:history="1">
        <w:r w:rsidR="007879F2" w:rsidRPr="000C6D76">
          <w:rPr>
            <w:rStyle w:val="Hyperlink"/>
          </w:rPr>
          <w:t>3.1.2</w:t>
        </w:r>
        <w:r w:rsidR="007879F2">
          <w:rPr>
            <w:rFonts w:asciiTheme="minorHAnsi" w:eastAsiaTheme="minorEastAsia" w:hAnsiTheme="minorHAnsi" w:cstheme="minorBidi"/>
            <w:color w:val="auto"/>
            <w:sz w:val="22"/>
            <w:szCs w:val="22"/>
            <w:lang w:eastAsia="pt-BR"/>
          </w:rPr>
          <w:tab/>
        </w:r>
        <w:r w:rsidR="007879F2" w:rsidRPr="000C6D76">
          <w:rPr>
            <w:rStyle w:val="Hyperlink"/>
          </w:rPr>
          <w:t>O que é o contexto de ambiente?</w:t>
        </w:r>
        <w:r w:rsidR="007879F2">
          <w:rPr>
            <w:webHidden/>
          </w:rPr>
          <w:tab/>
        </w:r>
        <w:r w:rsidR="007879F2">
          <w:rPr>
            <w:webHidden/>
          </w:rPr>
          <w:fldChar w:fldCharType="begin"/>
        </w:r>
        <w:r w:rsidR="007879F2">
          <w:rPr>
            <w:webHidden/>
          </w:rPr>
          <w:instrText xml:space="preserve"> PAGEREF _Toc55523369 \h </w:instrText>
        </w:r>
        <w:r w:rsidR="007879F2">
          <w:rPr>
            <w:webHidden/>
          </w:rPr>
        </w:r>
        <w:r w:rsidR="007879F2">
          <w:rPr>
            <w:webHidden/>
          </w:rPr>
          <w:fldChar w:fldCharType="separate"/>
        </w:r>
        <w:r w:rsidR="007879F2">
          <w:rPr>
            <w:webHidden/>
          </w:rPr>
          <w:t>39</w:t>
        </w:r>
        <w:r w:rsidR="007879F2">
          <w:rPr>
            <w:webHidden/>
          </w:rPr>
          <w:fldChar w:fldCharType="end"/>
        </w:r>
      </w:hyperlink>
    </w:p>
    <w:p w14:paraId="3F13E253" w14:textId="41EDBE62" w:rsidR="007879F2" w:rsidRDefault="00F756DA" w:rsidP="00210C75">
      <w:pPr>
        <w:pStyle w:val="Sumrio3"/>
        <w:rPr>
          <w:rFonts w:asciiTheme="minorHAnsi" w:eastAsiaTheme="minorEastAsia" w:hAnsiTheme="minorHAnsi" w:cstheme="minorBidi"/>
          <w:color w:val="auto"/>
          <w:sz w:val="22"/>
          <w:szCs w:val="22"/>
          <w:lang w:eastAsia="pt-BR"/>
        </w:rPr>
      </w:pPr>
      <w:hyperlink w:anchor="_Toc55523370" w:history="1">
        <w:r w:rsidR="007879F2" w:rsidRPr="000C6D76">
          <w:rPr>
            <w:rStyle w:val="Hyperlink"/>
          </w:rPr>
          <w:t>3.1.3</w:t>
        </w:r>
        <w:r w:rsidR="007879F2">
          <w:rPr>
            <w:rFonts w:asciiTheme="minorHAnsi" w:eastAsiaTheme="minorEastAsia" w:hAnsiTheme="minorHAnsi" w:cstheme="minorBidi"/>
            <w:color w:val="auto"/>
            <w:sz w:val="22"/>
            <w:szCs w:val="22"/>
            <w:lang w:eastAsia="pt-BR"/>
          </w:rPr>
          <w:tab/>
        </w:r>
        <w:r w:rsidR="007879F2" w:rsidRPr="000C6D76">
          <w:rPr>
            <w:rStyle w:val="Hyperlink"/>
          </w:rPr>
          <w:t>Como serão obtidos os contextos?</w:t>
        </w:r>
        <w:r w:rsidR="007879F2">
          <w:rPr>
            <w:webHidden/>
          </w:rPr>
          <w:tab/>
        </w:r>
        <w:r w:rsidR="007879F2">
          <w:rPr>
            <w:webHidden/>
          </w:rPr>
          <w:fldChar w:fldCharType="begin"/>
        </w:r>
        <w:r w:rsidR="007879F2">
          <w:rPr>
            <w:webHidden/>
          </w:rPr>
          <w:instrText xml:space="preserve"> PAGEREF _Toc55523370 \h </w:instrText>
        </w:r>
        <w:r w:rsidR="007879F2">
          <w:rPr>
            <w:webHidden/>
          </w:rPr>
        </w:r>
        <w:r w:rsidR="007879F2">
          <w:rPr>
            <w:webHidden/>
          </w:rPr>
          <w:fldChar w:fldCharType="separate"/>
        </w:r>
        <w:r w:rsidR="007879F2">
          <w:rPr>
            <w:webHidden/>
          </w:rPr>
          <w:t>39</w:t>
        </w:r>
        <w:r w:rsidR="007879F2">
          <w:rPr>
            <w:webHidden/>
          </w:rPr>
          <w:fldChar w:fldCharType="end"/>
        </w:r>
      </w:hyperlink>
    </w:p>
    <w:p w14:paraId="78DE6437" w14:textId="6ECA2EF6" w:rsidR="007879F2" w:rsidRDefault="00F756DA" w:rsidP="00210C75">
      <w:pPr>
        <w:pStyle w:val="Sumrio3"/>
        <w:rPr>
          <w:rFonts w:asciiTheme="minorHAnsi" w:eastAsiaTheme="minorEastAsia" w:hAnsiTheme="minorHAnsi" w:cstheme="minorBidi"/>
          <w:color w:val="auto"/>
          <w:sz w:val="22"/>
          <w:szCs w:val="22"/>
          <w:lang w:eastAsia="pt-BR"/>
        </w:rPr>
      </w:pPr>
      <w:hyperlink w:anchor="_Toc55523371" w:history="1">
        <w:r w:rsidR="007879F2" w:rsidRPr="000C6D76">
          <w:rPr>
            <w:rStyle w:val="Hyperlink"/>
          </w:rPr>
          <w:t>3.1.4</w:t>
        </w:r>
        <w:r w:rsidR="007879F2">
          <w:rPr>
            <w:rFonts w:asciiTheme="minorHAnsi" w:eastAsiaTheme="minorEastAsia" w:hAnsiTheme="minorHAnsi" w:cstheme="minorBidi"/>
            <w:color w:val="auto"/>
            <w:sz w:val="22"/>
            <w:szCs w:val="22"/>
            <w:lang w:eastAsia="pt-BR"/>
          </w:rPr>
          <w:tab/>
        </w:r>
        <w:r w:rsidR="007879F2" w:rsidRPr="000C6D76">
          <w:rPr>
            <w:rStyle w:val="Hyperlink"/>
          </w:rPr>
          <w:t>O que são as ações do usuário?</w:t>
        </w:r>
        <w:r w:rsidR="007879F2">
          <w:rPr>
            <w:webHidden/>
          </w:rPr>
          <w:tab/>
        </w:r>
        <w:r w:rsidR="007879F2">
          <w:rPr>
            <w:webHidden/>
          </w:rPr>
          <w:fldChar w:fldCharType="begin"/>
        </w:r>
        <w:r w:rsidR="007879F2">
          <w:rPr>
            <w:webHidden/>
          </w:rPr>
          <w:instrText xml:space="preserve"> PAGEREF _Toc55523371 \h </w:instrText>
        </w:r>
        <w:r w:rsidR="007879F2">
          <w:rPr>
            <w:webHidden/>
          </w:rPr>
        </w:r>
        <w:r w:rsidR="007879F2">
          <w:rPr>
            <w:webHidden/>
          </w:rPr>
          <w:fldChar w:fldCharType="separate"/>
        </w:r>
        <w:r w:rsidR="007879F2">
          <w:rPr>
            <w:webHidden/>
          </w:rPr>
          <w:t>40</w:t>
        </w:r>
        <w:r w:rsidR="007879F2">
          <w:rPr>
            <w:webHidden/>
          </w:rPr>
          <w:fldChar w:fldCharType="end"/>
        </w:r>
      </w:hyperlink>
    </w:p>
    <w:p w14:paraId="06B77890" w14:textId="4A87C087" w:rsidR="007879F2" w:rsidRDefault="00F756DA" w:rsidP="00210C75">
      <w:pPr>
        <w:pStyle w:val="Sumrio2"/>
        <w:rPr>
          <w:rFonts w:asciiTheme="minorHAnsi" w:eastAsiaTheme="minorEastAsia" w:hAnsiTheme="minorHAnsi" w:cstheme="minorBidi"/>
          <w:color w:val="auto"/>
          <w:sz w:val="22"/>
          <w:szCs w:val="22"/>
          <w:lang w:eastAsia="pt-BR"/>
        </w:rPr>
      </w:pPr>
      <w:hyperlink w:anchor="_Toc55523372" w:history="1">
        <w:r w:rsidR="007879F2" w:rsidRPr="000C6D76">
          <w:rPr>
            <w:rStyle w:val="Hyperlink"/>
          </w:rPr>
          <w:t>3.2</w:t>
        </w:r>
        <w:r w:rsidR="007879F2">
          <w:rPr>
            <w:rFonts w:asciiTheme="minorHAnsi" w:eastAsiaTheme="minorEastAsia" w:hAnsiTheme="minorHAnsi" w:cstheme="minorBidi"/>
            <w:color w:val="auto"/>
            <w:sz w:val="22"/>
            <w:szCs w:val="22"/>
            <w:lang w:eastAsia="pt-BR"/>
          </w:rPr>
          <w:tab/>
        </w:r>
        <w:r w:rsidR="007879F2" w:rsidRPr="000C6D76">
          <w:rPr>
            <w:rStyle w:val="Hyperlink"/>
          </w:rPr>
          <w:t>Pesquisa com usuários sobre recomendação musical</w:t>
        </w:r>
        <w:r w:rsidR="007879F2">
          <w:rPr>
            <w:webHidden/>
          </w:rPr>
          <w:tab/>
        </w:r>
        <w:r w:rsidR="007879F2">
          <w:rPr>
            <w:webHidden/>
          </w:rPr>
          <w:fldChar w:fldCharType="begin"/>
        </w:r>
        <w:r w:rsidR="007879F2">
          <w:rPr>
            <w:webHidden/>
          </w:rPr>
          <w:instrText xml:space="preserve"> PAGEREF _Toc55523372 \h </w:instrText>
        </w:r>
        <w:r w:rsidR="007879F2">
          <w:rPr>
            <w:webHidden/>
          </w:rPr>
        </w:r>
        <w:r w:rsidR="007879F2">
          <w:rPr>
            <w:webHidden/>
          </w:rPr>
          <w:fldChar w:fldCharType="separate"/>
        </w:r>
        <w:r w:rsidR="007879F2">
          <w:rPr>
            <w:webHidden/>
          </w:rPr>
          <w:t>40</w:t>
        </w:r>
        <w:r w:rsidR="007879F2">
          <w:rPr>
            <w:webHidden/>
          </w:rPr>
          <w:fldChar w:fldCharType="end"/>
        </w:r>
      </w:hyperlink>
    </w:p>
    <w:p w14:paraId="4798D30D" w14:textId="7AF92DD8" w:rsidR="007879F2" w:rsidRDefault="00F756DA" w:rsidP="00210C75">
      <w:pPr>
        <w:pStyle w:val="Sumrio3"/>
        <w:rPr>
          <w:rFonts w:asciiTheme="minorHAnsi" w:eastAsiaTheme="minorEastAsia" w:hAnsiTheme="minorHAnsi" w:cstheme="minorBidi"/>
          <w:color w:val="auto"/>
          <w:sz w:val="22"/>
          <w:szCs w:val="22"/>
          <w:lang w:eastAsia="pt-BR"/>
        </w:rPr>
      </w:pPr>
      <w:hyperlink w:anchor="_Toc55523373" w:history="1">
        <w:r w:rsidR="007879F2" w:rsidRPr="000C6D76">
          <w:rPr>
            <w:rStyle w:val="Hyperlink"/>
          </w:rPr>
          <w:t>3.2.1</w:t>
        </w:r>
        <w:r w:rsidR="007879F2">
          <w:rPr>
            <w:rFonts w:asciiTheme="minorHAnsi" w:eastAsiaTheme="minorEastAsia" w:hAnsiTheme="minorHAnsi" w:cstheme="minorBidi"/>
            <w:color w:val="auto"/>
            <w:sz w:val="22"/>
            <w:szCs w:val="22"/>
            <w:lang w:eastAsia="pt-BR"/>
          </w:rPr>
          <w:tab/>
        </w:r>
        <w:r w:rsidR="007879F2" w:rsidRPr="000C6D76">
          <w:rPr>
            <w:rStyle w:val="Hyperlink"/>
          </w:rPr>
          <w:t>Pré-teste do questionário</w:t>
        </w:r>
        <w:r w:rsidR="007879F2">
          <w:rPr>
            <w:webHidden/>
          </w:rPr>
          <w:tab/>
        </w:r>
        <w:r w:rsidR="007879F2">
          <w:rPr>
            <w:webHidden/>
          </w:rPr>
          <w:fldChar w:fldCharType="begin"/>
        </w:r>
        <w:r w:rsidR="007879F2">
          <w:rPr>
            <w:webHidden/>
          </w:rPr>
          <w:instrText xml:space="preserve"> PAGEREF _Toc55523373 \h </w:instrText>
        </w:r>
        <w:r w:rsidR="007879F2">
          <w:rPr>
            <w:webHidden/>
          </w:rPr>
        </w:r>
        <w:r w:rsidR="007879F2">
          <w:rPr>
            <w:webHidden/>
          </w:rPr>
          <w:fldChar w:fldCharType="separate"/>
        </w:r>
        <w:r w:rsidR="007879F2">
          <w:rPr>
            <w:webHidden/>
          </w:rPr>
          <w:t>44</w:t>
        </w:r>
        <w:r w:rsidR="007879F2">
          <w:rPr>
            <w:webHidden/>
          </w:rPr>
          <w:fldChar w:fldCharType="end"/>
        </w:r>
      </w:hyperlink>
    </w:p>
    <w:p w14:paraId="4CE5700A" w14:textId="6543D795" w:rsidR="007879F2" w:rsidRDefault="00F756DA" w:rsidP="00210C75">
      <w:pPr>
        <w:pStyle w:val="Sumrio3"/>
        <w:rPr>
          <w:rFonts w:asciiTheme="minorHAnsi" w:eastAsiaTheme="minorEastAsia" w:hAnsiTheme="minorHAnsi" w:cstheme="minorBidi"/>
          <w:color w:val="auto"/>
          <w:sz w:val="22"/>
          <w:szCs w:val="22"/>
          <w:lang w:eastAsia="pt-BR"/>
        </w:rPr>
      </w:pPr>
      <w:hyperlink w:anchor="_Toc55523374" w:history="1">
        <w:r w:rsidR="007879F2" w:rsidRPr="000C6D76">
          <w:rPr>
            <w:rStyle w:val="Hyperlink"/>
          </w:rPr>
          <w:t>3.2.2</w:t>
        </w:r>
        <w:r w:rsidR="007879F2">
          <w:rPr>
            <w:rFonts w:asciiTheme="minorHAnsi" w:eastAsiaTheme="minorEastAsia" w:hAnsiTheme="minorHAnsi" w:cstheme="minorBidi"/>
            <w:color w:val="auto"/>
            <w:sz w:val="22"/>
            <w:szCs w:val="22"/>
            <w:lang w:eastAsia="pt-BR"/>
          </w:rPr>
          <w:tab/>
        </w:r>
        <w:r w:rsidR="007879F2" w:rsidRPr="000C6D76">
          <w:rPr>
            <w:rStyle w:val="Hyperlink"/>
          </w:rPr>
          <w:t>Resultados do questionário</w:t>
        </w:r>
        <w:r w:rsidR="007879F2">
          <w:rPr>
            <w:webHidden/>
          </w:rPr>
          <w:tab/>
        </w:r>
        <w:r w:rsidR="007879F2">
          <w:rPr>
            <w:webHidden/>
          </w:rPr>
          <w:fldChar w:fldCharType="begin"/>
        </w:r>
        <w:r w:rsidR="007879F2">
          <w:rPr>
            <w:webHidden/>
          </w:rPr>
          <w:instrText xml:space="preserve"> PAGEREF _Toc55523374 \h </w:instrText>
        </w:r>
        <w:r w:rsidR="007879F2">
          <w:rPr>
            <w:webHidden/>
          </w:rPr>
        </w:r>
        <w:r w:rsidR="007879F2">
          <w:rPr>
            <w:webHidden/>
          </w:rPr>
          <w:fldChar w:fldCharType="separate"/>
        </w:r>
        <w:r w:rsidR="007879F2">
          <w:rPr>
            <w:webHidden/>
          </w:rPr>
          <w:t>44</w:t>
        </w:r>
        <w:r w:rsidR="007879F2">
          <w:rPr>
            <w:webHidden/>
          </w:rPr>
          <w:fldChar w:fldCharType="end"/>
        </w:r>
      </w:hyperlink>
    </w:p>
    <w:p w14:paraId="19081311" w14:textId="3275FC50" w:rsidR="007879F2" w:rsidRDefault="00F756DA" w:rsidP="00210C75">
      <w:pPr>
        <w:pStyle w:val="Sumrio2"/>
        <w:rPr>
          <w:rFonts w:asciiTheme="minorHAnsi" w:eastAsiaTheme="minorEastAsia" w:hAnsiTheme="minorHAnsi" w:cstheme="minorBidi"/>
          <w:color w:val="auto"/>
          <w:sz w:val="22"/>
          <w:szCs w:val="22"/>
          <w:lang w:eastAsia="pt-BR"/>
        </w:rPr>
      </w:pPr>
      <w:hyperlink w:anchor="_Toc55523375" w:history="1">
        <w:r w:rsidR="007879F2" w:rsidRPr="000C6D76">
          <w:rPr>
            <w:rStyle w:val="Hyperlink"/>
          </w:rPr>
          <w:t>3.3</w:t>
        </w:r>
        <w:r w:rsidR="007879F2">
          <w:rPr>
            <w:rFonts w:asciiTheme="minorHAnsi" w:eastAsiaTheme="minorEastAsia" w:hAnsiTheme="minorHAnsi" w:cstheme="minorBidi"/>
            <w:color w:val="auto"/>
            <w:sz w:val="22"/>
            <w:szCs w:val="22"/>
            <w:lang w:eastAsia="pt-BR"/>
          </w:rPr>
          <w:tab/>
        </w:r>
        <w:r w:rsidR="007879F2" w:rsidRPr="000C6D76">
          <w:rPr>
            <w:rStyle w:val="Hyperlink"/>
          </w:rPr>
          <w:t>Desenvolvimento Do plugin</w:t>
        </w:r>
        <w:r w:rsidR="007879F2">
          <w:rPr>
            <w:webHidden/>
          </w:rPr>
          <w:tab/>
        </w:r>
        <w:r w:rsidR="007879F2">
          <w:rPr>
            <w:webHidden/>
          </w:rPr>
          <w:fldChar w:fldCharType="begin"/>
        </w:r>
        <w:r w:rsidR="007879F2">
          <w:rPr>
            <w:webHidden/>
          </w:rPr>
          <w:instrText xml:space="preserve"> PAGEREF _Toc55523375 \h </w:instrText>
        </w:r>
        <w:r w:rsidR="007879F2">
          <w:rPr>
            <w:webHidden/>
          </w:rPr>
        </w:r>
        <w:r w:rsidR="007879F2">
          <w:rPr>
            <w:webHidden/>
          </w:rPr>
          <w:fldChar w:fldCharType="separate"/>
        </w:r>
        <w:r w:rsidR="007879F2">
          <w:rPr>
            <w:webHidden/>
          </w:rPr>
          <w:t>46</w:t>
        </w:r>
        <w:r w:rsidR="007879F2">
          <w:rPr>
            <w:webHidden/>
          </w:rPr>
          <w:fldChar w:fldCharType="end"/>
        </w:r>
      </w:hyperlink>
    </w:p>
    <w:p w14:paraId="65D02813" w14:textId="753552C0" w:rsidR="007879F2" w:rsidRDefault="00F756DA" w:rsidP="00210C75">
      <w:pPr>
        <w:pStyle w:val="Sumrio3"/>
        <w:rPr>
          <w:rFonts w:asciiTheme="minorHAnsi" w:eastAsiaTheme="minorEastAsia" w:hAnsiTheme="minorHAnsi" w:cstheme="minorBidi"/>
          <w:color w:val="auto"/>
          <w:sz w:val="22"/>
          <w:szCs w:val="22"/>
          <w:lang w:eastAsia="pt-BR"/>
        </w:rPr>
      </w:pPr>
      <w:hyperlink w:anchor="_Toc55523376" w:history="1">
        <w:r w:rsidR="007879F2" w:rsidRPr="000C6D76">
          <w:rPr>
            <w:rStyle w:val="Hyperlink"/>
          </w:rPr>
          <w:t>3.3.1</w:t>
        </w:r>
        <w:r w:rsidR="007879F2">
          <w:rPr>
            <w:rFonts w:asciiTheme="minorHAnsi" w:eastAsiaTheme="minorEastAsia" w:hAnsiTheme="minorHAnsi" w:cstheme="minorBidi"/>
            <w:color w:val="auto"/>
            <w:sz w:val="22"/>
            <w:szCs w:val="22"/>
            <w:lang w:eastAsia="pt-BR"/>
          </w:rPr>
          <w:tab/>
        </w:r>
        <w:r w:rsidR="007879F2" w:rsidRPr="000C6D76">
          <w:rPr>
            <w:rStyle w:val="Hyperlink"/>
          </w:rPr>
          <w:t>Telas da aplicação (</w:t>
        </w:r>
        <w:r w:rsidR="007879F2" w:rsidRPr="000C6D76">
          <w:rPr>
            <w:rStyle w:val="Hyperlink"/>
            <w:i/>
          </w:rPr>
          <w:t>plugin</w:t>
        </w:r>
        <w:r w:rsidR="007879F2" w:rsidRPr="000C6D76">
          <w:rPr>
            <w:rStyle w:val="Hyperlink"/>
          </w:rPr>
          <w:t>)</w:t>
        </w:r>
        <w:r w:rsidR="007879F2">
          <w:rPr>
            <w:webHidden/>
          </w:rPr>
          <w:tab/>
        </w:r>
        <w:r w:rsidR="007879F2">
          <w:rPr>
            <w:webHidden/>
          </w:rPr>
          <w:fldChar w:fldCharType="begin"/>
        </w:r>
        <w:r w:rsidR="007879F2">
          <w:rPr>
            <w:webHidden/>
          </w:rPr>
          <w:instrText xml:space="preserve"> PAGEREF _Toc55523376 \h </w:instrText>
        </w:r>
        <w:r w:rsidR="007879F2">
          <w:rPr>
            <w:webHidden/>
          </w:rPr>
        </w:r>
        <w:r w:rsidR="007879F2">
          <w:rPr>
            <w:webHidden/>
          </w:rPr>
          <w:fldChar w:fldCharType="separate"/>
        </w:r>
        <w:r w:rsidR="007879F2">
          <w:rPr>
            <w:webHidden/>
          </w:rPr>
          <w:t>47</w:t>
        </w:r>
        <w:r w:rsidR="007879F2">
          <w:rPr>
            <w:webHidden/>
          </w:rPr>
          <w:fldChar w:fldCharType="end"/>
        </w:r>
      </w:hyperlink>
    </w:p>
    <w:p w14:paraId="7D9E43E1" w14:textId="78B269D9" w:rsidR="007879F2" w:rsidRDefault="00F756DA" w:rsidP="00210C75">
      <w:pPr>
        <w:pStyle w:val="Sumrio3"/>
        <w:rPr>
          <w:rFonts w:asciiTheme="minorHAnsi" w:eastAsiaTheme="minorEastAsia" w:hAnsiTheme="minorHAnsi" w:cstheme="minorBidi"/>
          <w:color w:val="auto"/>
          <w:sz w:val="22"/>
          <w:szCs w:val="22"/>
          <w:lang w:eastAsia="pt-BR"/>
        </w:rPr>
      </w:pPr>
      <w:hyperlink w:anchor="_Toc55523377" w:history="1">
        <w:r w:rsidR="007879F2" w:rsidRPr="000C6D76">
          <w:rPr>
            <w:rStyle w:val="Hyperlink"/>
          </w:rPr>
          <w:t>3.3.2</w:t>
        </w:r>
        <w:r w:rsidR="007879F2">
          <w:rPr>
            <w:rFonts w:asciiTheme="minorHAnsi" w:eastAsiaTheme="minorEastAsia" w:hAnsiTheme="minorHAnsi" w:cstheme="minorBidi"/>
            <w:color w:val="auto"/>
            <w:sz w:val="22"/>
            <w:szCs w:val="22"/>
            <w:lang w:eastAsia="pt-BR"/>
          </w:rPr>
          <w:tab/>
        </w:r>
        <w:r w:rsidR="007879F2" w:rsidRPr="000C6D76">
          <w:rPr>
            <w:rStyle w:val="Hyperlink"/>
          </w:rPr>
          <w:t>Tecnologias utilizadas no desenvolvimento</w:t>
        </w:r>
        <w:r w:rsidR="007879F2">
          <w:rPr>
            <w:webHidden/>
          </w:rPr>
          <w:tab/>
        </w:r>
        <w:r w:rsidR="007879F2">
          <w:rPr>
            <w:webHidden/>
          </w:rPr>
          <w:fldChar w:fldCharType="begin"/>
        </w:r>
        <w:r w:rsidR="007879F2">
          <w:rPr>
            <w:webHidden/>
          </w:rPr>
          <w:instrText xml:space="preserve"> PAGEREF _Toc55523377 \h </w:instrText>
        </w:r>
        <w:r w:rsidR="007879F2">
          <w:rPr>
            <w:webHidden/>
          </w:rPr>
        </w:r>
        <w:r w:rsidR="007879F2">
          <w:rPr>
            <w:webHidden/>
          </w:rPr>
          <w:fldChar w:fldCharType="separate"/>
        </w:r>
        <w:r w:rsidR="007879F2">
          <w:rPr>
            <w:webHidden/>
          </w:rPr>
          <w:t>50</w:t>
        </w:r>
        <w:r w:rsidR="007879F2">
          <w:rPr>
            <w:webHidden/>
          </w:rPr>
          <w:fldChar w:fldCharType="end"/>
        </w:r>
      </w:hyperlink>
    </w:p>
    <w:p w14:paraId="3B9F0CEB" w14:textId="4A203FD0" w:rsidR="007879F2" w:rsidRDefault="00F756DA" w:rsidP="00210C75">
      <w:pPr>
        <w:pStyle w:val="Sumrio2"/>
        <w:rPr>
          <w:rFonts w:asciiTheme="minorHAnsi" w:eastAsiaTheme="minorEastAsia" w:hAnsiTheme="minorHAnsi" w:cstheme="minorBidi"/>
          <w:color w:val="auto"/>
          <w:sz w:val="22"/>
          <w:szCs w:val="22"/>
          <w:lang w:eastAsia="pt-BR"/>
        </w:rPr>
      </w:pPr>
      <w:hyperlink w:anchor="_Toc55523378" w:history="1">
        <w:r w:rsidR="007879F2" w:rsidRPr="000C6D76">
          <w:rPr>
            <w:rStyle w:val="Hyperlink"/>
          </w:rPr>
          <w:t>3.4</w:t>
        </w:r>
        <w:r w:rsidR="007879F2">
          <w:rPr>
            <w:rFonts w:asciiTheme="minorHAnsi" w:eastAsiaTheme="minorEastAsia" w:hAnsiTheme="minorHAnsi" w:cstheme="minorBidi"/>
            <w:color w:val="auto"/>
            <w:sz w:val="22"/>
            <w:szCs w:val="22"/>
            <w:lang w:eastAsia="pt-BR"/>
          </w:rPr>
          <w:tab/>
        </w:r>
        <w:r w:rsidR="007879F2" w:rsidRPr="000C6D76">
          <w:rPr>
            <w:rStyle w:val="Hyperlink"/>
          </w:rPr>
          <w:t>Distribuição da aplicação e coleta de dados</w:t>
        </w:r>
        <w:r w:rsidR="007879F2">
          <w:rPr>
            <w:webHidden/>
          </w:rPr>
          <w:tab/>
        </w:r>
        <w:r w:rsidR="007879F2">
          <w:rPr>
            <w:webHidden/>
          </w:rPr>
          <w:fldChar w:fldCharType="begin"/>
        </w:r>
        <w:r w:rsidR="007879F2">
          <w:rPr>
            <w:webHidden/>
          </w:rPr>
          <w:instrText xml:space="preserve"> PAGEREF _Toc55523378 \h </w:instrText>
        </w:r>
        <w:r w:rsidR="007879F2">
          <w:rPr>
            <w:webHidden/>
          </w:rPr>
        </w:r>
        <w:r w:rsidR="007879F2">
          <w:rPr>
            <w:webHidden/>
          </w:rPr>
          <w:fldChar w:fldCharType="separate"/>
        </w:r>
        <w:r w:rsidR="007879F2">
          <w:rPr>
            <w:webHidden/>
          </w:rPr>
          <w:t>50</w:t>
        </w:r>
        <w:r w:rsidR="007879F2">
          <w:rPr>
            <w:webHidden/>
          </w:rPr>
          <w:fldChar w:fldCharType="end"/>
        </w:r>
      </w:hyperlink>
    </w:p>
    <w:p w14:paraId="5FBF68B6" w14:textId="6634A7EA" w:rsidR="007879F2" w:rsidRDefault="00F756DA" w:rsidP="00210C75">
      <w:pPr>
        <w:pStyle w:val="Sumrio3"/>
        <w:rPr>
          <w:rFonts w:asciiTheme="minorHAnsi" w:eastAsiaTheme="minorEastAsia" w:hAnsiTheme="minorHAnsi" w:cstheme="minorBidi"/>
          <w:color w:val="auto"/>
          <w:sz w:val="22"/>
          <w:szCs w:val="22"/>
          <w:lang w:eastAsia="pt-BR"/>
        </w:rPr>
      </w:pPr>
      <w:hyperlink w:anchor="_Toc55523379" w:history="1">
        <w:r w:rsidR="007879F2" w:rsidRPr="000C6D76">
          <w:rPr>
            <w:rStyle w:val="Hyperlink"/>
          </w:rPr>
          <w:t>3.4.1</w:t>
        </w:r>
        <w:r w:rsidR="007879F2">
          <w:rPr>
            <w:rFonts w:asciiTheme="minorHAnsi" w:eastAsiaTheme="minorEastAsia" w:hAnsiTheme="minorHAnsi" w:cstheme="minorBidi"/>
            <w:color w:val="auto"/>
            <w:sz w:val="22"/>
            <w:szCs w:val="22"/>
            <w:lang w:eastAsia="pt-BR"/>
          </w:rPr>
          <w:tab/>
        </w:r>
        <w:r w:rsidR="007879F2" w:rsidRPr="000C6D76">
          <w:rPr>
            <w:rStyle w:val="Hyperlink"/>
          </w:rPr>
          <w:t>Pré-teste</w:t>
        </w:r>
        <w:r w:rsidR="007879F2">
          <w:rPr>
            <w:webHidden/>
          </w:rPr>
          <w:tab/>
        </w:r>
        <w:r w:rsidR="007879F2">
          <w:rPr>
            <w:webHidden/>
          </w:rPr>
          <w:fldChar w:fldCharType="begin"/>
        </w:r>
        <w:r w:rsidR="007879F2">
          <w:rPr>
            <w:webHidden/>
          </w:rPr>
          <w:instrText xml:space="preserve"> PAGEREF _Toc55523379 \h </w:instrText>
        </w:r>
        <w:r w:rsidR="007879F2">
          <w:rPr>
            <w:webHidden/>
          </w:rPr>
        </w:r>
        <w:r w:rsidR="007879F2">
          <w:rPr>
            <w:webHidden/>
          </w:rPr>
          <w:fldChar w:fldCharType="separate"/>
        </w:r>
        <w:r w:rsidR="007879F2">
          <w:rPr>
            <w:webHidden/>
          </w:rPr>
          <w:t>50</w:t>
        </w:r>
        <w:r w:rsidR="007879F2">
          <w:rPr>
            <w:webHidden/>
          </w:rPr>
          <w:fldChar w:fldCharType="end"/>
        </w:r>
      </w:hyperlink>
    </w:p>
    <w:p w14:paraId="4D210A0C" w14:textId="452B598F" w:rsidR="007879F2" w:rsidRDefault="00F756DA" w:rsidP="00210C75">
      <w:pPr>
        <w:pStyle w:val="Sumrio3"/>
        <w:rPr>
          <w:rFonts w:asciiTheme="minorHAnsi" w:eastAsiaTheme="minorEastAsia" w:hAnsiTheme="minorHAnsi" w:cstheme="minorBidi"/>
          <w:color w:val="auto"/>
          <w:sz w:val="22"/>
          <w:szCs w:val="22"/>
          <w:lang w:eastAsia="pt-BR"/>
        </w:rPr>
      </w:pPr>
      <w:hyperlink w:anchor="_Toc55523380" w:history="1">
        <w:r w:rsidR="007879F2" w:rsidRPr="000C6D76">
          <w:rPr>
            <w:rStyle w:val="Hyperlink"/>
          </w:rPr>
          <w:t>3.4.2</w:t>
        </w:r>
        <w:r w:rsidR="007879F2">
          <w:rPr>
            <w:rFonts w:asciiTheme="minorHAnsi" w:eastAsiaTheme="minorEastAsia" w:hAnsiTheme="minorHAnsi" w:cstheme="minorBidi"/>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_Toc55523380 \h </w:instrText>
        </w:r>
        <w:r w:rsidR="007879F2">
          <w:rPr>
            <w:webHidden/>
          </w:rPr>
        </w:r>
        <w:r w:rsidR="007879F2">
          <w:rPr>
            <w:webHidden/>
          </w:rPr>
          <w:fldChar w:fldCharType="separate"/>
        </w:r>
        <w:r w:rsidR="007879F2">
          <w:rPr>
            <w:webHidden/>
          </w:rPr>
          <w:t>51</w:t>
        </w:r>
        <w:r w:rsidR="007879F2">
          <w:rPr>
            <w:webHidden/>
          </w:rPr>
          <w:fldChar w:fldCharType="end"/>
        </w:r>
      </w:hyperlink>
    </w:p>
    <w:p w14:paraId="078B58D6" w14:textId="110B816C" w:rsidR="007879F2" w:rsidRDefault="00F756DA" w:rsidP="00210C75">
      <w:pPr>
        <w:pStyle w:val="Sumrio3"/>
        <w:rPr>
          <w:rFonts w:asciiTheme="minorHAnsi" w:eastAsiaTheme="minorEastAsia" w:hAnsiTheme="minorHAnsi" w:cstheme="minorBidi"/>
          <w:color w:val="auto"/>
          <w:sz w:val="22"/>
          <w:szCs w:val="22"/>
          <w:lang w:eastAsia="pt-BR"/>
        </w:rPr>
      </w:pPr>
      <w:hyperlink w:anchor="_Toc55523381" w:history="1">
        <w:r w:rsidR="007879F2" w:rsidRPr="000C6D76">
          <w:rPr>
            <w:rStyle w:val="Hyperlink"/>
          </w:rPr>
          <w:t>3.4.3</w:t>
        </w:r>
        <w:r w:rsidR="007879F2">
          <w:rPr>
            <w:rFonts w:asciiTheme="minorHAnsi" w:eastAsiaTheme="minorEastAsia" w:hAnsiTheme="minorHAnsi" w:cstheme="minorBidi"/>
            <w:color w:val="auto"/>
            <w:sz w:val="22"/>
            <w:szCs w:val="22"/>
            <w:lang w:eastAsia="pt-BR"/>
          </w:rPr>
          <w:tab/>
        </w:r>
        <w:r w:rsidR="007879F2" w:rsidRPr="000C6D76">
          <w:rPr>
            <w:rStyle w:val="Hyperlink"/>
          </w:rPr>
          <w:t>Coleta do Firebase</w:t>
        </w:r>
        <w:r w:rsidR="007879F2">
          <w:rPr>
            <w:webHidden/>
          </w:rPr>
          <w:tab/>
        </w:r>
        <w:r w:rsidR="007879F2">
          <w:rPr>
            <w:webHidden/>
          </w:rPr>
          <w:fldChar w:fldCharType="begin"/>
        </w:r>
        <w:r w:rsidR="007879F2">
          <w:rPr>
            <w:webHidden/>
          </w:rPr>
          <w:instrText xml:space="preserve"> PAGEREF _Toc55523381 \h </w:instrText>
        </w:r>
        <w:r w:rsidR="007879F2">
          <w:rPr>
            <w:webHidden/>
          </w:rPr>
        </w:r>
        <w:r w:rsidR="007879F2">
          <w:rPr>
            <w:webHidden/>
          </w:rPr>
          <w:fldChar w:fldCharType="separate"/>
        </w:r>
        <w:r w:rsidR="007879F2">
          <w:rPr>
            <w:webHidden/>
          </w:rPr>
          <w:t>51</w:t>
        </w:r>
        <w:r w:rsidR="007879F2">
          <w:rPr>
            <w:webHidden/>
          </w:rPr>
          <w:fldChar w:fldCharType="end"/>
        </w:r>
      </w:hyperlink>
    </w:p>
    <w:p w14:paraId="07DBC17E" w14:textId="091D2EBD" w:rsidR="007879F2" w:rsidRDefault="00F756DA" w:rsidP="00210C75">
      <w:pPr>
        <w:pStyle w:val="Sumrio1"/>
        <w:rPr>
          <w:rFonts w:asciiTheme="minorHAnsi" w:eastAsiaTheme="minorEastAsia" w:hAnsiTheme="minorHAnsi" w:cstheme="minorBidi"/>
          <w:noProof/>
          <w:color w:val="auto"/>
          <w:sz w:val="22"/>
          <w:szCs w:val="22"/>
          <w:lang w:eastAsia="pt-BR"/>
        </w:rPr>
      </w:pPr>
      <w:hyperlink w:anchor="_Toc55523382" w:history="1">
        <w:r w:rsidR="007879F2" w:rsidRPr="000C6D76">
          <w:rPr>
            <w:rStyle w:val="Hyperlink"/>
            <w:noProof/>
          </w:rPr>
          <w:t>4</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SISTEMA LORS</w:t>
        </w:r>
        <w:r w:rsidR="007879F2">
          <w:rPr>
            <w:noProof/>
            <w:webHidden/>
          </w:rPr>
          <w:tab/>
        </w:r>
        <w:r w:rsidR="007879F2">
          <w:rPr>
            <w:noProof/>
            <w:webHidden/>
          </w:rPr>
          <w:fldChar w:fldCharType="begin"/>
        </w:r>
        <w:r w:rsidR="007879F2">
          <w:rPr>
            <w:noProof/>
            <w:webHidden/>
          </w:rPr>
          <w:instrText xml:space="preserve"> PAGEREF _Toc55523382 \h </w:instrText>
        </w:r>
        <w:r w:rsidR="007879F2">
          <w:rPr>
            <w:noProof/>
            <w:webHidden/>
          </w:rPr>
        </w:r>
        <w:r w:rsidR="007879F2">
          <w:rPr>
            <w:noProof/>
            <w:webHidden/>
          </w:rPr>
          <w:fldChar w:fldCharType="separate"/>
        </w:r>
        <w:r w:rsidR="007879F2">
          <w:rPr>
            <w:noProof/>
            <w:webHidden/>
          </w:rPr>
          <w:t>53</w:t>
        </w:r>
        <w:r w:rsidR="007879F2">
          <w:rPr>
            <w:noProof/>
            <w:webHidden/>
          </w:rPr>
          <w:fldChar w:fldCharType="end"/>
        </w:r>
      </w:hyperlink>
    </w:p>
    <w:p w14:paraId="149AB7A6" w14:textId="50AF315D" w:rsidR="007879F2" w:rsidRDefault="00F756DA" w:rsidP="00210C75">
      <w:pPr>
        <w:pStyle w:val="Sumrio2"/>
        <w:rPr>
          <w:rFonts w:asciiTheme="minorHAnsi" w:eastAsiaTheme="minorEastAsia" w:hAnsiTheme="minorHAnsi" w:cstheme="minorBidi"/>
          <w:color w:val="auto"/>
          <w:sz w:val="22"/>
          <w:szCs w:val="22"/>
          <w:lang w:eastAsia="pt-BR"/>
        </w:rPr>
      </w:pPr>
      <w:hyperlink w:anchor="_Toc55523383" w:history="1">
        <w:r w:rsidR="007879F2" w:rsidRPr="000C6D76">
          <w:rPr>
            <w:rStyle w:val="Hyperlink"/>
          </w:rPr>
          <w:t>4.1</w:t>
        </w:r>
        <w:r w:rsidR="007879F2">
          <w:rPr>
            <w:rFonts w:asciiTheme="minorHAnsi" w:eastAsiaTheme="minorEastAsia" w:hAnsiTheme="minorHAnsi" w:cstheme="minorBidi"/>
            <w:color w:val="auto"/>
            <w:sz w:val="22"/>
            <w:szCs w:val="22"/>
            <w:lang w:eastAsia="pt-BR"/>
          </w:rPr>
          <w:tab/>
        </w:r>
        <w:r w:rsidR="007879F2" w:rsidRPr="000C6D76">
          <w:rPr>
            <w:rStyle w:val="Hyperlink"/>
          </w:rPr>
          <w:t>O Algoritmo KNN</w:t>
        </w:r>
        <w:r w:rsidR="007879F2">
          <w:rPr>
            <w:webHidden/>
          </w:rPr>
          <w:tab/>
        </w:r>
        <w:r w:rsidR="007879F2">
          <w:rPr>
            <w:webHidden/>
          </w:rPr>
          <w:fldChar w:fldCharType="begin"/>
        </w:r>
        <w:r w:rsidR="007879F2">
          <w:rPr>
            <w:webHidden/>
          </w:rPr>
          <w:instrText xml:space="preserve"> PAGEREF _Toc55523383 \h </w:instrText>
        </w:r>
        <w:r w:rsidR="007879F2">
          <w:rPr>
            <w:webHidden/>
          </w:rPr>
        </w:r>
        <w:r w:rsidR="007879F2">
          <w:rPr>
            <w:webHidden/>
          </w:rPr>
          <w:fldChar w:fldCharType="separate"/>
        </w:r>
        <w:r w:rsidR="007879F2">
          <w:rPr>
            <w:webHidden/>
          </w:rPr>
          <w:t>53</w:t>
        </w:r>
        <w:r w:rsidR="007879F2">
          <w:rPr>
            <w:webHidden/>
          </w:rPr>
          <w:fldChar w:fldCharType="end"/>
        </w:r>
      </w:hyperlink>
    </w:p>
    <w:p w14:paraId="0E84099D" w14:textId="1EBDF53F" w:rsidR="007879F2" w:rsidRDefault="00F756DA" w:rsidP="00210C75">
      <w:pPr>
        <w:pStyle w:val="Sumrio3"/>
        <w:rPr>
          <w:rFonts w:asciiTheme="minorHAnsi" w:eastAsiaTheme="minorEastAsia" w:hAnsiTheme="minorHAnsi" w:cstheme="minorBidi"/>
          <w:color w:val="auto"/>
          <w:sz w:val="22"/>
          <w:szCs w:val="22"/>
          <w:lang w:eastAsia="pt-BR"/>
        </w:rPr>
      </w:pPr>
      <w:hyperlink w:anchor="_Toc55523384" w:history="1">
        <w:r w:rsidR="007879F2" w:rsidRPr="000C6D76">
          <w:rPr>
            <w:rStyle w:val="Hyperlink"/>
          </w:rPr>
          <w:t>4.1.1</w:t>
        </w:r>
        <w:r w:rsidR="007879F2">
          <w:rPr>
            <w:rFonts w:asciiTheme="minorHAnsi" w:eastAsiaTheme="minorEastAsia" w:hAnsiTheme="minorHAnsi" w:cstheme="minorBidi"/>
            <w:color w:val="auto"/>
            <w:sz w:val="22"/>
            <w:szCs w:val="22"/>
            <w:lang w:eastAsia="pt-BR"/>
          </w:rPr>
          <w:tab/>
        </w:r>
        <w:r w:rsidR="007879F2" w:rsidRPr="000C6D76">
          <w:rPr>
            <w:rStyle w:val="Hyperlink"/>
          </w:rPr>
          <w:t>Preparação dos dados para o KNN</w:t>
        </w:r>
        <w:r w:rsidR="007879F2">
          <w:rPr>
            <w:webHidden/>
          </w:rPr>
          <w:tab/>
        </w:r>
        <w:r w:rsidR="007879F2">
          <w:rPr>
            <w:webHidden/>
          </w:rPr>
          <w:fldChar w:fldCharType="begin"/>
        </w:r>
        <w:r w:rsidR="007879F2">
          <w:rPr>
            <w:webHidden/>
          </w:rPr>
          <w:instrText xml:space="preserve"> PAGEREF _Toc55523384 \h </w:instrText>
        </w:r>
        <w:r w:rsidR="007879F2">
          <w:rPr>
            <w:webHidden/>
          </w:rPr>
        </w:r>
        <w:r w:rsidR="007879F2">
          <w:rPr>
            <w:webHidden/>
          </w:rPr>
          <w:fldChar w:fldCharType="separate"/>
        </w:r>
        <w:r w:rsidR="007879F2">
          <w:rPr>
            <w:webHidden/>
          </w:rPr>
          <w:t>54</w:t>
        </w:r>
        <w:r w:rsidR="007879F2">
          <w:rPr>
            <w:webHidden/>
          </w:rPr>
          <w:fldChar w:fldCharType="end"/>
        </w:r>
      </w:hyperlink>
    </w:p>
    <w:p w14:paraId="7A718940" w14:textId="3B119110" w:rsidR="007879F2" w:rsidRDefault="00F756DA" w:rsidP="00210C75">
      <w:pPr>
        <w:pStyle w:val="Sumrio3"/>
        <w:rPr>
          <w:rFonts w:asciiTheme="minorHAnsi" w:eastAsiaTheme="minorEastAsia" w:hAnsiTheme="minorHAnsi" w:cstheme="minorBidi"/>
          <w:color w:val="auto"/>
          <w:sz w:val="22"/>
          <w:szCs w:val="22"/>
          <w:lang w:eastAsia="pt-BR"/>
        </w:rPr>
      </w:pPr>
      <w:hyperlink w:anchor="_Toc55523385" w:history="1">
        <w:r w:rsidR="007879F2" w:rsidRPr="000C6D76">
          <w:rPr>
            <w:rStyle w:val="Hyperlink"/>
          </w:rPr>
          <w:t>4.1.2</w:t>
        </w:r>
        <w:r w:rsidR="007879F2">
          <w:rPr>
            <w:rFonts w:asciiTheme="minorHAnsi" w:eastAsiaTheme="minorEastAsia" w:hAnsiTheme="minorHAnsi" w:cstheme="minorBidi"/>
            <w:color w:val="auto"/>
            <w:sz w:val="22"/>
            <w:szCs w:val="22"/>
            <w:lang w:eastAsia="pt-BR"/>
          </w:rPr>
          <w:tab/>
        </w:r>
        <w:r w:rsidR="007879F2" w:rsidRPr="000C6D76">
          <w:rPr>
            <w:rStyle w:val="Hyperlink"/>
          </w:rPr>
          <w:t>Testes com KNN</w:t>
        </w:r>
        <w:r w:rsidR="007879F2">
          <w:rPr>
            <w:webHidden/>
          </w:rPr>
          <w:tab/>
        </w:r>
        <w:r w:rsidR="007879F2">
          <w:rPr>
            <w:webHidden/>
          </w:rPr>
          <w:fldChar w:fldCharType="begin"/>
        </w:r>
        <w:r w:rsidR="007879F2">
          <w:rPr>
            <w:webHidden/>
          </w:rPr>
          <w:instrText xml:space="preserve"> PAGEREF _Toc55523385 \h </w:instrText>
        </w:r>
        <w:r w:rsidR="007879F2">
          <w:rPr>
            <w:webHidden/>
          </w:rPr>
        </w:r>
        <w:r w:rsidR="007879F2">
          <w:rPr>
            <w:webHidden/>
          </w:rPr>
          <w:fldChar w:fldCharType="separate"/>
        </w:r>
        <w:r w:rsidR="007879F2">
          <w:rPr>
            <w:webHidden/>
          </w:rPr>
          <w:t>59</w:t>
        </w:r>
        <w:r w:rsidR="007879F2">
          <w:rPr>
            <w:webHidden/>
          </w:rPr>
          <w:fldChar w:fldCharType="end"/>
        </w:r>
      </w:hyperlink>
    </w:p>
    <w:p w14:paraId="70AB4572" w14:textId="422CD472" w:rsidR="007879F2" w:rsidRDefault="00F756DA" w:rsidP="00210C75">
      <w:pPr>
        <w:pStyle w:val="Sumrio3"/>
        <w:rPr>
          <w:rFonts w:asciiTheme="minorHAnsi" w:eastAsiaTheme="minorEastAsia" w:hAnsiTheme="minorHAnsi" w:cstheme="minorBidi"/>
          <w:color w:val="auto"/>
          <w:sz w:val="22"/>
          <w:szCs w:val="22"/>
          <w:lang w:eastAsia="pt-BR"/>
        </w:rPr>
      </w:pPr>
      <w:hyperlink w:anchor="_Toc55523386" w:history="1">
        <w:r w:rsidR="007879F2" w:rsidRPr="000C6D76">
          <w:rPr>
            <w:rStyle w:val="Hyperlink"/>
          </w:rPr>
          <w:t>4.1.3</w:t>
        </w:r>
        <w:r w:rsidR="007879F2">
          <w:rPr>
            <w:rFonts w:asciiTheme="minorHAnsi" w:eastAsiaTheme="minorEastAsia" w:hAnsiTheme="minorHAnsi" w:cstheme="minorBidi"/>
            <w:color w:val="auto"/>
            <w:sz w:val="22"/>
            <w:szCs w:val="22"/>
            <w:lang w:eastAsia="pt-BR"/>
          </w:rPr>
          <w:tab/>
        </w:r>
        <w:r w:rsidR="007879F2" w:rsidRPr="000C6D76">
          <w:rPr>
            <w:rStyle w:val="Hyperlink"/>
          </w:rPr>
          <w:t>Taxonomia dos gêneros</w:t>
        </w:r>
        <w:r w:rsidR="007879F2">
          <w:rPr>
            <w:webHidden/>
          </w:rPr>
          <w:tab/>
        </w:r>
        <w:r w:rsidR="007879F2">
          <w:rPr>
            <w:webHidden/>
          </w:rPr>
          <w:fldChar w:fldCharType="begin"/>
        </w:r>
        <w:r w:rsidR="007879F2">
          <w:rPr>
            <w:webHidden/>
          </w:rPr>
          <w:instrText xml:space="preserve"> PAGEREF _Toc55523386 \h </w:instrText>
        </w:r>
        <w:r w:rsidR="007879F2">
          <w:rPr>
            <w:webHidden/>
          </w:rPr>
        </w:r>
        <w:r w:rsidR="007879F2">
          <w:rPr>
            <w:webHidden/>
          </w:rPr>
          <w:fldChar w:fldCharType="separate"/>
        </w:r>
        <w:r w:rsidR="007879F2">
          <w:rPr>
            <w:webHidden/>
          </w:rPr>
          <w:t>60</w:t>
        </w:r>
        <w:r w:rsidR="007879F2">
          <w:rPr>
            <w:webHidden/>
          </w:rPr>
          <w:fldChar w:fldCharType="end"/>
        </w:r>
      </w:hyperlink>
    </w:p>
    <w:p w14:paraId="75942783" w14:textId="754D45DB" w:rsidR="007879F2" w:rsidRDefault="00F756DA" w:rsidP="00210C75">
      <w:pPr>
        <w:pStyle w:val="Sumrio2"/>
        <w:rPr>
          <w:rFonts w:asciiTheme="minorHAnsi" w:eastAsiaTheme="minorEastAsia" w:hAnsiTheme="minorHAnsi" w:cstheme="minorBidi"/>
          <w:color w:val="auto"/>
          <w:sz w:val="22"/>
          <w:szCs w:val="22"/>
          <w:lang w:eastAsia="pt-BR"/>
        </w:rPr>
      </w:pPr>
      <w:hyperlink w:anchor="_Toc55523387" w:history="1">
        <w:r w:rsidR="007879F2" w:rsidRPr="000C6D76">
          <w:rPr>
            <w:rStyle w:val="Hyperlink"/>
            <w:i/>
          </w:rPr>
          <w:t>4.2</w:t>
        </w:r>
        <w:r w:rsidR="007879F2">
          <w:rPr>
            <w:rFonts w:asciiTheme="minorHAnsi" w:eastAsiaTheme="minorEastAsia" w:hAnsiTheme="minorHAnsi" w:cstheme="minorBidi"/>
            <w:color w:val="auto"/>
            <w:sz w:val="22"/>
            <w:szCs w:val="22"/>
            <w:lang w:eastAsia="pt-BR"/>
          </w:rPr>
          <w:tab/>
        </w:r>
        <w:r w:rsidR="007879F2" w:rsidRPr="000C6D76">
          <w:rPr>
            <w:rStyle w:val="Hyperlink"/>
          </w:rPr>
          <w:t xml:space="preserve">Modelagem do sistema </w:t>
        </w:r>
        <w:r w:rsidR="007879F2" w:rsidRPr="000C6D76">
          <w:rPr>
            <w:rStyle w:val="Hyperlink"/>
            <w:i/>
          </w:rPr>
          <w:t>LORS</w:t>
        </w:r>
        <w:r w:rsidR="007879F2">
          <w:rPr>
            <w:webHidden/>
          </w:rPr>
          <w:tab/>
        </w:r>
        <w:r w:rsidR="007879F2">
          <w:rPr>
            <w:webHidden/>
          </w:rPr>
          <w:fldChar w:fldCharType="begin"/>
        </w:r>
        <w:r w:rsidR="007879F2">
          <w:rPr>
            <w:webHidden/>
          </w:rPr>
          <w:instrText xml:space="preserve"> PAGEREF _Toc55523387 \h </w:instrText>
        </w:r>
        <w:r w:rsidR="007879F2">
          <w:rPr>
            <w:webHidden/>
          </w:rPr>
        </w:r>
        <w:r w:rsidR="007879F2">
          <w:rPr>
            <w:webHidden/>
          </w:rPr>
          <w:fldChar w:fldCharType="separate"/>
        </w:r>
        <w:r w:rsidR="007879F2">
          <w:rPr>
            <w:webHidden/>
          </w:rPr>
          <w:t>60</w:t>
        </w:r>
        <w:r w:rsidR="007879F2">
          <w:rPr>
            <w:webHidden/>
          </w:rPr>
          <w:fldChar w:fldCharType="end"/>
        </w:r>
      </w:hyperlink>
    </w:p>
    <w:p w14:paraId="4FBCCB98" w14:textId="08F5DF30" w:rsidR="007879F2" w:rsidRDefault="00F756DA" w:rsidP="00210C75">
      <w:pPr>
        <w:pStyle w:val="Sumrio3"/>
        <w:rPr>
          <w:rFonts w:asciiTheme="minorHAnsi" w:eastAsiaTheme="minorEastAsia" w:hAnsiTheme="minorHAnsi" w:cstheme="minorBidi"/>
          <w:color w:val="auto"/>
          <w:sz w:val="22"/>
          <w:szCs w:val="22"/>
          <w:lang w:eastAsia="pt-BR"/>
        </w:rPr>
      </w:pPr>
      <w:hyperlink w:anchor="_Toc55523388" w:history="1">
        <w:r w:rsidR="007879F2" w:rsidRPr="000C6D76">
          <w:rPr>
            <w:rStyle w:val="Hyperlink"/>
          </w:rPr>
          <w:t>4.2.1</w:t>
        </w:r>
        <w:r w:rsidR="007879F2">
          <w:rPr>
            <w:rFonts w:asciiTheme="minorHAnsi" w:eastAsiaTheme="minorEastAsia" w:hAnsiTheme="minorHAnsi" w:cstheme="minorBidi"/>
            <w:color w:val="auto"/>
            <w:sz w:val="22"/>
            <w:szCs w:val="22"/>
            <w:lang w:eastAsia="pt-BR"/>
          </w:rPr>
          <w:tab/>
        </w:r>
        <w:r w:rsidR="007879F2" w:rsidRPr="000C6D76">
          <w:rPr>
            <w:rStyle w:val="Hyperlink"/>
          </w:rPr>
          <w:t>POC (Proof of Concept)</w:t>
        </w:r>
        <w:r w:rsidR="007879F2">
          <w:rPr>
            <w:webHidden/>
          </w:rPr>
          <w:tab/>
        </w:r>
        <w:r w:rsidR="007879F2">
          <w:rPr>
            <w:webHidden/>
          </w:rPr>
          <w:fldChar w:fldCharType="begin"/>
        </w:r>
        <w:r w:rsidR="007879F2">
          <w:rPr>
            <w:webHidden/>
          </w:rPr>
          <w:instrText xml:space="preserve"> PAGEREF _Toc55523388 \h </w:instrText>
        </w:r>
        <w:r w:rsidR="007879F2">
          <w:rPr>
            <w:webHidden/>
          </w:rPr>
        </w:r>
        <w:r w:rsidR="007879F2">
          <w:rPr>
            <w:webHidden/>
          </w:rPr>
          <w:fldChar w:fldCharType="separate"/>
        </w:r>
        <w:r w:rsidR="007879F2">
          <w:rPr>
            <w:webHidden/>
          </w:rPr>
          <w:t>61</w:t>
        </w:r>
        <w:r w:rsidR="007879F2">
          <w:rPr>
            <w:webHidden/>
          </w:rPr>
          <w:fldChar w:fldCharType="end"/>
        </w:r>
      </w:hyperlink>
    </w:p>
    <w:p w14:paraId="18DB5B91" w14:textId="3500A63F" w:rsidR="007879F2" w:rsidRDefault="00F756DA" w:rsidP="00210C75">
      <w:pPr>
        <w:pStyle w:val="Sumrio3"/>
        <w:rPr>
          <w:rFonts w:asciiTheme="minorHAnsi" w:eastAsiaTheme="minorEastAsia" w:hAnsiTheme="minorHAnsi" w:cstheme="minorBidi"/>
          <w:color w:val="auto"/>
          <w:sz w:val="22"/>
          <w:szCs w:val="22"/>
          <w:lang w:eastAsia="pt-BR"/>
        </w:rPr>
      </w:pPr>
      <w:hyperlink w:anchor="_Toc55523389" w:history="1">
        <w:r w:rsidR="007879F2" w:rsidRPr="000C6D76">
          <w:rPr>
            <w:rStyle w:val="Hyperlink"/>
          </w:rPr>
          <w:t>4.2.2</w:t>
        </w:r>
        <w:r w:rsidR="007879F2">
          <w:rPr>
            <w:rFonts w:asciiTheme="minorHAnsi" w:eastAsiaTheme="minorEastAsia" w:hAnsiTheme="minorHAnsi" w:cstheme="minorBidi"/>
            <w:color w:val="auto"/>
            <w:sz w:val="22"/>
            <w:szCs w:val="22"/>
            <w:lang w:eastAsia="pt-BR"/>
          </w:rPr>
          <w:tab/>
        </w:r>
        <w:r w:rsidR="007879F2" w:rsidRPr="000C6D76">
          <w:rPr>
            <w:rStyle w:val="Hyperlink"/>
          </w:rPr>
          <w:t>Servidor</w:t>
        </w:r>
        <w:r w:rsidR="007879F2">
          <w:rPr>
            <w:webHidden/>
          </w:rPr>
          <w:tab/>
        </w:r>
        <w:r w:rsidR="007879F2">
          <w:rPr>
            <w:webHidden/>
          </w:rPr>
          <w:fldChar w:fldCharType="begin"/>
        </w:r>
        <w:r w:rsidR="007879F2">
          <w:rPr>
            <w:webHidden/>
          </w:rPr>
          <w:instrText xml:space="preserve"> PAGEREF _Toc55523389 \h </w:instrText>
        </w:r>
        <w:r w:rsidR="007879F2">
          <w:rPr>
            <w:webHidden/>
          </w:rPr>
        </w:r>
        <w:r w:rsidR="007879F2">
          <w:rPr>
            <w:webHidden/>
          </w:rPr>
          <w:fldChar w:fldCharType="separate"/>
        </w:r>
        <w:r w:rsidR="007879F2">
          <w:rPr>
            <w:webHidden/>
          </w:rPr>
          <w:t>61</w:t>
        </w:r>
        <w:r w:rsidR="007879F2">
          <w:rPr>
            <w:webHidden/>
          </w:rPr>
          <w:fldChar w:fldCharType="end"/>
        </w:r>
      </w:hyperlink>
    </w:p>
    <w:p w14:paraId="325478E2" w14:textId="3C59527D" w:rsidR="007879F2" w:rsidRDefault="00F756DA" w:rsidP="00210C75">
      <w:pPr>
        <w:pStyle w:val="Sumrio3"/>
        <w:rPr>
          <w:rFonts w:asciiTheme="minorHAnsi" w:eastAsiaTheme="minorEastAsia" w:hAnsiTheme="minorHAnsi" w:cstheme="minorBidi"/>
          <w:color w:val="auto"/>
          <w:sz w:val="22"/>
          <w:szCs w:val="22"/>
          <w:lang w:eastAsia="pt-BR"/>
        </w:rPr>
      </w:pPr>
      <w:hyperlink w:anchor="_Toc55523390" w:history="1">
        <w:r w:rsidR="007879F2" w:rsidRPr="000C6D76">
          <w:rPr>
            <w:rStyle w:val="Hyperlink"/>
          </w:rPr>
          <w:t>4.2.3</w:t>
        </w:r>
        <w:r w:rsidR="007879F2">
          <w:rPr>
            <w:rFonts w:asciiTheme="minorHAnsi" w:eastAsiaTheme="minorEastAsia" w:hAnsiTheme="minorHAnsi" w:cstheme="minorBidi"/>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_Toc55523390 \h </w:instrText>
        </w:r>
        <w:r w:rsidR="007879F2">
          <w:rPr>
            <w:webHidden/>
          </w:rPr>
        </w:r>
        <w:r w:rsidR="007879F2">
          <w:rPr>
            <w:webHidden/>
          </w:rPr>
          <w:fldChar w:fldCharType="separate"/>
        </w:r>
        <w:r w:rsidR="007879F2">
          <w:rPr>
            <w:webHidden/>
          </w:rPr>
          <w:t>62</w:t>
        </w:r>
        <w:r w:rsidR="007879F2">
          <w:rPr>
            <w:webHidden/>
          </w:rPr>
          <w:fldChar w:fldCharType="end"/>
        </w:r>
      </w:hyperlink>
    </w:p>
    <w:p w14:paraId="6DAE3A35" w14:textId="59610749" w:rsidR="007879F2" w:rsidRDefault="00F756DA" w:rsidP="00210C75">
      <w:pPr>
        <w:pStyle w:val="Sumrio3"/>
        <w:rPr>
          <w:rFonts w:asciiTheme="minorHAnsi" w:eastAsiaTheme="minorEastAsia" w:hAnsiTheme="minorHAnsi" w:cstheme="minorBidi"/>
          <w:color w:val="auto"/>
          <w:sz w:val="22"/>
          <w:szCs w:val="22"/>
          <w:lang w:eastAsia="pt-BR"/>
        </w:rPr>
      </w:pPr>
      <w:hyperlink w:anchor="_Toc55523391" w:history="1">
        <w:r w:rsidR="007879F2" w:rsidRPr="000C6D76">
          <w:rPr>
            <w:rStyle w:val="Hyperlink"/>
          </w:rPr>
          <w:t>4.2.4</w:t>
        </w:r>
        <w:r w:rsidR="007879F2">
          <w:rPr>
            <w:rFonts w:asciiTheme="minorHAnsi" w:eastAsiaTheme="minorEastAsia" w:hAnsiTheme="minorHAnsi" w:cstheme="minorBidi"/>
            <w:color w:val="auto"/>
            <w:sz w:val="22"/>
            <w:szCs w:val="22"/>
            <w:lang w:eastAsia="pt-BR"/>
          </w:rPr>
          <w:tab/>
        </w:r>
        <w:r w:rsidR="007879F2" w:rsidRPr="000C6D76">
          <w:rPr>
            <w:rStyle w:val="Hyperlink"/>
          </w:rPr>
          <w:t>Recomendação</w:t>
        </w:r>
        <w:r w:rsidR="007879F2">
          <w:rPr>
            <w:webHidden/>
          </w:rPr>
          <w:tab/>
        </w:r>
        <w:r w:rsidR="007879F2">
          <w:rPr>
            <w:webHidden/>
          </w:rPr>
          <w:fldChar w:fldCharType="begin"/>
        </w:r>
        <w:r w:rsidR="007879F2">
          <w:rPr>
            <w:webHidden/>
          </w:rPr>
          <w:instrText xml:space="preserve"> PAGEREF _Toc55523391 \h </w:instrText>
        </w:r>
        <w:r w:rsidR="007879F2">
          <w:rPr>
            <w:webHidden/>
          </w:rPr>
        </w:r>
        <w:r w:rsidR="007879F2">
          <w:rPr>
            <w:webHidden/>
          </w:rPr>
          <w:fldChar w:fldCharType="separate"/>
        </w:r>
        <w:r w:rsidR="007879F2">
          <w:rPr>
            <w:webHidden/>
          </w:rPr>
          <w:t>62</w:t>
        </w:r>
        <w:r w:rsidR="007879F2">
          <w:rPr>
            <w:webHidden/>
          </w:rPr>
          <w:fldChar w:fldCharType="end"/>
        </w:r>
      </w:hyperlink>
    </w:p>
    <w:p w14:paraId="4FFC07BA" w14:textId="59DA795A" w:rsidR="007879F2" w:rsidRDefault="00F756DA" w:rsidP="00210C75">
      <w:pPr>
        <w:pStyle w:val="Sumrio3"/>
        <w:rPr>
          <w:rFonts w:asciiTheme="minorHAnsi" w:eastAsiaTheme="minorEastAsia" w:hAnsiTheme="minorHAnsi" w:cstheme="minorBidi"/>
          <w:color w:val="auto"/>
          <w:sz w:val="22"/>
          <w:szCs w:val="22"/>
          <w:lang w:eastAsia="pt-BR"/>
        </w:rPr>
      </w:pPr>
      <w:hyperlink w:anchor="_Toc55523392" w:history="1">
        <w:r w:rsidR="007879F2" w:rsidRPr="000C6D76">
          <w:rPr>
            <w:rStyle w:val="Hyperlink"/>
          </w:rPr>
          <w:t>4.2.5</w:t>
        </w:r>
        <w:r w:rsidR="007879F2">
          <w:rPr>
            <w:rFonts w:asciiTheme="minorHAnsi" w:eastAsiaTheme="minorEastAsia" w:hAnsiTheme="minorHAnsi" w:cstheme="minorBidi"/>
            <w:color w:val="auto"/>
            <w:sz w:val="22"/>
            <w:szCs w:val="22"/>
            <w:lang w:eastAsia="pt-BR"/>
          </w:rPr>
          <w:tab/>
        </w:r>
        <w:r w:rsidR="007879F2" w:rsidRPr="000C6D76">
          <w:rPr>
            <w:rStyle w:val="Hyperlink"/>
          </w:rPr>
          <w:t>Resultado da recomendação (integração app)</w:t>
        </w:r>
        <w:r w:rsidR="007879F2">
          <w:rPr>
            <w:webHidden/>
          </w:rPr>
          <w:tab/>
        </w:r>
        <w:r w:rsidR="007879F2">
          <w:rPr>
            <w:webHidden/>
          </w:rPr>
          <w:fldChar w:fldCharType="begin"/>
        </w:r>
        <w:r w:rsidR="007879F2">
          <w:rPr>
            <w:webHidden/>
          </w:rPr>
          <w:instrText xml:space="preserve"> PAGEREF _Toc55523392 \h </w:instrText>
        </w:r>
        <w:r w:rsidR="007879F2">
          <w:rPr>
            <w:webHidden/>
          </w:rPr>
        </w:r>
        <w:r w:rsidR="007879F2">
          <w:rPr>
            <w:webHidden/>
          </w:rPr>
          <w:fldChar w:fldCharType="separate"/>
        </w:r>
        <w:r w:rsidR="007879F2">
          <w:rPr>
            <w:webHidden/>
          </w:rPr>
          <w:t>63</w:t>
        </w:r>
        <w:r w:rsidR="007879F2">
          <w:rPr>
            <w:webHidden/>
          </w:rPr>
          <w:fldChar w:fldCharType="end"/>
        </w:r>
      </w:hyperlink>
    </w:p>
    <w:p w14:paraId="12C149CF" w14:textId="5AFF93EB" w:rsidR="007879F2" w:rsidRDefault="00F756DA" w:rsidP="00210C75">
      <w:pPr>
        <w:pStyle w:val="Sumrio3"/>
        <w:rPr>
          <w:rFonts w:asciiTheme="minorHAnsi" w:eastAsiaTheme="minorEastAsia" w:hAnsiTheme="minorHAnsi" w:cstheme="minorBidi"/>
          <w:color w:val="auto"/>
          <w:sz w:val="22"/>
          <w:szCs w:val="22"/>
          <w:lang w:eastAsia="pt-BR"/>
        </w:rPr>
      </w:pPr>
      <w:hyperlink w:anchor="_Toc55523393" w:history="1">
        <w:r w:rsidR="007879F2" w:rsidRPr="000C6D76">
          <w:rPr>
            <w:rStyle w:val="Hyperlink"/>
          </w:rPr>
          <w:t>4.2.6</w:t>
        </w:r>
        <w:r w:rsidR="007879F2">
          <w:rPr>
            <w:rFonts w:asciiTheme="minorHAnsi" w:eastAsiaTheme="minorEastAsia" w:hAnsiTheme="minorHAnsi" w:cstheme="minorBidi"/>
            <w:color w:val="auto"/>
            <w:sz w:val="22"/>
            <w:szCs w:val="22"/>
            <w:lang w:eastAsia="pt-BR"/>
          </w:rPr>
          <w:tab/>
        </w:r>
        <w:r w:rsidR="007879F2" w:rsidRPr="000C6D76">
          <w:rPr>
            <w:rStyle w:val="Hyperlink"/>
          </w:rPr>
          <w:t>Resultados do experimento</w:t>
        </w:r>
        <w:r w:rsidR="007879F2">
          <w:rPr>
            <w:webHidden/>
          </w:rPr>
          <w:tab/>
        </w:r>
        <w:r w:rsidR="007879F2">
          <w:rPr>
            <w:webHidden/>
          </w:rPr>
          <w:fldChar w:fldCharType="begin"/>
        </w:r>
        <w:r w:rsidR="007879F2">
          <w:rPr>
            <w:webHidden/>
          </w:rPr>
          <w:instrText xml:space="preserve"> PAGEREF _Toc55523393 \h </w:instrText>
        </w:r>
        <w:r w:rsidR="007879F2">
          <w:rPr>
            <w:webHidden/>
          </w:rPr>
        </w:r>
        <w:r w:rsidR="007879F2">
          <w:rPr>
            <w:webHidden/>
          </w:rPr>
          <w:fldChar w:fldCharType="separate"/>
        </w:r>
        <w:r w:rsidR="007879F2">
          <w:rPr>
            <w:webHidden/>
          </w:rPr>
          <w:t>64</w:t>
        </w:r>
        <w:r w:rsidR="007879F2">
          <w:rPr>
            <w:webHidden/>
          </w:rPr>
          <w:fldChar w:fldCharType="end"/>
        </w:r>
      </w:hyperlink>
    </w:p>
    <w:p w14:paraId="1C393882" w14:textId="3D8ECC4E" w:rsidR="007879F2" w:rsidRDefault="00F756DA" w:rsidP="00210C75">
      <w:pPr>
        <w:pStyle w:val="Sumrio1"/>
        <w:rPr>
          <w:rFonts w:asciiTheme="minorHAnsi" w:eastAsiaTheme="minorEastAsia" w:hAnsiTheme="minorHAnsi" w:cstheme="minorBidi"/>
          <w:noProof/>
          <w:color w:val="auto"/>
          <w:sz w:val="22"/>
          <w:szCs w:val="22"/>
          <w:lang w:eastAsia="pt-BR"/>
        </w:rPr>
      </w:pPr>
      <w:hyperlink w:anchor="_Toc55523394" w:history="1">
        <w:r w:rsidR="007879F2" w:rsidRPr="000C6D76">
          <w:rPr>
            <w:rStyle w:val="Hyperlink"/>
            <w:noProof/>
          </w:rPr>
          <w:t>5</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CONCLUSÃO</w:t>
        </w:r>
        <w:r w:rsidR="007879F2">
          <w:rPr>
            <w:noProof/>
            <w:webHidden/>
          </w:rPr>
          <w:tab/>
        </w:r>
        <w:r w:rsidR="007879F2">
          <w:rPr>
            <w:noProof/>
            <w:webHidden/>
          </w:rPr>
          <w:fldChar w:fldCharType="begin"/>
        </w:r>
        <w:r w:rsidR="007879F2">
          <w:rPr>
            <w:noProof/>
            <w:webHidden/>
          </w:rPr>
          <w:instrText xml:space="preserve"> PAGEREF _Toc55523394 \h </w:instrText>
        </w:r>
        <w:r w:rsidR="007879F2">
          <w:rPr>
            <w:noProof/>
            <w:webHidden/>
          </w:rPr>
        </w:r>
        <w:r w:rsidR="007879F2">
          <w:rPr>
            <w:noProof/>
            <w:webHidden/>
          </w:rPr>
          <w:fldChar w:fldCharType="separate"/>
        </w:r>
        <w:r w:rsidR="007879F2">
          <w:rPr>
            <w:noProof/>
            <w:webHidden/>
          </w:rPr>
          <w:t>68</w:t>
        </w:r>
        <w:r w:rsidR="007879F2">
          <w:rPr>
            <w:noProof/>
            <w:webHidden/>
          </w:rPr>
          <w:fldChar w:fldCharType="end"/>
        </w:r>
      </w:hyperlink>
    </w:p>
    <w:p w14:paraId="5A399071" w14:textId="443B5A21" w:rsidR="007879F2" w:rsidRDefault="00F756DA" w:rsidP="00210C75">
      <w:pPr>
        <w:pStyle w:val="Sumrio2"/>
        <w:rPr>
          <w:rFonts w:asciiTheme="minorHAnsi" w:eastAsiaTheme="minorEastAsia" w:hAnsiTheme="minorHAnsi" w:cstheme="minorBidi"/>
          <w:color w:val="auto"/>
          <w:sz w:val="22"/>
          <w:szCs w:val="22"/>
          <w:lang w:eastAsia="pt-BR"/>
        </w:rPr>
      </w:pPr>
      <w:hyperlink w:anchor="_Toc55523395" w:history="1">
        <w:r w:rsidR="007879F2" w:rsidRPr="000C6D76">
          <w:rPr>
            <w:rStyle w:val="Hyperlink"/>
          </w:rPr>
          <w:t>5.1</w:t>
        </w:r>
        <w:r w:rsidR="007879F2">
          <w:rPr>
            <w:rFonts w:asciiTheme="minorHAnsi" w:eastAsiaTheme="minorEastAsia" w:hAnsiTheme="minorHAnsi" w:cstheme="minorBidi"/>
            <w:color w:val="auto"/>
            <w:sz w:val="22"/>
            <w:szCs w:val="22"/>
            <w:lang w:eastAsia="pt-BR"/>
          </w:rPr>
          <w:tab/>
        </w:r>
        <w:r w:rsidR="007879F2" w:rsidRPr="000C6D76">
          <w:rPr>
            <w:rStyle w:val="Hyperlink"/>
          </w:rPr>
          <w:t>Trabalhos futuros</w:t>
        </w:r>
        <w:r w:rsidR="007879F2">
          <w:rPr>
            <w:webHidden/>
          </w:rPr>
          <w:tab/>
        </w:r>
        <w:r w:rsidR="007879F2">
          <w:rPr>
            <w:webHidden/>
          </w:rPr>
          <w:fldChar w:fldCharType="begin"/>
        </w:r>
        <w:r w:rsidR="007879F2">
          <w:rPr>
            <w:webHidden/>
          </w:rPr>
          <w:instrText xml:space="preserve"> PAGEREF _Toc55523395 \h </w:instrText>
        </w:r>
        <w:r w:rsidR="007879F2">
          <w:rPr>
            <w:webHidden/>
          </w:rPr>
        </w:r>
        <w:r w:rsidR="007879F2">
          <w:rPr>
            <w:webHidden/>
          </w:rPr>
          <w:fldChar w:fldCharType="separate"/>
        </w:r>
        <w:r w:rsidR="007879F2">
          <w:rPr>
            <w:webHidden/>
          </w:rPr>
          <w:t>69</w:t>
        </w:r>
        <w:r w:rsidR="007879F2">
          <w:rPr>
            <w:webHidden/>
          </w:rPr>
          <w:fldChar w:fldCharType="end"/>
        </w:r>
      </w:hyperlink>
    </w:p>
    <w:p w14:paraId="6D67283F" w14:textId="1525F690" w:rsidR="007879F2" w:rsidRDefault="00F756DA" w:rsidP="00210C75">
      <w:pPr>
        <w:pStyle w:val="Sumrio1"/>
        <w:rPr>
          <w:rFonts w:asciiTheme="minorHAnsi" w:eastAsiaTheme="minorEastAsia" w:hAnsiTheme="minorHAnsi" w:cstheme="minorBidi"/>
          <w:noProof/>
          <w:color w:val="auto"/>
          <w:sz w:val="22"/>
          <w:szCs w:val="22"/>
          <w:lang w:eastAsia="pt-BR"/>
        </w:rPr>
      </w:pPr>
      <w:hyperlink w:anchor="_Toc55523396" w:history="1">
        <w:r w:rsidR="007879F2" w:rsidRPr="000C6D76">
          <w:rPr>
            <w:rStyle w:val="Hyperlink"/>
            <w:noProof/>
          </w:rPr>
          <w:t>Referências Bibliográficas</w:t>
        </w:r>
        <w:r w:rsidR="007879F2">
          <w:rPr>
            <w:noProof/>
            <w:webHidden/>
          </w:rPr>
          <w:tab/>
        </w:r>
        <w:r w:rsidR="007879F2">
          <w:rPr>
            <w:noProof/>
            <w:webHidden/>
          </w:rPr>
          <w:fldChar w:fldCharType="begin"/>
        </w:r>
        <w:r w:rsidR="007879F2">
          <w:rPr>
            <w:noProof/>
            <w:webHidden/>
          </w:rPr>
          <w:instrText xml:space="preserve"> PAGEREF _Toc55523396 \h </w:instrText>
        </w:r>
        <w:r w:rsidR="007879F2">
          <w:rPr>
            <w:noProof/>
            <w:webHidden/>
          </w:rPr>
        </w:r>
        <w:r w:rsidR="007879F2">
          <w:rPr>
            <w:noProof/>
            <w:webHidden/>
          </w:rPr>
          <w:fldChar w:fldCharType="separate"/>
        </w:r>
        <w:r w:rsidR="007879F2">
          <w:rPr>
            <w:noProof/>
            <w:webHidden/>
          </w:rPr>
          <w:t>70</w:t>
        </w:r>
        <w:r w:rsidR="007879F2">
          <w:rPr>
            <w:noProof/>
            <w:webHidden/>
          </w:rPr>
          <w:fldChar w:fldCharType="end"/>
        </w:r>
      </w:hyperlink>
    </w:p>
    <w:p w14:paraId="5AA42494" w14:textId="297FF9FD" w:rsidR="008F2AE9" w:rsidRDefault="000C396C" w:rsidP="00210C75">
      <w:r>
        <w:fldChar w:fldCharType="end"/>
      </w:r>
    </w:p>
    <w:p w14:paraId="661C36CD" w14:textId="77777777" w:rsidR="008F2AE9" w:rsidRDefault="008F2AE9" w:rsidP="00210C75">
      <w:pPr>
        <w:sectPr w:rsidR="008F2AE9">
          <w:headerReference w:type="even" r:id="rId12"/>
          <w:headerReference w:type="default" r:id="rId13"/>
          <w:footerReference w:type="default" r:id="rId14"/>
          <w:type w:val="continuous"/>
          <w:pgSz w:w="11907" w:h="16840" w:code="9"/>
          <w:pgMar w:top="1701" w:right="1134" w:bottom="1134" w:left="1701" w:header="1134" w:footer="720" w:gutter="0"/>
          <w:cols w:space="720"/>
        </w:sectPr>
      </w:pPr>
    </w:p>
    <w:p w14:paraId="636F4C09" w14:textId="732FF92F" w:rsidR="00BB2B89" w:rsidRPr="000964B3" w:rsidRDefault="00BB2B89" w:rsidP="00210C75">
      <w:pPr>
        <w:pStyle w:val="Ttulo1"/>
      </w:pPr>
      <w:bookmarkStart w:id="17" w:name="_Toc53928594"/>
      <w:bookmarkStart w:id="18" w:name="_Toc55523354"/>
      <w:bookmarkStart w:id="19" w:name="_Toc55260940"/>
      <w:r w:rsidRPr="000964B3">
        <w:t>Introdução</w:t>
      </w:r>
      <w:bookmarkEnd w:id="17"/>
      <w:bookmarkEnd w:id="18"/>
      <w:bookmarkEnd w:id="19"/>
    </w:p>
    <w:p w14:paraId="5A0E57EE" w14:textId="7D156BBA" w:rsidR="00DA05B5" w:rsidRDefault="00DA05B5" w:rsidP="00210C75">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210C75">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210C75">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210C75">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210C75">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210C75">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210C75">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210C75">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210C75">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1C308BEC" w:rsidR="00076C7E" w:rsidRPr="00870D6F" w:rsidRDefault="00076C7E" w:rsidP="00210C75">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 xml:space="preserve">na relação das características dos itens a serem comparados. Por exemplo, no caso de usuário avaliar positivamente um filme do gênero </w:t>
      </w:r>
      <w:r w:rsidRPr="00641606">
        <w:t>com</w:t>
      </w:r>
      <w:r w:rsidR="00463D35">
        <w:t>é</w:t>
      </w:r>
      <w:r w:rsidRPr="00641606">
        <w:t>dia</w:t>
      </w:r>
      <w:r w:rsidRPr="00641606">
        <w:t xml:space="preserve">,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693C7BA0" w:rsidR="00076C7E" w:rsidRPr="00870D6F" w:rsidRDefault="00076C7E" w:rsidP="00210C75">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332ABD68" w:rsidR="00076C7E" w:rsidRPr="00870D6F" w:rsidRDefault="00076C7E" w:rsidP="00210C75">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rsidRPr="00473AC1">
        <w:t>)</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210C75">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32ADAFAF" w:rsidR="00DA05B5" w:rsidRDefault="00DA05B5" w:rsidP="00210C75">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s</w:t>
      </w:r>
      <w:r>
        <w:t xml:space="preserve">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3E8A2C5D" w:rsidR="00DA05B5" w:rsidRDefault="00DA05B5" w:rsidP="00210C75">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5862DE">
        <w:rPr>
          <w:i/>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210C75">
      <w:pPr>
        <w:pStyle w:val="TextodoTrabalho"/>
      </w:pPr>
      <w:r>
        <w:t xml:space="preserve">Os sistemas de </w:t>
      </w:r>
      <w:r w:rsidRPr="005862DE">
        <w:rPr>
          <w:i/>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38DA1F60" w14:textId="5664569F" w:rsidR="00DA05B5" w:rsidRDefault="00DA05B5" w:rsidP="00210C75">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w:t>
      </w:r>
      <w:r w:rsidR="000D1CE9">
        <w:t xml:space="preserve"> </w:t>
      </w:r>
      <w:commentRangeStart w:id="20"/>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20"/>
      <w:r w:rsidR="00463D35">
        <w:rPr>
          <w:rStyle w:val="Refdecomentrio"/>
        </w:rPr>
        <w:commentReference w:id="20"/>
      </w:r>
      <w:r>
        <w:t>.</w:t>
      </w:r>
    </w:p>
    <w:p w14:paraId="5220D833" w14:textId="77777777" w:rsidR="00353CE6" w:rsidRDefault="00463D35" w:rsidP="00210C75">
      <w:pPr>
        <w:pStyle w:val="Ttulo2"/>
      </w:pPr>
      <w:bookmarkStart w:id="21" w:name="_Toc55523355"/>
      <w:commentRangeStart w:id="22"/>
      <w:r>
        <w:t>Objetivo Geral</w:t>
      </w:r>
      <w:bookmarkEnd w:id="21"/>
      <w:r>
        <w:t xml:space="preserve"> </w:t>
      </w:r>
      <w:commentRangeEnd w:id="22"/>
    </w:p>
    <w:p w14:paraId="70106CBE" w14:textId="287D76BC" w:rsidR="00463D35" w:rsidRDefault="00353CE6" w:rsidP="00210C75">
      <w:r>
        <w:tab/>
      </w:r>
      <w:r w:rsidR="00463D35">
        <w:rPr>
          <w:rStyle w:val="Refdecomentrio"/>
        </w:rPr>
        <w:commentReference w:id="22"/>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210C75">
      <w:pPr>
        <w:pStyle w:val="Ttulo2"/>
      </w:pPr>
      <w:bookmarkStart w:id="23" w:name="_Toc55523356"/>
      <w:commentRangeStart w:id="24"/>
      <w:r>
        <w:t>Objetivos Específicos</w:t>
      </w:r>
      <w:commentRangeEnd w:id="24"/>
      <w:r>
        <w:rPr>
          <w:rStyle w:val="Refdecomentrio"/>
        </w:rPr>
        <w:commentReference w:id="24"/>
      </w:r>
      <w:bookmarkEnd w:id="23"/>
    </w:p>
    <w:p w14:paraId="15E22891" w14:textId="77777777" w:rsidR="00443CAD" w:rsidRDefault="00443CAD" w:rsidP="00210C75">
      <w:pPr>
        <w:pStyle w:val="PargrafodaLista"/>
        <w:numPr>
          <w:ilvl w:val="0"/>
          <w:numId w:val="30"/>
        </w:numPr>
      </w:pPr>
      <w:r>
        <w:t xml:space="preserve">Investigar APIs de Serviços de </w:t>
      </w:r>
      <w:r w:rsidRPr="00210C75">
        <w:rPr>
          <w:i/>
        </w:rPr>
        <w:t>Streamings</w:t>
      </w:r>
      <w:r>
        <w:t xml:space="preserve"> Musicais.</w:t>
      </w:r>
    </w:p>
    <w:p w14:paraId="203AF9C0" w14:textId="77777777" w:rsidR="00443CAD" w:rsidRPr="00006A05" w:rsidRDefault="00443CAD" w:rsidP="00210C75">
      <w:pPr>
        <w:pStyle w:val="PargrafodaLista"/>
        <w:numPr>
          <w:ilvl w:val="0"/>
          <w:numId w:val="30"/>
        </w:numPr>
      </w:pPr>
      <w:r w:rsidRPr="00006A05">
        <w:t>Selecionar a API a ser utilizada no sistema de recomendação.</w:t>
      </w:r>
    </w:p>
    <w:p w14:paraId="118C01A3" w14:textId="77777777" w:rsidR="00443CAD" w:rsidRPr="00006A05" w:rsidRDefault="00443CAD" w:rsidP="00210C75">
      <w:pPr>
        <w:pStyle w:val="PargrafodaLista"/>
        <w:numPr>
          <w:ilvl w:val="0"/>
          <w:numId w:val="30"/>
        </w:numPr>
      </w:pPr>
      <w:r w:rsidRPr="00006A05">
        <w:t>Definir os contextos de ambiente a serem utilizados no sistema.</w:t>
      </w:r>
    </w:p>
    <w:p w14:paraId="4327773F" w14:textId="77777777" w:rsidR="00443CAD" w:rsidRPr="00006A05" w:rsidRDefault="00443CAD" w:rsidP="00210C75">
      <w:pPr>
        <w:pStyle w:val="PargrafodaLista"/>
        <w:numPr>
          <w:ilvl w:val="0"/>
          <w:numId w:val="30"/>
        </w:numPr>
      </w:pPr>
      <w:r w:rsidRPr="00006A05">
        <w:t>Definir os contextos comportamentais do usuário a serem utilizados no sistema.</w:t>
      </w:r>
    </w:p>
    <w:p w14:paraId="5C168C18" w14:textId="77777777" w:rsidR="00443CAD" w:rsidRPr="00006A05" w:rsidRDefault="00443CAD" w:rsidP="00210C75">
      <w:pPr>
        <w:pStyle w:val="PargrafodaLista"/>
        <w:numPr>
          <w:ilvl w:val="0"/>
          <w:numId w:val="30"/>
        </w:numPr>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210C75">
      <w:pPr>
        <w:pStyle w:val="PargrafodaLista"/>
        <w:numPr>
          <w:ilvl w:val="0"/>
          <w:numId w:val="30"/>
        </w:numPr>
      </w:pPr>
      <w:r w:rsidRPr="00006A05">
        <w:t>Criar um protótipo do sistema de recomendação.</w:t>
      </w:r>
    </w:p>
    <w:p w14:paraId="6F6BCE9C" w14:textId="6455B7CA" w:rsidR="00443CAD" w:rsidRPr="00443CAD" w:rsidRDefault="00443CAD" w:rsidP="00210C75">
      <w:pPr>
        <w:pStyle w:val="PargrafodaLista"/>
        <w:numPr>
          <w:ilvl w:val="0"/>
          <w:numId w:val="30"/>
        </w:numPr>
      </w:pPr>
      <w:r w:rsidRPr="00006A05">
        <w:t>Avaliar o sistema de recomendação com usuários voluntários.</w:t>
      </w:r>
    </w:p>
    <w:p w14:paraId="5FA5B714" w14:textId="4CF4B512" w:rsidR="00850785" w:rsidRDefault="00850785" w:rsidP="00210C75">
      <w:pPr>
        <w:pStyle w:val="Ttulo2"/>
      </w:pPr>
      <w:bookmarkStart w:id="25" w:name="_Toc55523357"/>
      <w:commentRangeStart w:id="26"/>
      <w:r>
        <w:t>Metodologia</w:t>
      </w:r>
      <w:commentRangeEnd w:id="26"/>
      <w:r>
        <w:rPr>
          <w:rStyle w:val="Refdecomentrio"/>
        </w:rPr>
        <w:commentReference w:id="26"/>
      </w:r>
      <w:bookmarkEnd w:id="25"/>
    </w:p>
    <w:p w14:paraId="008263D5" w14:textId="2050F87C" w:rsidR="004B66F0" w:rsidRDefault="004B66F0" w:rsidP="00210C75">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210C75">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27"/>
      <w:commentRangeStart w:id="28"/>
      <w:r>
        <w:t>busc</w:t>
      </w:r>
      <w:r w:rsidR="00D13E3E">
        <w:t>ou</w:t>
      </w:r>
      <w:r>
        <w:t xml:space="preserve"> estudar o funcionamento dos sistemas de recomendação musicais, por meio </w:t>
      </w:r>
      <w:r w:rsidR="00AE5900">
        <w:t>dos artigos relacionados</w:t>
      </w:r>
      <w:r>
        <w:t>, fazendo com que ela tenha como objetivo um estudo exploratório.</w:t>
      </w:r>
      <w:commentRangeEnd w:id="27"/>
      <w:r>
        <w:rPr>
          <w:rStyle w:val="Refdecomentrio"/>
        </w:rPr>
        <w:commentReference w:id="27"/>
      </w:r>
      <w:commentRangeEnd w:id="28"/>
      <w:r>
        <w:rPr>
          <w:rStyle w:val="Refdecomentrio"/>
        </w:rPr>
        <w:commentReference w:id="28"/>
      </w:r>
    </w:p>
    <w:p w14:paraId="0213546B" w14:textId="20A8E54E" w:rsidR="004B66F0" w:rsidRDefault="002F1A52" w:rsidP="00210C75">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p>
    <w:p w14:paraId="55B980B5" w14:textId="4326CCCB" w:rsidR="00604869" w:rsidRDefault="004B66F0" w:rsidP="00210C75">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210C75">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p>
    <w:p w14:paraId="4AA350D2" w14:textId="79067593" w:rsidR="008F2AE9" w:rsidRDefault="00604869" w:rsidP="00210C75">
      <w:r>
        <w:tab/>
      </w:r>
      <w:r w:rsidR="00DA05B5">
        <w:t xml:space="preserve">Portanto, de acordo com esse contexto, este trabalho </w:t>
      </w:r>
      <w:commentRangeStart w:id="29"/>
      <w:r w:rsidR="00DA05B5">
        <w:t>construi</w:t>
      </w:r>
      <w:r w:rsidR="00850785">
        <w:t>u</w:t>
      </w:r>
      <w:r w:rsidR="00DA05B5">
        <w:t xml:space="preserve"> </w:t>
      </w:r>
      <w:commentRangeEnd w:id="29"/>
      <w:r w:rsidR="00850785">
        <w:rPr>
          <w:rStyle w:val="Refdecomentrio"/>
        </w:rPr>
        <w:commentReference w:id="29"/>
      </w:r>
      <w:r w:rsidR="00DA05B5">
        <w:t xml:space="preserve">um sistema de recomendação musical, utilizando o contexto comportamental do usuário e o contexto do ambiente onde ele está inserido. Esse contexto </w:t>
      </w:r>
      <w:r w:rsidR="00850785">
        <w:t>foi</w:t>
      </w:r>
      <w:r w:rsidR="00850785">
        <w:t xml:space="preserve">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210C75">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210C75">
      <w:pPr>
        <w:pStyle w:val="TextodoTrabalho"/>
      </w:pPr>
    </w:p>
    <w:p w14:paraId="740F7C4D" w14:textId="2E7025FF" w:rsidR="008F2AE9" w:rsidRDefault="008F2AE9" w:rsidP="00210C75"/>
    <w:p w14:paraId="1ACC3228" w14:textId="45EE7BB4" w:rsidR="002B6979" w:rsidRDefault="002B6979" w:rsidP="00210C75">
      <w:pPr>
        <w:pStyle w:val="Ttulo1"/>
      </w:pPr>
      <w:bookmarkStart w:id="30" w:name="_Toc55523358"/>
      <w:bookmarkStart w:id="31" w:name="_Toc55260941"/>
      <w:r>
        <w:t>Trabalhos relacionados</w:t>
      </w:r>
      <w:bookmarkEnd w:id="30"/>
      <w:bookmarkEnd w:id="31"/>
    </w:p>
    <w:p w14:paraId="5CB45EF1" w14:textId="564496C1" w:rsidR="00F66337" w:rsidRDefault="00471239" w:rsidP="00210C75">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7D9967F" w:rsidR="00A17B09" w:rsidRDefault="00A17B09" w:rsidP="00210C75">
      <w:r>
        <w:tab/>
        <w:t xml:space="preserve">Após ser </w:t>
      </w:r>
      <w:r>
        <w:t>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210C75">
      <w:pPr>
        <w:pStyle w:val="Ttulo2"/>
      </w:pPr>
      <w:bookmarkStart w:id="32" w:name="_Toc55523359"/>
      <w:bookmarkStart w:id="33" w:name="_Toc55260942"/>
      <w:r>
        <w:t>Levantamento bibliográfico inicial</w:t>
      </w:r>
      <w:bookmarkEnd w:id="32"/>
      <w:bookmarkEnd w:id="33"/>
    </w:p>
    <w:p w14:paraId="40F08AC9" w14:textId="1A2D9549" w:rsidR="00F15F2F" w:rsidRDefault="0062433B" w:rsidP="00210C75">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(ii) indicação dos avaliadores desse trabalho. </w:t>
      </w:r>
      <w:r w:rsidR="00A16272">
        <w:t>Destes</w:t>
      </w:r>
      <w:r w:rsidR="00145F98">
        <w:t>, foram selecionados 2 para serem revisados nesse trabalho.</w:t>
      </w:r>
    </w:p>
    <w:p w14:paraId="576C0CCA" w14:textId="576D93E8" w:rsidR="000033F1" w:rsidRDefault="00F15F2F" w:rsidP="00210C75">
      <w:r>
        <w:tab/>
      </w:r>
      <w:r w:rsidR="00A16272">
        <w:t>Realizada</w:t>
      </w:r>
      <w:r w:rsidR="00A16272">
        <w:t xml:space="preserve">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w:t>
      </w:r>
      <w:r w:rsidR="0062433B">
        <w:t>portugu</w:t>
      </w:r>
      <w:r w:rsidR="00A16272">
        <w:t>ê</w:t>
      </w:r>
      <w:r w:rsidR="0062433B">
        <w:t>s</w:t>
      </w:r>
      <w:r w:rsidR="0062433B">
        <w:t>,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34"/>
      <w:r w:rsidR="005345CB">
        <w:t>Contexto</w:t>
      </w:r>
      <w:commentRangeEnd w:id="34"/>
      <w:r w:rsidR="00A16272">
        <w:rPr>
          <w:rStyle w:val="Refdecomentrio"/>
        </w:rPr>
        <w:commentReference w:id="34"/>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7975DE6B" w:rsidR="00492B46" w:rsidRDefault="00514BC2" w:rsidP="00210C75">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p>
    <w:p w14:paraId="264C1F33" w14:textId="1D591494" w:rsidR="005A47D6" w:rsidRDefault="00492B46" w:rsidP="00210C75">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w:t>
      </w:r>
      <w:r w:rsidR="00D456E1">
        <w:t xml:space="preserve">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210C75">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35"/>
      <w:r>
        <w:t>“</w:t>
      </w:r>
      <w:r w:rsidRPr="006A66C6">
        <w:t>Effective Nearest-Neighbor Music Recommendations</w:t>
      </w:r>
      <w:r>
        <w:t>”</w:t>
      </w:r>
      <w:commentRangeEnd w:id="35"/>
      <w:r w:rsidR="00FC561D">
        <w:rPr>
          <w:rStyle w:val="Refdecomentrio"/>
        </w:rPr>
        <w:commentReference w:id="35"/>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Esse 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210C75">
      <w:pPr>
        <w:pStyle w:val="Ttulo2"/>
      </w:pPr>
      <w:bookmarkStart w:id="36" w:name="_Toc55523360"/>
      <w:bookmarkStart w:id="37" w:name="_Toc55260943"/>
      <w:r>
        <w:t>O protocolo d</w:t>
      </w:r>
      <w:r w:rsidR="00765824">
        <w:t>e</w:t>
      </w:r>
      <w:r>
        <w:t xml:space="preserve"> revisão</w:t>
      </w:r>
      <w:bookmarkEnd w:id="36"/>
      <w:bookmarkEnd w:id="37"/>
    </w:p>
    <w:p w14:paraId="42D42C32" w14:textId="1B76998A" w:rsidR="0071123B" w:rsidRDefault="0071123B" w:rsidP="00210C75">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210C75">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210C75">
      <w:pPr>
        <w:pStyle w:val="PargrafodaLista"/>
        <w:numPr>
          <w:ilvl w:val="0"/>
          <w:numId w:val="3"/>
        </w:numPr>
      </w:pPr>
      <w:r>
        <w:t xml:space="preserve">Estudos </w:t>
      </w:r>
      <w:r w:rsidR="00913C91">
        <w:t>r</w:t>
      </w:r>
      <w:r>
        <w:t>ealizados</w:t>
      </w:r>
    </w:p>
    <w:p w14:paraId="4F1E7AE9" w14:textId="6F1BD88F" w:rsidR="00D50112" w:rsidRDefault="00D50112" w:rsidP="00210C75">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210C75">
      <w:pPr>
        <w:pStyle w:val="PargrafodaLista"/>
        <w:numPr>
          <w:ilvl w:val="0"/>
          <w:numId w:val="3"/>
        </w:numPr>
      </w:pPr>
      <w:r>
        <w:t>Contextos utilizados</w:t>
      </w:r>
      <w:r w:rsidR="00804534">
        <w:t xml:space="preserve"> para recomendação</w:t>
      </w:r>
    </w:p>
    <w:p w14:paraId="2B572389" w14:textId="77777777" w:rsidR="008D579B" w:rsidRDefault="008D579B" w:rsidP="00210C75"/>
    <w:p w14:paraId="24567107" w14:textId="6D97FD19" w:rsidR="008D579B" w:rsidRDefault="008D579B" w:rsidP="00210C75">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210C75" w:rsidRDefault="008D579B" w:rsidP="00210C75">
      <w:pPr>
        <w:pStyle w:val="PargrafodaLista"/>
        <w:numPr>
          <w:ilvl w:val="0"/>
          <w:numId w:val="4"/>
        </w:numPr>
      </w:pPr>
      <w:r w:rsidRPr="00210C75">
        <w:t>RecSys</w:t>
      </w:r>
    </w:p>
    <w:p w14:paraId="26AA3250" w14:textId="2287B641" w:rsidR="008D579B" w:rsidRPr="00210C75" w:rsidRDefault="008D579B" w:rsidP="00210C75">
      <w:pPr>
        <w:pStyle w:val="PargrafodaLista"/>
        <w:numPr>
          <w:ilvl w:val="0"/>
          <w:numId w:val="4"/>
        </w:numPr>
        <w:rPr>
          <w:lang w:val="en-US"/>
        </w:rPr>
      </w:pPr>
      <w:r w:rsidRPr="00210C75">
        <w:rPr>
          <w:lang w:val="en-US"/>
        </w:rPr>
        <w:t>Machine Learning</w:t>
      </w:r>
    </w:p>
    <w:p w14:paraId="703195DE" w14:textId="61281D29" w:rsidR="008D579B" w:rsidRDefault="008D579B" w:rsidP="00210C75">
      <w:pPr>
        <w:pStyle w:val="PargrafodaLista"/>
        <w:numPr>
          <w:ilvl w:val="0"/>
          <w:numId w:val="4"/>
        </w:numPr>
      </w:pPr>
      <w:r w:rsidRPr="008D579B">
        <w:t>Sistemas de recomendação musical</w:t>
      </w:r>
    </w:p>
    <w:p w14:paraId="5C02332F" w14:textId="3175A75E" w:rsidR="008D579B" w:rsidRPr="003217A5" w:rsidRDefault="006676C9" w:rsidP="00210C75">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210C75"/>
    <w:p w14:paraId="12B874AC" w14:textId="14C3BBEC" w:rsidR="004C6DA1" w:rsidRDefault="00CC24CC" w:rsidP="00210C75">
      <w:r>
        <w:tab/>
      </w:r>
      <w:r w:rsidRPr="00CC24CC">
        <w:t xml:space="preserve">Para realizar a busca dos trabalhos relacionados </w:t>
      </w:r>
      <w:r w:rsidR="00B472EE">
        <w:t>foi</w:t>
      </w:r>
      <w:r w:rsidR="00B472EE">
        <w:t xml:space="preserve"> </w:t>
      </w:r>
      <w:r w:rsidR="00936FA8">
        <w:t xml:space="preserve">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210C75">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210C75">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210C75">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7F25B179" w:rsidR="009C0BCD" w:rsidRPr="004A3A38" w:rsidRDefault="009C0BCD" w:rsidP="00210C75">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4F5590">
        <w:t>.</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210C75">
      <w:pPr>
        <w:pStyle w:val="Ttulo2"/>
      </w:pPr>
      <w:bookmarkStart w:id="38" w:name="_Toc55523361"/>
      <w:bookmarkStart w:id="39" w:name="_Toc55260944"/>
      <w:r w:rsidRPr="004A3A38">
        <w:t>PROCURA NOS MOTORES DE BUSCA</w:t>
      </w:r>
      <w:bookmarkEnd w:id="38"/>
      <w:bookmarkEnd w:id="39"/>
    </w:p>
    <w:p w14:paraId="565BD62B" w14:textId="793D0453" w:rsidR="00B15B79" w:rsidRDefault="00C42379" w:rsidP="00210C75">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4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40"/>
      <w:r w:rsidR="004A7D8A">
        <w:rPr>
          <w:rStyle w:val="Refdecomentrio"/>
        </w:rPr>
        <w:commentReference w:id="40"/>
      </w:r>
      <w:r w:rsidR="00531803">
        <w:t>ilustram esse processo</w:t>
      </w:r>
      <w:r w:rsidR="00BE1376">
        <w:t xml:space="preserve">. A </w:t>
      </w:r>
      <w:r w:rsidR="00B472EE">
        <w:t>F</w:t>
      </w:r>
      <w:r w:rsidR="00BE1376">
        <w:t>igura</w:t>
      </w:r>
      <w:r w:rsidR="00BE1376">
        <w:t xml:space="preserve"> 1 apresenta a string de busca desenvolvida no motor da ACM, e </w:t>
      </w:r>
      <w:r w:rsidR="00BE1376">
        <w:t>a</w:t>
      </w:r>
      <w:r w:rsidR="00B472EE">
        <w:t>s</w:t>
      </w:r>
      <w:r w:rsidR="00BE1376">
        <w:t xml:space="preserve"> </w:t>
      </w:r>
      <w:r w:rsidR="00B472EE">
        <w:t>Figuras</w:t>
      </w:r>
      <w:r w:rsidR="00B472EE">
        <w:t xml:space="preserve"> </w:t>
      </w:r>
      <w:r w:rsidR="00BE1376">
        <w:t xml:space="preserve">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B472EE">
        <w:t>foi de</w:t>
      </w:r>
      <w:r w:rsidR="00B472EE">
        <w:t xml:space="preserve"> </w:t>
      </w:r>
      <w:r w:rsidR="00785205">
        <w:t>15</w:t>
      </w:r>
      <w:r w:rsidR="001E1F73">
        <w:t>0</w:t>
      </w:r>
      <w:r w:rsidR="000500A2">
        <w:t xml:space="preserve"> trabalho</w:t>
      </w:r>
      <w:r w:rsidR="00D80A53">
        <w:t>s</w:t>
      </w:r>
      <w:r w:rsidR="000500A2">
        <w:t>.</w:t>
      </w:r>
    </w:p>
    <w:p w14:paraId="62345A4C" w14:textId="3FDFD1C8" w:rsidR="00B472EE" w:rsidRDefault="00B472EE" w:rsidP="00210C75"/>
    <w:p w14:paraId="66299368" w14:textId="2E6F28EA" w:rsidR="00B472EE" w:rsidRDefault="00B472EE" w:rsidP="00210C75">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rsidP="00210C75">
      <w:pPr>
        <w:pStyle w:val="Figuras"/>
      </w:pPr>
      <w:commentRangeStart w:id="41"/>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commentRangeEnd w:id="41"/>
      <w:r w:rsidR="00B472EE">
        <w:rPr>
          <w:rStyle w:val="Refdecomentrio"/>
          <w:noProof w:val="0"/>
          <w:lang w:eastAsia="en-US"/>
        </w:rPr>
        <w:commentReference w:id="41"/>
      </w:r>
    </w:p>
    <w:p w14:paraId="47CACF19" w14:textId="3F7BB396" w:rsidR="00B00090" w:rsidRPr="00210C75" w:rsidRDefault="00B472EE" w:rsidP="00210C75">
      <w:pPr>
        <w:pStyle w:val="Legenda"/>
      </w:pPr>
      <w:bookmarkStart w:id="42" w:name="_Ref40822595"/>
      <w:bookmarkStart w:id="43" w:name="_Ref40822554"/>
      <w:bookmarkStart w:id="44" w:name="_Toc55260879"/>
      <w:r w:rsidRPr="004D6111">
        <w:t xml:space="preserve">Fonte: </w:t>
      </w:r>
      <w:bookmarkEnd w:id="42"/>
      <w:r w:rsidRPr="004D6111">
        <w:t>Elaborado pelo autor (</w:t>
      </w:r>
      <w:r w:rsidRPr="00210C75">
        <w:t>2020)</w:t>
      </w:r>
      <w:bookmarkEnd w:id="43"/>
      <w:bookmarkEnd w:id="44"/>
    </w:p>
    <w:p w14:paraId="42D7707F" w14:textId="77777777" w:rsidR="00B00090" w:rsidRDefault="00B00090" w:rsidP="00210C75"/>
    <w:p w14:paraId="53F7643E" w14:textId="031B83C1" w:rsidR="00C42379" w:rsidRDefault="003B2512" w:rsidP="00210C75">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210C75">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210C75">
      <w:pPr>
        <w:pStyle w:val="Legenda"/>
      </w:pPr>
      <w:bookmarkStart w:id="45" w:name="_Ref40822631"/>
      <w:bookmarkStart w:id="46" w:name="_Toc55260880"/>
      <w:r w:rsidRPr="00210C75">
        <w:rPr>
          <w:highlight w:val="yellow"/>
        </w:rPr>
        <w:t xml:space="preserve">Figura </w:t>
      </w:r>
      <w:r w:rsidR="00C7334A" w:rsidRPr="00210C75">
        <w:rPr>
          <w:highlight w:val="yellow"/>
        </w:rPr>
        <w:fldChar w:fldCharType="begin"/>
      </w:r>
      <w:r w:rsidR="00C7334A" w:rsidRPr="00210C75">
        <w:rPr>
          <w:highlight w:val="yellow"/>
        </w:rPr>
        <w:instrText xml:space="preserve"> SEQ Figura \* ARABIC </w:instrText>
      </w:r>
      <w:r w:rsidR="00C7334A" w:rsidRPr="00210C75">
        <w:rPr>
          <w:highlight w:val="yellow"/>
        </w:rPr>
        <w:fldChar w:fldCharType="separate"/>
      </w:r>
      <w:r w:rsidR="00772326" w:rsidRPr="00210C75">
        <w:rPr>
          <w:highlight w:val="yellow"/>
        </w:rPr>
        <w:t>2</w:t>
      </w:r>
      <w:r w:rsidR="00C7334A" w:rsidRPr="00210C75">
        <w:rPr>
          <w:highlight w:val="yellow"/>
        </w:rPr>
        <w:fldChar w:fldCharType="end"/>
      </w:r>
      <w:bookmarkEnd w:id="45"/>
      <w:r w:rsidRPr="00210C75">
        <w:rPr>
          <w:highlight w:val="yellow"/>
        </w:rPr>
        <w:t xml:space="preserve"> - Resultado de busca dos proceedings no motor de busca da ACM (próprio, 2020)</w:t>
      </w:r>
      <w:bookmarkEnd w:id="46"/>
    </w:p>
    <w:p w14:paraId="610807AF" w14:textId="3080CCD5" w:rsidR="00006881" w:rsidRDefault="00006881" w:rsidP="00210C75">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w:t>
      </w:r>
      <w:r w:rsidR="009666A5">
        <w:t>que</w:t>
      </w:r>
      <w:r w:rsidR="009666A5">
        <w:t xml:space="preserve"> ela </w:t>
      </w:r>
      <w:r w:rsidR="009666A5">
        <w:t>concentra</w:t>
      </w:r>
      <w:r w:rsidR="009666A5">
        <w:t xml:space="preserve"> </w:t>
      </w:r>
      <w:r>
        <w:t xml:space="preserve">diversas </w:t>
      </w:r>
      <w:r w:rsidR="00992898">
        <w:t>conferências</w:t>
      </w:r>
      <w:r>
        <w:t xml:space="preserve"> e eventos relacionados a </w:t>
      </w:r>
      <w:r w:rsidR="009666A5">
        <w:t>área</w:t>
      </w:r>
      <w:r w:rsidR="009666A5">
        <w:t xml:space="preserve"> de RecSys</w:t>
      </w:r>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rsidP="00210C75">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210C75">
      <w:pPr>
        <w:pStyle w:val="Legenda"/>
      </w:pPr>
      <w:bookmarkStart w:id="47" w:name="_Ref40822641"/>
      <w:bookmarkStart w:id="48" w:name="_Toc55260881"/>
      <w:r w:rsidRPr="00210C75">
        <w:rPr>
          <w:highlight w:val="yellow"/>
        </w:rPr>
        <w:t xml:space="preserve">Figura </w:t>
      </w:r>
      <w:r w:rsidR="00C7334A" w:rsidRPr="00210C75">
        <w:rPr>
          <w:highlight w:val="yellow"/>
        </w:rPr>
        <w:fldChar w:fldCharType="begin"/>
      </w:r>
      <w:r w:rsidR="00C7334A" w:rsidRPr="00210C75">
        <w:rPr>
          <w:highlight w:val="yellow"/>
        </w:rPr>
        <w:instrText xml:space="preserve"> SEQ Figura \* ARABIC </w:instrText>
      </w:r>
      <w:r w:rsidR="00C7334A" w:rsidRPr="00210C75">
        <w:rPr>
          <w:highlight w:val="yellow"/>
        </w:rPr>
        <w:fldChar w:fldCharType="separate"/>
      </w:r>
      <w:r w:rsidR="00772326" w:rsidRPr="00210C75">
        <w:rPr>
          <w:highlight w:val="yellow"/>
        </w:rPr>
        <w:t>3</w:t>
      </w:r>
      <w:r w:rsidR="00C7334A" w:rsidRPr="00210C75">
        <w:rPr>
          <w:highlight w:val="yellow"/>
        </w:rPr>
        <w:fldChar w:fldCharType="end"/>
      </w:r>
      <w:bookmarkEnd w:id="47"/>
      <w:r w:rsidRPr="00210C75">
        <w:rPr>
          <w:highlight w:val="yellow"/>
        </w:rPr>
        <w:t xml:space="preserve"> - Resultado de busca dos journals no motor de busca da ACM (próprio, 2020)</w:t>
      </w:r>
      <w:bookmarkEnd w:id="48"/>
    </w:p>
    <w:p w14:paraId="01684C1C" w14:textId="4223AC72" w:rsidR="004A3A38" w:rsidRDefault="008568F7" w:rsidP="00210C75">
      <w:pPr>
        <w:pStyle w:val="Ttulo2"/>
      </w:pPr>
      <w:bookmarkStart w:id="49" w:name="_Toc55523362"/>
      <w:bookmarkStart w:id="50" w:name="_Toc55260945"/>
      <w:r w:rsidRPr="008568F7">
        <w:t>ETAPAS DA REVISÃO DOS TRABALHOS</w:t>
      </w:r>
      <w:bookmarkEnd w:id="49"/>
      <w:bookmarkEnd w:id="50"/>
    </w:p>
    <w:p w14:paraId="07248AA1" w14:textId="3E2D3729" w:rsidR="004367EC" w:rsidRDefault="005D0600" w:rsidP="00210C75">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r w:rsidR="001338A9">
        <w:t xml:space="preserve"> </w:t>
      </w:r>
      <w:r w:rsidR="001338A9">
        <w:t xml:space="preserve">Em cima </w:t>
      </w:r>
      <w:r w:rsidR="001338A9">
        <w:t>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que visam direcionar esta pesquisa para a revisão dos trabalhos que condizem com o objetivo descrito no protocolo.</w:t>
      </w:r>
    </w:p>
    <w:p w14:paraId="4AC5F8C0" w14:textId="77777777" w:rsidR="00377BBD" w:rsidRDefault="00377BBD" w:rsidP="00210C75">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F685B16" w14:textId="0CBF8D30" w:rsidR="007815D6" w:rsidRDefault="00377BBD" w:rsidP="00210C75">
      <w:pPr>
        <w:pStyle w:val="Legenda"/>
      </w:pPr>
      <w:bookmarkStart w:id="51" w:name="_Ref40822414"/>
      <w:bookmarkStart w:id="52" w:name="_Ref40817235"/>
      <w:bookmarkStart w:id="53" w:name="_Toc55260882"/>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4</w:t>
      </w:r>
      <w:r w:rsidR="00C7334A" w:rsidRPr="001F7C27">
        <w:rPr>
          <w:highlight w:val="yellow"/>
        </w:rPr>
        <w:fldChar w:fldCharType="end"/>
      </w:r>
      <w:bookmarkEnd w:id="51"/>
      <w:r w:rsidR="00412F59" w:rsidRPr="001F7C27">
        <w:rPr>
          <w:highlight w:val="yellow"/>
        </w:rPr>
        <w:t xml:space="preserve"> - </w:t>
      </w:r>
      <w:r w:rsidRPr="001F7C27">
        <w:rPr>
          <w:highlight w:val="yellow"/>
        </w:rPr>
        <w:t>Etapas realizadas para filtrar os trabalhos encontrados no motor de busca da ACM</w:t>
      </w:r>
      <w:bookmarkEnd w:id="52"/>
      <w:r w:rsidR="004A14AF" w:rsidRPr="001F7C27">
        <w:rPr>
          <w:highlight w:val="yellow"/>
        </w:rPr>
        <w:t xml:space="preserve"> (próprio, 2020)</w:t>
      </w:r>
      <w:bookmarkEnd w:id="53"/>
    </w:p>
    <w:p w14:paraId="6A762032" w14:textId="5CA33C91" w:rsidR="009F1D25" w:rsidRDefault="009F1D25" w:rsidP="00210C75">
      <w:r>
        <w:tab/>
      </w:r>
      <w:r w:rsidRPr="009F1D25">
        <w:t xml:space="preserve">Baseado no conhecimento obtido dos trabalhos na segunda etapa, foi realizada uma classificação deles em 4 tipos, que são: </w:t>
      </w:r>
      <w:r w:rsidR="001338A9">
        <w:t>(i) t</w:t>
      </w:r>
      <w:r w:rsidR="001338A9" w:rsidRPr="009F1D25">
        <w:t>rabalhos</w:t>
      </w:r>
      <w:r w:rsidR="001338A9" w:rsidRPr="009F1D25">
        <w:t xml:space="preserve"> </w:t>
      </w:r>
      <w:r w:rsidRPr="009F1D25">
        <w:t xml:space="preserve">que possuem relação com o foco de pesquisa da revisão; </w:t>
      </w:r>
      <w:r w:rsidR="001338A9">
        <w:t>(ii) t</w:t>
      </w:r>
      <w:r w:rsidRPr="009F1D25">
        <w:t>rabalhos</w:t>
      </w:r>
      <w:r w:rsidRPr="009F1D25">
        <w:t xml:space="preserve"> que utilizam dos RecSys e contexto, mas que visam recomendar outros temas além da música como notícias, filmes e, produtos; </w:t>
      </w:r>
      <w:r w:rsidR="001338A9">
        <w:t>(iii) t</w:t>
      </w:r>
      <w:r w:rsidR="001338A9" w:rsidRPr="009F1D25">
        <w:t>rabalhos</w:t>
      </w:r>
      <w:r w:rsidR="001338A9" w:rsidRPr="009F1D25">
        <w:t xml:space="preserve"> </w:t>
      </w:r>
      <w:r w:rsidRPr="009F1D25">
        <w:t xml:space="preserve">que utilizam dos RecSys e contexto, mas que não abordam a recomendação musical; </w:t>
      </w:r>
      <w:r w:rsidR="001338A9">
        <w:t>(iv) t</w:t>
      </w:r>
      <w:r w:rsidR="001338A9" w:rsidRPr="009F1D25">
        <w:t>rabalhos</w:t>
      </w:r>
      <w:r w:rsidR="001338A9" w:rsidRPr="009F1D25">
        <w:t xml:space="preserve"> </w:t>
      </w:r>
      <w:r w:rsidRPr="009F1D25">
        <w:t xml:space="preserve">que utilizam dos RecSys musicais, mas que não utilizam o contexto nas </w:t>
      </w:r>
      <w:commentRangeStart w:id="54"/>
      <w:r w:rsidRPr="009F1D25">
        <w:t>recomendações</w:t>
      </w:r>
      <w:commentRangeEnd w:id="54"/>
      <w:r w:rsidR="000B5A54">
        <w:rPr>
          <w:rStyle w:val="Refdecomentrio"/>
        </w:rPr>
        <w:commentReference w:id="54"/>
      </w:r>
      <w:r w:rsidRPr="009F1D25">
        <w:t>.</w:t>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rsidP="00210C75">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7AA087" w14:textId="29F5D184" w:rsidR="00016710" w:rsidRDefault="003B56C3" w:rsidP="00210C75">
      <w:pPr>
        <w:pStyle w:val="Legenda"/>
      </w:pPr>
      <w:bookmarkStart w:id="55" w:name="_Ref40822493"/>
      <w:bookmarkStart w:id="56" w:name="_Ref40822087"/>
      <w:bookmarkStart w:id="57" w:name="_Toc55260883"/>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5</w:t>
      </w:r>
      <w:r w:rsidR="00C7334A" w:rsidRPr="001F7C27">
        <w:rPr>
          <w:highlight w:val="yellow"/>
        </w:rPr>
        <w:fldChar w:fldCharType="end"/>
      </w:r>
      <w:bookmarkEnd w:id="55"/>
      <w:r w:rsidRPr="001F7C27">
        <w:rPr>
          <w:highlight w:val="yellow"/>
        </w:rPr>
        <w:t xml:space="preserve"> - Filtro em cima dos trabalhos selecionados </w:t>
      </w:r>
      <w:r w:rsidR="00E465CE" w:rsidRPr="001F7C27">
        <w:rPr>
          <w:highlight w:val="yellow"/>
        </w:rPr>
        <w:t>através</w:t>
      </w:r>
      <w:r w:rsidRPr="001F7C27">
        <w:rPr>
          <w:highlight w:val="yellow"/>
        </w:rPr>
        <w:t xml:space="preserve"> do resumo (próprio, 2020)</w:t>
      </w:r>
      <w:bookmarkEnd w:id="56"/>
      <w:bookmarkEnd w:id="57"/>
    </w:p>
    <w:p w14:paraId="1201F167" w14:textId="0ED72CA8" w:rsidR="00CA77E5" w:rsidRPr="00CA77E5" w:rsidRDefault="00CA77E5" w:rsidP="00210C75"/>
    <w:p w14:paraId="79ACB8DA" w14:textId="1C16783D" w:rsidR="009F7EBE" w:rsidRDefault="002F7588" w:rsidP="00210C75">
      <w:pPr>
        <w:pStyle w:val="Ttulo3"/>
      </w:pPr>
      <w:r>
        <w:tab/>
      </w:r>
      <w:bookmarkStart w:id="58" w:name="_Toc55523363"/>
      <w:bookmarkStart w:id="59" w:name="_Toc55260946"/>
      <w:r w:rsidR="00B662FD">
        <w:t>Trabalhos selecionados</w:t>
      </w:r>
      <w:bookmarkEnd w:id="58"/>
      <w:bookmarkEnd w:id="59"/>
    </w:p>
    <w:p w14:paraId="250F842B" w14:textId="26932BFA" w:rsidR="0012444C" w:rsidRPr="0012444C" w:rsidRDefault="0012444C" w:rsidP="00210C75">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w:t>
      </w:r>
      <w:r w:rsidR="004A7D8A">
        <w:t xml:space="preserve"> resultou em </w:t>
      </w:r>
      <w:commentRangeStart w:id="60"/>
      <w:commentRangeStart w:id="61"/>
      <w:r w:rsidRPr="0012444C">
        <w:t xml:space="preserve">4 trabalhos relacionados </w:t>
      </w:r>
      <w:commentRangeEnd w:id="60"/>
      <w:r w:rsidR="004A7D8A">
        <w:rPr>
          <w:rStyle w:val="Refdecomentrio"/>
        </w:rPr>
        <w:commentReference w:id="60"/>
      </w:r>
      <w:commentRangeEnd w:id="61"/>
      <w:r w:rsidR="0050196A">
        <w:rPr>
          <w:rStyle w:val="Refdecomentrio"/>
        </w:rPr>
        <w:commentReference w:id="61"/>
      </w:r>
      <w:r w:rsidRPr="0012444C">
        <w:t>ao objetivo descrito no protocolo de revisão desse trabalho.</w:t>
      </w:r>
    </w:p>
    <w:p w14:paraId="4D2BFBE4" w14:textId="77777777" w:rsidR="00377BBD" w:rsidRDefault="00377BBD" w:rsidP="00210C75">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B6B47AD" w14:textId="772F3698" w:rsidR="00377BBD" w:rsidRDefault="00377BBD" w:rsidP="00210C75">
      <w:pPr>
        <w:pStyle w:val="Legenda"/>
      </w:pPr>
      <w:bookmarkStart w:id="62" w:name="_Ref40822509"/>
      <w:bookmarkStart w:id="63" w:name="_Ref40821926"/>
      <w:bookmarkStart w:id="64" w:name="_Toc55260884"/>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6</w:t>
      </w:r>
      <w:r w:rsidR="00C7334A" w:rsidRPr="001F7C27">
        <w:rPr>
          <w:highlight w:val="yellow"/>
        </w:rPr>
        <w:fldChar w:fldCharType="end"/>
      </w:r>
      <w:bookmarkEnd w:id="62"/>
      <w:r w:rsidR="00052712" w:rsidRPr="001F7C27">
        <w:rPr>
          <w:highlight w:val="yellow"/>
        </w:rPr>
        <w:t xml:space="preserve"> - </w:t>
      </w:r>
      <w:r w:rsidRPr="001F7C27">
        <w:rPr>
          <w:highlight w:val="yellow"/>
        </w:rPr>
        <w:t>Procedimento de filtro realizado baseado nos trabalhos encontrados no motor de busca da ACM (próprio, 2020)</w:t>
      </w:r>
      <w:bookmarkEnd w:id="63"/>
      <w:bookmarkEnd w:id="64"/>
    </w:p>
    <w:p w14:paraId="3366D774" w14:textId="23416EAB" w:rsidR="005424C2" w:rsidRDefault="005424C2" w:rsidP="00210C75"/>
    <w:p w14:paraId="7A5B0100" w14:textId="2E0303D3" w:rsidR="00215DF2" w:rsidRDefault="005424C2" w:rsidP="00210C75">
      <w:r>
        <w:tab/>
      </w:r>
      <w:r w:rsidR="00966D0F">
        <w:t>Foi</w:t>
      </w:r>
      <w:r w:rsidR="003C36AB" w:rsidRPr="003C36AB">
        <w:t xml:space="preserve"> </w:t>
      </w:r>
      <w:r w:rsidR="003C36AB" w:rsidRPr="003C36AB">
        <w:t>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m</w:t>
      </w:r>
      <w:r w:rsidR="003C36AB" w:rsidRPr="003C36AB">
        <w:t xml:space="preserve">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65"/>
      <w:r w:rsidR="0060257A">
        <w:t>breve</w:t>
      </w:r>
      <w:r w:rsidR="0050196A">
        <w:t xml:space="preserve"> resumo</w:t>
      </w:r>
      <w:r w:rsidR="003C36AB" w:rsidRPr="003C36AB">
        <w:t xml:space="preserve"> </w:t>
      </w:r>
      <w:commentRangeEnd w:id="65"/>
      <w:r w:rsidR="004A7D8A">
        <w:rPr>
          <w:rStyle w:val="Refdecomentrio"/>
        </w:rPr>
        <w:commentReference w:id="65"/>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1F7C27">
      <w:pPr>
        <w:pStyle w:val="Listas1"/>
      </w:pPr>
      <w:r w:rsidRPr="00E279E5">
        <w:t>Qual o problema que ele resolveu?</w:t>
      </w:r>
    </w:p>
    <w:p w14:paraId="38464060" w14:textId="5C11DCFB" w:rsidR="00615D0C" w:rsidRDefault="00615D0C" w:rsidP="00210C75">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1F7C27">
      <w:pPr>
        <w:pStyle w:val="Listas1"/>
      </w:pPr>
      <w:r w:rsidRPr="00E279E5">
        <w:t>Quais técnicas foram usadas?</w:t>
      </w:r>
    </w:p>
    <w:p w14:paraId="79CDD4B0" w14:textId="199E101D" w:rsidR="00F4777A" w:rsidRDefault="00F4777A" w:rsidP="00210C75">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210C75">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1F7C27">
      <w:pPr>
        <w:pStyle w:val="Listas1"/>
      </w:pPr>
      <w:r w:rsidRPr="00E279E5">
        <w:t>Qual a base de treinamento e teste?</w:t>
      </w:r>
    </w:p>
    <w:p w14:paraId="729234C2" w14:textId="60984C22" w:rsidR="00F05B21" w:rsidRDefault="00F05B21" w:rsidP="00210C75">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1F7C27">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210C75">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210C75">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1F7C27">
      <w:pPr>
        <w:pStyle w:val="Listas1"/>
      </w:pPr>
      <w:r w:rsidRPr="00E279E5">
        <w:t>Como é obtido o contexto?</w:t>
      </w:r>
    </w:p>
    <w:p w14:paraId="00D8101E" w14:textId="01FE5FE3" w:rsidR="003771F4" w:rsidRDefault="003771F4" w:rsidP="00210C75">
      <w:pPr>
        <w:pStyle w:val="PargrafodaLista"/>
        <w:numPr>
          <w:ilvl w:val="1"/>
          <w:numId w:val="5"/>
        </w:numPr>
      </w:pPr>
      <w:r>
        <w:t>O usuário pode auxiliar na definição do contexto?</w:t>
      </w:r>
    </w:p>
    <w:p w14:paraId="261CE855" w14:textId="67B75F83" w:rsidR="00530530" w:rsidRDefault="00DC3A27" w:rsidP="00210C75">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1F7C27">
      <w:pPr>
        <w:pStyle w:val="Listas1"/>
      </w:pPr>
      <w:r w:rsidRPr="00BE64A0">
        <w:t>A recomendação atingiu as expectativas do usuário?</w:t>
      </w:r>
    </w:p>
    <w:p w14:paraId="0BC660E5" w14:textId="137F9354" w:rsidR="002F37B9" w:rsidRDefault="002F37B9" w:rsidP="00210C75">
      <w:pPr>
        <w:pStyle w:val="PargrafodaLista"/>
        <w:numPr>
          <w:ilvl w:val="1"/>
          <w:numId w:val="5"/>
        </w:numPr>
      </w:pPr>
      <w:r>
        <w:t>Quais foram os critérios de qualidade utilizado</w:t>
      </w:r>
      <w:r w:rsidR="00947D5D">
        <w:t>s</w:t>
      </w:r>
      <w:r>
        <w:t>?</w:t>
      </w:r>
    </w:p>
    <w:p w14:paraId="2043AFCB" w14:textId="78A6817E" w:rsidR="00101A83" w:rsidRDefault="00101A83" w:rsidP="00210C75">
      <w:pPr>
        <w:pStyle w:val="PargrafodaLista"/>
        <w:numPr>
          <w:ilvl w:val="1"/>
          <w:numId w:val="5"/>
        </w:numPr>
      </w:pPr>
      <w:r>
        <w:t>Quantidade de usuários utilizada? (tamanho da base)</w:t>
      </w:r>
    </w:p>
    <w:p w14:paraId="0EA2F1BE" w14:textId="79B15FCA" w:rsidR="00FE1979" w:rsidRDefault="00ED094B" w:rsidP="00210C75">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22CFA18F" w:rsidR="00A6577E" w:rsidRPr="00390005" w:rsidRDefault="00851B82" w:rsidP="001F7C27">
      <w:pPr>
        <w:pStyle w:val="Ttulo4"/>
        <w:rPr>
          <w:lang w:val="en-US"/>
        </w:rPr>
      </w:pPr>
      <w:bookmarkStart w:id="66"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67"/>
      <w:r w:rsidRPr="00851B82">
        <w:rPr>
          <w:lang w:val="en-US"/>
        </w:rPr>
        <w:t>Systems</w:t>
      </w:r>
      <w:bookmarkEnd w:id="66"/>
      <w:commentRangeEnd w:id="67"/>
      <w:r w:rsidR="000B5A54">
        <w:rPr>
          <w:rStyle w:val="Refdecomentrio"/>
          <w:i w:val="0"/>
          <w:snapToGrid/>
        </w:rPr>
        <w:commentReference w:id="67"/>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noProof/>
          <w:lang w:val="en-US"/>
        </w:rPr>
        <w:t>(L’HUILLIER, 2016)</w:t>
      </w:r>
      <w:r w:rsidR="00A97AB4">
        <w:rPr>
          <w:lang w:val="en-US"/>
        </w:rPr>
        <w:fldChar w:fldCharType="end"/>
      </w:r>
    </w:p>
    <w:p w14:paraId="563D51F4" w14:textId="2E2112CF" w:rsidR="007A22BA" w:rsidRPr="0088087B" w:rsidRDefault="0080100E" w:rsidP="00210C75">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0003E388" w:rsidR="00263DDD" w:rsidRDefault="00E9095F" w:rsidP="001F7C27">
      <w:pPr>
        <w:pStyle w:val="Ttulo4"/>
        <w:rPr>
          <w:lang w:val="en-US"/>
        </w:rPr>
      </w:pPr>
      <w:bookmarkStart w:id="68" w:name="_Ref40822303"/>
      <w:commentRangeStart w:id="69"/>
      <w:r w:rsidRPr="00E9095F">
        <w:rPr>
          <w:lang w:val="en-US"/>
        </w:rPr>
        <w:t>Prediction of music pairwise preferences from facial expressions</w:t>
      </w:r>
      <w:bookmarkEnd w:id="68"/>
      <w:commentRangeEnd w:id="69"/>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noProof/>
          <w:lang w:val="en-US"/>
        </w:rPr>
        <w:t>(TKALČIČ et al., 2019)</w:t>
      </w:r>
      <w:r w:rsidR="00FE4EE3">
        <w:rPr>
          <w:lang w:val="en-US"/>
        </w:rPr>
        <w:fldChar w:fldCharType="end"/>
      </w:r>
      <w:r w:rsidR="000B5A54">
        <w:rPr>
          <w:rStyle w:val="Refdecomentrio"/>
          <w:i w:val="0"/>
          <w:snapToGrid/>
        </w:rPr>
        <w:commentReference w:id="69"/>
      </w:r>
    </w:p>
    <w:p w14:paraId="15BC4C6C" w14:textId="53D6E766" w:rsidR="00F43E36" w:rsidRPr="009634F0" w:rsidRDefault="006D2ECB" w:rsidP="00210C75">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w:t>
      </w:r>
      <w:r w:rsidR="009602FE">
        <w:t xml:space="preserve">uma das duas </w:t>
      </w:r>
      <w:r w:rsidR="001111F0">
        <w:t>músicas</w:t>
      </w:r>
      <w:r w:rsidR="009602FE">
        <w:t xml:space="preserve"> apresentadas na tela</w:t>
      </w:r>
      <w:r w:rsidR="00F43E36">
        <w:t xml:space="preserve"> </w:t>
      </w:r>
      <w:commentRangeStart w:id="70"/>
      <w:commentRangeEnd w:id="70"/>
      <w:r w:rsidR="000B5A54">
        <w:rPr>
          <w:rStyle w:val="Refdecomentrio"/>
        </w:rPr>
        <w:commentReference w:id="70"/>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1F7C27">
      <w:pPr>
        <w:pStyle w:val="Listas1"/>
      </w:pPr>
      <w:bookmarkStart w:id="71" w:name="_Ref40822310"/>
      <w:commentRangeStart w:id="72"/>
      <w:r>
        <w:t>Qual o problema que ele resolveu?</w:t>
      </w:r>
      <w:commentRangeEnd w:id="72"/>
      <w:r w:rsidR="00194AA6">
        <w:rPr>
          <w:rStyle w:val="Refdecomentrio"/>
          <w:snapToGrid/>
        </w:rPr>
        <w:commentReference w:id="72"/>
      </w:r>
    </w:p>
    <w:p w14:paraId="75AFC6F7" w14:textId="71E90404" w:rsidR="0084499B" w:rsidRPr="0084499B" w:rsidRDefault="0084499B" w:rsidP="00210C75">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1F7C27">
      <w:pPr>
        <w:pStyle w:val="Listas1"/>
      </w:pPr>
      <w:r>
        <w:t>Quais técnicas foram usadas?</w:t>
      </w:r>
    </w:p>
    <w:p w14:paraId="2CC70BB5" w14:textId="6E6165A1" w:rsidR="009952AB" w:rsidRDefault="009952AB" w:rsidP="00210C75">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210C75">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5828CF43" w:rsidR="00B44EF3" w:rsidRDefault="00A170A0" w:rsidP="00210C75">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dado a 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8720F6" w:rsidR="009972B4" w:rsidRPr="00084447" w:rsidRDefault="00B44EF3" w:rsidP="00210C75">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Root Mean Squared Error</w:t>
      </w:r>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r w:rsidR="009972B4" w:rsidRPr="00BE3559">
        <w:rPr>
          <w:i/>
        </w:rPr>
        <w:t>measure</w:t>
      </w:r>
      <w:r w:rsidR="009972B4" w:rsidRPr="0092303F">
        <w:t xml:space="preserve"> </w:t>
      </w:r>
      <w:r w:rsidR="009972B4">
        <w:t>e acuracidade.</w:t>
      </w:r>
    </w:p>
    <w:p w14:paraId="312F29C4" w14:textId="284CD0FA" w:rsidR="00413F67" w:rsidRDefault="00413F67" w:rsidP="001F7C27">
      <w:pPr>
        <w:pStyle w:val="Listas1"/>
      </w:pPr>
      <w:r>
        <w:t>Qual a base de treinamento e teste?</w:t>
      </w:r>
    </w:p>
    <w:p w14:paraId="25F9CB4F" w14:textId="0A12E662" w:rsidR="00A36DB8" w:rsidRPr="00A36DB8" w:rsidRDefault="00A36DB8" w:rsidP="00210C75">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1F7C27">
      <w:pPr>
        <w:pStyle w:val="Listas1"/>
      </w:pPr>
      <w:r>
        <w:t>Quais os contextos utilizados?</w:t>
      </w:r>
    </w:p>
    <w:p w14:paraId="7265A4A5" w14:textId="31CC7E97" w:rsidR="00A36DB8" w:rsidRDefault="00A36DB8" w:rsidP="00210C75">
      <w:r>
        <w:tab/>
      </w:r>
      <w:r w:rsidR="00AD5487">
        <w:t>O principal contexto</w:t>
      </w:r>
      <w:r w:rsidR="005C1336">
        <w:t xml:space="preserve"> utilizado</w:t>
      </w:r>
      <w:r w:rsidR="00AD5487">
        <w:t xml:space="preserve"> nesse trabalho foi</w:t>
      </w:r>
      <w:r w:rsidR="008765B4">
        <w:t xml:space="preserve"> </w:t>
      </w:r>
      <w:r w:rsidR="008765B4">
        <w:t>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1F7C27">
      <w:pPr>
        <w:pStyle w:val="Listas1"/>
      </w:pPr>
      <w:r>
        <w:t>Como é obtido o contexto?</w:t>
      </w:r>
    </w:p>
    <w:p w14:paraId="732380C6" w14:textId="77777777" w:rsidR="004E75AE" w:rsidRDefault="00FD637E" w:rsidP="00210C75">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0C6FBEF9" w:rsidR="00851319" w:rsidRPr="00FD637E" w:rsidRDefault="004E75AE" w:rsidP="00210C75">
      <w:r>
        <w:tab/>
        <w:t xml:space="preserve">A preferência do usuário foi obtida através da observação do seu comportamento em cima da aplicação. Cada usuário devia ouvir ao menos 10 segundos de cada </w:t>
      </w:r>
      <w:r w:rsidR="00A138E0">
        <w:t>uma</w:t>
      </w:r>
      <w:r w:rsidR="00175FF3">
        <w:t xml:space="preserve"> das</w:t>
      </w:r>
      <w:r w:rsidR="00A138E0">
        <w:t xml:space="preserve"> duas </w:t>
      </w:r>
      <w:r w:rsidR="002F469C">
        <w:t>músicas</w:t>
      </w:r>
      <w:r w:rsidR="00A138E0">
        <w:t xml:space="preserve"> apresentadas</w:t>
      </w:r>
      <w:r w:rsidR="00A138E0">
        <w:t xml:space="preserve"> </w:t>
      </w:r>
      <w:r>
        <w:t>e ao finalizar, poderia escolher qual música era mais adequada para se ouvir no ambiente pré-estabelecido que era</w:t>
      </w:r>
      <w:r>
        <w:t xml:space="preserve"> </w:t>
      </w:r>
      <w:r w:rsidR="008765B4">
        <w:t>o</w:t>
      </w:r>
      <w:r w:rsidR="008765B4">
        <w:t xml:space="preserve"> </w:t>
      </w:r>
      <w:r>
        <w:t>seu trabalho.</w:t>
      </w:r>
    </w:p>
    <w:p w14:paraId="27F62DFC" w14:textId="37F7FB62" w:rsidR="00413F67" w:rsidRDefault="00413F67" w:rsidP="001F7C27">
      <w:pPr>
        <w:pStyle w:val="Listas1"/>
      </w:pPr>
      <w:r>
        <w:t>A recomendação atingiu as expectativas do usuário?</w:t>
      </w:r>
    </w:p>
    <w:p w14:paraId="2BD8EBD4" w14:textId="1F531551" w:rsidR="007C48E1" w:rsidRDefault="00413F67" w:rsidP="00210C75">
      <w:r>
        <w:tab/>
      </w:r>
      <w:r w:rsidR="009765AA">
        <w:t>Para obter os resultados, f</w:t>
      </w:r>
      <w:r w:rsidR="009765AA" w:rsidRPr="0092303F">
        <w:t xml:space="preserve">oi </w:t>
      </w:r>
      <w:r w:rsidR="009765AA" w:rsidRPr="0092303F">
        <w:t>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210C75">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AA4C6D3" w:rsidR="00D064C6" w:rsidRDefault="00D064C6" w:rsidP="001F7C27">
      <w:pPr>
        <w:pStyle w:val="Ttulo4"/>
        <w:rPr>
          <w:lang w:val="en-US"/>
        </w:rPr>
      </w:pPr>
      <w:r w:rsidRPr="00D064C6">
        <w:rPr>
          <w:lang w:val="en-US"/>
        </w:rPr>
        <w:t>Towards Intent-Aware Contextual Music Recommendation: Initial Experiments</w:t>
      </w:r>
      <w:bookmarkEnd w:id="71"/>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noProof/>
          <w:lang w:val="en-US"/>
        </w:rPr>
        <w:t>(VOLOKHIN; AGICHTEIN, 2018)</w:t>
      </w:r>
      <w:r w:rsidR="008E74AF">
        <w:rPr>
          <w:lang w:val="en-US"/>
        </w:rPr>
        <w:fldChar w:fldCharType="end"/>
      </w:r>
    </w:p>
    <w:p w14:paraId="05B04869" w14:textId="32642F2A" w:rsidR="00B92075" w:rsidRDefault="0077029A" w:rsidP="00210C75">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w:t>
      </w:r>
      <w:r w:rsidR="00BF3315">
        <w:t>realizad</w:t>
      </w:r>
      <w:r w:rsidR="005E7288">
        <w:t>a</w:t>
      </w:r>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41D0F7E8" w:rsidR="0077029A" w:rsidRPr="008C355D" w:rsidRDefault="00B92075" w:rsidP="00210C75">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w:t>
      </w:r>
      <w:r w:rsidR="00616B3F">
        <w:t>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1F7C27">
        <w:rPr>
          <w:i/>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1F7C27">
      <w:pPr>
        <w:pStyle w:val="Listas1"/>
      </w:pPr>
      <w:r w:rsidRPr="000A3B00">
        <w:tab/>
      </w:r>
      <w:r w:rsidR="00B87B98">
        <w:t>Qual o problema que ele resolveu?</w:t>
      </w:r>
    </w:p>
    <w:p w14:paraId="608D79C0" w14:textId="7050951F" w:rsidR="00B87B98" w:rsidRPr="0084499B" w:rsidRDefault="00B87B98" w:rsidP="00210C75">
      <w:r>
        <w:tab/>
      </w:r>
      <w:r w:rsidR="000E7E0E">
        <w:t>São</w:t>
      </w:r>
      <w:r w:rsidR="000B7EF7">
        <w:t xml:space="preserve"> abordad</w:t>
      </w:r>
      <w:r w:rsidR="000E7E0E">
        <w:t>as</w:t>
      </w:r>
      <w:r w:rsidR="000B7EF7">
        <w:t xml:space="preserve"> 3 contribuições no artigo: </w:t>
      </w:r>
      <w:r w:rsidR="00722E4E">
        <w:t>(i)</w:t>
      </w:r>
      <w:r w:rsidR="000B7EF7">
        <w:t xml:space="preserve"> é </w:t>
      </w:r>
      <w:r w:rsidR="000B7EF7">
        <w:t>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1F7C27">
      <w:pPr>
        <w:pStyle w:val="Listas1"/>
      </w:pPr>
      <w:r>
        <w:t>Quais técnicas foram usadas?</w:t>
      </w:r>
    </w:p>
    <w:p w14:paraId="52A2441C" w14:textId="0BB9B4F5" w:rsidR="00516903" w:rsidRDefault="00B87B98" w:rsidP="00210C75">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127BCAD6" w:rsidR="00B87B98" w:rsidRPr="00A36DB8" w:rsidRDefault="00516903" w:rsidP="00210C75">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1F7C27">
      <w:pPr>
        <w:pStyle w:val="Listas1"/>
      </w:pPr>
      <w:r>
        <w:t>Qual a base de treinamento e teste?</w:t>
      </w:r>
    </w:p>
    <w:p w14:paraId="3C6D7511" w14:textId="0BC85AB0" w:rsidR="00B87B98" w:rsidRPr="00A36DB8" w:rsidRDefault="00B87B98" w:rsidP="00210C75">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1F7C27">
      <w:pPr>
        <w:pStyle w:val="Listas1"/>
      </w:pPr>
      <w:r>
        <w:t>Quais os contextos utilizados?</w:t>
      </w:r>
    </w:p>
    <w:p w14:paraId="28EC470E" w14:textId="25687280" w:rsidR="00B87B98" w:rsidRPr="00A36DB8" w:rsidRDefault="00B87B98" w:rsidP="00210C75">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s</w:t>
      </w:r>
      <w:r w:rsidR="007F503A">
        <w:t xml:space="preserve"> atividades </w:t>
      </w:r>
      <w:r w:rsidR="005E7288">
        <w:t>que</w:t>
      </w:r>
      <w:r w:rsidR="005E7288">
        <w:t xml:space="preserv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1F7C27">
      <w:pPr>
        <w:pStyle w:val="Listas1"/>
        <w:pPrChange w:id="73" w:author="Erico de Souza Loewe" w:date="2020-11-08T21:40:00Z">
          <w:pPr>
            <w:pStyle w:val="Ttulo4"/>
          </w:pPr>
        </w:pPrChange>
      </w:pPr>
      <w:r>
        <w:t>Como é obtido o contexto?</w:t>
      </w:r>
    </w:p>
    <w:p w14:paraId="2D365478" w14:textId="2C32FFD1" w:rsidR="00B87B98" w:rsidRPr="00413F67" w:rsidRDefault="00B87B98" w:rsidP="00210C75">
      <w:r>
        <w:tab/>
      </w:r>
      <w:r w:rsidR="00634271">
        <w:t xml:space="preserve">Para </w:t>
      </w:r>
      <w:r w:rsidR="004D0700">
        <w:t xml:space="preserve">obter o comportamento do </w:t>
      </w:r>
      <w:r w:rsidR="002246DF">
        <w:t>usuário</w:t>
      </w:r>
      <w:r w:rsidR="00634271">
        <w:t xml:space="preserve"> </w:t>
      </w:r>
      <w:del w:id="74" w:author="Erico de Souza Loewe" w:date="2020-11-08T21:40:00Z">
        <w:r w:rsidR="00634271">
          <w:delText>foi avaliado</w:delText>
        </w:r>
      </w:del>
      <w:ins w:id="75" w:author="Erico de Souza Loewe" w:date="2020-11-08T21:40:00Z">
        <w:r w:rsidR="005E7288">
          <w:t xml:space="preserve">foram </w:t>
        </w:r>
        <w:r w:rsidR="00634271">
          <w:t>avaliad</w:t>
        </w:r>
        <w:r w:rsidR="005E7288">
          <w:t>as,</w:t>
        </w:r>
      </w:ins>
      <w:r w:rsidR="00495C0B" w:rsidRPr="00495C0B">
        <w:t xml:space="preserve"> </w:t>
      </w:r>
      <w:r w:rsidR="00495C0B">
        <w:t>durante um período de teste</w:t>
      </w:r>
      <w:ins w:id="76" w:author="Erico de Souza Loewe" w:date="2020-11-08T21:40:00Z">
        <w:r w:rsidR="005E7288">
          <w:t>,</w:t>
        </w:r>
      </w:ins>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w:t>
      </w:r>
      <w:del w:id="77" w:author="Erico de Souza Loewe" w:date="2020-11-08T21:40:00Z">
        <w:r w:rsidR="00634271">
          <w:delText>gerado</w:delText>
        </w:r>
      </w:del>
      <w:ins w:id="78" w:author="Erico de Souza Loewe" w:date="2020-11-08T21:40:00Z">
        <w:r w:rsidR="00634271">
          <w:t>gerad</w:t>
        </w:r>
        <w:r w:rsidR="005E7288">
          <w:t>a</w:t>
        </w:r>
      </w:ins>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1F7C27">
      <w:pPr>
        <w:pStyle w:val="Listas1"/>
        <w:pPrChange w:id="79" w:author="Erico de Souza Loewe" w:date="2020-11-08T21:40:00Z">
          <w:pPr>
            <w:pStyle w:val="Ttulo4"/>
          </w:pPr>
        </w:pPrChange>
      </w:pPr>
      <w:r>
        <w:t>A recomendação atingiu as expectativas do usuário?</w:t>
      </w:r>
    </w:p>
    <w:p w14:paraId="77389F4C" w14:textId="7650585D" w:rsidR="00683408" w:rsidRDefault="00683408" w:rsidP="00210C75">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210C75">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B8CBF7B" w14:textId="77777777" w:rsidR="00B87B98" w:rsidRDefault="00B87B98" w:rsidP="001F7C27">
      <w:pPr>
        <w:pStyle w:val="Ttulo4"/>
        <w:rPr>
          <w:del w:id="80" w:author="Erico de Souza Loewe" w:date="2020-11-08T21:40:00Z"/>
        </w:rPr>
      </w:pPr>
      <w:del w:id="81" w:author="Erico de Souza Loewe" w:date="2020-11-08T21:40:00Z">
        <w:r>
          <w:delText>Tiveram outros resultados apresentados? Quais?</w:delText>
        </w:r>
      </w:del>
    </w:p>
    <w:p w14:paraId="219AA142" w14:textId="77777777" w:rsidR="00B87B98" w:rsidRPr="00354103" w:rsidRDefault="00B87B98" w:rsidP="00210C75">
      <w:pPr>
        <w:rPr>
          <w:del w:id="82" w:author="Erico de Souza Loewe" w:date="2020-11-08T21:40:00Z"/>
        </w:rPr>
      </w:pPr>
      <w:del w:id="83" w:author="Erico de Souza Loewe" w:date="2020-11-08T21:40:00Z">
        <w:r>
          <w:tab/>
        </w:r>
        <w:r w:rsidR="009D3C7F">
          <w:delText>Não tiveram outros resultados apresentados.</w:delText>
        </w:r>
      </w:del>
    </w:p>
    <w:p w14:paraId="44293712" w14:textId="77777777" w:rsidR="00D064C6" w:rsidRDefault="00D064C6" w:rsidP="001F7C27">
      <w:pPr>
        <w:pStyle w:val="Ttulo4"/>
        <w:rPr>
          <w:del w:id="84" w:author="Erico de Souza Loewe" w:date="2020-11-08T21:40:00Z"/>
          <w:lang w:val="en-US"/>
        </w:rPr>
      </w:pPr>
      <w:del w:id="85" w:author="Erico de Souza Loewe" w:date="2020-11-08T21:40:00Z">
        <w:r w:rsidRPr="00D064C6">
          <w:rPr>
            <w:lang w:val="en-US"/>
          </w:rPr>
          <w:delText>Quantitative Study of Music Listening Behavior in a Smartphone Context</w:delText>
        </w:r>
      </w:del>
    </w:p>
    <w:p w14:paraId="3A75EB83" w14:textId="1449276E" w:rsidR="00D064C6" w:rsidRDefault="00D064C6" w:rsidP="001F7C27">
      <w:pPr>
        <w:pStyle w:val="Ttulo4"/>
        <w:rPr>
          <w:ins w:id="86" w:author="Erico de Souza Loewe" w:date="2020-11-08T21:40:00Z"/>
          <w:lang w:val="en-US"/>
        </w:rPr>
      </w:pPr>
      <w:bookmarkStart w:id="87" w:name="_Ref40822320"/>
      <w:commentRangeStart w:id="88"/>
      <w:ins w:id="89" w:author="Erico de Souza Loewe" w:date="2020-11-08T21:40:00Z">
        <w:r w:rsidRPr="00D064C6">
          <w:rPr>
            <w:lang w:val="en-US"/>
          </w:rPr>
          <w:t>Quantitative Study of Music Listening Behavior in a Smartphone Context</w:t>
        </w:r>
        <w:bookmarkEnd w:id="87"/>
        <w:commentRangeEnd w:id="88"/>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noProof/>
            <w:lang w:val="en-US"/>
          </w:rPr>
          <w:t>(YANG; TENG, 2015)</w:t>
        </w:r>
        <w:r w:rsidR="00044B7D">
          <w:rPr>
            <w:lang w:val="en-US"/>
          </w:rPr>
          <w:fldChar w:fldCharType="end"/>
        </w:r>
        <w:r w:rsidR="005E7288">
          <w:rPr>
            <w:rStyle w:val="Refdecomentrio"/>
            <w:i w:val="0"/>
            <w:snapToGrid/>
          </w:rPr>
          <w:commentReference w:id="88"/>
        </w:r>
      </w:ins>
    </w:p>
    <w:p w14:paraId="61E6B872" w14:textId="4830FF22" w:rsidR="00770C1B" w:rsidRDefault="00B550F0" w:rsidP="00210C75">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210C75">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210C75">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210C75">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210C75"/>
    <w:p w14:paraId="2A8535D0" w14:textId="29B68F94" w:rsidR="00774680" w:rsidRPr="00E4071D" w:rsidRDefault="00CA31F6" w:rsidP="00210C75">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1F7C27">
      <w:pPr>
        <w:pStyle w:val="Listas1"/>
        <w:pPrChange w:id="90" w:author="Erico de Souza Loewe" w:date="2020-11-08T21:40:00Z">
          <w:pPr>
            <w:pStyle w:val="Ttulo4"/>
          </w:pPr>
        </w:pPrChange>
      </w:pPr>
      <w:r w:rsidRPr="000A3B00">
        <w:tab/>
      </w:r>
      <w:r w:rsidR="00B87B98">
        <w:t>Qual o problema que ele resolveu?</w:t>
      </w:r>
    </w:p>
    <w:p w14:paraId="56F1ADBE" w14:textId="7C327C10" w:rsidR="00B87B98" w:rsidRDefault="00B87B98" w:rsidP="00210C75">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del w:id="91" w:author="Erico de Souza Loewe" w:date="2020-11-08T21:40:00Z">
        <w:r w:rsidR="004C5AB3">
          <w:delText>O artigo revisado tem como</w:delText>
        </w:r>
        <w:r w:rsidR="002E1D02">
          <w:delText xml:space="preserve"> principal objetivo </w:delText>
        </w:r>
        <w:r w:rsidR="003339D8">
          <w:delText>responder as questões</w:delText>
        </w:r>
        <w:r w:rsidR="000617F5">
          <w:delText xml:space="preserve"> descritas </w:delText>
        </w:r>
        <w:r w:rsidR="00AD0D94">
          <w:delText>anteriormente</w:delText>
        </w:r>
        <w:r w:rsidR="000617F5">
          <w:delText>.</w:delText>
        </w:r>
      </w:del>
    </w:p>
    <w:p w14:paraId="5DB71BE3" w14:textId="77777777" w:rsidR="00B87B98" w:rsidRDefault="00B87B98" w:rsidP="001F7C27">
      <w:pPr>
        <w:pStyle w:val="Listas1"/>
        <w:pPrChange w:id="92" w:author="Erico de Souza Loewe" w:date="2020-11-08T21:40:00Z">
          <w:pPr>
            <w:pStyle w:val="Ttulo4"/>
          </w:pPr>
        </w:pPrChange>
      </w:pPr>
      <w:r>
        <w:t>Quais técnicas foram usadas?</w:t>
      </w:r>
    </w:p>
    <w:p w14:paraId="648EDE5A" w14:textId="37CE5970" w:rsidR="0053040E" w:rsidRDefault="00B87B98" w:rsidP="00210C75">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w:t>
      </w:r>
      <w:del w:id="93" w:author="Erico de Souza Loewe" w:date="2020-11-08T21:40:00Z">
        <w:r w:rsidR="0097721C">
          <w:delText>abordado</w:delText>
        </w:r>
      </w:del>
      <w:ins w:id="94" w:author="Erico de Souza Loewe" w:date="2020-11-08T21:40:00Z">
        <w:r w:rsidR="0097721C">
          <w:t>abordad</w:t>
        </w:r>
        <w:r w:rsidR="005E7288">
          <w:t>a</w:t>
        </w:r>
      </w:ins>
      <w:r w:rsidR="0097721C">
        <w:t xml:space="preserve"> a filtragem colaborativa.</w:t>
      </w:r>
    </w:p>
    <w:p w14:paraId="02043B3F" w14:textId="0249FF9F" w:rsidR="00CB7746" w:rsidRDefault="002951C2" w:rsidP="001F7C27">
      <w:pPr>
        <w:pStyle w:val="Listas1"/>
      </w:pPr>
      <w:del w:id="95" w:author="Erico de Souza Loewe" w:date="2020-11-08T21:40:00Z">
        <w:r>
          <w:tab/>
        </w:r>
      </w:del>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210C75">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210C75">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210C75">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210C75">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ins w:id="96" w:author="Erico de Souza Loewe" w:date="2020-11-08T21:40:00Z">
        <w:r w:rsidR="00CF2134">
          <w:t>. Para isso</w:t>
        </w:r>
      </w:ins>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1F7C27">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BE039BF" w:rsidR="009A79F4" w:rsidRDefault="00F96682" w:rsidP="00210C75">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xml:space="preserve">) e relacionar </w:t>
      </w:r>
      <w:del w:id="97" w:author="Erico de Souza Loewe" w:date="2020-11-08T21:40:00Z">
        <w:r w:rsidR="003D0225">
          <w:delText>as</w:delText>
        </w:r>
      </w:del>
      <w:ins w:id="98" w:author="Erico de Souza Loewe" w:date="2020-11-08T21:40:00Z">
        <w:r w:rsidR="00CF2134">
          <w:t>à</w:t>
        </w:r>
        <w:r w:rsidR="003D0225">
          <w:t>s</w:t>
        </w:r>
      </w:ins>
      <w:r w:rsidR="003D0225">
        <w:t xml:space="preserve">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210C75">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1F7C27">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210C75">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210C75">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1F7C27">
      <w:pPr>
        <w:pStyle w:val="Listas1"/>
        <w:pPrChange w:id="99" w:author="Erico de Souza Loewe" w:date="2020-11-08T21:40:00Z">
          <w:pPr>
            <w:pStyle w:val="Ttulo4"/>
          </w:pPr>
        </w:pPrChange>
      </w:pPr>
      <w:r>
        <w:t>Qual a base de treinamento e teste?</w:t>
      </w:r>
    </w:p>
    <w:p w14:paraId="311BD162" w14:textId="10D9B4FE" w:rsidR="00B87B98" w:rsidRPr="00A36DB8" w:rsidRDefault="00B87B98" w:rsidP="00210C75">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1F7C27">
      <w:pPr>
        <w:pStyle w:val="Listas1"/>
        <w:pPrChange w:id="100" w:author="Erico de Souza Loewe" w:date="2020-11-08T21:40:00Z">
          <w:pPr>
            <w:pStyle w:val="Ttulo4"/>
          </w:pPr>
        </w:pPrChange>
      </w:pPr>
      <w:r>
        <w:t>Quais os contextos utilizados?</w:t>
      </w:r>
    </w:p>
    <w:p w14:paraId="17B0FD91" w14:textId="38D8D1FB" w:rsidR="00B87B98" w:rsidRDefault="00B87B98" w:rsidP="00210C75">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210C75">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F1F10E" w14:textId="0B14A9D9" w:rsidR="00686678" w:rsidRDefault="00686678" w:rsidP="00210C75">
      <w:pPr>
        <w:pStyle w:val="Legenda"/>
      </w:pPr>
      <w:bookmarkStart w:id="101" w:name="_Toc55260885"/>
      <w:r w:rsidRPr="00390E18">
        <w:rPr>
          <w:highlight w:val="yellow"/>
          <w:rPrChange w:id="102" w:author="Erico de Souza Loewe" w:date="2020-11-08T21:40:00Z">
            <w:rPr/>
          </w:rPrChange>
        </w:rPr>
        <w:t xml:space="preserve">Figura </w:t>
      </w:r>
      <w:r w:rsidR="00C7334A" w:rsidRPr="00390E18">
        <w:rPr>
          <w:highlight w:val="yellow"/>
          <w:rPrChange w:id="103" w:author="Erico de Souza Loewe" w:date="2020-11-08T21:40:00Z">
            <w:rPr/>
          </w:rPrChange>
        </w:rPr>
        <w:fldChar w:fldCharType="begin"/>
      </w:r>
      <w:r w:rsidR="00C7334A" w:rsidRPr="00390E18">
        <w:rPr>
          <w:highlight w:val="yellow"/>
          <w:rPrChange w:id="104" w:author="Erico de Souza Loewe" w:date="2020-11-08T21:40:00Z">
            <w:rPr/>
          </w:rPrChange>
        </w:rPr>
        <w:instrText xml:space="preserve"> SEQ Figura \* ARABIC </w:instrText>
      </w:r>
      <w:r w:rsidR="00C7334A" w:rsidRPr="00390E18">
        <w:rPr>
          <w:highlight w:val="yellow"/>
          <w:rPrChange w:id="105" w:author="Erico de Souza Loewe" w:date="2020-11-08T21:40:00Z">
            <w:rPr/>
          </w:rPrChange>
        </w:rPr>
        <w:fldChar w:fldCharType="separate"/>
      </w:r>
      <w:r w:rsidR="00772326" w:rsidRPr="00390E18">
        <w:rPr>
          <w:highlight w:val="yellow"/>
          <w:rPrChange w:id="106" w:author="Erico de Souza Loewe" w:date="2020-11-08T21:40:00Z">
            <w:rPr/>
          </w:rPrChange>
        </w:rPr>
        <w:t>7</w:t>
      </w:r>
      <w:r w:rsidR="00C7334A" w:rsidRPr="00390E18">
        <w:rPr>
          <w:highlight w:val="yellow"/>
          <w:rPrChange w:id="107" w:author="Erico de Souza Loewe" w:date="2020-11-08T21:40:00Z">
            <w:rPr/>
          </w:rPrChange>
        </w:rPr>
        <w:fldChar w:fldCharType="end"/>
      </w:r>
      <w:r w:rsidRPr="00390E18">
        <w:rPr>
          <w:highlight w:val="yellow"/>
          <w:rPrChange w:id="108" w:author="Erico de Souza Loewe" w:date="2020-11-08T21:40:00Z">
            <w:rPr/>
          </w:rPrChange>
        </w:rPr>
        <w:t xml:space="preserve"> Fatores da preferência musical (próprio, 2020)</w:t>
      </w:r>
      <w:bookmarkEnd w:id="101"/>
    </w:p>
    <w:p w14:paraId="7BFC721F" w14:textId="77777777" w:rsidR="00B87B98" w:rsidRDefault="00B87B98" w:rsidP="001F7C27">
      <w:pPr>
        <w:pStyle w:val="Listas1"/>
        <w:pPrChange w:id="109" w:author="Erico de Souza Loewe" w:date="2020-11-08T21:40:00Z">
          <w:pPr>
            <w:pStyle w:val="Ttulo4"/>
          </w:pPr>
        </w:pPrChange>
      </w:pPr>
      <w:r>
        <w:t>Como é obtido o contexto?</w:t>
      </w:r>
    </w:p>
    <w:p w14:paraId="1EB31649" w14:textId="7504F387" w:rsidR="00B87B98" w:rsidRPr="00FD637E" w:rsidRDefault="00B87B98" w:rsidP="00210C75">
      <w:r>
        <w:tab/>
      </w:r>
      <w:r w:rsidR="0025003C">
        <w:t>O contexto é obtido a partir do aplicativo desenvolvido</w:t>
      </w:r>
      <w:r w:rsidR="00D4263B">
        <w:t>, ele</w:t>
      </w:r>
      <w:r w:rsidR="0025003C">
        <w:t xml:space="preserve"> trouxe diversas informações sobre o dia a dia dos usuários, essas informações foram obtidas através de sensores 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1F7C27">
      <w:pPr>
        <w:pStyle w:val="Listas1"/>
        <w:pPrChange w:id="110" w:author="Erico de Souza Loewe" w:date="2020-11-08T21:40:00Z">
          <w:pPr>
            <w:pStyle w:val="Ttulo4"/>
          </w:pPr>
        </w:pPrChange>
      </w:pPr>
      <w:r>
        <w:t>A recomendação atingiu as expectativas do usuário?</w:t>
      </w:r>
    </w:p>
    <w:p w14:paraId="55E00ECF" w14:textId="67777623" w:rsidR="00B87B98" w:rsidRPr="00413F67" w:rsidRDefault="00CF2134" w:rsidP="00210C75">
      <w:r>
        <w:tab/>
      </w:r>
      <w:del w:id="111" w:author="Erico de Souza Loewe" w:date="2020-11-08T21:40:00Z">
        <w:r w:rsidR="008A6BD4">
          <w:delText>Como</w:delText>
        </w:r>
        <w:r w:rsidR="00FE16D1">
          <w:delText xml:space="preserve"> </w:delText>
        </w:r>
        <w:r w:rsidR="00CA31F6">
          <w:delText>o</w:delText>
        </w:r>
      </w:del>
      <w:ins w:id="112" w:author="Erico de Souza Loewe" w:date="2020-11-08T21:40:00Z">
        <w:r>
          <w:t>O</w:t>
        </w:r>
      </w:ins>
      <w:r w:rsidR="00CA31F6">
        <w:t xml:space="preserve"> </w:t>
      </w:r>
      <w:r w:rsidR="00FE16D1">
        <w:t>artigo revisado não desenvolveu um sistema de recomendação</w:t>
      </w:r>
      <w:del w:id="113" w:author="Erico de Souza Loewe" w:date="2020-11-08T21:40:00Z">
        <w:r w:rsidR="00FE16D1">
          <w:delText>.</w:delText>
        </w:r>
        <w:r w:rsidR="008A6BD4">
          <w:delText xml:space="preserve"> Apenas</w:delText>
        </w:r>
      </w:del>
      <w:ins w:id="114" w:author="Erico de Souza Loewe" w:date="2020-11-08T21:40:00Z">
        <w:r>
          <w:t>, a</w:t>
        </w:r>
        <w:r w:rsidR="008A6BD4">
          <w:t>penas</w:t>
        </w:r>
      </w:ins>
      <w:r w:rsidR="008A6BD4">
        <w:t xml:space="preserve">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115" w:name="OLE_LINK1"/>
      <w:r w:rsidR="005F2713">
        <w:t xml:space="preserve"> </w:t>
      </w:r>
      <w:r w:rsidR="004A4D7D">
        <w:t>continha</w:t>
      </w:r>
      <w:bookmarkEnd w:id="115"/>
      <w:r w:rsidR="004A4D7D">
        <w:t xml:space="preserve"> 48 usuários, que a partir de uma filtragem dos dados efetuada, passou para 19 nas respostas das questões.</w:t>
      </w:r>
    </w:p>
    <w:p w14:paraId="6CFC090F" w14:textId="77777777" w:rsidR="00B87B98" w:rsidRDefault="00B87B98" w:rsidP="001F7C27">
      <w:pPr>
        <w:pStyle w:val="Ttulo4"/>
        <w:rPr>
          <w:del w:id="116" w:author="Erico de Souza Loewe" w:date="2020-11-08T21:40:00Z"/>
        </w:rPr>
      </w:pPr>
      <w:del w:id="117" w:author="Erico de Souza Loewe" w:date="2020-11-08T21:40:00Z">
        <w:r>
          <w:delText>Tiveram outros resultados apresentados? Quais?</w:delText>
        </w:r>
      </w:del>
    </w:p>
    <w:p w14:paraId="1BF47751" w14:textId="77777777" w:rsidR="0063452F" w:rsidRPr="00B87B98" w:rsidRDefault="00B87B98" w:rsidP="00210C75">
      <w:pPr>
        <w:rPr>
          <w:del w:id="118" w:author="Erico de Souza Loewe" w:date="2020-11-08T21:40:00Z"/>
        </w:rPr>
      </w:pPr>
      <w:del w:id="119" w:author="Erico de Souza Loewe" w:date="2020-11-08T21:40:00Z">
        <w:r>
          <w:tab/>
        </w:r>
        <w:r w:rsidR="00CE3AB5">
          <w:delText>Não tiveram outros resultados apresentados.</w:delText>
        </w:r>
      </w:del>
    </w:p>
    <w:p w14:paraId="7CCC49B8" w14:textId="4D4E022C" w:rsidR="00E6306C" w:rsidRDefault="005F2713" w:rsidP="00210C75">
      <w:pPr>
        <w:pStyle w:val="Ttulo2"/>
      </w:pPr>
      <w:bookmarkStart w:id="120" w:name="_Toc55523364"/>
      <w:bookmarkStart w:id="121" w:name="_Toc55260947"/>
      <w:r w:rsidRPr="005F2713">
        <w:t>FUNCIONALIDADES DOS TRABALHOS INVESTIGADOS</w:t>
      </w:r>
      <w:bookmarkEnd w:id="120"/>
      <w:bookmarkEnd w:id="121"/>
    </w:p>
    <w:p w14:paraId="0C922370" w14:textId="77777777" w:rsidR="002522D8" w:rsidRDefault="00762CF2" w:rsidP="00210C75">
      <w:pPr>
        <w:rPr>
          <w:del w:id="122" w:author="Erico de Souza Loewe" w:date="2020-11-08T21:40:00Z"/>
        </w:rPr>
      </w:pPr>
      <w:del w:id="123" w:author="Erico de Souza Loewe" w:date="2020-11-08T21:40:00Z">
        <w:r>
          <w:tab/>
        </w:r>
        <w:commentRangeStart w:id="124"/>
        <w:r w:rsidR="00216519" w:rsidRPr="00216519">
          <w:delText>Para relacionar os trabalhos revisados, foi criada uma tabela contendo as funcionalidades encontradas nos artigos</w:delText>
        </w:r>
        <w:r w:rsidR="003B7595">
          <w:delText xml:space="preserve"> revisados nas seções anteriores</w:delText>
        </w:r>
        <w:r w:rsidR="00216519" w:rsidRPr="00216519">
          <w:delText>.</w:delText>
        </w:r>
        <w:commentRangeEnd w:id="124"/>
        <w:r w:rsidR="006A14FF">
          <w:rPr>
            <w:rStyle w:val="Refdecomentrio"/>
          </w:rPr>
          <w:commentReference w:id="124"/>
        </w:r>
      </w:del>
    </w:p>
    <w:p w14:paraId="6C75A231" w14:textId="453753F8" w:rsidR="000E3E85" w:rsidRDefault="000E3E85" w:rsidP="00210C75">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del w:id="125" w:author="Erico de Souza Loewe" w:date="2020-11-08T21:40:00Z">
        <w:r w:rsidR="006A14FF">
          <w:delText xml:space="preserve">abaixo </w:delText>
        </w:r>
      </w:del>
      <w:r w:rsidR="006A14FF">
        <w:t>apresenta a</w:t>
      </w:r>
      <w:r>
        <w:t xml:space="preserve"> relaç</w:t>
      </w:r>
      <w:r w:rsidR="006A14FF">
        <w:t>ão</w:t>
      </w:r>
      <w:r>
        <w:t xml:space="preserve"> das funcionalidades dos </w:t>
      </w:r>
      <w:del w:id="126" w:author="Erico de Souza Loewe" w:date="2020-11-08T21:40:00Z">
        <w:r>
          <w:delText>3</w:delText>
        </w:r>
      </w:del>
      <w:ins w:id="127" w:author="Erico de Souza Loewe" w:date="2020-11-08T21:40:00Z">
        <w:r w:rsidR="00CF2134">
          <w:t>5</w:t>
        </w:r>
      </w:ins>
      <w:r w:rsidR="00CF2134">
        <w:t xml:space="preserve"> </w:t>
      </w:r>
      <w:r>
        <w:t>artigos revisados</w:t>
      </w:r>
      <w:ins w:id="128" w:author="Erico de Souza Loewe" w:date="2020-11-08T21:40:00Z">
        <w:r w:rsidR="00CF2134">
          <w:t xml:space="preserve"> (2 indicados pelos avaliadores e 3 resultantes da revisão bibliográfica)</w:t>
        </w:r>
      </w:ins>
      <w:r>
        <w:t xml:space="preserve"> e </w:t>
      </w:r>
      <w:r w:rsidR="006A14FF">
        <w:t>da proposta deste</w:t>
      </w:r>
      <w:r>
        <w:t xml:space="preserve"> trabalho,</w:t>
      </w:r>
      <w:r w:rsidR="006A14FF">
        <w:t xml:space="preserve"> focando em comparar apenas as funcionalidades</w:t>
      </w:r>
      <w:r>
        <w:t xml:space="preserve"> utilizadas no desenvolvimento do sistema de recomendação</w:t>
      </w:r>
      <w:del w:id="129" w:author="Erico de Souza Loewe" w:date="2020-11-08T21:40:00Z">
        <w:r w:rsidR="006A14FF">
          <w:delText>,</w:delText>
        </w:r>
        <w:r w:rsidR="00DF0B4C">
          <w:delText xml:space="preserve"> nem todas as funcionalidades pu</w:delText>
        </w:r>
        <w:r w:rsidR="006A14FF">
          <w:delText>deram ter um comparativo completo, devido ao trabalho estar em desenvolvimento, onde só teremos esta resposta após avaliação das técnicas que serão utilizadas</w:delText>
        </w:r>
        <w:r w:rsidR="00DF0B4C">
          <w:delText>, onde temos</w:delText>
        </w:r>
      </w:del>
      <w:ins w:id="130" w:author="Erico de Souza Loewe" w:date="2020-11-08T21:40:00Z">
        <w:r w:rsidR="00CF2134">
          <w:t>. O Quadro 1 apresenta</w:t>
        </w:r>
      </w:ins>
      <w:r w:rsidR="00CF2134">
        <w:t xml:space="preserve">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del w:id="131" w:author="Erico de Souza Loewe" w:date="2020-11-08T21:40:00Z">
        <w:r w:rsidR="00DF0B4C">
          <w:delText xml:space="preserve"> e</w:delText>
        </w:r>
        <w:r w:rsidR="006A14FF">
          <w:delText xml:space="preserve"> </w:delText>
        </w:r>
        <w:r w:rsidR="006A14FF">
          <w:rPr>
            <w:rFonts w:ascii="Segoe UI Emoji" w:hAnsi="Segoe UI Emoji" w:cs="Segoe UI Emoji"/>
          </w:rPr>
          <w:delText xml:space="preserve">❓ </w:delText>
        </w:r>
        <w:r w:rsidR="00DF0B4C">
          <w:delText>caso não seja possível concluir o comparativo</w:delText>
        </w:r>
        <w:r w:rsidR="006A14FF">
          <w:delText xml:space="preserve"> </w:delText>
        </w:r>
        <w:r w:rsidR="006A14FF" w:rsidRPr="00DF0B4C">
          <w:delText>(próprio, 2020)</w:delText>
        </w:r>
        <w:r w:rsidR="00DF0B4C">
          <w:delText>.</w:delText>
        </w:r>
      </w:del>
      <w:ins w:id="132" w:author="Erico de Souza Loewe" w:date="2020-11-08T21:40:00Z">
        <w:r w:rsidR="00DF0B4C">
          <w:t>.</w:t>
        </w:r>
      </w:ins>
    </w:p>
    <w:p w14:paraId="55376680" w14:textId="77777777" w:rsidR="008B1BE6" w:rsidRDefault="008B1BE6" w:rsidP="00210C75"/>
    <w:p w14:paraId="356E43BA" w14:textId="2CABD2C8" w:rsidR="00FB0449" w:rsidRDefault="00FB0449" w:rsidP="00210C75">
      <w:pPr>
        <w:pStyle w:val="Legenda"/>
      </w:pPr>
      <w:bookmarkStart w:id="133" w:name="_Ref42381546"/>
      <w:bookmarkStart w:id="134" w:name="_Toc55524306"/>
      <w:bookmarkStart w:id="135" w:name="_Toc55260908"/>
      <w:commentRangeStart w:id="13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133"/>
      <w:r>
        <w:t xml:space="preserve"> </w:t>
      </w:r>
      <w:r w:rsidRPr="00B840C8">
        <w:t>Relação das funcionalidades desenvolvidas em cada artigo revisado</w:t>
      </w:r>
      <w:bookmarkEnd w:id="135"/>
      <w:commentRangeEnd w:id="136"/>
      <w:r w:rsidR="00CF2134">
        <w:rPr>
          <w:rStyle w:val="Refdecomentrio"/>
          <w:b w:val="0"/>
          <w:iCs/>
          <w:color w:val="000000"/>
        </w:rPr>
        <w:commentReference w:id="136"/>
      </w:r>
      <w:bookmarkEnd w:id="134"/>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210C75"/>
        </w:tc>
        <w:tc>
          <w:tcPr>
            <w:tcW w:w="851" w:type="dxa"/>
          </w:tcPr>
          <w:p w14:paraId="057BD11E" w14:textId="71A9B75E" w:rsidR="00133BC3" w:rsidRPr="00DF0B4C" w:rsidRDefault="00133BC3" w:rsidP="00210C75">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210C75">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210C75">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210C75">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210C75">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210C75">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210C75">
            <w:r>
              <w:t>Tem foco no entendimento do contexto para recomendações musicais?</w:t>
            </w:r>
          </w:p>
        </w:tc>
        <w:tc>
          <w:tcPr>
            <w:tcW w:w="851" w:type="dxa"/>
          </w:tcPr>
          <w:p w14:paraId="441F6F66" w14:textId="5FA12BD7" w:rsidR="00133BC3" w:rsidRPr="007C62DC" w:rsidRDefault="00133BC3" w:rsidP="00210C75">
            <w:r w:rsidRPr="00902E83">
              <w:rPr>
                <w:rFonts w:ascii="Segoe UI Emoji" w:hAnsi="Segoe UI Emoji" w:cs="Segoe UI Emoji"/>
              </w:rPr>
              <w:t>✔</w:t>
            </w:r>
          </w:p>
        </w:tc>
        <w:tc>
          <w:tcPr>
            <w:tcW w:w="1276" w:type="dxa"/>
          </w:tcPr>
          <w:p w14:paraId="05017945" w14:textId="4AB9FD06" w:rsidR="00133BC3" w:rsidRPr="007C62DC" w:rsidRDefault="00133BC3" w:rsidP="00210C75">
            <w:r w:rsidRPr="00902E83">
              <w:rPr>
                <w:rFonts w:ascii="Segoe UI Emoji" w:hAnsi="Segoe UI Emoji" w:cs="Segoe UI Emoji"/>
              </w:rPr>
              <w:t>✔</w:t>
            </w:r>
          </w:p>
        </w:tc>
        <w:tc>
          <w:tcPr>
            <w:tcW w:w="1134" w:type="dxa"/>
          </w:tcPr>
          <w:p w14:paraId="2495FE0C" w14:textId="3187CCA2" w:rsidR="00133BC3" w:rsidRPr="007C62DC" w:rsidRDefault="00133BC3" w:rsidP="00210C75">
            <w:r w:rsidRPr="00902E83">
              <w:rPr>
                <w:rFonts w:ascii="Segoe UI Emoji" w:hAnsi="Segoe UI Emoji" w:cs="Segoe UI Emoji"/>
              </w:rPr>
              <w:t>❌</w:t>
            </w:r>
          </w:p>
        </w:tc>
        <w:tc>
          <w:tcPr>
            <w:tcW w:w="992" w:type="dxa"/>
          </w:tcPr>
          <w:p w14:paraId="75828768" w14:textId="53847281" w:rsidR="00133BC3" w:rsidRPr="00902E83" w:rsidRDefault="00133BC3" w:rsidP="00210C75">
            <w:r w:rsidRPr="00902E83">
              <w:rPr>
                <w:rFonts w:ascii="Segoe UI Emoji" w:hAnsi="Segoe UI Emoji" w:cs="Segoe UI Emoji"/>
              </w:rPr>
              <w:t>✔</w:t>
            </w:r>
          </w:p>
        </w:tc>
        <w:tc>
          <w:tcPr>
            <w:tcW w:w="992" w:type="dxa"/>
          </w:tcPr>
          <w:p w14:paraId="6076D553" w14:textId="07E205F8" w:rsidR="00133BC3" w:rsidRPr="00902E83" w:rsidRDefault="00F818D4" w:rsidP="00210C75">
            <w:r w:rsidRPr="00902E83">
              <w:rPr>
                <w:rFonts w:ascii="Segoe UI Emoji" w:hAnsi="Segoe UI Emoji" w:cs="Segoe UI Emoji"/>
              </w:rPr>
              <w:t>❌</w:t>
            </w:r>
          </w:p>
        </w:tc>
        <w:tc>
          <w:tcPr>
            <w:tcW w:w="1228" w:type="dxa"/>
          </w:tcPr>
          <w:p w14:paraId="293FCBC2" w14:textId="742C3EEC" w:rsidR="00133BC3" w:rsidRPr="00902E83" w:rsidRDefault="00133BC3" w:rsidP="00210C75">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210C75">
            <w:r w:rsidRPr="00902E83">
              <w:t>O trabalho foi</w:t>
            </w:r>
            <w:r>
              <w:t>/será</w:t>
            </w:r>
            <w:r w:rsidRPr="00902E83">
              <w:t xml:space="preserve"> validado em um caso real?</w:t>
            </w:r>
          </w:p>
        </w:tc>
        <w:tc>
          <w:tcPr>
            <w:tcW w:w="851" w:type="dxa"/>
          </w:tcPr>
          <w:p w14:paraId="5ABC353F" w14:textId="0E4B0474" w:rsidR="00133BC3" w:rsidRPr="00902E83" w:rsidRDefault="00133BC3" w:rsidP="00210C75">
            <w:r w:rsidRPr="00902E83">
              <w:rPr>
                <w:rFonts w:ascii="Segoe UI Emoji" w:hAnsi="Segoe UI Emoji" w:cs="Segoe UI Emoji"/>
              </w:rPr>
              <w:t>❌</w:t>
            </w:r>
          </w:p>
        </w:tc>
        <w:tc>
          <w:tcPr>
            <w:tcW w:w="1276" w:type="dxa"/>
          </w:tcPr>
          <w:p w14:paraId="01538D4E" w14:textId="5CD2F69F" w:rsidR="00133BC3" w:rsidRPr="00902E83" w:rsidRDefault="00133BC3" w:rsidP="00210C75">
            <w:r w:rsidRPr="00902E83">
              <w:rPr>
                <w:rFonts w:ascii="Segoe UI Emoji" w:hAnsi="Segoe UI Emoji" w:cs="Segoe UI Emoji"/>
              </w:rPr>
              <w:t>❌</w:t>
            </w:r>
          </w:p>
        </w:tc>
        <w:tc>
          <w:tcPr>
            <w:tcW w:w="1134" w:type="dxa"/>
          </w:tcPr>
          <w:p w14:paraId="7D608D86" w14:textId="149A5948" w:rsidR="00133BC3" w:rsidRPr="00902E83" w:rsidRDefault="00133BC3" w:rsidP="00210C75">
            <w:r w:rsidRPr="00902E83">
              <w:rPr>
                <w:rFonts w:ascii="Segoe UI Emoji" w:hAnsi="Segoe UI Emoji" w:cs="Segoe UI Emoji"/>
              </w:rPr>
              <w:t>✔</w:t>
            </w:r>
          </w:p>
        </w:tc>
        <w:tc>
          <w:tcPr>
            <w:tcW w:w="992" w:type="dxa"/>
          </w:tcPr>
          <w:p w14:paraId="0A36339D" w14:textId="6848BCAB" w:rsidR="00133BC3" w:rsidRPr="00902E83" w:rsidRDefault="00AE1371" w:rsidP="00210C75">
            <w:r w:rsidRPr="00902E83">
              <w:rPr>
                <w:rFonts w:ascii="Segoe UI Emoji" w:hAnsi="Segoe UI Emoji" w:cs="Segoe UI Emoji"/>
              </w:rPr>
              <w:t>✔</w:t>
            </w:r>
          </w:p>
        </w:tc>
        <w:tc>
          <w:tcPr>
            <w:tcW w:w="992" w:type="dxa"/>
          </w:tcPr>
          <w:p w14:paraId="19E30BA2" w14:textId="0A2016A8" w:rsidR="00133BC3" w:rsidRPr="00902E83" w:rsidRDefault="00AE1371" w:rsidP="00210C75">
            <w:r w:rsidRPr="00902E83">
              <w:rPr>
                <w:rFonts w:ascii="Segoe UI Emoji" w:hAnsi="Segoe UI Emoji" w:cs="Segoe UI Emoji"/>
              </w:rPr>
              <w:t>✔</w:t>
            </w:r>
          </w:p>
        </w:tc>
        <w:tc>
          <w:tcPr>
            <w:tcW w:w="1228" w:type="dxa"/>
          </w:tcPr>
          <w:p w14:paraId="7C22439D" w14:textId="49E2B914" w:rsidR="00133BC3" w:rsidRPr="00902E83" w:rsidRDefault="00133BC3" w:rsidP="00210C75">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210C75">
            <w:r w:rsidRPr="00902E83">
              <w:t xml:space="preserve">Utiliza do contexto </w:t>
            </w:r>
            <w:r>
              <w:t>comportamental</w:t>
            </w:r>
            <w:r w:rsidRPr="00902E83">
              <w:t>?</w:t>
            </w:r>
          </w:p>
        </w:tc>
        <w:tc>
          <w:tcPr>
            <w:tcW w:w="851" w:type="dxa"/>
          </w:tcPr>
          <w:p w14:paraId="625FC88F" w14:textId="23475129" w:rsidR="00133BC3" w:rsidRPr="00902E83" w:rsidRDefault="00133BC3" w:rsidP="00210C75">
            <w:r w:rsidRPr="00902E83">
              <w:rPr>
                <w:rFonts w:ascii="Segoe UI Emoji" w:hAnsi="Segoe UI Emoji" w:cs="Segoe UI Emoji"/>
              </w:rPr>
              <w:t>✔</w:t>
            </w:r>
          </w:p>
        </w:tc>
        <w:tc>
          <w:tcPr>
            <w:tcW w:w="1276" w:type="dxa"/>
          </w:tcPr>
          <w:p w14:paraId="0F9DFEDA" w14:textId="50E7C2EE" w:rsidR="00133BC3" w:rsidRPr="00902E83" w:rsidRDefault="00133BC3" w:rsidP="00210C75">
            <w:r w:rsidRPr="00902E83">
              <w:rPr>
                <w:rFonts w:ascii="Segoe UI Emoji" w:hAnsi="Segoe UI Emoji" w:cs="Segoe UI Emoji"/>
              </w:rPr>
              <w:t>✔</w:t>
            </w:r>
          </w:p>
        </w:tc>
        <w:tc>
          <w:tcPr>
            <w:tcW w:w="1134" w:type="dxa"/>
          </w:tcPr>
          <w:p w14:paraId="3B46B010" w14:textId="6FC15AB7" w:rsidR="00133BC3" w:rsidRPr="00902E83" w:rsidRDefault="00133BC3" w:rsidP="00210C75">
            <w:r w:rsidRPr="00902E83">
              <w:rPr>
                <w:rFonts w:ascii="Segoe UI Emoji" w:hAnsi="Segoe UI Emoji" w:cs="Segoe UI Emoji"/>
              </w:rPr>
              <w:t>✔</w:t>
            </w:r>
          </w:p>
        </w:tc>
        <w:tc>
          <w:tcPr>
            <w:tcW w:w="992" w:type="dxa"/>
          </w:tcPr>
          <w:p w14:paraId="6E70A0DF" w14:textId="3559AB6E" w:rsidR="00133BC3" w:rsidRPr="00902E83" w:rsidRDefault="00AF3C07" w:rsidP="00210C75">
            <w:r>
              <w:rPr>
                <w:rFonts w:ascii="Segoe UI Emoji" w:hAnsi="Segoe UI Emoji" w:cs="Segoe UI Emoji"/>
              </w:rPr>
              <w:t>✔</w:t>
            </w:r>
          </w:p>
        </w:tc>
        <w:tc>
          <w:tcPr>
            <w:tcW w:w="992" w:type="dxa"/>
          </w:tcPr>
          <w:p w14:paraId="2095E8AF" w14:textId="149833ED" w:rsidR="00133BC3" w:rsidRPr="00902E83" w:rsidRDefault="00AF3C07" w:rsidP="00210C75">
            <w:r>
              <w:rPr>
                <w:rFonts w:ascii="Segoe UI Emoji" w:hAnsi="Segoe UI Emoji" w:cs="Segoe UI Emoji"/>
              </w:rPr>
              <w:t>❌</w:t>
            </w:r>
          </w:p>
        </w:tc>
        <w:tc>
          <w:tcPr>
            <w:tcW w:w="1228" w:type="dxa"/>
          </w:tcPr>
          <w:p w14:paraId="21DD1880" w14:textId="364217C0" w:rsidR="00133BC3" w:rsidRPr="00902E83" w:rsidRDefault="00133BC3" w:rsidP="00210C75">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210C75">
            <w:r w:rsidRPr="00902E83">
              <w:t xml:space="preserve">Utiliza do contexto </w:t>
            </w:r>
            <w:r>
              <w:t>de ambiente</w:t>
            </w:r>
            <w:r w:rsidRPr="00902E83">
              <w:t>?</w:t>
            </w:r>
          </w:p>
        </w:tc>
        <w:tc>
          <w:tcPr>
            <w:tcW w:w="851" w:type="dxa"/>
          </w:tcPr>
          <w:p w14:paraId="2440BEFF" w14:textId="2A185E34" w:rsidR="00133BC3" w:rsidRPr="00902E83" w:rsidRDefault="00133BC3" w:rsidP="00210C75">
            <w:r w:rsidRPr="00902E83">
              <w:rPr>
                <w:rFonts w:ascii="Segoe UI Emoji" w:hAnsi="Segoe UI Emoji" w:cs="Segoe UI Emoji"/>
              </w:rPr>
              <w:t>❌</w:t>
            </w:r>
          </w:p>
        </w:tc>
        <w:tc>
          <w:tcPr>
            <w:tcW w:w="1276" w:type="dxa"/>
          </w:tcPr>
          <w:p w14:paraId="62EC11FA" w14:textId="1A0B3498" w:rsidR="00133BC3" w:rsidRPr="00902E83" w:rsidRDefault="00133BC3" w:rsidP="00210C75">
            <w:r w:rsidRPr="00902E83">
              <w:rPr>
                <w:rFonts w:ascii="Segoe UI Emoji" w:hAnsi="Segoe UI Emoji" w:cs="Segoe UI Emoji"/>
              </w:rPr>
              <w:t>❌</w:t>
            </w:r>
          </w:p>
        </w:tc>
        <w:tc>
          <w:tcPr>
            <w:tcW w:w="1134" w:type="dxa"/>
          </w:tcPr>
          <w:p w14:paraId="157A9FC1" w14:textId="164542DD" w:rsidR="00133BC3" w:rsidRPr="00902E83" w:rsidRDefault="00133BC3" w:rsidP="00210C75">
            <w:r>
              <w:rPr>
                <w:rFonts w:ascii="Segoe UI Emoji" w:hAnsi="Segoe UI Emoji" w:cs="Segoe UI Emoji"/>
              </w:rPr>
              <w:t>✔</w:t>
            </w:r>
          </w:p>
        </w:tc>
        <w:tc>
          <w:tcPr>
            <w:tcW w:w="992" w:type="dxa"/>
          </w:tcPr>
          <w:p w14:paraId="16CFA34A" w14:textId="426ACED9" w:rsidR="00133BC3" w:rsidRDefault="00AF3C07" w:rsidP="00210C75">
            <w:r>
              <w:rPr>
                <w:rFonts w:ascii="Segoe UI Emoji" w:hAnsi="Segoe UI Emoji" w:cs="Segoe UI Emoji"/>
              </w:rPr>
              <w:t>✔</w:t>
            </w:r>
          </w:p>
        </w:tc>
        <w:tc>
          <w:tcPr>
            <w:tcW w:w="992" w:type="dxa"/>
          </w:tcPr>
          <w:p w14:paraId="1B83EC91" w14:textId="51DC33B7" w:rsidR="00133BC3" w:rsidRDefault="00AF3C07" w:rsidP="00210C75">
            <w:r>
              <w:rPr>
                <w:rFonts w:ascii="Segoe UI Emoji" w:hAnsi="Segoe UI Emoji" w:cs="Segoe UI Emoji"/>
              </w:rPr>
              <w:t>❌</w:t>
            </w:r>
          </w:p>
        </w:tc>
        <w:tc>
          <w:tcPr>
            <w:tcW w:w="1228" w:type="dxa"/>
          </w:tcPr>
          <w:p w14:paraId="1C4F733A" w14:textId="320C4370" w:rsidR="00133BC3" w:rsidRPr="00902E83" w:rsidRDefault="00133BC3" w:rsidP="00210C75">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210C75">
            <w:r w:rsidRPr="00902E83">
              <w:t>Utiliza do contexto explicito?</w:t>
            </w:r>
          </w:p>
        </w:tc>
        <w:tc>
          <w:tcPr>
            <w:tcW w:w="851" w:type="dxa"/>
          </w:tcPr>
          <w:p w14:paraId="70BCCBF7" w14:textId="3FA5AB2A" w:rsidR="00133BC3" w:rsidRPr="00902E83" w:rsidRDefault="00133BC3" w:rsidP="00210C75">
            <w:r>
              <w:rPr>
                <w:rFonts w:ascii="Segoe UI Emoji" w:hAnsi="Segoe UI Emoji" w:cs="Segoe UI Emoji"/>
              </w:rPr>
              <w:t>❌</w:t>
            </w:r>
          </w:p>
        </w:tc>
        <w:tc>
          <w:tcPr>
            <w:tcW w:w="1276" w:type="dxa"/>
          </w:tcPr>
          <w:p w14:paraId="15E9C0B0" w14:textId="6F53612B" w:rsidR="00133BC3" w:rsidRPr="00902E83" w:rsidRDefault="00133BC3" w:rsidP="00210C75">
            <w:r>
              <w:rPr>
                <w:rFonts w:ascii="Segoe UI Emoji" w:hAnsi="Segoe UI Emoji" w:cs="Segoe UI Emoji"/>
              </w:rPr>
              <w:t>❌</w:t>
            </w:r>
          </w:p>
        </w:tc>
        <w:tc>
          <w:tcPr>
            <w:tcW w:w="1134" w:type="dxa"/>
          </w:tcPr>
          <w:p w14:paraId="4391E073" w14:textId="571ED4A4" w:rsidR="00133BC3" w:rsidRPr="00902E83" w:rsidRDefault="00133BC3" w:rsidP="00210C75">
            <w:r>
              <w:rPr>
                <w:rFonts w:ascii="Segoe UI Emoji" w:hAnsi="Segoe UI Emoji" w:cs="Segoe UI Emoji"/>
              </w:rPr>
              <w:t>✔</w:t>
            </w:r>
          </w:p>
        </w:tc>
        <w:tc>
          <w:tcPr>
            <w:tcW w:w="992" w:type="dxa"/>
          </w:tcPr>
          <w:p w14:paraId="502F4905" w14:textId="48F01661" w:rsidR="00133BC3" w:rsidRDefault="00AF3C07" w:rsidP="00210C75">
            <w:r>
              <w:rPr>
                <w:rFonts w:ascii="Segoe UI Emoji" w:hAnsi="Segoe UI Emoji" w:cs="Segoe UI Emoji"/>
              </w:rPr>
              <w:t>✔</w:t>
            </w:r>
          </w:p>
        </w:tc>
        <w:tc>
          <w:tcPr>
            <w:tcW w:w="992" w:type="dxa"/>
          </w:tcPr>
          <w:p w14:paraId="28CF93C9" w14:textId="779E810C" w:rsidR="00133BC3" w:rsidRDefault="00AF3C07" w:rsidP="00210C75">
            <w:r>
              <w:rPr>
                <w:rFonts w:ascii="Segoe UI Emoji" w:hAnsi="Segoe UI Emoji" w:cs="Segoe UI Emoji"/>
              </w:rPr>
              <w:t>❌</w:t>
            </w:r>
          </w:p>
        </w:tc>
        <w:tc>
          <w:tcPr>
            <w:tcW w:w="1228" w:type="dxa"/>
          </w:tcPr>
          <w:p w14:paraId="42428EDA" w14:textId="2F173817" w:rsidR="00133BC3" w:rsidRPr="00902E83" w:rsidRDefault="00133BC3" w:rsidP="00210C75">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210C75">
            <w:r w:rsidRPr="00902E83">
              <w:t>Utiliza do contexto implícito?</w:t>
            </w:r>
          </w:p>
        </w:tc>
        <w:tc>
          <w:tcPr>
            <w:tcW w:w="851" w:type="dxa"/>
          </w:tcPr>
          <w:p w14:paraId="185BAB56" w14:textId="4A909F3D" w:rsidR="00133BC3" w:rsidRPr="00902E83" w:rsidRDefault="00133BC3" w:rsidP="00210C75">
            <w:r>
              <w:rPr>
                <w:rFonts w:ascii="Segoe UI Emoji" w:hAnsi="Segoe UI Emoji" w:cs="Segoe UI Emoji"/>
              </w:rPr>
              <w:t>✔</w:t>
            </w:r>
          </w:p>
        </w:tc>
        <w:tc>
          <w:tcPr>
            <w:tcW w:w="1276" w:type="dxa"/>
          </w:tcPr>
          <w:p w14:paraId="0FC8BBDE" w14:textId="2F514D54" w:rsidR="00133BC3" w:rsidRPr="00902E83" w:rsidRDefault="00133BC3" w:rsidP="00210C75">
            <w:r>
              <w:rPr>
                <w:rFonts w:ascii="Segoe UI Emoji" w:hAnsi="Segoe UI Emoji" w:cs="Segoe UI Emoji"/>
              </w:rPr>
              <w:t>✔</w:t>
            </w:r>
          </w:p>
        </w:tc>
        <w:tc>
          <w:tcPr>
            <w:tcW w:w="1134" w:type="dxa"/>
          </w:tcPr>
          <w:p w14:paraId="22DBDAEA" w14:textId="351E7CCE" w:rsidR="00133BC3" w:rsidRPr="00902E83" w:rsidRDefault="00133BC3" w:rsidP="00210C75">
            <w:r>
              <w:rPr>
                <w:rFonts w:ascii="Segoe UI Emoji" w:hAnsi="Segoe UI Emoji" w:cs="Segoe UI Emoji"/>
              </w:rPr>
              <w:t>✔</w:t>
            </w:r>
          </w:p>
        </w:tc>
        <w:tc>
          <w:tcPr>
            <w:tcW w:w="992" w:type="dxa"/>
          </w:tcPr>
          <w:p w14:paraId="482B2C34" w14:textId="0619E919" w:rsidR="00133BC3" w:rsidRDefault="00AF3C07" w:rsidP="00210C75">
            <w:r>
              <w:rPr>
                <w:rFonts w:ascii="Segoe UI Emoji" w:hAnsi="Segoe UI Emoji" w:cs="Segoe UI Emoji"/>
              </w:rPr>
              <w:t>✔</w:t>
            </w:r>
          </w:p>
        </w:tc>
        <w:tc>
          <w:tcPr>
            <w:tcW w:w="992" w:type="dxa"/>
          </w:tcPr>
          <w:p w14:paraId="5226CC13" w14:textId="2F92CEE1" w:rsidR="00133BC3" w:rsidRDefault="00AF3C07" w:rsidP="00210C75">
            <w:r>
              <w:rPr>
                <w:rFonts w:ascii="Segoe UI Emoji" w:hAnsi="Segoe UI Emoji" w:cs="Segoe UI Emoji"/>
              </w:rPr>
              <w:t>❌</w:t>
            </w:r>
          </w:p>
        </w:tc>
        <w:tc>
          <w:tcPr>
            <w:tcW w:w="1228" w:type="dxa"/>
          </w:tcPr>
          <w:p w14:paraId="6769FD60" w14:textId="3E656029" w:rsidR="00133BC3" w:rsidRPr="00902E83" w:rsidRDefault="00133BC3" w:rsidP="00210C75">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210C75">
            <w:commentRangeStart w:id="137"/>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210C75">
            <w:r>
              <w:rPr>
                <w:rFonts w:ascii="Segoe UI Emoji" w:hAnsi="Segoe UI Emoji" w:cs="Segoe UI Emoji"/>
              </w:rPr>
              <w:t>❌</w:t>
            </w:r>
          </w:p>
        </w:tc>
        <w:tc>
          <w:tcPr>
            <w:tcW w:w="1276" w:type="dxa"/>
          </w:tcPr>
          <w:p w14:paraId="4194C9EB" w14:textId="12A928F8" w:rsidR="00133BC3" w:rsidRDefault="00133BC3" w:rsidP="00210C75">
            <w:r>
              <w:rPr>
                <w:rFonts w:ascii="Segoe UI Emoji" w:hAnsi="Segoe UI Emoji" w:cs="Segoe UI Emoji"/>
              </w:rPr>
              <w:t>❌</w:t>
            </w:r>
          </w:p>
        </w:tc>
        <w:tc>
          <w:tcPr>
            <w:tcW w:w="1134" w:type="dxa"/>
          </w:tcPr>
          <w:p w14:paraId="041307D4" w14:textId="79D83BE7" w:rsidR="00133BC3" w:rsidRDefault="00133BC3" w:rsidP="00210C75">
            <w:r>
              <w:rPr>
                <w:rFonts w:ascii="Segoe UI Emoji" w:hAnsi="Segoe UI Emoji" w:cs="Segoe UI Emoji"/>
              </w:rPr>
              <w:t>❌</w:t>
            </w:r>
          </w:p>
        </w:tc>
        <w:tc>
          <w:tcPr>
            <w:tcW w:w="992" w:type="dxa"/>
          </w:tcPr>
          <w:p w14:paraId="6920001E" w14:textId="7444B42E" w:rsidR="00133BC3" w:rsidRDefault="00133BC3" w:rsidP="00210C75">
            <w:r>
              <w:rPr>
                <w:rFonts w:ascii="Segoe UI Emoji" w:hAnsi="Segoe UI Emoji" w:cs="Segoe UI Emoji"/>
              </w:rPr>
              <w:t>✔</w:t>
            </w:r>
          </w:p>
        </w:tc>
        <w:tc>
          <w:tcPr>
            <w:tcW w:w="992" w:type="dxa"/>
          </w:tcPr>
          <w:p w14:paraId="0BB17045" w14:textId="59AC683C" w:rsidR="00133BC3" w:rsidRDefault="00133BC3" w:rsidP="00210C75">
            <w:r>
              <w:rPr>
                <w:rFonts w:ascii="Segoe UI Emoji" w:hAnsi="Segoe UI Emoji" w:cs="Segoe UI Emoji"/>
              </w:rPr>
              <w:t>✔</w:t>
            </w:r>
          </w:p>
        </w:tc>
        <w:tc>
          <w:tcPr>
            <w:tcW w:w="1228" w:type="dxa"/>
          </w:tcPr>
          <w:p w14:paraId="312CB3BA" w14:textId="4BC4EE04" w:rsidR="00133BC3" w:rsidRDefault="00133BC3" w:rsidP="00210C75">
            <w:r>
              <w:rPr>
                <w:rFonts w:ascii="Segoe UI Emoji" w:hAnsi="Segoe UI Emoji" w:cs="Segoe UI Emoji"/>
              </w:rPr>
              <w:t>✔</w:t>
            </w:r>
            <w:commentRangeEnd w:id="137"/>
            <w:r w:rsidR="00CF2134">
              <w:rPr>
                <w:rStyle w:val="Refdecomentrio"/>
              </w:rPr>
              <w:commentReference w:id="137"/>
            </w:r>
          </w:p>
        </w:tc>
      </w:tr>
      <w:tr w:rsidR="00133BC3" w:rsidRPr="00902E83" w14:paraId="42084703" w14:textId="77777777" w:rsidTr="00133BC3">
        <w:tc>
          <w:tcPr>
            <w:tcW w:w="2263" w:type="dxa"/>
          </w:tcPr>
          <w:p w14:paraId="607494FB" w14:textId="62590B7A" w:rsidR="00133BC3" w:rsidRPr="00902E83" w:rsidRDefault="00133BC3" w:rsidP="00210C75">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210C75">
            <w:r>
              <w:rPr>
                <w:rFonts w:ascii="Segoe UI Emoji" w:hAnsi="Segoe UI Emoji" w:cs="Segoe UI Emoji"/>
              </w:rPr>
              <w:t>❌</w:t>
            </w:r>
          </w:p>
        </w:tc>
        <w:tc>
          <w:tcPr>
            <w:tcW w:w="1276" w:type="dxa"/>
          </w:tcPr>
          <w:p w14:paraId="34E72F30" w14:textId="2F112282" w:rsidR="00133BC3" w:rsidRDefault="00133BC3" w:rsidP="00210C75">
            <w:r>
              <w:rPr>
                <w:rFonts w:ascii="Segoe UI Emoji" w:hAnsi="Segoe UI Emoji" w:cs="Segoe UI Emoji"/>
              </w:rPr>
              <w:t>✔</w:t>
            </w:r>
          </w:p>
        </w:tc>
        <w:tc>
          <w:tcPr>
            <w:tcW w:w="1134" w:type="dxa"/>
          </w:tcPr>
          <w:p w14:paraId="240A04A7" w14:textId="2E653236" w:rsidR="00133BC3" w:rsidRDefault="00133BC3" w:rsidP="00210C75">
            <w:r>
              <w:rPr>
                <w:rFonts w:ascii="Segoe UI Emoji" w:hAnsi="Segoe UI Emoji" w:cs="Segoe UI Emoji"/>
              </w:rPr>
              <w:t>✔</w:t>
            </w:r>
          </w:p>
        </w:tc>
        <w:tc>
          <w:tcPr>
            <w:tcW w:w="992" w:type="dxa"/>
          </w:tcPr>
          <w:p w14:paraId="43BD8DF6" w14:textId="7F206F4F" w:rsidR="00133BC3" w:rsidRDefault="00C300C3" w:rsidP="00210C75">
            <w:r>
              <w:rPr>
                <w:rFonts w:ascii="Segoe UI Emoji" w:hAnsi="Segoe UI Emoji" w:cs="Segoe UI Emoji"/>
              </w:rPr>
              <w:t>❌</w:t>
            </w:r>
          </w:p>
        </w:tc>
        <w:tc>
          <w:tcPr>
            <w:tcW w:w="992" w:type="dxa"/>
          </w:tcPr>
          <w:p w14:paraId="38BC4F4E" w14:textId="763D9098" w:rsidR="00133BC3" w:rsidRDefault="00C300C3" w:rsidP="00210C75">
            <w:r>
              <w:rPr>
                <w:rFonts w:ascii="Segoe UI Emoji" w:hAnsi="Segoe UI Emoji" w:cs="Segoe UI Emoji"/>
              </w:rPr>
              <w:t>❌</w:t>
            </w:r>
          </w:p>
        </w:tc>
        <w:tc>
          <w:tcPr>
            <w:tcW w:w="1228" w:type="dxa"/>
          </w:tcPr>
          <w:p w14:paraId="2F6147B2" w14:textId="105F044D" w:rsidR="00133BC3" w:rsidRDefault="00C300C3" w:rsidP="00210C75">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210C75">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210C75">
            <w:r>
              <w:rPr>
                <w:rFonts w:ascii="Segoe UI Emoji" w:hAnsi="Segoe UI Emoji" w:cs="Segoe UI Emoji"/>
              </w:rPr>
              <w:t>❌</w:t>
            </w:r>
          </w:p>
        </w:tc>
        <w:tc>
          <w:tcPr>
            <w:tcW w:w="1276" w:type="dxa"/>
          </w:tcPr>
          <w:p w14:paraId="1F69CB03" w14:textId="2F899535" w:rsidR="00133BC3" w:rsidRDefault="00133BC3" w:rsidP="00210C75">
            <w:r>
              <w:rPr>
                <w:rFonts w:ascii="Segoe UI Emoji" w:hAnsi="Segoe UI Emoji" w:cs="Segoe UI Emoji"/>
              </w:rPr>
              <w:t>❌</w:t>
            </w:r>
          </w:p>
        </w:tc>
        <w:tc>
          <w:tcPr>
            <w:tcW w:w="1134" w:type="dxa"/>
          </w:tcPr>
          <w:p w14:paraId="389DEEDC" w14:textId="096DFF94" w:rsidR="00133BC3" w:rsidRDefault="00133BC3" w:rsidP="00210C75">
            <w:r>
              <w:rPr>
                <w:rFonts w:ascii="Segoe UI Emoji" w:hAnsi="Segoe UI Emoji" w:cs="Segoe UI Emoji"/>
              </w:rPr>
              <w:t>✔</w:t>
            </w:r>
          </w:p>
        </w:tc>
        <w:tc>
          <w:tcPr>
            <w:tcW w:w="992" w:type="dxa"/>
          </w:tcPr>
          <w:p w14:paraId="33405BA6" w14:textId="0AEDF795" w:rsidR="00133BC3" w:rsidRDefault="00A87396" w:rsidP="00210C75">
            <w:r>
              <w:rPr>
                <w:rFonts w:ascii="Segoe UI Emoji" w:hAnsi="Segoe UI Emoji" w:cs="Segoe UI Emoji"/>
              </w:rPr>
              <w:t>❌</w:t>
            </w:r>
          </w:p>
        </w:tc>
        <w:tc>
          <w:tcPr>
            <w:tcW w:w="992" w:type="dxa"/>
          </w:tcPr>
          <w:p w14:paraId="171A61E4" w14:textId="14C0F87A" w:rsidR="00133BC3" w:rsidRDefault="00A87396" w:rsidP="00210C75">
            <w:r>
              <w:rPr>
                <w:rFonts w:ascii="Segoe UI Emoji" w:hAnsi="Segoe UI Emoji" w:cs="Segoe UI Emoji"/>
              </w:rPr>
              <w:t>❌</w:t>
            </w:r>
          </w:p>
        </w:tc>
        <w:tc>
          <w:tcPr>
            <w:tcW w:w="1228" w:type="dxa"/>
          </w:tcPr>
          <w:p w14:paraId="1DE12D50" w14:textId="59216728" w:rsidR="00133BC3" w:rsidRDefault="00A87396" w:rsidP="00210C75">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210C75">
            <w:r w:rsidRPr="00433FDA">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210C75">
            <w:r>
              <w:rPr>
                <w:rFonts w:ascii="Segoe UI Emoji" w:hAnsi="Segoe UI Emoji" w:cs="Segoe UI Emoji"/>
              </w:rPr>
              <w:t>✔</w:t>
            </w:r>
          </w:p>
        </w:tc>
        <w:tc>
          <w:tcPr>
            <w:tcW w:w="1276" w:type="dxa"/>
          </w:tcPr>
          <w:p w14:paraId="7EC2706F" w14:textId="20587CFD" w:rsidR="00133BC3" w:rsidRDefault="00133BC3" w:rsidP="00210C75">
            <w:r>
              <w:rPr>
                <w:rFonts w:ascii="Segoe UI Emoji" w:hAnsi="Segoe UI Emoji" w:cs="Segoe UI Emoji"/>
              </w:rPr>
              <w:t>❌</w:t>
            </w:r>
          </w:p>
        </w:tc>
        <w:tc>
          <w:tcPr>
            <w:tcW w:w="1134" w:type="dxa"/>
          </w:tcPr>
          <w:p w14:paraId="04605587" w14:textId="0501A47C" w:rsidR="00133BC3" w:rsidRDefault="00133BC3" w:rsidP="00210C75">
            <w:r>
              <w:rPr>
                <w:rFonts w:ascii="Segoe UI Emoji" w:hAnsi="Segoe UI Emoji" w:cs="Segoe UI Emoji"/>
              </w:rPr>
              <w:t>❌</w:t>
            </w:r>
          </w:p>
        </w:tc>
        <w:tc>
          <w:tcPr>
            <w:tcW w:w="992" w:type="dxa"/>
          </w:tcPr>
          <w:p w14:paraId="3519B922" w14:textId="5A9A47A8" w:rsidR="00133BC3" w:rsidRDefault="00107911" w:rsidP="00210C75">
            <w:r>
              <w:rPr>
                <w:rFonts w:ascii="Segoe UI Emoji" w:hAnsi="Segoe UI Emoji" w:cs="Segoe UI Emoji"/>
              </w:rPr>
              <w:t>❌</w:t>
            </w:r>
          </w:p>
        </w:tc>
        <w:tc>
          <w:tcPr>
            <w:tcW w:w="992" w:type="dxa"/>
          </w:tcPr>
          <w:p w14:paraId="6C049567" w14:textId="54A46C61" w:rsidR="00133BC3" w:rsidRDefault="00107911" w:rsidP="00210C75">
            <w:r>
              <w:rPr>
                <w:rFonts w:ascii="Segoe UI Emoji" w:hAnsi="Segoe UI Emoji" w:cs="Segoe UI Emoji"/>
              </w:rPr>
              <w:t>❌</w:t>
            </w:r>
          </w:p>
        </w:tc>
        <w:tc>
          <w:tcPr>
            <w:tcW w:w="1228" w:type="dxa"/>
          </w:tcPr>
          <w:p w14:paraId="7EBDD19D" w14:textId="6638A38B" w:rsidR="00133BC3" w:rsidRDefault="00107911" w:rsidP="00210C75">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210C75">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210C75">
            <w:r>
              <w:rPr>
                <w:rFonts w:ascii="Segoe UI Emoji" w:hAnsi="Segoe UI Emoji" w:cs="Segoe UI Emoji"/>
              </w:rPr>
              <w:t>✔</w:t>
            </w:r>
          </w:p>
        </w:tc>
        <w:tc>
          <w:tcPr>
            <w:tcW w:w="1276" w:type="dxa"/>
          </w:tcPr>
          <w:p w14:paraId="3097A931" w14:textId="2EA435E5" w:rsidR="00133BC3" w:rsidRPr="00433FDA" w:rsidRDefault="00133BC3" w:rsidP="00210C75">
            <w:r>
              <w:rPr>
                <w:rFonts w:ascii="Segoe UI Emoji" w:hAnsi="Segoe UI Emoji" w:cs="Segoe UI Emoji"/>
              </w:rPr>
              <w:t>❌</w:t>
            </w:r>
          </w:p>
        </w:tc>
        <w:tc>
          <w:tcPr>
            <w:tcW w:w="1134" w:type="dxa"/>
          </w:tcPr>
          <w:p w14:paraId="45429285" w14:textId="0B1088D6" w:rsidR="00133BC3" w:rsidRPr="00433FDA" w:rsidRDefault="00133BC3" w:rsidP="00210C75">
            <w:r>
              <w:rPr>
                <w:rFonts w:ascii="Segoe UI Emoji" w:hAnsi="Segoe UI Emoji" w:cs="Segoe UI Emoji"/>
              </w:rPr>
              <w:t>❌</w:t>
            </w:r>
          </w:p>
        </w:tc>
        <w:tc>
          <w:tcPr>
            <w:tcW w:w="992" w:type="dxa"/>
          </w:tcPr>
          <w:p w14:paraId="50ED4D3B" w14:textId="6C1A7876" w:rsidR="00133BC3" w:rsidRDefault="00107911" w:rsidP="00210C75">
            <w:r>
              <w:rPr>
                <w:rFonts w:ascii="Segoe UI Emoji" w:hAnsi="Segoe UI Emoji" w:cs="Segoe UI Emoji"/>
              </w:rPr>
              <w:t>❌</w:t>
            </w:r>
          </w:p>
        </w:tc>
        <w:tc>
          <w:tcPr>
            <w:tcW w:w="992" w:type="dxa"/>
          </w:tcPr>
          <w:p w14:paraId="077C0D4F" w14:textId="02EF9045" w:rsidR="00133BC3" w:rsidRDefault="00107911" w:rsidP="00210C75">
            <w:r>
              <w:rPr>
                <w:rFonts w:ascii="Segoe UI Emoji" w:hAnsi="Segoe UI Emoji" w:cs="Segoe UI Emoji"/>
              </w:rPr>
              <w:t>❌</w:t>
            </w:r>
          </w:p>
        </w:tc>
        <w:tc>
          <w:tcPr>
            <w:tcW w:w="1228" w:type="dxa"/>
          </w:tcPr>
          <w:p w14:paraId="25FBCA5D" w14:textId="552057E9" w:rsidR="00133BC3" w:rsidRPr="00433FDA" w:rsidRDefault="00107911" w:rsidP="00210C75">
            <w:r>
              <w:rPr>
                <w:rFonts w:ascii="Segoe UI Emoji" w:hAnsi="Segoe UI Emoji" w:cs="Segoe UI Emoji"/>
              </w:rPr>
              <w:t>❌</w:t>
            </w:r>
          </w:p>
        </w:tc>
      </w:tr>
    </w:tbl>
    <w:p w14:paraId="1ECF9EDE" w14:textId="77777777" w:rsidR="00FB0449" w:rsidRPr="00433FDA" w:rsidRDefault="00105560" w:rsidP="00210C75">
      <w:r w:rsidRPr="00433FDA">
        <w:tab/>
      </w:r>
    </w:p>
    <w:p w14:paraId="769D1BF2" w14:textId="77777777" w:rsidR="00105560" w:rsidRDefault="00FB0449" w:rsidP="00210C75">
      <w:pPr>
        <w:rPr>
          <w:del w:id="138" w:author="Erico de Souza Loewe" w:date="2020-11-08T21:40:00Z"/>
        </w:rPr>
      </w:pPr>
      <w:del w:id="139" w:author="Erico de Souza Loewe" w:date="2020-11-08T21:40:00Z">
        <w:r w:rsidRPr="00433FDA">
          <w:tab/>
        </w:r>
      </w:del>
    </w:p>
    <w:p w14:paraId="3CAD5848" w14:textId="53EEF162" w:rsidR="00105560" w:rsidRDefault="00FB0449" w:rsidP="00210C75">
      <w:pPr>
        <w:rPr>
          <w:ins w:id="140" w:author="Erico de Souza Loewe" w:date="2020-11-08T21:40:00Z"/>
        </w:rPr>
      </w:pPr>
      <w:ins w:id="141" w:author="Erico de Souza Loewe" w:date="2020-11-08T21:40:00Z">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ins>
    </w:p>
    <w:p w14:paraId="2563C68A" w14:textId="5E1BE8BA" w:rsidR="008B1BE6" w:rsidRDefault="00A92768" w:rsidP="00210C75">
      <w:pPr>
        <w:pStyle w:val="Ttulo2"/>
      </w:pPr>
      <w:bookmarkStart w:id="142" w:name="_Toc55523365"/>
      <w:bookmarkStart w:id="143" w:name="_Ref55524691"/>
      <w:bookmarkStart w:id="144" w:name="_Ref55524703"/>
      <w:bookmarkStart w:id="145" w:name="_Toc55260948"/>
      <w:r>
        <w:t>Conclusões dos trabalhos revisados</w:t>
      </w:r>
      <w:bookmarkEnd w:id="142"/>
      <w:bookmarkEnd w:id="143"/>
      <w:bookmarkEnd w:id="144"/>
      <w:bookmarkEnd w:id="145"/>
    </w:p>
    <w:p w14:paraId="51F57A9F" w14:textId="1F2F16CE" w:rsidR="00A92768" w:rsidRDefault="00A92768" w:rsidP="00210C75">
      <w:r>
        <w:tab/>
        <w:t>Após a revisão</w:t>
      </w:r>
      <w:r w:rsidR="00DF0B4C">
        <w:t xml:space="preserve"> dos </w:t>
      </w:r>
      <w:del w:id="146" w:author="Erico de Souza Loewe" w:date="2020-11-08T21:40:00Z">
        <w:r w:rsidR="00AA7768">
          <w:delText>3</w:delText>
        </w:r>
      </w:del>
      <w:ins w:id="147" w:author="Erico de Souza Loewe" w:date="2020-11-08T21:40:00Z">
        <w:r w:rsidR="00CF2134">
          <w:t>5</w:t>
        </w:r>
      </w:ins>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xml:space="preserve">, </w:t>
      </w:r>
      <w:ins w:id="148" w:author="Erico de Souza Loewe" w:date="2020-11-08T21:40:00Z">
        <w:r w:rsidR="00CF2134">
          <w:t xml:space="preserve">métricas </w:t>
        </w:r>
      </w:ins>
      <w:r w:rsidR="00DF364E">
        <w:t>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del w:id="149" w:author="Erico de Souza Loewe" w:date="2020-11-08T21:40:00Z">
        <w:r w:rsidR="001E10C6">
          <w:delText>porem</w:delText>
        </w:r>
      </w:del>
      <w:ins w:id="150" w:author="Erico de Souza Loewe" w:date="2020-11-08T21:40:00Z">
        <w:r w:rsidR="001E10C6">
          <w:t>por</w:t>
        </w:r>
        <w:r w:rsidR="00CF2134">
          <w:t>é</w:t>
        </w:r>
        <w:r w:rsidR="001E10C6">
          <w:t>m</w:t>
        </w:r>
      </w:ins>
      <w:r w:rsidR="001E10C6">
        <w:t xml:space="preserve"> em nenhum momento </w:t>
      </w:r>
      <w:del w:id="151" w:author="Erico de Souza Loewe" w:date="2020-11-08T21:40:00Z">
        <w:r w:rsidR="001E10C6">
          <w:delText>foi apresentado</w:delText>
        </w:r>
      </w:del>
      <w:ins w:id="152" w:author="Erico de Souza Loewe" w:date="2020-11-08T21:40:00Z">
        <w:r w:rsidR="00CF2134">
          <w:t xml:space="preserve">foram </w:t>
        </w:r>
        <w:r w:rsidR="001E10C6">
          <w:t>apresentado</w:t>
        </w:r>
        <w:r w:rsidR="00CF2134">
          <w:t>s</w:t>
        </w:r>
        <w:r w:rsidR="001E10C6">
          <w:t xml:space="preserve"> </w:t>
        </w:r>
        <w:r w:rsidR="00CF2134">
          <w:t>os</w:t>
        </w:r>
      </w:ins>
      <w:r w:rsidR="00CF2134">
        <w:t xml:space="preserve"> </w:t>
      </w:r>
      <w:r w:rsidR="001E10C6">
        <w:t>algoritmos de recomendação como</w:t>
      </w:r>
      <w:del w:id="153" w:author="Erico de Souza Loewe" w:date="2020-11-08T21:40:00Z">
        <w:r w:rsidR="001E10C6">
          <w:delText xml:space="preserve"> </w:delText>
        </w:r>
        <w:r w:rsidR="00E250F5">
          <w:delText>algoritmos de</w:delText>
        </w:r>
      </w:del>
      <w:r w:rsidR="001E10C6">
        <w:t xml:space="preserv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4596866A" w:rsidR="00E167C1" w:rsidRPr="00E167C1" w:rsidRDefault="003106D8" w:rsidP="00210C75">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w:t>
      </w:r>
      <w:del w:id="154" w:author="Erico de Souza Loewe" w:date="2020-11-08T21:40:00Z">
        <w:r w:rsidR="001A7A73">
          <w:delText>Porem</w:delText>
        </w:r>
      </w:del>
      <w:ins w:id="155" w:author="Erico de Souza Loewe" w:date="2020-11-08T21:40:00Z">
        <w:r w:rsidR="001A7A73">
          <w:t>Por</w:t>
        </w:r>
        <w:r w:rsidR="00CE158D">
          <w:t>é</w:t>
        </w:r>
        <w:r w:rsidR="001A7A73">
          <w:t>m</w:t>
        </w:r>
      </w:ins>
      <w:r w:rsidR="001A7A73">
        <w:t xml:space="preserve"> o</w:t>
      </w:r>
      <w:r>
        <w:t xml:space="preserve"> uso do SVM </w:t>
      </w:r>
      <w:r w:rsidR="00D17CF4">
        <w:t>foi descartado</w:t>
      </w:r>
      <w:r w:rsidR="00E167C1">
        <w:t xml:space="preserve">, devido </w:t>
      </w:r>
      <w:del w:id="156" w:author="Erico de Souza Loewe" w:date="2020-11-08T21:40:00Z">
        <w:r w:rsidR="00E167C1">
          <w:delText>a</w:delText>
        </w:r>
      </w:del>
      <w:ins w:id="157" w:author="Erico de Souza Loewe" w:date="2020-11-08T21:40:00Z">
        <w:r w:rsidR="00E167C1">
          <w:t>a</w:t>
        </w:r>
        <w:r w:rsidR="00CE158D">
          <w:t>o</w:t>
        </w:r>
      </w:ins>
      <w:r w:rsidR="00E167C1">
        <w:t xml:space="preserve"> seu algoritmo tradicional</w:t>
      </w:r>
      <w:del w:id="158" w:author="Erico de Souza Loewe" w:date="2020-11-08T21:40:00Z">
        <w:r w:rsidR="00A926A8">
          <w:delText>,</w:delText>
        </w:r>
      </w:del>
      <w:r w:rsidR="00CE158D">
        <w:t xml:space="preserve"> </w:t>
      </w:r>
      <w:r w:rsidR="00A926A8">
        <w:t xml:space="preserve">estar mais voltado </w:t>
      </w:r>
      <w:del w:id="159" w:author="Erico de Souza Loewe" w:date="2020-11-08T21:40:00Z">
        <w:r w:rsidR="00A926A8">
          <w:delText xml:space="preserve">a uma grande </w:delText>
        </w:r>
        <w:r w:rsidR="005508BE">
          <w:delText>divisão</w:delText>
        </w:r>
        <w:r w:rsidR="00A926A8">
          <w:delText xml:space="preserve"> das classes dos </w:delText>
        </w:r>
        <w:r w:rsidR="00A926A8" w:rsidRPr="00A926A8">
          <w:rPr>
            <w:i/>
          </w:rPr>
          <w:delText>datasets</w:delText>
        </w:r>
        <w:r w:rsidR="00A926A8" w:rsidRPr="00A926A8">
          <w:delText>.</w:delText>
        </w:r>
        <w:r w:rsidR="00A926A8">
          <w:delText xml:space="preserve"> </w:delText>
        </w:r>
        <w:r w:rsidR="00A926A8" w:rsidRPr="00A926A8">
          <w:delText>(</w:delText>
        </w:r>
        <w:r w:rsidR="00A926A8">
          <w:delText xml:space="preserve">geralmente utilizado </w:delText>
        </w:r>
      </w:del>
      <w:r w:rsidR="00A926A8">
        <w:t>para a</w:t>
      </w:r>
      <w:r w:rsidR="00E167C1">
        <w:t xml:space="preserve"> classificação de</w:t>
      </w:r>
      <w:r w:rsidR="00A926A8">
        <w:t xml:space="preserve"> </w:t>
      </w:r>
      <w:r w:rsidR="00E167C1">
        <w:t>classes</w:t>
      </w:r>
      <w:r>
        <w:t xml:space="preserve"> </w:t>
      </w:r>
      <w:del w:id="160" w:author="Erico de Souza Loewe" w:date="2020-11-08T21:40:00Z">
        <w:r>
          <w:delText>binarias</w:delText>
        </w:r>
        <w:r w:rsidR="00A926A8">
          <w:delText>)</w:delText>
        </w:r>
        <w:r w:rsidR="00E167C1">
          <w:delText>.</w:delText>
        </w:r>
      </w:del>
      <w:ins w:id="161" w:author="Erico de Souza Loewe" w:date="2020-11-08T21:40:00Z">
        <w:r>
          <w:t>bin</w:t>
        </w:r>
        <w:r w:rsidR="00D74DB2">
          <w:t>á</w:t>
        </w:r>
        <w:r>
          <w:t>rias</w:t>
        </w:r>
      </w:ins>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del w:id="162" w:author="Erico de Souza Loewe" w:date="2020-11-08T21:40:00Z">
        <w:r w:rsidR="007E0003">
          <w:delText xml:space="preserve"> Sobrando somente</w:delText>
        </w:r>
      </w:del>
      <w:ins w:id="163" w:author="Erico de Souza Loewe" w:date="2020-11-08T21:40:00Z">
        <w:r w:rsidR="00CE158D">
          <w:t>.</w:t>
        </w:r>
        <w:r w:rsidR="007E0003">
          <w:t xml:space="preserve"> </w:t>
        </w:r>
        <w:r w:rsidR="00CE158D">
          <w:t>Portanto, nesse trabalho escolheu-se usar</w:t>
        </w:r>
      </w:ins>
      <w:r w:rsidR="00CE158D">
        <w:t xml:space="preserve"> </w:t>
      </w:r>
      <w:r w:rsidR="007E0003">
        <w:t>o algoritmo KNN</w:t>
      </w:r>
      <w:del w:id="164" w:author="Erico de Souza Loewe" w:date="2020-11-08T21:40:00Z">
        <w:r w:rsidR="007E0003">
          <w:delText xml:space="preserve"> para ser testado no sistema desenvolvido nesse trabalho</w:delText>
        </w:r>
      </w:del>
      <w:r w:rsidR="007E0003">
        <w:t>.</w:t>
      </w:r>
    </w:p>
    <w:p w14:paraId="6C6B54A3" w14:textId="3AAF7CA1" w:rsidR="007B0815" w:rsidRPr="008739F4" w:rsidRDefault="008739F4" w:rsidP="00210C75">
      <w:pPr>
        <w:pStyle w:val="Ttulo1"/>
      </w:pPr>
      <w:bookmarkStart w:id="165" w:name="_Toc55523366"/>
      <w:bookmarkStart w:id="166" w:name="_Toc55260949"/>
      <w:r w:rsidRPr="008739F4">
        <w:t xml:space="preserve">COLETA DO CONTEXTO DOS </w:t>
      </w:r>
      <w:del w:id="167" w:author="Erico de Souza Loewe" w:date="2020-11-08T21:40:00Z">
        <w:r w:rsidRPr="008739F4">
          <w:delText>USU</w:delText>
        </w:r>
        <w:r w:rsidR="00B21656">
          <w:delText>á</w:delText>
        </w:r>
        <w:r w:rsidRPr="008739F4">
          <w:delText>RIOS</w:delText>
        </w:r>
      </w:del>
      <w:bookmarkEnd w:id="166"/>
      <w:ins w:id="168" w:author="Erico de Souza Loewe" w:date="2020-11-08T21:40:00Z">
        <w:r w:rsidRPr="008739F4">
          <w:t>USUARIOS</w:t>
        </w:r>
      </w:ins>
      <w:bookmarkEnd w:id="165"/>
    </w:p>
    <w:p w14:paraId="63C6F035" w14:textId="794D0A72" w:rsidR="00A820D4" w:rsidRPr="006C7738" w:rsidRDefault="00396243" w:rsidP="00210C75">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del w:id="169" w:author="Erico de Souza Loewe" w:date="2020-11-08T21:40:00Z">
        <w:r w:rsidR="00C15DF2">
          <w:delText xml:space="preserve">, tornando </w:delText>
        </w:r>
        <w:r w:rsidR="00B21656">
          <w:delText>realizável</w:delText>
        </w:r>
        <w:r w:rsidR="00C15DF2">
          <w:delText xml:space="preserve"> entender certas lacunas que não foram analisadas n</w:delText>
        </w:r>
        <w:r w:rsidR="003656CA">
          <w:delText>essa</w:delText>
        </w:r>
        <w:r w:rsidR="00C15DF2">
          <w:delText xml:space="preserve"> área</w:delText>
        </w:r>
        <w:r w:rsidR="003656CA">
          <w:delText xml:space="preserve"> de pesquisa</w:delText>
        </w:r>
        <w:r w:rsidR="00C15DF2">
          <w:delText xml:space="preserve">. </w:delText>
        </w:r>
      </w:del>
      <w:ins w:id="170" w:author="Erico de Souza Loewe" w:date="2020-11-08T21:40:00Z">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F267E3">
          <w:t>.</w:t>
        </w:r>
      </w:ins>
    </w:p>
    <w:p w14:paraId="61FA16BD" w14:textId="1B96AF14" w:rsidR="00A820D4" w:rsidRDefault="001531B8" w:rsidP="00210C75">
      <w:pPr>
        <w:pStyle w:val="Figuras"/>
        <w:rPr>
          <w:moveTo w:id="171" w:author="Erico de Souza Loewe" w:date="2020-11-08T21:40:00Z"/>
        </w:rPr>
      </w:pPr>
      <w:del w:id="172" w:author="Erico de Souza Loewe" w:date="2020-11-08T21:40:00Z">
        <w:r>
          <w:tab/>
          <w:delText xml:space="preserve">Com isso, entender e desenvolver um modelo </w:delText>
        </w:r>
        <w:r w:rsidR="000210A2">
          <w:delText>de sistemas de recomendação</w:delText>
        </w:r>
        <w:r w:rsidR="00C60EE5">
          <w:delText xml:space="preserve"> chamado </w:delText>
        </w:r>
        <w:r w:rsidR="009348E2">
          <w:rPr>
            <w:i/>
          </w:rPr>
          <w:delText>LORS</w:delText>
        </w:r>
        <w:r w:rsidR="00E57227">
          <w:delText xml:space="preserve"> (</w:delText>
        </w:r>
        <w:r w:rsidR="008C675B" w:rsidRPr="008C675B">
          <w:rPr>
            <w:i/>
          </w:rPr>
          <w:delText>Loewe’s Recommender System</w:delText>
        </w:r>
        <w:r w:rsidR="00E57227">
          <w:delText>)</w:delText>
        </w:r>
        <w:r w:rsidR="00C60EE5">
          <w:delText>,</w:delText>
        </w:r>
        <w:r w:rsidR="000210A2">
          <w:delText xml:space="preserve"> que</w:delText>
        </w:r>
      </w:del>
      <w:commentRangeStart w:id="173"/>
      <w:commentRangeStart w:id="174"/>
      <w:commentRangeStart w:id="175"/>
      <w:ins w:id="176" w:author="Erico de Souza Loewe" w:date="2020-11-08T21:40:00Z">
        <w:r w:rsidR="00A820D4">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ins>
      <w:moveToRangeStart w:id="177" w:author="Erico de Souza Loewe" w:date="2020-11-08T21:40:00Z" w:name="move55764050"/>
      <w:commentRangeEnd w:id="173"/>
      <w:commentRangeEnd w:id="174"/>
      <w:moveTo w:id="178" w:author="Erico de Souza Loewe" w:date="2020-11-08T21:40:00Z">
        <w:r w:rsidR="00A820D4">
          <w:rPr>
            <w:rStyle w:val="Refdecomentrio"/>
          </w:rPr>
          <w:commentReference w:id="173"/>
        </w:r>
        <w:r w:rsidR="00A820D4">
          <w:rPr>
            <w:rStyle w:val="Refdecomentrio"/>
          </w:rPr>
          <w:commentReference w:id="174"/>
        </w:r>
        <w:commentRangeEnd w:id="175"/>
        <w:r w:rsidR="00A820D4">
          <w:rPr>
            <w:rStyle w:val="Refdecomentrio"/>
          </w:rPr>
          <w:commentReference w:id="175"/>
        </w:r>
      </w:moveTo>
    </w:p>
    <w:p w14:paraId="524749AB" w14:textId="77777777" w:rsidR="00A820D4" w:rsidRDefault="00A820D4" w:rsidP="00210C75">
      <w:pPr>
        <w:pStyle w:val="Legenda"/>
        <w:rPr>
          <w:moveTo w:id="179" w:author="Erico de Souza Loewe" w:date="2020-11-08T21:40:00Z"/>
        </w:rPr>
      </w:pPr>
      <w:bookmarkStart w:id="180" w:name="_Ref42452795"/>
      <w:bookmarkStart w:id="181" w:name="_Toc55260887"/>
      <w:moveTo w:id="182" w:author="Erico de Souza Loewe" w:date="2020-11-08T21:40:00Z">
        <w:r w:rsidRPr="00390E18">
          <w:rPr>
            <w:highlight w:val="yellow"/>
            <w:rPrChange w:id="183" w:author="Erico de Souza Loewe" w:date="2020-11-08T21:40:00Z">
              <w:rPr/>
            </w:rPrChange>
          </w:rPr>
          <w:t xml:space="preserve">Figura </w:t>
        </w:r>
        <w:r w:rsidRPr="00390E18">
          <w:rPr>
            <w:highlight w:val="yellow"/>
            <w:rPrChange w:id="184" w:author="Erico de Souza Loewe" w:date="2020-11-08T21:40:00Z">
              <w:rPr/>
            </w:rPrChange>
          </w:rPr>
          <w:fldChar w:fldCharType="begin"/>
        </w:r>
        <w:r w:rsidRPr="00390E18">
          <w:rPr>
            <w:highlight w:val="yellow"/>
            <w:rPrChange w:id="185" w:author="Erico de Souza Loewe" w:date="2020-11-08T21:40:00Z">
              <w:rPr/>
            </w:rPrChange>
          </w:rPr>
          <w:instrText xml:space="preserve"> SEQ Figura \* ARABIC </w:instrText>
        </w:r>
        <w:r w:rsidRPr="00390E18">
          <w:rPr>
            <w:highlight w:val="yellow"/>
            <w:rPrChange w:id="186" w:author="Erico de Souza Loewe" w:date="2020-11-08T21:40:00Z">
              <w:rPr/>
            </w:rPrChange>
          </w:rPr>
          <w:fldChar w:fldCharType="separate"/>
        </w:r>
        <w:r w:rsidRPr="00390E18">
          <w:rPr>
            <w:highlight w:val="yellow"/>
            <w:rPrChange w:id="187" w:author="Erico de Souza Loewe" w:date="2020-11-08T21:40:00Z">
              <w:rPr/>
            </w:rPrChange>
          </w:rPr>
          <w:t>9</w:t>
        </w:r>
        <w:r w:rsidRPr="00390E18">
          <w:rPr>
            <w:highlight w:val="yellow"/>
            <w:rPrChange w:id="188" w:author="Erico de Souza Loewe" w:date="2020-11-08T21:40:00Z">
              <w:rPr/>
            </w:rPrChange>
          </w:rPr>
          <w:fldChar w:fldCharType="end"/>
        </w:r>
        <w:bookmarkEnd w:id="180"/>
        <w:r w:rsidRPr="00390E18">
          <w:rPr>
            <w:highlight w:val="yellow"/>
            <w:rPrChange w:id="189" w:author="Erico de Souza Loewe" w:date="2020-11-08T21:40:00Z">
              <w:rPr/>
            </w:rPrChange>
          </w:rPr>
          <w:t xml:space="preserve"> Etapas do desenvolvimento do sistema de recomendação musical </w:t>
        </w:r>
        <w:bookmarkStart w:id="190" w:name="_Hlk42442745"/>
        <w:r w:rsidRPr="00390E18">
          <w:rPr>
            <w:highlight w:val="yellow"/>
            <w:rPrChange w:id="191" w:author="Erico de Souza Loewe" w:date="2020-11-08T21:40:00Z">
              <w:rPr/>
            </w:rPrChange>
          </w:rPr>
          <w:t>(próprio, 2020)</w:t>
        </w:r>
        <w:bookmarkEnd w:id="181"/>
        <w:bookmarkEnd w:id="190"/>
      </w:moveTo>
    </w:p>
    <w:moveToRangeEnd w:id="177"/>
    <w:p w14:paraId="0A546C2F" w14:textId="5516F476" w:rsidR="00A820D4" w:rsidRDefault="00F267E3" w:rsidP="00210C75">
      <w:ins w:id="192" w:author="Erico de Souza Loewe" w:date="2020-11-08T21:40:00Z">
        <w:r>
          <w:tab/>
          <w:t>LORS</w:t>
        </w:r>
      </w:ins>
      <w:r>
        <w:t xml:space="preserve"> utiliza de uma análise recorrente do contexto, para realizar as recomendações dinâmicas às mudanças </w:t>
      </w:r>
      <w:del w:id="193" w:author="Erico de Souza Loewe" w:date="2020-11-08T21:40:00Z">
        <w:r w:rsidR="009B5205">
          <w:delText>do</w:delText>
        </w:r>
      </w:del>
      <w:ins w:id="194" w:author="Erico de Souza Loewe" w:date="2020-11-08T21:40:00Z">
        <w:r>
          <w:t>desse</w:t>
        </w:r>
      </w:ins>
      <w:r>
        <w:t xml:space="preserve"> contexto</w:t>
      </w:r>
      <w:del w:id="195" w:author="Erico de Souza Loewe" w:date="2020-11-08T21:40:00Z">
        <w:r w:rsidR="00B21656">
          <w:delText>, passou a ser primaz e plausível</w:delText>
        </w:r>
        <w:r w:rsidR="00272F79">
          <w:delText>.</w:delText>
        </w:r>
      </w:del>
      <w:ins w:id="196" w:author="Erico de Souza Loewe" w:date="2020-11-08T21:40:00Z">
        <w:r>
          <w:t>.</w:t>
        </w:r>
      </w:ins>
      <w:r>
        <w:t xml:space="preserve"> Esse modelo será apresentado </w:t>
      </w:r>
      <w:del w:id="197" w:author="Erico de Souza Loewe" w:date="2020-11-08T21:40:00Z">
        <w:r w:rsidR="00272F79">
          <w:delText xml:space="preserve">com mais detalhes </w:delText>
        </w:r>
        <w:r w:rsidR="00AA7768">
          <w:delText>n</w:delText>
        </w:r>
        <w:r w:rsidR="009F1058">
          <w:delText xml:space="preserve">o </w:delText>
        </w:r>
        <w:r w:rsidR="00F21B2C">
          <w:delText>capítulo</w:delText>
        </w:r>
      </w:del>
      <w:ins w:id="198" w:author="Erico de Souza Loewe" w:date="2020-11-08T21:40:00Z">
        <w:r>
          <w:t>e detalhado nas seções</w:t>
        </w:r>
      </w:ins>
      <w:r>
        <w:t xml:space="preserve"> a seguir.</w:t>
      </w:r>
      <w:ins w:id="199" w:author="Erico de Souza Loewe" w:date="2020-11-08T21:40:00Z">
        <w:r>
          <w:t xml:space="preserve"> Suas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Pr="00390E18">
          <w:rPr>
            <w:noProof/>
            <w:highlight w:val="yellow"/>
          </w:rPr>
          <w:t>11</w:t>
        </w:r>
        <w:r w:rsidRPr="00390E18">
          <w:rPr>
            <w:highlight w:val="yellow"/>
          </w:rPr>
          <w:fldChar w:fldCharType="end"/>
        </w:r>
        <w:r>
          <w:t>.</w:t>
        </w:r>
      </w:ins>
    </w:p>
    <w:p w14:paraId="755D63D7" w14:textId="2C35526C" w:rsidR="002B6979" w:rsidRDefault="00DE09F4" w:rsidP="00210C75">
      <w:pPr>
        <w:pStyle w:val="Ttulo2"/>
      </w:pPr>
      <w:bookmarkStart w:id="200" w:name="_Toc55523367"/>
      <w:bookmarkStart w:id="201" w:name="_Toc55260950"/>
      <w:r>
        <w:t>Contexto</w:t>
      </w:r>
      <w:bookmarkEnd w:id="200"/>
      <w:bookmarkEnd w:id="201"/>
    </w:p>
    <w:p w14:paraId="7D3E268F" w14:textId="6CAD30D3" w:rsidR="00A53B06" w:rsidRDefault="00B627FA" w:rsidP="00210C75">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del w:id="202" w:author="Erico de Souza Loewe" w:date="2020-11-08T21:40:00Z">
        <w:r w:rsidR="00B21656">
          <w:delText>,</w:delText>
        </w:r>
      </w:del>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210C75">
      <w:pPr>
        <w:pStyle w:val="Citao"/>
      </w:pPr>
      <w:commentRangeStart w:id="203"/>
      <w:r>
        <w:t>O</w:t>
      </w:r>
      <w:r w:rsidR="00B54E54">
        <w:t xml:space="preserve"> c</w:t>
      </w:r>
      <w:r w:rsidR="00B54E54" w:rsidRPr="00B54E54">
        <w:t>onjunto de circunstâncias inter-relacionadas de cuja tessitura se depreende determinado fato ou situação; circunstância(s), conjuntura, situação.</w:t>
      </w:r>
      <w:commentRangeEnd w:id="203"/>
      <w:r w:rsidR="00272F79">
        <w:rPr>
          <w:rStyle w:val="Refdecomentrio"/>
          <w:iCs/>
          <w:color w:val="000000"/>
        </w:rPr>
        <w:commentReference w:id="203"/>
      </w:r>
    </w:p>
    <w:p w14:paraId="5331FD33" w14:textId="6B2E95C8" w:rsidR="00642AD9" w:rsidRDefault="00642AD9" w:rsidP="00210C75">
      <w:r>
        <w:tab/>
      </w:r>
      <w:commentRangeStart w:id="204"/>
      <w:r w:rsidR="00571016">
        <w:t xml:space="preserve">Um sistema de recomendação busca encontrar os melhores itens para um devido fim, </w:t>
      </w:r>
      <w:ins w:id="205" w:author="Erico de Souza Loewe" w:date="2020-11-08T21:40:00Z">
        <w:r w:rsidR="00571016">
          <w:t xml:space="preserve">onde </w:t>
        </w:r>
      </w:ins>
      <w:r w:rsidR="00571016">
        <w:t>geralmente</w:t>
      </w:r>
      <w:del w:id="206" w:author="Erico de Souza Loewe" w:date="2020-11-08T21:40:00Z">
        <w:r w:rsidR="00B21656">
          <w:delText>,</w:delText>
        </w:r>
        <w:r w:rsidR="00571016">
          <w:delText xml:space="preserve"> </w:delText>
        </w:r>
        <w:r w:rsidR="00B21656">
          <w:delText>baseado</w:delText>
        </w:r>
      </w:del>
      <w:ins w:id="207" w:author="Erico de Souza Loewe" w:date="2020-11-08T21:40:00Z">
        <w:r w:rsidR="00571016">
          <w:t xml:space="preserve"> se baseia</w:t>
        </w:r>
      </w:ins>
      <w:r w:rsidR="00571016">
        <w:t xml:space="preserve"> em dados históricos </w:t>
      </w:r>
      <w:r w:rsidR="00535551">
        <w:t>para</w:t>
      </w:r>
      <w:r w:rsidR="00571016">
        <w:t xml:space="preserve"> </w:t>
      </w:r>
      <w:r w:rsidR="00535551">
        <w:t>produzi-</w:t>
      </w:r>
      <w:del w:id="208" w:author="Erico de Souza Loewe" w:date="2020-11-08T21:40:00Z">
        <w:r w:rsidR="00535551">
          <w:delText>las</w:delText>
        </w:r>
        <w:r w:rsidR="00272F79">
          <w:rPr>
            <w:rStyle w:val="Refdecomentrio"/>
          </w:rPr>
          <w:commentReference w:id="209"/>
        </w:r>
        <w:r w:rsidR="00571016">
          <w:delText>.</w:delText>
        </w:r>
      </w:del>
      <w:commentRangeStart w:id="210"/>
      <w:ins w:id="211" w:author="Erico de Souza Loewe" w:date="2020-11-08T21:40:00Z">
        <w:r w:rsidR="00535551">
          <w:t>la</w:t>
        </w:r>
        <w:commentRangeEnd w:id="204"/>
        <w:r w:rsidR="00272F79">
          <w:rPr>
            <w:rStyle w:val="Refdecomentrio"/>
          </w:rPr>
          <w:commentReference w:id="204"/>
        </w:r>
        <w:commentRangeEnd w:id="210"/>
        <w:r w:rsidR="00B25318">
          <w:rPr>
            <w:rStyle w:val="Refdecomentrio"/>
          </w:rPr>
          <w:commentReference w:id="210"/>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ins>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ins w:id="212" w:author="Erico de Souza Loewe" w:date="2020-11-08T21:40:00Z">
        <w:r w:rsidR="004710EA">
          <w:t xml:space="preserve">é </w:t>
        </w:r>
        <w:r w:rsidR="002155B6">
          <w:t>possível</w:t>
        </w:r>
        <w:r w:rsidR="004710EA">
          <w:t xml:space="preserve"> </w:t>
        </w:r>
      </w:ins>
      <w:r w:rsidR="004710EA">
        <w:t xml:space="preserve">auxiliar as recomendações, aumentando o </w:t>
      </w:r>
      <w:r w:rsidR="002155B6">
        <w:t>número</w:t>
      </w:r>
      <w:r w:rsidR="004710EA">
        <w:t xml:space="preserve"> de </w:t>
      </w:r>
      <w:commentRangeStart w:id="213"/>
      <w:r w:rsidR="004710EA">
        <w:t xml:space="preserve">dados </w:t>
      </w:r>
      <w:commentRangeEnd w:id="213"/>
      <w:r w:rsidR="001D3FAF">
        <w:rPr>
          <w:rStyle w:val="Refdecomentrio"/>
        </w:rPr>
        <w:commentReference w:id="213"/>
      </w:r>
      <w:r w:rsidR="004710EA">
        <w:t xml:space="preserve">disponíveis para realizar </w:t>
      </w:r>
      <w:r w:rsidR="00272F79">
        <w:t>um</w:t>
      </w:r>
      <w:r w:rsidR="004710EA">
        <w:t>a classificação</w:t>
      </w:r>
      <w:r w:rsidR="00D65876">
        <w:t xml:space="preserve"> e</w:t>
      </w:r>
      <w:r w:rsidR="00272F79">
        <w:t>/ou</w:t>
      </w:r>
      <w:r w:rsidR="00D65876">
        <w:t xml:space="preserve"> filtro</w:t>
      </w:r>
      <w:del w:id="214" w:author="Erico de Souza Loewe" w:date="2020-11-08T21:40:00Z">
        <w:r w:rsidR="009C1F97">
          <w:delText>,</w:delText>
        </w:r>
        <w:r w:rsidR="004D5489">
          <w:delText xml:space="preserve"> já não é mais um problema</w:delText>
        </w:r>
        <w:r w:rsidR="004710EA">
          <w:delText>.</w:delText>
        </w:r>
      </w:del>
      <w:ins w:id="215" w:author="Erico de Souza Loewe" w:date="2020-11-08T21:40:00Z">
        <w:r w:rsidR="004710EA">
          <w:t>.</w:t>
        </w:r>
      </w:ins>
      <w:r w:rsidR="00AA7768">
        <w:t xml:space="preserve"> </w:t>
      </w:r>
      <w:commentRangeStart w:id="216"/>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del w:id="217" w:author="Erico de Souza Loewe" w:date="2020-11-08T21:40:00Z">
        <w:r w:rsidR="004D5489">
          <w:delText>8</w:delText>
        </w:r>
      </w:del>
      <w:ins w:id="218" w:author="Erico de Souza Loewe" w:date="2020-11-08T21:40:00Z">
        <w:r w:rsidR="00AA7768">
          <w:rPr>
            <w:noProof/>
          </w:rPr>
          <w:t>9</w:t>
        </w:r>
      </w:ins>
      <w:r w:rsidR="00AA7768">
        <w:fldChar w:fldCharType="end"/>
      </w:r>
      <w:commentRangeEnd w:id="216"/>
      <w:r w:rsidR="001D3FAF">
        <w:rPr>
          <w:rStyle w:val="Refdecomentrio"/>
        </w:rPr>
        <w:commentReference w:id="216"/>
      </w:r>
      <w:r w:rsidR="00272F79">
        <w:t xml:space="preserve"> apresenta</w:t>
      </w:r>
      <w:r w:rsidR="00AA7768">
        <w:t xml:space="preserve"> uma visão macro dos contextos que serão considerados </w:t>
      </w:r>
      <w:del w:id="219" w:author="Erico de Souza Loewe" w:date="2020-11-08T21:40:00Z">
        <w:r w:rsidR="00AA7768">
          <w:delText>n</w:delText>
        </w:r>
        <w:r w:rsidR="00A43A7F">
          <w:delText>o</w:delText>
        </w:r>
        <w:r w:rsidR="00AA7768">
          <w:delText xml:space="preserve"> </w:delText>
        </w:r>
        <w:r w:rsidR="00A43A7F">
          <w:delText>projeto</w:delText>
        </w:r>
      </w:del>
      <w:ins w:id="220" w:author="Erico de Souza Loewe" w:date="2020-11-08T21:40:00Z">
        <w:r w:rsidR="00AA7768">
          <w:t>neste trabalho</w:t>
        </w:r>
      </w:ins>
      <w:r w:rsidR="00AA7768">
        <w:t>.</w:t>
      </w:r>
    </w:p>
    <w:p w14:paraId="328A89FB" w14:textId="77777777" w:rsidR="000E3BBD" w:rsidRDefault="000E3BBD" w:rsidP="00210C75">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C01A50F" w14:textId="4F6938CD" w:rsidR="000E3BBD" w:rsidRPr="00642AD9" w:rsidRDefault="000E3BBD" w:rsidP="00210C75">
      <w:pPr>
        <w:pStyle w:val="Legenda"/>
      </w:pPr>
      <w:bookmarkStart w:id="221" w:name="_Ref42447869"/>
      <w:bookmarkStart w:id="222" w:name="_Toc55260886"/>
      <w:r w:rsidRPr="00390E18">
        <w:rPr>
          <w:highlight w:val="yellow"/>
          <w:rPrChange w:id="223" w:author="Erico de Souza Loewe" w:date="2020-11-08T21:40:00Z">
            <w:rPr/>
          </w:rPrChange>
        </w:rPr>
        <w:t xml:space="preserve">Figura </w:t>
      </w:r>
      <w:r w:rsidR="00C7334A" w:rsidRPr="00390E18">
        <w:rPr>
          <w:highlight w:val="yellow"/>
          <w:rPrChange w:id="224" w:author="Erico de Souza Loewe" w:date="2020-11-08T21:40:00Z">
            <w:rPr/>
          </w:rPrChange>
        </w:rPr>
        <w:fldChar w:fldCharType="begin"/>
      </w:r>
      <w:r w:rsidR="00C7334A" w:rsidRPr="00390E18">
        <w:rPr>
          <w:highlight w:val="yellow"/>
          <w:rPrChange w:id="225" w:author="Erico de Souza Loewe" w:date="2020-11-08T21:40:00Z">
            <w:rPr/>
          </w:rPrChange>
        </w:rPr>
        <w:instrText xml:space="preserve"> SEQ Figura \* ARABIC </w:instrText>
      </w:r>
      <w:r w:rsidR="00C7334A" w:rsidRPr="00390E18">
        <w:rPr>
          <w:highlight w:val="yellow"/>
          <w:rPrChange w:id="226" w:author="Erico de Souza Loewe" w:date="2020-11-08T21:40:00Z">
            <w:rPr/>
          </w:rPrChange>
        </w:rPr>
        <w:fldChar w:fldCharType="separate"/>
      </w:r>
      <w:r w:rsidR="00772326" w:rsidRPr="00390E18">
        <w:rPr>
          <w:highlight w:val="yellow"/>
          <w:rPrChange w:id="227" w:author="Erico de Souza Loewe" w:date="2020-11-08T21:40:00Z">
            <w:rPr/>
          </w:rPrChange>
        </w:rPr>
        <w:t>8</w:t>
      </w:r>
      <w:r w:rsidR="00C7334A" w:rsidRPr="00390E18">
        <w:rPr>
          <w:highlight w:val="yellow"/>
          <w:rPrChange w:id="228" w:author="Erico de Souza Loewe" w:date="2020-11-08T21:40:00Z">
            <w:rPr/>
          </w:rPrChange>
        </w:rPr>
        <w:fldChar w:fldCharType="end"/>
      </w:r>
      <w:bookmarkEnd w:id="221"/>
      <w:r w:rsidRPr="00390E18">
        <w:rPr>
          <w:highlight w:val="yellow"/>
          <w:rPrChange w:id="229" w:author="Erico de Souza Loewe" w:date="2020-11-08T21:40:00Z">
            <w:rPr/>
          </w:rPrChange>
        </w:rPr>
        <w:t xml:space="preserve"> Apresentação dos contextos utilizados no trabalho (próprio, 2020)</w:t>
      </w:r>
      <w:bookmarkEnd w:id="222"/>
    </w:p>
    <w:p w14:paraId="2B059024" w14:textId="2BE998B5" w:rsidR="008849DE" w:rsidRDefault="008849DE" w:rsidP="00210C75">
      <w:pPr>
        <w:pStyle w:val="Ttulo3"/>
      </w:pPr>
      <w:bookmarkStart w:id="230" w:name="_Ref48855940"/>
      <w:bookmarkStart w:id="231" w:name="_Toc55523368"/>
      <w:bookmarkStart w:id="232" w:name="_Toc55260951"/>
      <w:r w:rsidRPr="008849DE">
        <w:t>O que é o contexto comportamental?</w:t>
      </w:r>
      <w:bookmarkEnd w:id="230"/>
      <w:bookmarkEnd w:id="231"/>
      <w:bookmarkEnd w:id="232"/>
    </w:p>
    <w:p w14:paraId="0406F967" w14:textId="75351CED" w:rsidR="00A5596A" w:rsidRDefault="00A5596A" w:rsidP="00210C75">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del w:id="233" w:author="Erico de Souza Loewe" w:date="2020-11-08T21:40:00Z">
        <w:r w:rsidR="00A43A7F">
          <w:delText>,</w:delText>
        </w:r>
      </w:del>
      <w:r>
        <w:t xml:space="preserve"> </w:t>
      </w:r>
      <w:r w:rsidR="00400306">
        <w:t>comportamento</w:t>
      </w:r>
      <w:r>
        <w:t xml:space="preserve"> pode ser tido por:</w:t>
      </w:r>
    </w:p>
    <w:p w14:paraId="42015F7F" w14:textId="696E4551" w:rsidR="00A5596A" w:rsidRDefault="00A5596A" w:rsidP="00210C75">
      <w:pPr>
        <w:pStyle w:val="Citao"/>
      </w:pPr>
      <w:commentRangeStart w:id="234"/>
      <w:r w:rsidRPr="00A5596A">
        <w:t>Qualquer ação ou reação do organismo ou parte dele</w:t>
      </w:r>
      <w:r w:rsidR="008264A2">
        <w:t>.</w:t>
      </w:r>
      <w:commentRangeEnd w:id="234"/>
      <w:r w:rsidR="00272F79">
        <w:rPr>
          <w:rStyle w:val="Refdecomentrio"/>
          <w:iCs/>
          <w:color w:val="000000"/>
        </w:rPr>
        <w:commentReference w:id="234"/>
      </w:r>
    </w:p>
    <w:p w14:paraId="60D04307" w14:textId="759ED753" w:rsidR="00A5596A" w:rsidRPr="00A5596A" w:rsidRDefault="00514193" w:rsidP="00210C75">
      <w:r>
        <w:tab/>
      </w:r>
      <w:r w:rsidR="00272F79">
        <w:t xml:space="preserve">A partir da definição de contexto, </w:t>
      </w:r>
      <w:del w:id="235" w:author="Erico de Souza Loewe" w:date="2020-11-08T21:40:00Z">
        <w:r w:rsidR="00D86874">
          <w:delText>surgiu</w:delText>
        </w:r>
      </w:del>
      <w:ins w:id="236" w:author="Erico de Souza Loewe" w:date="2020-11-08T21:40:00Z">
        <w:r w:rsidR="00272F79">
          <w:t>f</w:t>
        </w:r>
        <w:r>
          <w:t>oi realizado</w:t>
        </w:r>
      </w:ins>
      <w:r>
        <w:t xml:space="preserve"> </w:t>
      </w:r>
      <w:commentRangeStart w:id="237"/>
      <w:r>
        <w:t xml:space="preserve">um </w:t>
      </w:r>
      <w:r w:rsidR="005B7378">
        <w:t xml:space="preserve">levantamento </w:t>
      </w:r>
      <w:commentRangeEnd w:id="237"/>
      <w:r w:rsidR="00CF5FC9">
        <w:rPr>
          <w:rStyle w:val="Refdecomentrio"/>
        </w:rPr>
        <w:commentReference w:id="237"/>
      </w:r>
      <w:r>
        <w:t xml:space="preserve">das </w:t>
      </w:r>
      <w:r w:rsidR="001F075D">
        <w:t xml:space="preserve">possíveis </w:t>
      </w:r>
      <w:r>
        <w:t xml:space="preserve">ações </w:t>
      </w:r>
      <w:commentRangeStart w:id="238"/>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del w:id="239" w:author="Erico de Souza Loewe" w:date="2020-11-08T21:40:00Z">
        <w:r w:rsidR="005B7378">
          <w:delText xml:space="preserve">, </w:delText>
        </w:r>
        <w:r w:rsidR="00E2722E">
          <w:delText>a</w:delText>
        </w:r>
        <w:r w:rsidR="00C17ADF">
          <w:delText xml:space="preserve"> fim de as </w:delText>
        </w:r>
        <w:r w:rsidR="00E47C29">
          <w:delText>coloca</w:delText>
        </w:r>
        <w:r w:rsidR="00C17ADF">
          <w:delText>r</w:delText>
        </w:r>
      </w:del>
      <w:ins w:id="240" w:author="Erico de Souza Loewe" w:date="2020-11-08T21:40:00Z">
        <w:r w:rsidR="00F34CF1">
          <w:t>.</w:t>
        </w:r>
        <w:r w:rsidR="005B7378">
          <w:t xml:space="preserve"> </w:t>
        </w:r>
        <w:r w:rsidR="00F34CF1">
          <w:t>Essa lista foi</w:t>
        </w:r>
        <w:commentRangeStart w:id="241"/>
        <w:r w:rsidR="00E47C29">
          <w:t xml:space="preserve"> colocada</w:t>
        </w:r>
      </w:ins>
      <w:r w:rsidR="00E47C29">
        <w:t xml:space="preserve"> no questionário</w:t>
      </w:r>
      <w:commentRangeEnd w:id="241"/>
      <w:del w:id="242" w:author="Erico de Souza Loewe" w:date="2020-11-08T21:40:00Z">
        <w:r w:rsidR="00C17ADF">
          <w:delText>.</w:delText>
        </w:r>
        <w:r w:rsidR="00E47C29">
          <w:delText xml:space="preserve"> </w:delText>
        </w:r>
        <w:r w:rsidR="00C17ADF">
          <w:delText>S</w:delText>
        </w:r>
        <w:r w:rsidR="00E47C29">
          <w:delText xml:space="preserve">eu resultado será utilizado </w:delText>
        </w:r>
        <w:r w:rsidR="00281F2A">
          <w:delText xml:space="preserve">como peso para </w:delText>
        </w:r>
        <w:r w:rsidR="00E47C29">
          <w:delText>cada ação e</w:delText>
        </w:r>
        <w:r w:rsidR="00C17ADF">
          <w:delText>,</w:delText>
        </w:r>
        <w:r w:rsidR="004A123F">
          <w:delText xml:space="preserve"> no futuro, auxiliar na recomendação musical</w:delText>
        </w:r>
      </w:del>
      <w:r w:rsidR="00CF5FC9">
        <w:rPr>
          <w:rStyle w:val="Refdecomentrio"/>
        </w:rPr>
        <w:commentReference w:id="241"/>
      </w:r>
      <w:commentRangeEnd w:id="238"/>
      <w:r w:rsidR="00CF5FC9">
        <w:rPr>
          <w:rStyle w:val="Refdecomentrio"/>
        </w:rPr>
        <w:commentReference w:id="243"/>
      </w:r>
      <w:r w:rsidR="00912665">
        <w:rPr>
          <w:rStyle w:val="Refdecomentrio"/>
        </w:rPr>
        <w:commentReference w:id="238"/>
      </w:r>
      <w:r w:rsidR="00E2722E">
        <w:t>.</w:t>
      </w:r>
      <w:r w:rsidR="008C15E5">
        <w:t xml:space="preserve"> Esse estudo trouxe a seguinte lista de ações:</w:t>
      </w:r>
    </w:p>
    <w:p w14:paraId="67655CDD" w14:textId="1D4861AD" w:rsidR="00CE4919" w:rsidRDefault="00C700E5" w:rsidP="00210C75">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210C75">
      <w:pPr>
        <w:pStyle w:val="PargrafodaLista"/>
        <w:numPr>
          <w:ilvl w:val="0"/>
          <w:numId w:val="7"/>
        </w:numPr>
      </w:pPr>
      <w:r>
        <w:t xml:space="preserve">Escolher </w:t>
      </w:r>
      <w:r w:rsidR="00117E6F">
        <w:t>música</w:t>
      </w:r>
      <w:r w:rsidR="00645E4F">
        <w:t>s preferidas</w:t>
      </w:r>
    </w:p>
    <w:p w14:paraId="5CB257C9" w14:textId="5A128209" w:rsidR="007F620B" w:rsidRDefault="007F620B" w:rsidP="00210C75">
      <w:pPr>
        <w:pStyle w:val="PargrafodaLista"/>
        <w:numPr>
          <w:ilvl w:val="0"/>
          <w:numId w:val="7"/>
        </w:numPr>
      </w:pPr>
      <w:r>
        <w:t>Definir a atividade</w:t>
      </w:r>
    </w:p>
    <w:p w14:paraId="12F05223" w14:textId="03E8BD91" w:rsidR="007F620B" w:rsidRDefault="007F620B" w:rsidP="00210C75">
      <w:pPr>
        <w:pStyle w:val="PargrafodaLista"/>
        <w:numPr>
          <w:ilvl w:val="0"/>
          <w:numId w:val="7"/>
        </w:numPr>
      </w:pPr>
      <w:r>
        <w:t>Definir o humor</w:t>
      </w:r>
    </w:p>
    <w:p w14:paraId="3D2B4D19" w14:textId="3AF61B0B" w:rsidR="008849DE" w:rsidRDefault="008849DE" w:rsidP="00210C75">
      <w:pPr>
        <w:pStyle w:val="Ttulo3"/>
      </w:pPr>
      <w:bookmarkStart w:id="244" w:name="_Toc55523369"/>
      <w:bookmarkStart w:id="245" w:name="_Toc55260952"/>
      <w:r w:rsidRPr="008849DE">
        <w:t>O que é o contexto</w:t>
      </w:r>
      <w:r w:rsidR="00CF5FC9">
        <w:t xml:space="preserve"> de</w:t>
      </w:r>
      <w:r w:rsidRPr="008849DE">
        <w:t xml:space="preserve"> ambiente?</w:t>
      </w:r>
      <w:bookmarkEnd w:id="244"/>
      <w:bookmarkEnd w:id="245"/>
    </w:p>
    <w:p w14:paraId="721FB838" w14:textId="3F44EC6F" w:rsidR="002D7CBA" w:rsidRDefault="002D7CBA" w:rsidP="00210C75">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del w:id="246" w:author="Erico de Souza Loewe" w:date="2020-11-08T21:40:00Z">
        <w:r w:rsidR="001010B0">
          <w:delText>,</w:delText>
        </w:r>
      </w:del>
      <w:r>
        <w:t xml:space="preserve"> </w:t>
      </w:r>
      <w:r w:rsidR="00C6087F">
        <w:t>ambiente</w:t>
      </w:r>
      <w:r>
        <w:t xml:space="preserve"> pode ser tido por:</w:t>
      </w:r>
    </w:p>
    <w:p w14:paraId="45EB3042" w14:textId="47E2A51A" w:rsidR="002D7CBA" w:rsidRDefault="00CF31B0" w:rsidP="00210C75">
      <w:pPr>
        <w:pStyle w:val="Citao"/>
      </w:pPr>
      <w:commentRangeStart w:id="247"/>
      <w:r w:rsidRPr="00CF31B0">
        <w:t>Conjunto de condições físicas, biológicas e químicas que rodeiam os seres vivos e as coisas</w:t>
      </w:r>
      <w:r w:rsidR="008264A2">
        <w:t>.</w:t>
      </w:r>
      <w:commentRangeEnd w:id="247"/>
      <w:r w:rsidR="00CF5FC9">
        <w:rPr>
          <w:rStyle w:val="Refdecomentrio"/>
          <w:iCs/>
          <w:color w:val="000000"/>
        </w:rPr>
        <w:commentReference w:id="247"/>
      </w:r>
    </w:p>
    <w:p w14:paraId="6AA72DD0" w14:textId="048C435D" w:rsidR="002D7CBA" w:rsidRPr="00A5596A" w:rsidRDefault="002D7CBA" w:rsidP="00210C75">
      <w:del w:id="248" w:author="Erico de Souza Loewe" w:date="2020-11-08T21:40:00Z">
        <w:r>
          <w:tab/>
        </w:r>
        <w:r w:rsidR="00EE0447">
          <w:delText>Pela citação acima,</w:delText>
        </w:r>
        <w:r w:rsidR="002D5D1C">
          <w:delText xml:space="preserve"> </w:delText>
        </w:r>
        <w:r w:rsidR="005E318F">
          <w:delText>sucedeu-se</w:delText>
        </w:r>
        <w:r w:rsidR="00CF5FC9">
          <w:delText xml:space="preserve"> pesquisa</w:delText>
        </w:r>
        <w:r w:rsidR="005E318F">
          <w:delText>s de</w:delText>
        </w:r>
      </w:del>
      <w:ins w:id="249" w:author="Erico de Souza Loewe" w:date="2020-11-08T21:40:00Z">
        <w:r>
          <w:tab/>
        </w:r>
        <w:r w:rsidR="002D5D1C">
          <w:t xml:space="preserve">Com essa definição, </w:t>
        </w:r>
        <w:r w:rsidR="00CF5FC9">
          <w:t>foram pesquisados</w:t>
        </w:r>
      </w:ins>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del w:id="250" w:author="Erico de Souza Loewe" w:date="2020-11-08T21:40:00Z">
        <w:r w:rsidR="00CA7115">
          <w:delText>a análise</w:delText>
        </w:r>
        <w:r w:rsidR="00907761">
          <w:delText xml:space="preserve"> </w:delText>
        </w:r>
        <w:r w:rsidR="009E7EF6">
          <w:delText>exp</w:delText>
        </w:r>
        <w:r w:rsidR="00571F73">
          <w:delText>ô</w:delText>
        </w:r>
        <w:r w:rsidR="009E7EF6">
          <w:delText>s</w:delText>
        </w:r>
        <w:r w:rsidR="00246A57">
          <w:delText xml:space="preserve"> </w:delText>
        </w:r>
        <w:r w:rsidR="000B3ABD">
          <w:delText>três</w:delText>
        </w:r>
      </w:del>
      <w:ins w:id="251" w:author="Erico de Souza Loewe" w:date="2020-11-08T21:40:00Z">
        <w:r w:rsidR="00912665">
          <w:t xml:space="preserve">foram </w:t>
        </w:r>
        <w:r w:rsidR="00907761">
          <w:t>identificado</w:t>
        </w:r>
        <w:r w:rsidR="00912665">
          <w:t>s</w:t>
        </w:r>
        <w:commentRangeStart w:id="252"/>
        <w:r w:rsidR="00246A57">
          <w:t xml:space="preserve"> 3</w:t>
        </w:r>
      </w:ins>
      <w:r w:rsidR="00246A57">
        <w:t xml:space="preserve"> possíveis contextos</w:t>
      </w:r>
      <w:r w:rsidR="00907761">
        <w:t xml:space="preserve"> de ambiente</w:t>
      </w:r>
      <w:r w:rsidR="00246A57">
        <w:t xml:space="preserve"> </w:t>
      </w:r>
      <w:commentRangeEnd w:id="252"/>
      <w:del w:id="253" w:author="Erico de Souza Loewe" w:date="2020-11-08T21:40:00Z">
        <w:r w:rsidR="00013EA8">
          <w:delText>a</w:delText>
        </w:r>
      </w:del>
      <w:ins w:id="254" w:author="Erico de Souza Loewe" w:date="2020-11-08T21:40:00Z">
        <w:r w:rsidR="00CF5FC9">
          <w:rPr>
            <w:rStyle w:val="Refdecomentrio"/>
          </w:rPr>
          <w:commentReference w:id="252"/>
        </w:r>
        <w:r w:rsidR="00246A57">
          <w:t>que podem</w:t>
        </w:r>
      </w:ins>
      <w:r w:rsidR="00246A57">
        <w:t xml:space="preserve"> </w:t>
      </w:r>
      <w:commentRangeStart w:id="255"/>
      <w:r w:rsidR="00246A57">
        <w:t>ser</w:t>
      </w:r>
      <w:r w:rsidR="00CF5FC9">
        <w:rPr>
          <w:rStyle w:val="Refdecomentrio"/>
        </w:rPr>
        <w:commentReference w:id="256"/>
      </w:r>
      <w:r w:rsidR="00246A57">
        <w:t xml:space="preserve"> </w:t>
      </w:r>
      <w:commentRangeEnd w:id="255"/>
      <w:r w:rsidR="00CF5FC9">
        <w:rPr>
          <w:rStyle w:val="Refdecomentrio"/>
        </w:rPr>
        <w:commentReference w:id="255"/>
      </w:r>
      <w:r w:rsidR="00246A57">
        <w:t xml:space="preserve">representados na aplicação, </w:t>
      </w:r>
      <w:del w:id="257" w:author="Erico de Souza Loewe" w:date="2020-11-08T21:40:00Z">
        <w:r w:rsidR="007F7D5F">
          <w:delText>determinados por</w:delText>
        </w:r>
      </w:del>
      <w:ins w:id="258" w:author="Erico de Souza Loewe" w:date="2020-11-08T21:40:00Z">
        <w:r w:rsidR="00246A57">
          <w:t>que são</w:t>
        </w:r>
      </w:ins>
      <w:r w:rsidR="00246A57">
        <w:t>:</w:t>
      </w:r>
      <w:commentRangeStart w:id="259"/>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259"/>
      <w:r w:rsidR="00CF5FC9">
        <w:rPr>
          <w:rStyle w:val="Refdecomentrio"/>
        </w:rPr>
        <w:commentReference w:id="259"/>
      </w:r>
      <w:r w:rsidR="007641AA">
        <w:t xml:space="preserve"> </w:t>
      </w:r>
      <w:del w:id="260" w:author="Erico de Souza Loewe" w:date="2020-11-08T21:40:00Z">
        <w:r w:rsidR="00031E0B">
          <w:delText>Com</w:delText>
        </w:r>
        <w:r w:rsidR="00786C5A">
          <w:delText xml:space="preserve"> finalidade</w:delText>
        </w:r>
      </w:del>
      <w:ins w:id="261" w:author="Erico de Souza Loewe" w:date="2020-11-08T21:40:00Z">
        <w:r w:rsidR="007641AA">
          <w:t xml:space="preserve">Devido </w:t>
        </w:r>
        <w:r w:rsidR="00B11C5A">
          <w:t>a um tempo limitado</w:t>
        </w:r>
      </w:ins>
      <w:r w:rsidR="00B11C5A">
        <w:t xml:space="preserve"> de </w:t>
      </w:r>
      <w:del w:id="262" w:author="Erico de Souza Loewe" w:date="2020-11-08T21:40:00Z">
        <w:r w:rsidR="004D51C7">
          <w:delText>explicitar</w:delText>
        </w:r>
      </w:del>
      <w:ins w:id="263" w:author="Erico de Souza Loewe" w:date="2020-11-08T21:40:00Z">
        <w:r w:rsidR="00B11C5A">
          <w:t>desenvolvimento</w:t>
        </w:r>
        <w:r w:rsidR="007641AA">
          <w:t xml:space="preserve"> da aplicação só </w:t>
        </w:r>
        <w:r w:rsidR="00706CA6">
          <w:t>será</w:t>
        </w:r>
        <w:r w:rsidR="007641AA">
          <w:t xml:space="preserve"> utilizado</w:t>
        </w:r>
      </w:ins>
      <w:r w:rsidR="007641AA">
        <w:t xml:space="preserve"> o </w:t>
      </w:r>
      <w:del w:id="264" w:author="Erico de Souza Loewe" w:date="2020-11-08T21:40:00Z">
        <w:r w:rsidR="00A913A2">
          <w:delText xml:space="preserve">produto final, </w:delText>
        </w:r>
        <w:r w:rsidR="003C6421">
          <w:delText xml:space="preserve">o protótipo </w:delText>
        </w:r>
        <w:r w:rsidR="00B46633">
          <w:delText xml:space="preserve">explorará apenas </w:delText>
        </w:r>
        <w:r w:rsidR="00A56E84">
          <w:delText>o serviço de</w:delText>
        </w:r>
      </w:del>
      <w:ins w:id="265" w:author="Erico de Souza Loewe" w:date="2020-11-08T21:40:00Z">
        <w:r w:rsidR="007641AA">
          <w:t>contexto</w:t>
        </w:r>
      </w:ins>
      <w:r w:rsidR="007641AA">
        <w:t xml:space="preserve"> localização.</w:t>
      </w:r>
    </w:p>
    <w:p w14:paraId="550D217F" w14:textId="00067B7F" w:rsidR="008849DE" w:rsidRDefault="008849DE" w:rsidP="00210C75">
      <w:pPr>
        <w:pStyle w:val="Ttulo3"/>
      </w:pPr>
      <w:bookmarkStart w:id="266" w:name="_Toc55523370"/>
      <w:bookmarkStart w:id="267"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266"/>
      <w:bookmarkEnd w:id="267"/>
    </w:p>
    <w:p w14:paraId="72669C84" w14:textId="78047787" w:rsidR="00CF04BE" w:rsidRDefault="00BD6225" w:rsidP="00210C75">
      <w:r>
        <w:tab/>
      </w:r>
      <w:del w:id="268" w:author="Erico de Souza Loewe" w:date="2020-11-08T21:40:00Z">
        <w:r w:rsidR="000B2725">
          <w:delText>O</w:delText>
        </w:r>
        <w:r w:rsidR="001A572F">
          <w:delText>b</w:delText>
        </w:r>
        <w:r w:rsidR="000B2725">
          <w:delText>ter-se-á</w:delText>
        </w:r>
        <w:r w:rsidR="001A572F">
          <w:delText xml:space="preserve"> </w:delText>
        </w:r>
        <w:r w:rsidR="000B2725">
          <w:delText>o</w:delText>
        </w:r>
        <w:r w:rsidR="00EF23A5">
          <w:delText>s</w:delText>
        </w:r>
      </w:del>
      <w:ins w:id="269" w:author="Erico de Souza Loewe" w:date="2020-11-08T21:40:00Z">
        <w:r w:rsidR="00EF23A5">
          <w:t>Os</w:t>
        </w:r>
      </w:ins>
      <w:r w:rsidR="00EF23A5">
        <w:t xml:space="preserve"> contextos</w:t>
      </w:r>
      <w:r>
        <w:t xml:space="preserve"> </w:t>
      </w:r>
      <w:r w:rsidR="00CF5FC9">
        <w:t xml:space="preserve">no </w:t>
      </w:r>
      <w:r w:rsidR="004234B0">
        <w:rPr>
          <w:i/>
        </w:rPr>
        <w:t>LORS</w:t>
      </w:r>
      <w:r w:rsidR="00CF5FC9">
        <w:t xml:space="preserve"> </w:t>
      </w:r>
      <w:ins w:id="270" w:author="Erico de Souza Loewe" w:date="2020-11-08T21:40:00Z">
        <w:r>
          <w:t>serão obtidos</w:t>
        </w:r>
        <w:r w:rsidR="00CF5FC9">
          <w:t xml:space="preserve"> </w:t>
        </w:r>
      </w:ins>
      <w:r>
        <w:t>a</w:t>
      </w:r>
      <w:r w:rsidR="00C23039">
        <w:t xml:space="preserve"> partir da captura de </w:t>
      </w:r>
      <w:r w:rsidR="00233953">
        <w:t>formulários</w:t>
      </w:r>
      <w:r w:rsidR="007276D7">
        <w:t xml:space="preserve"> e</w:t>
      </w:r>
      <w:r>
        <w:t xml:space="preserve"> eventos</w:t>
      </w:r>
      <w:r w:rsidR="00C23039">
        <w:t xml:space="preserve"> de um </w:t>
      </w:r>
      <w:del w:id="271" w:author="Erico de Souza Loewe" w:date="2020-11-08T21:40:00Z">
        <w:r w:rsidR="00C23039">
          <w:delText>app</w:delText>
        </w:r>
        <w:r w:rsidR="00FA28F8">
          <w:delText>,</w:delText>
        </w:r>
        <w:r w:rsidR="00E50F49">
          <w:delText xml:space="preserve"> aplica</w:delText>
        </w:r>
        <w:r w:rsidR="00B75D5D">
          <w:delText>dos, por conjuntur</w:delText>
        </w:r>
        <w:r w:rsidR="009642A2">
          <w:delText>a,</w:delText>
        </w:r>
      </w:del>
      <w:ins w:id="272" w:author="Erico de Souza Loewe" w:date="2020-11-08T21:40:00Z">
        <w:r w:rsidR="00F56039" w:rsidRPr="00F56039">
          <w:rPr>
            <w:i/>
          </w:rPr>
          <w:t>web</w:t>
        </w:r>
        <w:commentRangeStart w:id="273"/>
        <w:r w:rsidR="00C23039" w:rsidRPr="00F56039">
          <w:rPr>
            <w:i/>
          </w:rPr>
          <w:t>app</w:t>
        </w:r>
        <w:commentRangeEnd w:id="273"/>
        <w:r w:rsidR="00912665" w:rsidRPr="00F56039">
          <w:rPr>
            <w:rStyle w:val="Refdecomentrio"/>
            <w:i/>
            <w:iCs w:val="0"/>
          </w:rPr>
          <w:commentReference w:id="273"/>
        </w:r>
        <w:r w:rsidR="002367B6">
          <w:t>.</w:t>
        </w:r>
        <w:r w:rsidR="00FE3FBF">
          <w:t xml:space="preserve"> </w:t>
        </w:r>
        <w:r w:rsidR="00E50F49">
          <w:t>Na aplicação</w:t>
        </w:r>
        <w:r w:rsidR="00912665">
          <w:t xml:space="preserve"> </w:t>
        </w:r>
        <w:r w:rsidR="00E50F49">
          <w:t xml:space="preserve">será obtido </w:t>
        </w:r>
        <w:r w:rsidR="00912665">
          <w:t xml:space="preserve">o </w:t>
        </w:r>
        <w:r w:rsidR="0039573D">
          <w:t>contexto</w:t>
        </w:r>
      </w:ins>
      <w:r w:rsidR="0039573D">
        <w:t xml:space="preserve"> </w:t>
      </w:r>
      <w:r w:rsidR="00E50F49">
        <w:t xml:space="preserve">de duas maneiras: (i) explicitamente, </w:t>
      </w:r>
      <w:del w:id="274" w:author="Erico de Souza Loewe" w:date="2020-11-08T21:40:00Z">
        <w:r w:rsidR="00224777">
          <w:delText>para</w:delText>
        </w:r>
      </w:del>
      <w:ins w:id="275" w:author="Erico de Souza Loewe" w:date="2020-11-08T21:40:00Z">
        <w:r w:rsidR="00E50F49">
          <w:t>onde</w:t>
        </w:r>
      </w:ins>
      <w:r w:rsidR="00E50F49">
        <w:t xml:space="preserve"> o usuário </w:t>
      </w:r>
      <w:ins w:id="276" w:author="Erico de Souza Loewe" w:date="2020-11-08T21:40:00Z">
        <w:r w:rsidR="00E50F49">
          <w:t xml:space="preserve">irá </w:t>
        </w:r>
      </w:ins>
      <w:r w:rsidR="00E50F49">
        <w:t>cadastrar o que está fazendo</w:t>
      </w:r>
      <w:del w:id="277" w:author="Erico de Souza Loewe" w:date="2020-11-08T21:40:00Z">
        <w:r w:rsidR="00E50F49">
          <w:delText>. Ex</w:delText>
        </w:r>
      </w:del>
      <w:ins w:id="278" w:author="Erico de Souza Loewe" w:date="2020-11-08T21:40:00Z">
        <w:r w:rsidR="00912665">
          <w:t>, e</w:t>
        </w:r>
        <w:r w:rsidR="00E50F49">
          <w:t>x</w:t>
        </w:r>
      </w:ins>
      <w:r w:rsidR="00E50F49">
        <w:t>.: emoções, atividades</w:t>
      </w:r>
      <w:r w:rsidR="00E44E8B">
        <w:t xml:space="preserve"> e localização</w:t>
      </w:r>
      <w:del w:id="279" w:author="Erico de Souza Loewe" w:date="2020-11-08T21:40:00Z">
        <w:r w:rsidR="00E50F49">
          <w:delText>.</w:delText>
        </w:r>
      </w:del>
      <w:ins w:id="280" w:author="Erico de Souza Loewe" w:date="2020-11-08T21:40:00Z">
        <w:r w:rsidR="00912665">
          <w:t>;</w:t>
        </w:r>
      </w:ins>
      <w:r w:rsidR="00E50F49">
        <w:t xml:space="preserve"> (ii) implicitamente, </w:t>
      </w:r>
      <w:del w:id="281" w:author="Erico de Souza Loewe" w:date="2020-11-08T21:40:00Z">
        <w:r w:rsidR="00F74FAE">
          <w:delText>adquirido</w:delText>
        </w:r>
      </w:del>
      <w:ins w:id="282" w:author="Erico de Souza Loewe" w:date="2020-11-08T21:40:00Z">
        <w:r w:rsidR="00912665">
          <w:t>o</w:t>
        </w:r>
        <w:r w:rsidR="0039573D">
          <w:t xml:space="preserve"> qual </w:t>
        </w:r>
        <w:r w:rsidR="00FB4D12">
          <w:t>será</w:t>
        </w:r>
        <w:r w:rsidR="0039573D">
          <w:t xml:space="preserve"> obtid</w:t>
        </w:r>
        <w:r w:rsidR="00FB4D12">
          <w:t>o</w:t>
        </w:r>
      </w:ins>
      <w:r w:rsidR="0039573D">
        <w:t xml:space="preserve"> através d</w:t>
      </w:r>
      <w:r w:rsidR="00CF04BE">
        <w:t>as ações do usuário realizadas no aplicativo</w:t>
      </w:r>
      <w:del w:id="283" w:author="Erico de Souza Loewe" w:date="2020-11-08T21:40:00Z">
        <w:r w:rsidR="001F2541">
          <w:delText xml:space="preserve"> como</w:delText>
        </w:r>
      </w:del>
      <w:ins w:id="284" w:author="Erico de Souza Loewe" w:date="2020-11-08T21:40:00Z">
        <w:r w:rsidR="00912665">
          <w:t>,</w:t>
        </w:r>
        <w:r w:rsidR="00CE64CC">
          <w:t xml:space="preserve"> </w:t>
        </w:r>
        <w:r w:rsidR="00912665">
          <w:t>ex</w:t>
        </w:r>
        <w:r w:rsidR="00CE64CC">
          <w:t xml:space="preserve">.: </w:t>
        </w:r>
        <w:r w:rsidR="001A18FD" w:rsidRPr="001A18FD">
          <w:t>ações sobre</w:t>
        </w:r>
      </w:ins>
      <w:r w:rsidR="001A18FD" w:rsidRPr="001A18FD">
        <w:t xml:space="preserve"> os componentes do </w:t>
      </w:r>
      <w:del w:id="285" w:author="Erico de Souza Loewe" w:date="2020-11-08T21:40:00Z">
        <w:r w:rsidR="001A18FD" w:rsidRPr="001A18FD">
          <w:delText>app</w:delText>
        </w:r>
        <w:r w:rsidR="00A20546">
          <w:delText>. Ex.</w:delText>
        </w:r>
        <w:r w:rsidR="00E80069">
          <w:delText>: sua</w:delText>
        </w:r>
      </w:del>
      <w:ins w:id="286" w:author="Erico de Souza Loewe" w:date="2020-11-08T21:40:00Z">
        <w:r w:rsidR="00D710C7" w:rsidRPr="00F56039">
          <w:rPr>
            <w:i/>
          </w:rPr>
          <w:t>web</w:t>
        </w:r>
        <w:commentRangeStart w:id="287"/>
        <w:r w:rsidR="00D710C7" w:rsidRPr="00F56039">
          <w:rPr>
            <w:i/>
          </w:rPr>
          <w:t>app</w:t>
        </w:r>
        <w:commentRangeEnd w:id="287"/>
        <w:r w:rsidR="00D710C7" w:rsidRPr="00F56039">
          <w:rPr>
            <w:rStyle w:val="Refdecomentrio"/>
            <w:i/>
            <w:iCs w:val="0"/>
          </w:rPr>
          <w:commentReference w:id="287"/>
        </w:r>
        <w:r w:rsidR="00CE64CC">
          <w:t>,</w:t>
        </w:r>
      </w:ins>
      <w:r w:rsidR="00CE64CC">
        <w:t xml:space="preserve"> </w:t>
      </w:r>
      <w:r w:rsidR="007D153C">
        <w:t>localização</w:t>
      </w:r>
      <w:r w:rsidR="00CE64CC">
        <w:t>.</w:t>
      </w:r>
    </w:p>
    <w:p w14:paraId="1ABFA8C1" w14:textId="6E6373C1" w:rsidR="00EF1EAD" w:rsidRDefault="00E50F49" w:rsidP="00210C75">
      <w:r>
        <w:tab/>
      </w:r>
      <w:r w:rsidR="00EF1EAD">
        <w:t xml:space="preserve">São poucas as ações que auxiliam no entendimento do contexto </w:t>
      </w:r>
      <w:r w:rsidR="008264A2">
        <w:t xml:space="preserve">e </w:t>
      </w:r>
      <w:r w:rsidR="00EF1EAD">
        <w:t xml:space="preserve">que podem ser obtidas </w:t>
      </w:r>
      <w:commentRangeStart w:id="288"/>
      <w:r w:rsidR="00EF1EAD">
        <w:t>implicitamente</w:t>
      </w:r>
      <w:commentRangeEnd w:id="288"/>
      <w:r w:rsidR="00CF5FC9">
        <w:rPr>
          <w:rStyle w:val="Refdecomentrio"/>
        </w:rPr>
        <w:commentReference w:id="288"/>
      </w:r>
      <w:r w:rsidR="008E1661">
        <w:t xml:space="preserve">, </w:t>
      </w:r>
      <w:r w:rsidR="00EF1EAD">
        <w:t xml:space="preserve">isso devido </w:t>
      </w:r>
      <w:del w:id="289" w:author="Erico de Souza Loewe" w:date="2020-11-08T21:40:00Z">
        <w:r w:rsidR="00EF1EAD">
          <w:delText>as</w:delText>
        </w:r>
      </w:del>
      <w:ins w:id="290" w:author="Erico de Souza Loewe" w:date="2020-11-08T21:40:00Z">
        <w:r w:rsidR="00912665">
          <w:t>à</w:t>
        </w:r>
        <w:r w:rsidR="00EF1EAD">
          <w:t>s</w:t>
        </w:r>
      </w:ins>
      <w:r w:rsidR="00EF1EAD">
        <w:t xml:space="preserve"> limitações dos sensores e dados disponíveis na </w:t>
      </w:r>
      <w:commentRangeStart w:id="291"/>
      <w:r w:rsidR="00EF1EAD">
        <w:t xml:space="preserve">aplicação </w:t>
      </w:r>
      <w:commentRangeEnd w:id="291"/>
      <w:r w:rsidR="00CF5FC9">
        <w:rPr>
          <w:rStyle w:val="Refdecomentrio"/>
        </w:rPr>
        <w:commentReference w:id="291"/>
      </w:r>
      <w:r w:rsidR="00EF1EAD">
        <w:t>desenvolvida</w:t>
      </w:r>
      <w:del w:id="292" w:author="Erico de Souza Loewe" w:date="2020-11-08T21:40:00Z">
        <w:r w:rsidR="00924C6E">
          <w:delText>.</w:delText>
        </w:r>
        <w:r w:rsidR="00EF1EAD">
          <w:delText xml:space="preserve"> </w:delText>
        </w:r>
        <w:r w:rsidR="00924C6E">
          <w:delText>P</w:delText>
        </w:r>
        <w:r w:rsidR="00EF1EAD">
          <w:delText>or</w:delText>
        </w:r>
      </w:del>
      <w:ins w:id="293" w:author="Erico de Souza Loewe" w:date="2020-11-08T21:40:00Z">
        <w:r w:rsidR="00EF1EAD">
          <w:t>, por</w:t>
        </w:r>
      </w:ins>
      <w:r w:rsidR="00EF1EAD">
        <w:t xml:space="preserve"> isso, o sistema </w:t>
      </w:r>
      <w:del w:id="294" w:author="Erico de Souza Loewe" w:date="2020-11-08T21:40:00Z">
        <w:r w:rsidR="00924C6E">
          <w:delText>d</w:delText>
        </w:r>
        <w:r w:rsidR="00EF1EAD">
          <w:delText>es</w:delText>
        </w:r>
        <w:r w:rsidR="008264A2">
          <w:delText>t</w:delText>
        </w:r>
        <w:r w:rsidR="00EF1EAD">
          <w:delText>e</w:delText>
        </w:r>
      </w:del>
      <w:ins w:id="295" w:author="Erico de Souza Loewe" w:date="2020-11-08T21:40:00Z">
        <w:r w:rsidR="008264A2">
          <w:t xml:space="preserve">que será </w:t>
        </w:r>
        <w:r w:rsidR="00EF1EAD">
          <w:t>desenvolvido nes</w:t>
        </w:r>
        <w:r w:rsidR="008264A2">
          <w:t>t</w:t>
        </w:r>
        <w:r w:rsidR="00EF1EAD">
          <w:t>e</w:t>
        </w:r>
      </w:ins>
      <w:r w:rsidR="00EF1EAD">
        <w:t xml:space="preserve"> trabalho</w:t>
      </w:r>
      <w:ins w:id="296" w:author="Erico de Souza Loewe" w:date="2020-11-08T21:40:00Z">
        <w:r w:rsidR="00EF1EAD">
          <w:t>,</w:t>
        </w:r>
      </w:ins>
      <w:r w:rsidR="00EF1EAD">
        <w:t xml:space="preserve"> contar</w:t>
      </w:r>
      <w:r w:rsidR="008264A2">
        <w:t>á</w:t>
      </w:r>
      <w:r w:rsidR="00EF1EAD">
        <w:t xml:space="preserve"> com informações disposta</w:t>
      </w:r>
      <w:r w:rsidR="008264A2">
        <w:t>s</w:t>
      </w:r>
      <w:r w:rsidR="00EF1EAD">
        <w:t xml:space="preserve"> de maneira </w:t>
      </w:r>
      <w:del w:id="297" w:author="Erico de Souza Loewe" w:date="2020-11-08T21:40:00Z">
        <w:r w:rsidR="00EF1EAD">
          <w:delText>expl</w:delText>
        </w:r>
        <w:r w:rsidR="00151EF5">
          <w:delText>í</w:delText>
        </w:r>
        <w:r w:rsidR="00EF1EAD">
          <w:delText>cita</w:delText>
        </w:r>
      </w:del>
      <w:ins w:id="298" w:author="Erico de Souza Loewe" w:date="2020-11-08T21:40:00Z">
        <w:r w:rsidR="00EF1EAD">
          <w:t>explicita</w:t>
        </w:r>
      </w:ins>
      <w:r w:rsidR="00EF1EAD">
        <w:t xml:space="preserve"> e </w:t>
      </w:r>
      <w:r w:rsidR="005B61E3">
        <w:t>implícita, sendo elas:</w:t>
      </w:r>
    </w:p>
    <w:p w14:paraId="0B4CC62F" w14:textId="4B70F708" w:rsidR="00502915" w:rsidRDefault="005B61E3" w:rsidP="001F7C27">
      <w:pPr>
        <w:pStyle w:val="Listas1"/>
      </w:pPr>
      <w:r>
        <w:t>Informações adquiridas de maneira implícita:</w:t>
      </w:r>
      <w:r w:rsidR="001D264D">
        <w:t xml:space="preserve"> </w:t>
      </w:r>
    </w:p>
    <w:p w14:paraId="6DCAEC74" w14:textId="52C4A7CD" w:rsidR="00502915" w:rsidRDefault="00502915" w:rsidP="00210C75">
      <w:pPr>
        <w:pStyle w:val="PargrafodaLista"/>
        <w:numPr>
          <w:ilvl w:val="1"/>
          <w:numId w:val="8"/>
        </w:numPr>
      </w:pPr>
      <w:r>
        <w:t>localização</w:t>
      </w:r>
    </w:p>
    <w:p w14:paraId="4CDF95E2" w14:textId="785C944B" w:rsidR="00502915" w:rsidRDefault="00502915" w:rsidP="00210C75">
      <w:pPr>
        <w:pStyle w:val="PargrafodaLista"/>
        <w:numPr>
          <w:ilvl w:val="1"/>
          <w:numId w:val="8"/>
        </w:numPr>
      </w:pPr>
      <w:r>
        <w:t>ações</w:t>
      </w:r>
      <w:r w:rsidR="00A8362C">
        <w:t xml:space="preserve"> </w:t>
      </w:r>
      <w:r w:rsidR="00CF5FC9">
        <w:t>sobre os</w:t>
      </w:r>
      <w:r w:rsidR="00A8362C">
        <w:t xml:space="preserve"> componentes do </w:t>
      </w:r>
      <w:del w:id="299" w:author="Erico de Souza Loewe" w:date="2020-11-08T21:40:00Z">
        <w:r w:rsidR="00A8362C">
          <w:delText>app</w:delText>
        </w:r>
      </w:del>
      <w:ins w:id="300" w:author="Erico de Souza Loewe" w:date="2020-11-08T21:40:00Z">
        <w:r w:rsidR="00D710C7" w:rsidRPr="00F56039">
          <w:rPr>
            <w:i/>
          </w:rPr>
          <w:t>web</w:t>
        </w:r>
        <w:commentRangeStart w:id="301"/>
        <w:r w:rsidR="00D710C7" w:rsidRPr="00F56039">
          <w:rPr>
            <w:i/>
          </w:rPr>
          <w:t>app</w:t>
        </w:r>
        <w:commentRangeEnd w:id="301"/>
        <w:r w:rsidR="00D710C7" w:rsidRPr="00F56039">
          <w:rPr>
            <w:rStyle w:val="Refdecomentrio"/>
            <w:i/>
            <w:iCs w:val="0"/>
          </w:rPr>
          <w:commentReference w:id="301"/>
        </w:r>
      </w:ins>
    </w:p>
    <w:p w14:paraId="56AFEBD8" w14:textId="3FC76D80" w:rsidR="00502915" w:rsidRDefault="00502915" w:rsidP="00210C75">
      <w:pPr>
        <w:pStyle w:val="PargrafodaLista"/>
        <w:numPr>
          <w:ilvl w:val="1"/>
          <w:numId w:val="8"/>
        </w:numPr>
      </w:pPr>
      <w:r>
        <w:t>tempo</w:t>
      </w:r>
    </w:p>
    <w:p w14:paraId="3C400799" w14:textId="09D81936" w:rsidR="009A3482" w:rsidRDefault="009A3482" w:rsidP="00210C75">
      <w:pPr>
        <w:pStyle w:val="PargrafodaLista"/>
        <w:numPr>
          <w:ilvl w:val="1"/>
          <w:numId w:val="8"/>
        </w:numPr>
      </w:pPr>
      <w:r>
        <w:t>músicas preferidas</w:t>
      </w:r>
    </w:p>
    <w:p w14:paraId="7306FA4D" w14:textId="12B1F1B7" w:rsidR="005B61E3" w:rsidRDefault="005B61E3" w:rsidP="001F7C27">
      <w:pPr>
        <w:pStyle w:val="Listas1"/>
      </w:pPr>
      <w:r>
        <w:t xml:space="preserve">Informações adquiridas de maneira </w:t>
      </w:r>
      <w:del w:id="302" w:author="Erico de Souza Loewe" w:date="2020-11-08T21:40:00Z">
        <w:r>
          <w:delText>expl</w:delText>
        </w:r>
        <w:r w:rsidR="00151EF5">
          <w:delText>í</w:delText>
        </w:r>
        <w:r>
          <w:delText>cita</w:delText>
        </w:r>
      </w:del>
      <w:ins w:id="303" w:author="Erico de Souza Loewe" w:date="2020-11-08T21:40:00Z">
        <w:r>
          <w:t>explicita</w:t>
        </w:r>
      </w:ins>
      <w:r>
        <w:t xml:space="preserve">: </w:t>
      </w:r>
    </w:p>
    <w:p w14:paraId="1DDA9A7C" w14:textId="207F3058" w:rsidR="0051636D" w:rsidRDefault="0051636D" w:rsidP="00210C75">
      <w:pPr>
        <w:pStyle w:val="PargrafodaLista"/>
        <w:numPr>
          <w:ilvl w:val="1"/>
          <w:numId w:val="8"/>
        </w:numPr>
      </w:pPr>
      <w:commentRangeStart w:id="304"/>
      <w:commentRangeStart w:id="305"/>
      <w:r>
        <w:t>localização</w:t>
      </w:r>
      <w:commentRangeEnd w:id="304"/>
      <w:r w:rsidR="008264A2">
        <w:rPr>
          <w:rStyle w:val="Refdecomentrio"/>
        </w:rPr>
        <w:commentReference w:id="304"/>
      </w:r>
      <w:commentRangeEnd w:id="305"/>
      <w:r w:rsidR="001C6C9A">
        <w:rPr>
          <w:rStyle w:val="Refdecomentrio"/>
        </w:rPr>
        <w:commentReference w:id="305"/>
      </w:r>
    </w:p>
    <w:p w14:paraId="261C9F77" w14:textId="061C673C" w:rsidR="0051636D" w:rsidRDefault="0051636D" w:rsidP="00210C75">
      <w:pPr>
        <w:pStyle w:val="PargrafodaLista"/>
        <w:numPr>
          <w:ilvl w:val="1"/>
          <w:numId w:val="8"/>
        </w:numPr>
      </w:pPr>
      <w:r>
        <w:t>humor</w:t>
      </w:r>
    </w:p>
    <w:p w14:paraId="2075FD7D" w14:textId="1C9A3C0E" w:rsidR="0051636D" w:rsidRDefault="0051636D" w:rsidP="00210C75">
      <w:pPr>
        <w:pStyle w:val="PargrafodaLista"/>
        <w:numPr>
          <w:ilvl w:val="1"/>
          <w:numId w:val="8"/>
        </w:numPr>
      </w:pPr>
      <w:r>
        <w:t>atividade</w:t>
      </w:r>
    </w:p>
    <w:p w14:paraId="63FEA320" w14:textId="19274DEB" w:rsidR="009A3482" w:rsidRDefault="00356B19" w:rsidP="00210C75">
      <w:pPr>
        <w:pStyle w:val="PargrafodaLista"/>
        <w:numPr>
          <w:ilvl w:val="1"/>
          <w:numId w:val="8"/>
        </w:numPr>
      </w:pPr>
      <w:r>
        <w:t xml:space="preserve">músicas </w:t>
      </w:r>
      <w:r w:rsidR="009A3482">
        <w:t>preferidas</w:t>
      </w:r>
    </w:p>
    <w:p w14:paraId="4F92C5AF" w14:textId="77777777" w:rsidR="0097248D" w:rsidRDefault="0097248D" w:rsidP="00210C75">
      <w:pPr>
        <w:rPr>
          <w:del w:id="306" w:author="Erico de Souza Loewe" w:date="2020-11-08T21:40:00Z"/>
        </w:rPr>
      </w:pPr>
    </w:p>
    <w:p w14:paraId="13E4EF17" w14:textId="1E0CE121" w:rsidR="00B146A6" w:rsidRDefault="00B146A6" w:rsidP="00210C75">
      <w:r>
        <w:tab/>
        <w:t xml:space="preserve">Os dados de localização </w:t>
      </w:r>
      <w:del w:id="307" w:author="Erico de Souza Loewe" w:date="2020-11-08T21:40:00Z">
        <w:r w:rsidR="00BF16EF">
          <w:delText>implícitos</w:delText>
        </w:r>
      </w:del>
      <w:ins w:id="308" w:author="Erico de Souza Loewe" w:date="2020-11-08T21:40:00Z">
        <w:r>
          <w:t>obtidos implicitamente</w:t>
        </w:r>
      </w:ins>
      <w:r>
        <w:t xml:space="preserve"> são </w:t>
      </w:r>
      <w:del w:id="309" w:author="Erico de Souza Loewe" w:date="2020-11-08T21:40:00Z">
        <w:r w:rsidR="008545D5">
          <w:delText>os</w:delText>
        </w:r>
        <w:r>
          <w:delText xml:space="preserve"> </w:delText>
        </w:r>
        <w:r w:rsidR="00BF16EF">
          <w:delText>de</w:delText>
        </w:r>
      </w:del>
      <w:ins w:id="310" w:author="Erico de Souza Loewe" w:date="2020-11-08T21:40:00Z">
        <w:r>
          <w:t>a</w:t>
        </w:r>
      </w:ins>
      <w:r>
        <w:t xml:space="preserve"> latitude e longitude do usuário</w:t>
      </w:r>
      <w:del w:id="311" w:author="Erico de Souza Loewe" w:date="2020-11-08T21:40:00Z">
        <w:r w:rsidR="0097248D">
          <w:delText>;</w:delText>
        </w:r>
      </w:del>
      <w:ins w:id="312" w:author="Erico de Souza Loewe" w:date="2020-11-08T21:40:00Z">
        <w:r>
          <w:t>,</w:t>
        </w:r>
      </w:ins>
      <w:r>
        <w:t xml:space="preserve"> eles foram salvos na aplicação</w:t>
      </w:r>
      <w:del w:id="313" w:author="Erico de Souza Loewe" w:date="2020-11-08T21:40:00Z">
        <w:r w:rsidR="005B4DA8">
          <w:delText xml:space="preserve"> -</w:delText>
        </w:r>
      </w:del>
      <w:ins w:id="314" w:author="Erico de Souza Loewe" w:date="2020-11-08T21:40:00Z">
        <w:r>
          <w:t>, porém,</w:t>
        </w:r>
      </w:ins>
      <w:r>
        <w:t xml:space="preserve"> devido ao tempo limitado para o desenvolvimento, </w:t>
      </w:r>
      <w:r w:rsidR="00A37EE4">
        <w:t>o dado</w:t>
      </w:r>
      <w:r>
        <w:t xml:space="preserve"> não foi utilizado.</w:t>
      </w:r>
      <w:r w:rsidR="007E6CBF">
        <w:t xml:space="preserve"> </w:t>
      </w:r>
      <w:del w:id="315" w:author="Erico de Souza Loewe" w:date="2020-11-08T21:40:00Z">
        <w:r w:rsidR="00E62847">
          <w:delText>Logo, o</w:delText>
        </w:r>
      </w:del>
      <w:ins w:id="316" w:author="Erico de Souza Loewe" w:date="2020-11-08T21:40:00Z">
        <w:r w:rsidR="007E6CBF">
          <w:t>O</w:t>
        </w:r>
      </w:ins>
      <w:r w:rsidR="007E6CBF">
        <w:t xml:space="preserve"> tempo </w:t>
      </w:r>
      <w:del w:id="317" w:author="Erico de Souza Loewe" w:date="2020-11-08T21:40:00Z">
        <w:r w:rsidR="00E62847">
          <w:delText>implícito</w:delText>
        </w:r>
      </w:del>
      <w:ins w:id="318" w:author="Erico de Souza Loewe" w:date="2020-11-08T21:40:00Z">
        <w:r w:rsidR="007E6CBF">
          <w:t>do obtido implicitamente</w:t>
        </w:r>
      </w:ins>
      <w:r w:rsidR="007E6CBF">
        <w:t xml:space="preserve"> é a data e hora do evento</w:t>
      </w:r>
      <w:del w:id="319" w:author="Erico de Souza Loewe" w:date="2020-11-08T21:40:00Z">
        <w:r w:rsidR="007E6CBF">
          <w:delText>, registrado para</w:delText>
        </w:r>
        <w:r w:rsidR="009F6C0F">
          <w:delText>,</w:delText>
        </w:r>
        <w:r w:rsidR="007E6CBF">
          <w:delText xml:space="preserve"> no futuro</w:delText>
        </w:r>
        <w:r w:rsidR="009F6C0F">
          <w:delText>,</w:delText>
        </w:r>
        <w:r w:rsidR="007E6CBF">
          <w:delText xml:space="preserve"> poder ser aplicado um modelo sequencial junto ao KNN</w:delText>
        </w:r>
      </w:del>
      <w:r w:rsidR="007E6CBF">
        <w:t>.</w:t>
      </w:r>
    </w:p>
    <w:p w14:paraId="10D98F62" w14:textId="37484297" w:rsidR="00512D8C" w:rsidRDefault="00A4134C" w:rsidP="00210C75">
      <w:pPr>
        <w:pStyle w:val="Ttulo3"/>
      </w:pPr>
      <w:bookmarkStart w:id="320" w:name="_Ref42462937"/>
      <w:bookmarkStart w:id="321" w:name="_Toc55523371"/>
      <w:bookmarkStart w:id="322" w:name="_Toc55260954"/>
      <w:r>
        <w:t>O que são a</w:t>
      </w:r>
      <w:r w:rsidR="00512D8C">
        <w:t xml:space="preserve">s ações do </w:t>
      </w:r>
      <w:r w:rsidR="006B1587">
        <w:t>usuário</w:t>
      </w:r>
      <w:r>
        <w:t>?</w:t>
      </w:r>
      <w:bookmarkEnd w:id="320"/>
      <w:bookmarkEnd w:id="321"/>
      <w:bookmarkEnd w:id="322"/>
    </w:p>
    <w:p w14:paraId="22431373" w14:textId="66964A40" w:rsidR="00614F8F" w:rsidRDefault="00EF2967" w:rsidP="00210C75">
      <w:r>
        <w:tab/>
        <w:t xml:space="preserve">As ações do usuário trazem diversas informações referentes ao </w:t>
      </w:r>
      <w:ins w:id="323" w:author="Erico de Souza Loewe" w:date="2020-11-08T21:40:00Z">
        <w:r>
          <w:t xml:space="preserve">contexto </w:t>
        </w:r>
      </w:ins>
      <w:r>
        <w:t>que ele está vivendo</w:t>
      </w:r>
      <w:del w:id="324" w:author="Erico de Souza Loewe" w:date="2020-11-08T21:40:00Z">
        <w:r w:rsidR="008863AC">
          <w:delText xml:space="preserve"> (</w:delText>
        </w:r>
        <w:r>
          <w:delText>auxilia</w:delText>
        </w:r>
        <w:r w:rsidR="00D4335B">
          <w:delText>ndo</w:delText>
        </w:r>
        <w:r>
          <w:delText xml:space="preserve"> o</w:delText>
        </w:r>
      </w:del>
      <w:ins w:id="325" w:author="Erico de Souza Loewe" w:date="2020-11-08T21:40:00Z">
        <w:r>
          <w:t>, elas auxiliam no</w:t>
        </w:r>
      </w:ins>
      <w:r>
        <w:t xml:space="preserve"> entendimento do seu </w:t>
      </w:r>
      <w:del w:id="326" w:author="Erico de Souza Loewe" w:date="2020-11-08T21:40:00Z">
        <w:r w:rsidR="00D4335B">
          <w:delText>ambient</w:delText>
        </w:r>
        <w:r w:rsidR="008F1D7D">
          <w:delText>e</w:delText>
        </w:r>
      </w:del>
      <w:ins w:id="327" w:author="Erico de Souza Loewe" w:date="2020-11-08T21:40:00Z">
        <w:r>
          <w:t>contexto</w:t>
        </w:r>
      </w:ins>
      <w:r>
        <w:t xml:space="preserve"> e </w:t>
      </w:r>
      <w:del w:id="328" w:author="Erico de Souza Loewe" w:date="2020-11-08T21:40:00Z">
        <w:r>
          <w:delText>a</w:delText>
        </w:r>
      </w:del>
      <w:ins w:id="329" w:author="Erico de Souza Loewe" w:date="2020-11-08T21:40:00Z">
        <w:r>
          <w:t>na</w:t>
        </w:r>
      </w:ins>
      <w:r>
        <w:t xml:space="preserve"> validação da acuracidade das recomendações feitas</w:t>
      </w:r>
      <w:del w:id="330" w:author="Erico de Souza Loewe" w:date="2020-11-08T21:40:00Z">
        <w:r w:rsidR="00184F7C">
          <w:delText>, por exemplo).</w:delText>
        </w:r>
      </w:del>
      <w:ins w:id="331" w:author="Erico de Souza Loewe" w:date="2020-11-08T21:40:00Z">
        <w:r>
          <w:t>.</w:t>
        </w:r>
      </w:ins>
      <w:r>
        <w:t xml:space="preserve"> São elas que</w:t>
      </w:r>
      <w:r w:rsidR="005460EE">
        <w:t xml:space="preserve"> demonstrar</w:t>
      </w:r>
      <w:r w:rsidR="006E5255">
        <w:t>ão</w:t>
      </w:r>
      <w:r w:rsidR="0041002E">
        <w:t xml:space="preserve"> ao sistema,</w:t>
      </w:r>
      <w:r w:rsidR="005460EE">
        <w:t xml:space="preserve"> </w:t>
      </w:r>
      <w:del w:id="332" w:author="Erico de Souza Loewe" w:date="2020-11-08T21:40:00Z">
        <w:r w:rsidR="0024566C">
          <w:delText>através</w:delText>
        </w:r>
      </w:del>
      <w:ins w:id="333" w:author="Erico de Souza Loewe" w:date="2020-11-08T21:40:00Z">
        <w:r w:rsidR="005460EE">
          <w:t xml:space="preserve">o gosto ou </w:t>
        </w:r>
        <w:r w:rsidR="006E5255">
          <w:t xml:space="preserve">não </w:t>
        </w:r>
        <w:r w:rsidR="005460EE">
          <w:t>do usuário, em cima</w:t>
        </w:r>
      </w:ins>
      <w:r w:rsidR="005460EE">
        <w:t xml:space="preserve"> das músicas recomendadas</w:t>
      </w:r>
      <w:del w:id="334" w:author="Erico de Souza Loewe" w:date="2020-11-08T21:40:00Z">
        <w:r w:rsidR="00717411">
          <w:delText>,</w:delText>
        </w:r>
        <w:r w:rsidR="0041002E">
          <w:delText xml:space="preserve"> </w:delText>
        </w:r>
        <w:r w:rsidR="005460EE">
          <w:delText>o gosto</w:delText>
        </w:r>
        <w:r w:rsidR="006E5255">
          <w:delText xml:space="preserve"> </w:delText>
        </w:r>
        <w:r w:rsidR="005460EE">
          <w:delText>do usuário,</w:delText>
        </w:r>
        <w:r w:rsidR="00D10D40">
          <w:delText xml:space="preserve"> </w:delText>
        </w:r>
        <w:r w:rsidR="00F83BA9">
          <w:delText>se são de um determinado estilo musical ou de outro</w:delText>
        </w:r>
        <w:r w:rsidR="005460EE">
          <w:delText>.</w:delText>
        </w:r>
      </w:del>
      <w:ins w:id="335" w:author="Erico de Souza Loewe" w:date="2020-11-08T21:40:00Z">
        <w:r w:rsidR="005460EE">
          <w:t>.</w:t>
        </w:r>
      </w:ins>
      <w:r w:rsidR="0068589A">
        <w:t xml:space="preserve"> Cada ação terá um nível de importância, </w:t>
      </w:r>
      <w:r w:rsidR="00530DD8">
        <w:t xml:space="preserve">a qual </w:t>
      </w:r>
      <w:r w:rsidR="00854FBA">
        <w:t>será</w:t>
      </w:r>
      <w:r w:rsidR="00530DD8">
        <w:t xml:space="preserve"> obtida </w:t>
      </w:r>
      <w:del w:id="336" w:author="Erico de Souza Loewe" w:date="2020-11-08T21:40:00Z">
        <w:r w:rsidR="0067427E">
          <w:delText>pelas</w:delText>
        </w:r>
      </w:del>
      <w:ins w:id="337" w:author="Erico de Souza Loewe" w:date="2020-11-08T21:40:00Z">
        <w:r w:rsidR="005B7330">
          <w:t>através das</w:t>
        </w:r>
      </w:ins>
      <w:r w:rsidR="005B7330">
        <w:t xml:space="preserve"> respostas</w:t>
      </w:r>
      <w:r w:rsidR="00530DD8">
        <w:t xml:space="preserve"> do </w:t>
      </w:r>
      <w:r w:rsidR="009326E5">
        <w:t>questionário</w:t>
      </w:r>
      <w:commentRangeStart w:id="338"/>
      <w:commentRangeEnd w:id="338"/>
      <w:r w:rsidR="008264A2">
        <w:rPr>
          <w:rStyle w:val="Refdecomentrio"/>
        </w:rPr>
        <w:commentReference w:id="338"/>
      </w:r>
      <w:r w:rsidR="0068589A">
        <w:t>.</w:t>
      </w:r>
      <w:r w:rsidR="00BA3092">
        <w:t xml:space="preserve"> As possíveis </w:t>
      </w:r>
      <w:del w:id="339" w:author="Erico de Souza Loewe" w:date="2020-11-08T21:40:00Z">
        <w:r w:rsidR="00CF408A">
          <w:delText>atividades</w:delText>
        </w:r>
      </w:del>
      <w:ins w:id="340" w:author="Erico de Souza Loewe" w:date="2020-11-08T21:40:00Z">
        <w:r w:rsidR="00BA3092">
          <w:t>ações a serem</w:t>
        </w:r>
      </w:ins>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20DC8361" w:rsidR="00EE5AC3" w:rsidRDefault="00BF1A85" w:rsidP="00210C75">
      <w:pPr>
        <w:pStyle w:val="Ttulo2"/>
      </w:pPr>
      <w:bookmarkStart w:id="341" w:name="_Toc55523372"/>
      <w:bookmarkStart w:id="342" w:name="_Toc55260955"/>
      <w:r>
        <w:t>P</w:t>
      </w:r>
      <w:r w:rsidR="00726572">
        <w:t>esquisa com usuários sobre recomendação musical</w:t>
      </w:r>
      <w:bookmarkEnd w:id="341"/>
      <w:bookmarkEnd w:id="342"/>
      <w:ins w:id="343" w:author="Erico de Souza Loewe" w:date="2020-11-08T21:40:00Z">
        <w:r w:rsidR="00F074F7">
          <w:t xml:space="preserve"> (QUESTION</w:t>
        </w:r>
        <w:r w:rsidR="00DA5E5F">
          <w:t>Á</w:t>
        </w:r>
        <w:r w:rsidR="00F074F7">
          <w:t>RIO)</w:t>
        </w:r>
      </w:ins>
    </w:p>
    <w:p w14:paraId="3C2F76ED" w14:textId="77777777" w:rsidR="006C7738" w:rsidRPr="006C7738" w:rsidRDefault="006C7738" w:rsidP="00210C75">
      <w:pPr>
        <w:rPr>
          <w:del w:id="344" w:author="Erico de Souza Loewe" w:date="2020-11-08T21:40:00Z"/>
        </w:rPr>
      </w:pPr>
      <w:r>
        <w:tab/>
      </w:r>
      <w:r w:rsidR="00F7313E">
        <w:t>Para validar o modelo de sistema de recomendação</w:t>
      </w:r>
      <w:del w:id="345" w:author="Erico de Souza Loewe" w:date="2020-11-08T21:40:00Z">
        <w:r w:rsidR="005E6C4A">
          <w:delText>,</w:delText>
        </w:r>
        <w:r w:rsidR="00B2728C">
          <w:delText xml:space="preserve"> </w:delText>
        </w:r>
        <w:r w:rsidR="005E6C4A">
          <w:delText>criou-se</w:delText>
        </w:r>
      </w:del>
      <w:ins w:id="346" w:author="Erico de Souza Loewe" w:date="2020-11-08T21:40:00Z">
        <w:r w:rsidR="00B2728C">
          <w:t xml:space="preserve"> </w:t>
        </w:r>
        <w:commentRangeStart w:id="347"/>
        <w:r w:rsidR="00B2728C">
          <w:t>foi</w:t>
        </w:r>
        <w:r w:rsidR="00F7313E">
          <w:t xml:space="preserve"> </w:t>
        </w:r>
        <w:r w:rsidR="00B2728C">
          <w:t>desenvolvid</w:t>
        </w:r>
        <w:r w:rsidR="00CE0812">
          <w:t>o</w:t>
        </w:r>
      </w:ins>
      <w:r w:rsidR="00B2728C">
        <w:t xml:space="preserve"> </w:t>
      </w:r>
      <w:commentRangeEnd w:id="347"/>
      <w:r w:rsidR="00B2728C">
        <w:rPr>
          <w:rStyle w:val="Refdecomentrio"/>
        </w:rPr>
        <w:commentReference w:id="347"/>
      </w:r>
      <w:r w:rsidR="00F7313E">
        <w:t xml:space="preserve">uma </w:t>
      </w:r>
      <w:commentRangeStart w:id="348"/>
      <w:commentRangeStart w:id="349"/>
      <w:r w:rsidR="00F7313E">
        <w:t>aplicação</w:t>
      </w:r>
      <w:commentRangeEnd w:id="348"/>
      <w:r w:rsidR="008264A2">
        <w:rPr>
          <w:rStyle w:val="Refdecomentrio"/>
        </w:rPr>
        <w:commentReference w:id="348"/>
      </w:r>
      <w:commentRangeEnd w:id="349"/>
      <w:r w:rsidR="001C6C9A">
        <w:rPr>
          <w:rStyle w:val="Refdecomentrio"/>
        </w:rPr>
        <w:commentReference w:id="349"/>
      </w:r>
      <w:r w:rsidR="00F7313E">
        <w:t xml:space="preserve">, </w:t>
      </w:r>
      <w:ins w:id="350" w:author="Erico de Souza Loewe" w:date="2020-11-08T21:40:00Z">
        <w:r w:rsidR="00F7313E">
          <w:t xml:space="preserve">a </w:t>
        </w:r>
        <w:r w:rsidR="00987D76">
          <w:t>qual foi</w:t>
        </w:r>
        <w:r w:rsidR="00F7313E">
          <w:t xml:space="preserve"> </w:t>
        </w:r>
      </w:ins>
      <w:r w:rsidR="00F7313E">
        <w:t>distribuída aos usuários que participar</w:t>
      </w:r>
      <w:r w:rsidR="00B2728C">
        <w:t>a</w:t>
      </w:r>
      <w:r w:rsidR="00F7313E">
        <w:t>m d</w:t>
      </w:r>
      <w:r w:rsidR="006A34B2">
        <w:t>o questionário</w:t>
      </w:r>
      <w:r w:rsidR="00B2728C">
        <w:t xml:space="preserve"> previamente realizado</w:t>
      </w:r>
      <w:del w:id="351" w:author="Erico de Souza Loewe" w:date="2020-11-08T21:40:00Z">
        <w:r w:rsidR="00BB4EBD">
          <w:delText>;</w:delText>
        </w:r>
        <w:r w:rsidR="00B2728C">
          <w:delText xml:space="preserve"> </w:delText>
        </w:r>
        <w:r w:rsidR="002B6338">
          <w:delText>reu</w:delText>
        </w:r>
        <w:r w:rsidR="000361E0">
          <w:delText>nindo, assim,</w:delText>
        </w:r>
        <w:r w:rsidR="004D3460">
          <w:delText xml:space="preserve"> </w:delText>
        </w:r>
      </w:del>
      <w:ins w:id="352" w:author="Erico de Souza Loewe" w:date="2020-11-08T21:40:00Z">
        <w:r w:rsidR="00B2728C">
          <w:t>, onde foram obtidas</w:t>
        </w:r>
        <w:r w:rsidR="004D3460">
          <w:t xml:space="preserve"> </w:t>
        </w:r>
      </w:ins>
      <w:r w:rsidR="004D3460">
        <w:t xml:space="preserve">informações sobre </w:t>
      </w:r>
      <w:r w:rsidR="00B2728C">
        <w:t xml:space="preserve">esses </w:t>
      </w:r>
      <w:r w:rsidR="00256539">
        <w:t>usuários</w:t>
      </w:r>
      <w:r w:rsidR="00F7313E">
        <w:t>.</w:t>
      </w:r>
      <w:r w:rsidR="006A34B2">
        <w:t xml:space="preserve"> </w:t>
      </w:r>
      <w:del w:id="353" w:author="Erico de Souza Loewe" w:date="2020-11-08T21:40:00Z">
        <w:r w:rsidR="00256BF0">
          <w:delText xml:space="preserve">As etapas do desenvolvimento </w:delText>
        </w:r>
        <w:r w:rsidR="00B2728C">
          <w:delText xml:space="preserve">do </w:delText>
        </w:r>
        <w:r w:rsidR="00BF68E7">
          <w:rPr>
            <w:i/>
          </w:rPr>
          <w:delText>LORS</w:delText>
        </w:r>
        <w:r w:rsidR="00B2728C">
          <w:delText xml:space="preserve"> </w:delText>
        </w:r>
        <w:r w:rsidR="00215D62">
          <w:delText xml:space="preserve">são </w:delText>
        </w:r>
        <w:r w:rsidR="00256BF0">
          <w:delText xml:space="preserve">apresentadas na </w:delText>
        </w:r>
        <w:r w:rsidR="00256BF0">
          <w:fldChar w:fldCharType="begin"/>
        </w:r>
        <w:r w:rsidR="00256BF0">
          <w:delInstrText xml:space="preserve"> REF _Ref42452795 \h </w:delInstrText>
        </w:r>
        <w:r w:rsidR="00256BF0">
          <w:fldChar w:fldCharType="separate"/>
        </w:r>
        <w:r w:rsidR="00256BF0">
          <w:delText xml:space="preserve">Figura </w:delText>
        </w:r>
        <w:r w:rsidR="00256BF0">
          <w:rPr>
            <w:noProof/>
          </w:rPr>
          <w:delText>11</w:delText>
        </w:r>
        <w:r w:rsidR="00256BF0">
          <w:fldChar w:fldCharType="end"/>
        </w:r>
        <w:r w:rsidR="00256BF0">
          <w:delText>.</w:delText>
        </w:r>
      </w:del>
    </w:p>
    <w:p w14:paraId="68D931D4" w14:textId="77777777" w:rsidR="00A820D4" w:rsidRDefault="0051111E" w:rsidP="00210C75">
      <w:pPr>
        <w:pStyle w:val="Figuras"/>
        <w:rPr>
          <w:moveFrom w:id="354" w:author="Erico de Souza Loewe" w:date="2020-11-08T21:40:00Z"/>
        </w:rPr>
      </w:pPr>
      <w:commentRangeStart w:id="355"/>
      <w:commentRangeStart w:id="356"/>
      <w:del w:id="357" w:author="Erico de Souza Loewe" w:date="2020-11-08T21:40:00Z">
        <w:r>
          <w:drawing>
            <wp:inline distT="0" distB="0" distL="0" distR="0" wp14:anchorId="7BFB59FF" wp14:editId="74B8992C">
              <wp:extent cx="5486400" cy="2166258"/>
              <wp:effectExtent l="19050" t="0" r="3810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del>
      <w:moveFromRangeStart w:id="358" w:author="Erico de Souza Loewe" w:date="2020-11-08T21:40:00Z" w:name="move55764050"/>
      <w:commentRangeEnd w:id="355"/>
      <w:commentRangeEnd w:id="356"/>
      <w:moveFrom w:id="359" w:author="Erico de Souza Loewe" w:date="2020-11-08T21:40:00Z">
        <w:r w:rsidR="00A820D4">
          <w:rPr>
            <w:rStyle w:val="Refdecomentrio"/>
          </w:rPr>
          <w:commentReference w:id="355"/>
        </w:r>
        <w:r w:rsidR="00A820D4">
          <w:rPr>
            <w:rStyle w:val="Refdecomentrio"/>
          </w:rPr>
          <w:commentReference w:id="356"/>
        </w:r>
        <w:r w:rsidR="00A820D4">
          <w:rPr>
            <w:rStyle w:val="Refdecomentrio"/>
          </w:rPr>
          <w:commentReference w:id="360"/>
        </w:r>
      </w:moveFrom>
    </w:p>
    <w:p w14:paraId="6F59942A" w14:textId="77777777" w:rsidR="00A820D4" w:rsidRDefault="00A820D4" w:rsidP="00210C75">
      <w:pPr>
        <w:pStyle w:val="Legenda"/>
        <w:rPr>
          <w:moveFrom w:id="361" w:author="Erico de Souza Loewe" w:date="2020-11-08T21:40:00Z"/>
        </w:rPr>
      </w:pPr>
      <w:moveFrom w:id="362" w:author="Erico de Souza Loewe" w:date="2020-11-08T21:40:00Z">
        <w:r w:rsidRPr="00390E18">
          <w:rPr>
            <w:highlight w:val="yellow"/>
            <w:rPrChange w:id="363" w:author="Erico de Souza Loewe" w:date="2020-11-08T21:40:00Z">
              <w:rPr/>
            </w:rPrChange>
          </w:rPr>
          <w:t xml:space="preserve">Figura </w:t>
        </w:r>
        <w:r w:rsidRPr="00390E18">
          <w:rPr>
            <w:highlight w:val="yellow"/>
            <w:rPrChange w:id="364" w:author="Erico de Souza Loewe" w:date="2020-11-08T21:40:00Z">
              <w:rPr/>
            </w:rPrChange>
          </w:rPr>
          <w:fldChar w:fldCharType="begin"/>
        </w:r>
        <w:r w:rsidRPr="00390E18">
          <w:rPr>
            <w:highlight w:val="yellow"/>
            <w:rPrChange w:id="365" w:author="Erico de Souza Loewe" w:date="2020-11-08T21:40:00Z">
              <w:rPr/>
            </w:rPrChange>
          </w:rPr>
          <w:instrText xml:space="preserve"> SEQ Figura \* ARABIC </w:instrText>
        </w:r>
        <w:r w:rsidRPr="00390E18">
          <w:rPr>
            <w:highlight w:val="yellow"/>
            <w:rPrChange w:id="366" w:author="Erico de Souza Loewe" w:date="2020-11-08T21:40:00Z">
              <w:rPr/>
            </w:rPrChange>
          </w:rPr>
          <w:fldChar w:fldCharType="separate"/>
        </w:r>
        <w:r w:rsidRPr="00390E18">
          <w:rPr>
            <w:highlight w:val="yellow"/>
            <w:rPrChange w:id="367" w:author="Erico de Souza Loewe" w:date="2020-11-08T21:40:00Z">
              <w:rPr/>
            </w:rPrChange>
          </w:rPr>
          <w:t>9</w:t>
        </w:r>
        <w:r w:rsidRPr="00390E18">
          <w:rPr>
            <w:highlight w:val="yellow"/>
            <w:rPrChange w:id="368" w:author="Erico de Souza Loewe" w:date="2020-11-08T21:40:00Z">
              <w:rPr/>
            </w:rPrChange>
          </w:rPr>
          <w:fldChar w:fldCharType="end"/>
        </w:r>
        <w:r w:rsidRPr="00390E18">
          <w:rPr>
            <w:highlight w:val="yellow"/>
            <w:rPrChange w:id="369" w:author="Erico de Souza Loewe" w:date="2020-11-08T21:40:00Z">
              <w:rPr/>
            </w:rPrChange>
          </w:rPr>
          <w:t xml:space="preserve"> Etapas do desenvolvimento do sistema de recomendação musical (próprio, 2020)</w:t>
        </w:r>
      </w:moveFrom>
    </w:p>
    <w:moveFromRangeEnd w:id="358"/>
    <w:p w14:paraId="24FD8A78" w14:textId="22F2A097" w:rsidR="00D902DF" w:rsidRDefault="00D902DF" w:rsidP="00210C75">
      <w:del w:id="370" w:author="Erico de Souza Loewe" w:date="2020-11-08T21:40:00Z">
        <w:r>
          <w:tab/>
        </w:r>
      </w:del>
      <w:commentRangeStart w:id="371"/>
      <w:r>
        <w:t xml:space="preserve">As perguntas </w:t>
      </w:r>
      <w:del w:id="372" w:author="Erico de Souza Loewe" w:date="2020-11-08T21:40:00Z">
        <w:r w:rsidR="009B3E32">
          <w:delText>expostas</w:delText>
        </w:r>
      </w:del>
      <w:ins w:id="373" w:author="Erico de Souza Loewe" w:date="2020-11-08T21:40:00Z">
        <w:r w:rsidR="00215D62">
          <w:t>aplicadas</w:t>
        </w:r>
      </w:ins>
      <w:r w:rsidR="00215D62">
        <w:t xml:space="preserve"> </w:t>
      </w:r>
      <w:r>
        <w:t xml:space="preserve">no questionário </w:t>
      </w:r>
      <w:r w:rsidR="00C00AE5">
        <w:t>permitiram</w:t>
      </w:r>
      <w:r>
        <w:t xml:space="preserve"> </w:t>
      </w:r>
      <w:r w:rsidR="00C74645">
        <w:t>conhecer</w:t>
      </w:r>
      <w:r>
        <w:t xml:space="preserve"> melhor os usuários que utilizarão </w:t>
      </w:r>
      <w:r w:rsidR="00215D62">
        <w:t>a aplicação</w:t>
      </w:r>
      <w:del w:id="374" w:author="Erico de Souza Loewe" w:date="2020-11-08T21:40:00Z">
        <w:r w:rsidR="004A1725">
          <w:delText>.</w:delText>
        </w:r>
        <w:r>
          <w:delText xml:space="preserve"> </w:delText>
        </w:r>
        <w:r w:rsidR="004A1725">
          <w:delText>S</w:delText>
        </w:r>
        <w:r>
          <w:delText>endo</w:delText>
        </w:r>
      </w:del>
      <w:ins w:id="375" w:author="Erico de Souza Loewe" w:date="2020-11-08T21:40:00Z">
        <w:r>
          <w:t>, sendo</w:t>
        </w:r>
      </w:ins>
      <w:r>
        <w:t xml:space="preserve"> assim, </w:t>
      </w:r>
      <w:del w:id="376" w:author="Erico de Souza Loewe" w:date="2020-11-08T21:40:00Z">
        <w:r w:rsidR="004A1725">
          <w:delText>todas as questões</w:delText>
        </w:r>
        <w:r w:rsidR="005C6E53">
          <w:delText xml:space="preserve"> </w:delText>
        </w:r>
        <w:r w:rsidR="00215D62">
          <w:delText>permit</w:delText>
        </w:r>
        <w:r w:rsidR="004A1725">
          <w:delText>e</w:delText>
        </w:r>
        <w:r w:rsidR="00C00AE5">
          <w:delText>m</w:delText>
        </w:r>
      </w:del>
      <w:ins w:id="377" w:author="Erico de Souza Loewe" w:date="2020-11-08T21:40:00Z">
        <w:r w:rsidR="00C00AE5">
          <w:t xml:space="preserve">foram </w:t>
        </w:r>
        <w:r w:rsidR="00215D62">
          <w:t xml:space="preserve">utilizadas </w:t>
        </w:r>
        <w:r w:rsidR="005C6E53">
          <w:t xml:space="preserve">perguntas que </w:t>
        </w:r>
        <w:r w:rsidR="00215D62">
          <w:t>permi</w:t>
        </w:r>
        <w:commentRangeStart w:id="378"/>
        <w:r w:rsidR="00215D62">
          <w:t>ta</w:t>
        </w:r>
        <w:r w:rsidR="00C00AE5">
          <w:t>m</w:t>
        </w:r>
      </w:ins>
      <w:r w:rsidR="00215D62">
        <w:t xml:space="preserve"> entender </w:t>
      </w:r>
      <w:r w:rsidR="005C6E53">
        <w:t>suas</w:t>
      </w:r>
      <w:r>
        <w:t xml:space="preserve"> </w:t>
      </w:r>
      <w:commentRangeEnd w:id="378"/>
      <w:r w:rsidR="00064C0B">
        <w:rPr>
          <w:rStyle w:val="Refdecomentrio"/>
        </w:rPr>
        <w:commentReference w:id="378"/>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371"/>
      <w:r w:rsidR="00C00AE5">
        <w:rPr>
          <w:rStyle w:val="Refdecomentrio"/>
        </w:rPr>
        <w:commentReference w:id="371"/>
      </w:r>
    </w:p>
    <w:p w14:paraId="510795C0" w14:textId="77777777" w:rsidR="002D4647" w:rsidRDefault="002D4647" w:rsidP="00210C75">
      <w:pPr>
        <w:pStyle w:val="Legenda"/>
        <w:rPr>
          <w:del w:id="379" w:author="Erico de Souza Loewe" w:date="2020-11-08T21:40:00Z"/>
        </w:rPr>
      </w:pPr>
    </w:p>
    <w:p w14:paraId="49CCDBDD" w14:textId="7E9121F6" w:rsidR="002D4647" w:rsidRDefault="002D4647" w:rsidP="00210C75">
      <w:pPr>
        <w:pStyle w:val="Legenda"/>
        <w:rPr>
          <w:ins w:id="380" w:author="Erico de Souza Loewe" w:date="2020-11-08T21:40:00Z"/>
        </w:rPr>
      </w:pPr>
      <w:bookmarkStart w:id="381" w:name="_Ref48857312"/>
      <w:bookmarkStart w:id="382" w:name="_Toc55524307"/>
      <w:moveToRangeStart w:id="383" w:author="Erico de Souza Loewe" w:date="2020-11-08T21:40:00Z" w:name="move55764051"/>
      <w:commentRangeStart w:id="384"/>
      <w:moveTo w:id="385" w:author="Erico de Souza Loewe" w:date="2020-11-08T21:4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bookmarkEnd w:id="381"/>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To>
      <w:moveToRangeEnd w:id="383"/>
      <w:ins w:id="386" w:author="Erico de Souza Loewe" w:date="2020-11-08T21:40:00Z">
        <w:r w:rsidR="00883412" w:rsidRPr="00883412">
          <w:t>(próprio, 2020)</w:t>
        </w:r>
        <w:commentRangeEnd w:id="384"/>
        <w:r w:rsidR="00064C0B">
          <w:rPr>
            <w:rStyle w:val="Refdecomentrio"/>
            <w:b w:val="0"/>
            <w:iCs/>
            <w:color w:val="000000"/>
          </w:rPr>
          <w:commentReference w:id="384"/>
        </w:r>
        <w:bookmarkEnd w:id="382"/>
      </w:ins>
    </w:p>
    <w:tbl>
      <w:tblPr>
        <w:tblStyle w:val="Tabelacomgrade"/>
        <w:tblW w:w="0" w:type="auto"/>
        <w:tblLook w:val="04A0" w:firstRow="1" w:lastRow="0" w:firstColumn="1" w:lastColumn="0" w:noHBand="0" w:noVBand="1"/>
        <w:tblPrChange w:id="387" w:author="Erico de Souza Loewe" w:date="2020-11-08T21:40:00Z">
          <w:tblPr>
            <w:tblStyle w:val="Tabelacomgrade"/>
            <w:tblW w:w="0" w:type="auto"/>
            <w:tblLook w:val="04A0" w:firstRow="1" w:lastRow="0" w:firstColumn="1" w:lastColumn="0" w:noHBand="0" w:noVBand="1"/>
          </w:tblPr>
        </w:tblPrChange>
      </w:tblPr>
      <w:tblGrid>
        <w:gridCol w:w="4531"/>
        <w:gridCol w:w="4531"/>
        <w:tblGridChange w:id="388">
          <w:tblGrid>
            <w:gridCol w:w="4531"/>
            <w:gridCol w:w="4531"/>
          </w:tblGrid>
        </w:tblGridChange>
      </w:tblGrid>
      <w:tr w:rsidR="00505BB9" w:rsidRPr="00064C0B" w14:paraId="0E60E6B7" w14:textId="77777777" w:rsidTr="00BA4D0B">
        <w:tc>
          <w:tcPr>
            <w:tcW w:w="4531" w:type="dxa"/>
            <w:shd w:val="clear" w:color="auto" w:fill="D9D9D9" w:themeFill="background1" w:themeFillShade="D9"/>
            <w:tcPrChange w:id="389" w:author="Erico de Souza Loewe" w:date="2020-11-08T21:40:00Z">
              <w:tcPr>
                <w:tcW w:w="4531" w:type="dxa"/>
              </w:tcPr>
            </w:tcPrChange>
          </w:tcPr>
          <w:p w14:paraId="0AC744C5" w14:textId="0BF3E9AE" w:rsidR="00505BB9" w:rsidRPr="00210C75" w:rsidRDefault="00505BB9" w:rsidP="00210C75">
            <w:r w:rsidRPr="00210C75">
              <w:t>Pergunta</w:t>
            </w:r>
          </w:p>
        </w:tc>
        <w:tc>
          <w:tcPr>
            <w:tcW w:w="4531" w:type="dxa"/>
            <w:shd w:val="clear" w:color="auto" w:fill="D9D9D9" w:themeFill="background1" w:themeFillShade="D9"/>
            <w:tcPrChange w:id="390" w:author="Erico de Souza Loewe" w:date="2020-11-08T21:40:00Z">
              <w:tcPr>
                <w:tcW w:w="4531" w:type="dxa"/>
              </w:tcPr>
            </w:tcPrChange>
          </w:tcPr>
          <w:p w14:paraId="19A5F2D0" w14:textId="74102221" w:rsidR="00505BB9" w:rsidRPr="00210C75" w:rsidRDefault="009C0756" w:rsidP="00210C75">
            <w:r w:rsidRPr="00210C75">
              <w:t>Possíveis r</w:t>
            </w:r>
            <w:r w:rsidR="00616558" w:rsidRPr="00210C75">
              <w:t>espostas</w:t>
            </w:r>
          </w:p>
        </w:tc>
      </w:tr>
      <w:tr w:rsidR="00505BB9" w:rsidRPr="00372529" w14:paraId="17E52F1E" w14:textId="77777777" w:rsidTr="00113F09">
        <w:tc>
          <w:tcPr>
            <w:tcW w:w="4531" w:type="dxa"/>
          </w:tcPr>
          <w:p w14:paraId="6CACCD3E" w14:textId="67222F38" w:rsidR="00505BB9" w:rsidRDefault="00505BB9" w:rsidP="00210C75">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210C75">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210C75">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210C75">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210C75">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210C75">
            <w:r>
              <w:t>Sim, não</w:t>
            </w:r>
          </w:p>
        </w:tc>
      </w:tr>
      <w:tr w:rsidR="00505BB9" w:rsidRPr="008774E9" w14:paraId="75D77620" w14:textId="77777777" w:rsidTr="00113F09">
        <w:tc>
          <w:tcPr>
            <w:tcW w:w="4531" w:type="dxa"/>
          </w:tcPr>
          <w:p w14:paraId="2C5797DE" w14:textId="2F30D500" w:rsidR="00505BB9" w:rsidRPr="008774E9" w:rsidRDefault="004A4AF1" w:rsidP="00210C75">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210C75">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210C75">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10C75">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210C75">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210C75">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210C75">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210C75">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210C75">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210C75">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210C75">
            <w:r w:rsidRPr="006F7C5B">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210C75">
            <w:r>
              <w:t>Sim, não</w:t>
            </w:r>
          </w:p>
        </w:tc>
      </w:tr>
      <w:tr w:rsidR="00FC3EB1" w:rsidRPr="008774E9" w14:paraId="6B5F8F1C" w14:textId="77777777" w:rsidTr="00113F09">
        <w:tc>
          <w:tcPr>
            <w:tcW w:w="4531" w:type="dxa"/>
          </w:tcPr>
          <w:p w14:paraId="2C123B59" w14:textId="728E8535" w:rsidR="00FC3EB1" w:rsidRPr="00FC3EB1" w:rsidRDefault="00722B09" w:rsidP="00210C75">
            <w:r w:rsidRPr="00722B09">
              <w:t>10.</w:t>
            </w:r>
            <w:r>
              <w:t xml:space="preserve"> </w:t>
            </w:r>
            <w:r w:rsidRPr="00722B09">
              <w:t>Quanto tempo por semana você escuta música?</w:t>
            </w:r>
          </w:p>
        </w:tc>
        <w:tc>
          <w:tcPr>
            <w:tcW w:w="4531" w:type="dxa"/>
          </w:tcPr>
          <w:p w14:paraId="527B9DBF" w14:textId="469D125A" w:rsidR="00FC3EB1" w:rsidRPr="008774E9" w:rsidRDefault="00FE1C28" w:rsidP="00210C75">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210C75">
            <w:r w:rsidRPr="00D05002">
              <w:t>11.</w:t>
            </w:r>
            <w:r>
              <w:t xml:space="preserve"> </w:t>
            </w:r>
            <w:r w:rsidRPr="00D05002">
              <w:t>Quais são os gêneros musicais que gosta de escutar?</w:t>
            </w:r>
          </w:p>
        </w:tc>
        <w:tc>
          <w:tcPr>
            <w:tcW w:w="4531" w:type="dxa"/>
          </w:tcPr>
          <w:p w14:paraId="2D9036DE" w14:textId="5509DE6C" w:rsidR="003C4ACB" w:rsidRDefault="003C4ACB" w:rsidP="00210C75">
            <w:r w:rsidRPr="003C4ACB">
              <w:t>Alternativa, Blues, Clássica, Country, Dance, Eletrônica, Folk, Funk, Hip Hop, Latina, MPB, Jazz, Pop, Reggae, R&amp;B, Rock, Soundtrack, Vocal</w:t>
            </w:r>
          </w:p>
          <w:p w14:paraId="6D5A4641" w14:textId="1FE47E96" w:rsidR="00D05002" w:rsidRDefault="00D05002" w:rsidP="00210C75"/>
        </w:tc>
      </w:tr>
      <w:tr w:rsidR="00953CD3" w:rsidRPr="008774E9" w14:paraId="2888903F" w14:textId="77777777" w:rsidTr="00113F09">
        <w:tc>
          <w:tcPr>
            <w:tcW w:w="4531" w:type="dxa"/>
          </w:tcPr>
          <w:p w14:paraId="5D2D57A8" w14:textId="442AC843" w:rsidR="00953CD3" w:rsidRPr="00D05002" w:rsidRDefault="00953CD3" w:rsidP="00210C75">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210C75">
            <w:r w:rsidRPr="004453EE">
              <w:t>Sim, não</w:t>
            </w:r>
          </w:p>
        </w:tc>
      </w:tr>
      <w:tr w:rsidR="003B54D7" w:rsidRPr="008774E9" w14:paraId="517C7263" w14:textId="77777777" w:rsidTr="00113F09">
        <w:tc>
          <w:tcPr>
            <w:tcW w:w="4531" w:type="dxa"/>
          </w:tcPr>
          <w:p w14:paraId="5E68D99D" w14:textId="0380E060" w:rsidR="003B54D7" w:rsidRPr="00953CD3" w:rsidRDefault="003B54D7" w:rsidP="00210C75">
            <w:r w:rsidRPr="003B54D7">
              <w:t>13.</w:t>
            </w:r>
            <w:r w:rsidR="005E2318">
              <w:t xml:space="preserve"> </w:t>
            </w:r>
            <w:r w:rsidRPr="003B54D7">
              <w:t>Sua idade</w:t>
            </w:r>
          </w:p>
        </w:tc>
        <w:tc>
          <w:tcPr>
            <w:tcW w:w="4531" w:type="dxa"/>
          </w:tcPr>
          <w:p w14:paraId="777152A5" w14:textId="0F9689FE" w:rsidR="003B54D7" w:rsidRDefault="003B54D7" w:rsidP="00210C75"/>
        </w:tc>
      </w:tr>
      <w:tr w:rsidR="003B54D7" w:rsidRPr="008774E9" w14:paraId="7B6C150A" w14:textId="77777777" w:rsidTr="00113F09">
        <w:tc>
          <w:tcPr>
            <w:tcW w:w="4531" w:type="dxa"/>
          </w:tcPr>
          <w:p w14:paraId="2A3E4C0D" w14:textId="7FAE01E3" w:rsidR="003B54D7" w:rsidRPr="00953CD3" w:rsidRDefault="003B54D7" w:rsidP="00210C75">
            <w:r w:rsidRPr="003B54D7">
              <w:t>14.</w:t>
            </w:r>
            <w:r w:rsidR="005E2318">
              <w:t xml:space="preserve"> </w:t>
            </w:r>
            <w:r w:rsidRPr="003B54D7">
              <w:t>Dicas e sugestões?</w:t>
            </w:r>
          </w:p>
        </w:tc>
        <w:tc>
          <w:tcPr>
            <w:tcW w:w="4531" w:type="dxa"/>
          </w:tcPr>
          <w:p w14:paraId="32F851EF" w14:textId="1D3890FE" w:rsidR="003B54D7" w:rsidRDefault="003B54D7" w:rsidP="00210C75"/>
        </w:tc>
      </w:tr>
    </w:tbl>
    <w:p w14:paraId="08A91FDA" w14:textId="77777777" w:rsidR="00492551" w:rsidRDefault="002D4647" w:rsidP="00210C75">
      <w:pPr>
        <w:pStyle w:val="Legenda"/>
        <w:rPr>
          <w:del w:id="391" w:author="Erico de Souza Loewe" w:date="2020-11-08T21:40:00Z"/>
        </w:rPr>
      </w:pPr>
      <w:moveFromRangeStart w:id="392" w:author="Erico de Souza Loewe" w:date="2020-11-08T21:40:00Z" w:name="move55764051"/>
      <w:moveFrom w:id="393" w:author="Erico de Souza Loewe" w:date="2020-11-08T21:4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From>
      <w:moveFromRangeEnd w:id="392"/>
      <w:del w:id="394" w:author="Erico de Souza Loewe" w:date="2020-11-08T21:40:00Z">
        <w:r w:rsidR="00492551" w:rsidRPr="00883412">
          <w:delText>(próprio, 2020)</w:delText>
        </w:r>
      </w:del>
    </w:p>
    <w:p w14:paraId="155BEDC9" w14:textId="5B37A3B1" w:rsidR="004D7BC3" w:rsidRPr="008774E9" w:rsidRDefault="004D7BC3" w:rsidP="00210C75"/>
    <w:p w14:paraId="7D759CFE" w14:textId="24C4FEDC" w:rsidR="001B6AE9" w:rsidRDefault="001B6AE9" w:rsidP="00210C75">
      <w:r>
        <w:tab/>
      </w:r>
    </w:p>
    <w:p w14:paraId="6101FFAE" w14:textId="3EE3D0AB" w:rsidR="00B021FD" w:rsidRDefault="00B021FD" w:rsidP="00210C75">
      <w:pPr>
        <w:pStyle w:val="Ttulo3"/>
      </w:pPr>
      <w:bookmarkStart w:id="395" w:name="_Toc55523373"/>
      <w:bookmarkStart w:id="396" w:name="_Toc55260956"/>
      <w:r>
        <w:t>Pré-teste</w:t>
      </w:r>
      <w:r w:rsidR="00DB0C61">
        <w:t xml:space="preserve"> do questionário</w:t>
      </w:r>
      <w:bookmarkEnd w:id="395"/>
      <w:bookmarkEnd w:id="396"/>
    </w:p>
    <w:p w14:paraId="559DBF22" w14:textId="6DDF68B0" w:rsidR="002419AF" w:rsidRDefault="00B021FD" w:rsidP="00210C75">
      <w:r>
        <w:tab/>
        <w:t xml:space="preserve">Com as perguntas do questionário definidas, </w:t>
      </w:r>
      <w:del w:id="397" w:author="Erico de Souza Loewe" w:date="2020-11-08T21:40:00Z">
        <w:r w:rsidR="00597409">
          <w:delText>deu-se o</w:delText>
        </w:r>
        <w:r>
          <w:delText xml:space="preserve"> </w:delText>
        </w:r>
        <w:r w:rsidR="009F594F">
          <w:delText>in</w:delText>
        </w:r>
        <w:r w:rsidR="00597409">
          <w:delText>í</w:delText>
        </w:r>
        <w:r w:rsidR="009F594F">
          <w:delText>c</w:delText>
        </w:r>
        <w:r w:rsidR="00597409">
          <w:delText>io</w:delText>
        </w:r>
        <w:r w:rsidR="00CD7F3A">
          <w:delText xml:space="preserve"> de</w:delText>
        </w:r>
        <w:r w:rsidR="00C00AE5">
          <w:delText xml:space="preserve"> </w:delText>
        </w:r>
      </w:del>
      <w:ins w:id="398" w:author="Erico de Souza Loewe" w:date="2020-11-08T21:40:00Z">
        <w:r>
          <w:t xml:space="preserve">foi </w:t>
        </w:r>
        <w:r w:rsidR="00C00AE5">
          <w:t xml:space="preserve">realizada </w:t>
        </w:r>
      </w:ins>
      <w:r>
        <w:t xml:space="preserve">uma validação para garantir que elas </w:t>
      </w:r>
      <w:del w:id="399" w:author="Erico de Souza Loewe" w:date="2020-11-08T21:40:00Z">
        <w:r>
          <w:delText>f</w:delText>
        </w:r>
        <w:r w:rsidR="00CD7F3A">
          <w:delText>i</w:delText>
        </w:r>
        <w:r>
          <w:delText>z</w:delText>
        </w:r>
        <w:r w:rsidR="00CD7F3A">
          <w:delText>esse</w:delText>
        </w:r>
        <w:r>
          <w:delText>m</w:delText>
        </w:r>
      </w:del>
      <w:ins w:id="400" w:author="Erico de Souza Loewe" w:date="2020-11-08T21:40:00Z">
        <w:r>
          <w:t>faziam</w:t>
        </w:r>
      </w:ins>
      <w:r>
        <w:t xml:space="preserve"> sentido</w:t>
      </w:r>
      <w:r w:rsidR="00CC6C91">
        <w:t xml:space="preserve">. </w:t>
      </w:r>
      <w:r w:rsidR="00C00AE5">
        <w:t xml:space="preserve">O pré-teste </w:t>
      </w:r>
      <w:r w:rsidR="002419AF">
        <w:t xml:space="preserve">foi </w:t>
      </w:r>
      <w:r w:rsidR="00C00AE5">
        <w:t xml:space="preserve">feito </w:t>
      </w:r>
      <w:r w:rsidR="002419AF">
        <w:t xml:space="preserve">enviando </w:t>
      </w:r>
      <w:del w:id="401" w:author="Erico de Souza Loewe" w:date="2020-11-08T21:40:00Z">
        <w:r w:rsidR="001B70C4">
          <w:delText xml:space="preserve">as indagações </w:delText>
        </w:r>
      </w:del>
      <w:ins w:id="402" w:author="Erico de Souza Loewe" w:date="2020-11-08T21:40:00Z">
        <w:r w:rsidR="002419AF">
          <w:t xml:space="preserve">o questionário </w:t>
        </w:r>
      </w:ins>
      <w:r w:rsidR="002419AF">
        <w:t xml:space="preserve">para 5 pessoas, </w:t>
      </w:r>
      <w:del w:id="403" w:author="Erico de Souza Loewe" w:date="2020-11-08T21:40:00Z">
        <w:r w:rsidR="002419AF">
          <w:delText xml:space="preserve"> respons</w:delText>
        </w:r>
        <w:r w:rsidR="005C31A9">
          <w:delText>áveis</w:delText>
        </w:r>
        <w:r w:rsidR="002419AF">
          <w:delText xml:space="preserve"> </w:delText>
        </w:r>
        <w:r w:rsidR="00643C88">
          <w:delText>por</w:delText>
        </w:r>
        <w:r w:rsidR="002419AF">
          <w:delText xml:space="preserve"> </w:delText>
        </w:r>
      </w:del>
      <w:ins w:id="404" w:author="Erico de Souza Loewe" w:date="2020-11-08T21:40:00Z">
        <w:r w:rsidR="002419AF">
          <w:t xml:space="preserve">as quais tinham a responsabilidade de </w:t>
        </w:r>
      </w:ins>
      <w:r w:rsidR="002419AF">
        <w:t xml:space="preserve">analisar as </w:t>
      </w:r>
      <w:del w:id="405" w:author="Erico de Souza Loewe" w:date="2020-11-08T21:40:00Z">
        <w:r w:rsidR="0082042A">
          <w:delText>inquirições</w:delText>
        </w:r>
      </w:del>
      <w:ins w:id="406" w:author="Erico de Souza Loewe" w:date="2020-11-08T21:40:00Z">
        <w:r w:rsidR="002419AF">
          <w:t>perguntas</w:t>
        </w:r>
      </w:ins>
      <w:r w:rsidR="002419AF">
        <w:t xml:space="preserve"> e avaliar a dificuldade de entendimento de cada uma </w:t>
      </w:r>
      <w:del w:id="407" w:author="Erico de Souza Loewe" w:date="2020-11-08T21:40:00Z">
        <w:r w:rsidR="002419AF">
          <w:delText>d</w:delText>
        </w:r>
        <w:r w:rsidR="00643C88">
          <w:delText>elas</w:delText>
        </w:r>
        <w:r w:rsidR="002419AF">
          <w:delText xml:space="preserve">. </w:delText>
        </w:r>
        <w:r w:rsidR="00415DEC">
          <w:delText>O intu</w:delText>
        </w:r>
        <w:r w:rsidR="007937CA">
          <w:delText>ito é</w:delText>
        </w:r>
        <w:r w:rsidR="002419AF">
          <w:delText xml:space="preserve"> </w:delText>
        </w:r>
      </w:del>
      <w:ins w:id="408" w:author="Erico de Souza Loewe" w:date="2020-11-08T21:40:00Z">
        <w:r w:rsidR="002419AF">
          <w:t xml:space="preserve">das perguntas. Isso foi feito para </w:t>
        </w:r>
      </w:ins>
      <w:r w:rsidR="002419AF">
        <w:t xml:space="preserve">garantir que o </w:t>
      </w:r>
      <w:r w:rsidR="008210D3">
        <w:t>público</w:t>
      </w:r>
      <w:r w:rsidR="002419AF">
        <w:t xml:space="preserve"> que </w:t>
      </w:r>
      <w:del w:id="409" w:author="Erico de Souza Loewe" w:date="2020-11-08T21:40:00Z">
        <w:r w:rsidR="002419AF">
          <w:delText>recebe</w:delText>
        </w:r>
        <w:r w:rsidR="002253C6">
          <w:delText>sse</w:delText>
        </w:r>
      </w:del>
      <w:ins w:id="410" w:author="Erico de Souza Loewe" w:date="2020-11-08T21:40:00Z">
        <w:r w:rsidR="002419AF">
          <w:t>receberia</w:t>
        </w:r>
      </w:ins>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del w:id="411" w:author="Erico de Souza Loewe" w:date="2020-11-08T21:40:00Z">
        <w:r w:rsidR="0088497D">
          <w:delText xml:space="preserve">também </w:delText>
        </w:r>
        <w:r w:rsidR="002419AF">
          <w:delText>consegui</w:delText>
        </w:r>
        <w:r w:rsidR="0088497D">
          <w:delText>sse</w:delText>
        </w:r>
      </w:del>
      <w:ins w:id="412" w:author="Erico de Souza Loewe" w:date="2020-11-08T21:40:00Z">
        <w:r w:rsidR="002419AF">
          <w:t>conseguiria</w:t>
        </w:r>
      </w:ins>
      <w:r w:rsidR="002419AF">
        <w:t xml:space="preserve"> responder as perguntas</w:t>
      </w:r>
      <w:r w:rsidR="00C00AE5">
        <w:t xml:space="preserve"> com </w:t>
      </w:r>
      <w:del w:id="413" w:author="Erico de Souza Loewe" w:date="2020-11-08T21:40:00Z">
        <w:r w:rsidR="0088497D">
          <w:delText xml:space="preserve">a </w:delText>
        </w:r>
      </w:del>
      <w:r w:rsidR="00C00AE5">
        <w:t xml:space="preserve">completa compreensão </w:t>
      </w:r>
      <w:commentRangeStart w:id="414"/>
      <w:r w:rsidR="00D0162D">
        <w:t>delas</w:t>
      </w:r>
      <w:r w:rsidR="00C00AE5">
        <w:t>.</w:t>
      </w:r>
      <w:commentRangeEnd w:id="414"/>
      <w:ins w:id="415" w:author="Erico de Souza Loewe" w:date="2020-11-08T21:40:00Z">
        <w:r w:rsidR="00064C0B">
          <w:rPr>
            <w:rStyle w:val="Refdecomentrio"/>
          </w:rPr>
          <w:commentReference w:id="414"/>
        </w:r>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ins>
    </w:p>
    <w:p w14:paraId="6DFEE646" w14:textId="75BD6881" w:rsidR="00F72CBA" w:rsidRDefault="00F72CBA" w:rsidP="00210C75">
      <w:pPr>
        <w:pStyle w:val="Ttulo3"/>
      </w:pPr>
      <w:bookmarkStart w:id="416" w:name="_Toc55523374"/>
      <w:bookmarkStart w:id="417" w:name="_Toc55260957"/>
      <w:r>
        <w:t xml:space="preserve">Resultados do </w:t>
      </w:r>
      <w:r w:rsidR="00123767">
        <w:t>questionário</w:t>
      </w:r>
      <w:bookmarkEnd w:id="416"/>
      <w:bookmarkEnd w:id="417"/>
    </w:p>
    <w:p w14:paraId="3715E4DD" w14:textId="2EC02B96" w:rsidR="005859BD" w:rsidRDefault="005859BD" w:rsidP="00210C75">
      <w:r>
        <w:tab/>
      </w:r>
      <w:commentRangeStart w:id="418"/>
      <w:r>
        <w:t>Com um alcance maior do que 1000 pessoas, sendo 800 funcionários da CWI</w:t>
      </w:r>
      <w:del w:id="419" w:author="Erico de Souza Loewe" w:date="2020-11-08T21:40:00Z">
        <w:r w:rsidR="00890782">
          <w:delText>,</w:delText>
        </w:r>
      </w:del>
      <w:r>
        <w:t xml:space="preserve"> que possuem acesso ao Slack, 200 pessoas alcançadas através do Instagram e demais divulgações que tiveram, </w:t>
      </w:r>
      <w:commentRangeEnd w:id="418"/>
      <w:r>
        <w:rPr>
          <w:rStyle w:val="Refdecomentrio"/>
        </w:rPr>
        <w:commentReference w:id="418"/>
      </w:r>
      <w:r>
        <w:t>o questionário teve uma adesão de 222 respostas. O público respondente tinha entre 14 e 71 anos e um gosto musical bem diversificado, foram obtidos em torno de 60 estilos musicais, sendo o mais votado o Rock, com 181 marcações.</w:t>
      </w:r>
    </w:p>
    <w:p w14:paraId="7E777760" w14:textId="73075AAF" w:rsidR="008A0B65" w:rsidRDefault="001F52F1" w:rsidP="00210C75">
      <w:r>
        <w:tab/>
        <w:t xml:space="preserve">O questionário foi aberto no dia 6 de julho de 2020, </w:t>
      </w:r>
      <w:del w:id="420" w:author="Erico de Souza Loewe" w:date="2020-11-08T21:40:00Z">
        <w:r w:rsidR="008D2441">
          <w:delText>n</w:delText>
        </w:r>
        <w:r w:rsidR="0006464B">
          <w:delText>o mesmo</w:delText>
        </w:r>
      </w:del>
      <w:ins w:id="421" w:author="Erico de Souza Loewe" w:date="2020-11-08T21:40:00Z">
        <w:r>
          <w:t>nesse</w:t>
        </w:r>
      </w:ins>
      <w:r>
        <w:t xml:space="preserve"> dia </w:t>
      </w:r>
      <w:del w:id="422" w:author="Erico de Souza Loewe" w:date="2020-11-08T21:40:00Z">
        <w:r w:rsidR="0006464B">
          <w:delText>que, publicado</w:delText>
        </w:r>
      </w:del>
      <w:ins w:id="423" w:author="Erico de Souza Loewe" w:date="2020-11-08T21:40:00Z">
        <w:r>
          <w:t>foi realizada uma publicação</w:t>
        </w:r>
      </w:ins>
      <w:r>
        <w:t xml:space="preserve"> no Instagram</w:t>
      </w:r>
      <w:del w:id="424" w:author="Erico de Souza Loewe" w:date="2020-11-08T21:40:00Z">
        <w:r w:rsidR="00855295">
          <w:delText>,</w:delText>
        </w:r>
        <w:r>
          <w:delText xml:space="preserve"> </w:delText>
        </w:r>
        <w:r w:rsidR="0088051E">
          <w:delText>fora demonstrado</w:delText>
        </w:r>
      </w:del>
      <w:ins w:id="425" w:author="Erico de Souza Loewe" w:date="2020-11-08T21:40:00Z">
        <w:r>
          <w:t xml:space="preserve"> para apresentá-lo</w:t>
        </w:r>
      </w:ins>
      <w:r>
        <w:t xml:space="preserve"> ao público</w:t>
      </w:r>
      <w:del w:id="426" w:author="Erico de Souza Loewe" w:date="2020-11-08T21:40:00Z">
        <w:r w:rsidR="0088051E">
          <w:delText>.</w:delText>
        </w:r>
        <w:r>
          <w:delText xml:space="preserve"> </w:delText>
        </w:r>
        <w:r w:rsidR="0088051E">
          <w:delText>N</w:delText>
        </w:r>
        <w:r>
          <w:delText>o</w:delText>
        </w:r>
      </w:del>
      <w:ins w:id="427" w:author="Erico de Souza Loewe" w:date="2020-11-08T21:40:00Z">
        <w:r>
          <w:t>, e no</w:t>
        </w:r>
      </w:ins>
      <w:r>
        <w:t xml:space="preserve"> decorrer</w:t>
      </w:r>
      <w:r w:rsidR="00064C0B">
        <w:t xml:space="preserve"> </w:t>
      </w:r>
      <w:del w:id="428" w:author="Erico de Souza Loewe" w:date="2020-11-08T21:40:00Z">
        <w:r w:rsidR="00A97780">
          <w:delText>d</w:delText>
        </w:r>
        <w:r w:rsidR="00492DDA">
          <w:delText>e duas semanas</w:delText>
        </w:r>
        <w:r>
          <w:delText>,</w:delText>
        </w:r>
      </w:del>
      <w:ins w:id="429" w:author="Erico de Souza Loewe" w:date="2020-11-08T21:40:00Z">
        <w:r w:rsidR="00064C0B">
          <w:t>dos dias posteriores</w:t>
        </w:r>
        <w:r>
          <w:t>, foi enviado a</w:t>
        </w:r>
      </w:ins>
      <w:r>
        <w:t xml:space="preserve"> outras redes sociais</w:t>
      </w:r>
      <w:del w:id="430" w:author="Erico de Souza Loewe" w:date="2020-11-08T21:40:00Z">
        <w:r w:rsidR="00A97780">
          <w:delText xml:space="preserve"> participaram da pesquisa</w:delText>
        </w:r>
      </w:del>
      <w:r>
        <w:t xml:space="preserve">, como WhatsApp, Slack (empresarial), Twitter e Facebook. O seu fechamento </w:t>
      </w:r>
      <w:del w:id="431" w:author="Erico de Souza Loewe" w:date="2020-11-08T21:40:00Z">
        <w:r w:rsidR="005E4CFF">
          <w:delText>aconteceu</w:delText>
        </w:r>
      </w:del>
      <w:ins w:id="432" w:author="Erico de Souza Loewe" w:date="2020-11-08T21:40:00Z">
        <w:r>
          <w:t>foi realizado</w:t>
        </w:r>
      </w:ins>
      <w:r>
        <w:t xml:space="preserve"> no dia 18 de julho de 2020, somando o total de 12 dias em que o ele ficou aberto.</w:t>
      </w:r>
      <w:del w:id="433" w:author="Erico de Souza Loewe" w:date="2020-11-08T21:40:00Z">
        <w:r>
          <w:rPr>
            <w:rStyle w:val="Refdecomentrio"/>
          </w:rPr>
          <w:commentReference w:id="434"/>
        </w:r>
        <w:r w:rsidR="008E468C">
          <w:delText xml:space="preserve"> Link para as respostas do questionário: </w:delText>
        </w:r>
        <w:r w:rsidR="00F756DA">
          <w:fldChar w:fldCharType="begin"/>
        </w:r>
        <w:r w:rsidR="00F756DA">
          <w:delInstrText xml:space="preserve"> HYPERLINK "https://forms.gle/FKW5iJBhT7oEa1</w:delInstrText>
        </w:r>
        <w:r w:rsidR="00F756DA">
          <w:delInstrText xml:space="preserve">8eA" </w:delInstrText>
        </w:r>
        <w:r w:rsidR="00F756DA">
          <w:fldChar w:fldCharType="separate"/>
        </w:r>
        <w:r w:rsidR="008E468C" w:rsidRPr="00275A69">
          <w:rPr>
            <w:rStyle w:val="Hyperlink"/>
          </w:rPr>
          <w:delText>https://forms.gle/FKW5iJBhT7oEa18eA</w:delText>
        </w:r>
        <w:r w:rsidR="00F756DA">
          <w:rPr>
            <w:rStyle w:val="Hyperlink"/>
          </w:rPr>
          <w:fldChar w:fldCharType="end"/>
        </w:r>
        <w:r w:rsidR="008E468C">
          <w:delText xml:space="preserve"> </w:delText>
        </w:r>
      </w:del>
      <w:ins w:id="435" w:author="Erico de Souza Loewe" w:date="2020-11-08T21:40:00Z">
        <w:r w:rsidR="009107AE">
          <w:rPr>
            <w:rStyle w:val="Refdenotaderodap"/>
          </w:rPr>
          <w:footnoteReference w:id="2"/>
        </w:r>
        <w:r w:rsidR="009107AE">
          <w:t xml:space="preserve"> </w:t>
        </w:r>
        <w:commentRangeStart w:id="437"/>
        <w:commentRangeEnd w:id="437"/>
        <w:r>
          <w:rPr>
            <w:rStyle w:val="Refdecomentrio"/>
          </w:rPr>
          <w:commentReference w:id="437"/>
        </w:r>
        <w:r w:rsidR="008E468C">
          <w:t xml:space="preserve"> </w:t>
        </w:r>
        <w:commentRangeStart w:id="438"/>
        <w:commentRangeEnd w:id="438"/>
        <w:r w:rsidR="00064C0B">
          <w:rPr>
            <w:rStyle w:val="Refdecomentrio"/>
          </w:rPr>
          <w:commentReference w:id="438"/>
        </w:r>
      </w:ins>
    </w:p>
    <w:p w14:paraId="1B013D79" w14:textId="110B48E1" w:rsidR="00AF1DF6" w:rsidRDefault="00AF1DF6" w:rsidP="00210C75">
      <w:r>
        <w:tab/>
        <w:t xml:space="preserve">Dos dispositivos </w:t>
      </w:r>
      <w:del w:id="439" w:author="Erico de Souza Loewe" w:date="2020-11-08T21:40:00Z">
        <w:r w:rsidR="004E2102">
          <w:delText>(</w:delText>
        </w:r>
      </w:del>
      <w:r>
        <w:t>ou aplicativos</w:t>
      </w:r>
      <w:del w:id="440" w:author="Erico de Souza Loewe" w:date="2020-11-08T21:40:00Z">
        <w:r w:rsidR="004E2102">
          <w:delText>)</w:delText>
        </w:r>
      </w:del>
      <w:r>
        <w:t xml:space="preserve"> utilizados para realizar a reprodução das </w:t>
      </w:r>
      <w:r w:rsidR="0077460B">
        <w:t>músicas</w:t>
      </w:r>
      <w:r>
        <w:t>, com 168 respostas, o Spotify foi o mais escolhido das opções</w:t>
      </w:r>
      <w:del w:id="441" w:author="Erico de Souza Loewe" w:date="2020-11-08T21:40:00Z">
        <w:r w:rsidR="00382707">
          <w:delText>.</w:delText>
        </w:r>
        <w:r w:rsidR="0077460B">
          <w:delText xml:space="preserve"> </w:delText>
        </w:r>
        <w:r w:rsidR="00382707">
          <w:delText>E</w:delText>
        </w:r>
        <w:r w:rsidR="0077460B">
          <w:delText>m</w:delText>
        </w:r>
      </w:del>
      <w:ins w:id="442" w:author="Erico de Souza Loewe" w:date="2020-11-08T21:40:00Z">
        <w:r>
          <w:t>,</w:t>
        </w:r>
        <w:r w:rsidR="0077460B">
          <w:t xml:space="preserve"> em</w:t>
        </w:r>
      </w:ins>
      <w:r w:rsidR="0077460B">
        <w:t xml:space="preserve"> segundo lugar ficou o Youtube</w:t>
      </w:r>
      <w:r>
        <w:t xml:space="preserve"> </w:t>
      </w:r>
      <w:r w:rsidR="0077460B">
        <w:t>com 103 respostas (variadas entre 86 no Youtube Music, e 17 tratando sobre o Youtube clássico).</w:t>
      </w:r>
    </w:p>
    <w:p w14:paraId="27E4F469" w14:textId="5438736C" w:rsidR="001B2E39" w:rsidRDefault="001B2E39" w:rsidP="00210C75">
      <w:r>
        <w:tab/>
        <w:t>A pergunta “</w:t>
      </w:r>
      <w:r w:rsidRPr="001B2E39">
        <w:t>Você acha que as recomendações musicais realizadas via software poderiam ser melhoradas?</w:t>
      </w:r>
      <w:r>
        <w:t xml:space="preserve">” trouxe uma visão </w:t>
      </w:r>
      <w:del w:id="443" w:author="Erico de Souza Loewe" w:date="2020-11-08T21:40:00Z">
        <w:r w:rsidR="005A3D48">
          <w:delText>clara sobre o</w:delText>
        </w:r>
      </w:del>
      <w:ins w:id="444" w:author="Erico de Souza Loewe" w:date="2020-11-08T21:40:00Z">
        <w:r>
          <w:t>da opinião se existe</w:t>
        </w:r>
      </w:ins>
      <w:r>
        <w:t xml:space="preserve"> espaço para esse trabalho evoluir </w:t>
      </w:r>
      <w:del w:id="445" w:author="Erico de Souza Loewe" w:date="2020-11-08T21:40:00Z">
        <w:r w:rsidR="0039323D">
          <w:delText>n</w:delText>
        </w:r>
        <w:r>
          <w:delText>as</w:delText>
        </w:r>
      </w:del>
      <w:ins w:id="446" w:author="Erico de Souza Loewe" w:date="2020-11-08T21:40:00Z">
        <w:r>
          <w:t>as</w:t>
        </w:r>
      </w:ins>
      <w:r>
        <w:t xml:space="preserve"> técnicas </w:t>
      </w:r>
      <w:commentRangeStart w:id="447"/>
      <w:r>
        <w:t xml:space="preserve">de </w:t>
      </w:r>
      <w:r w:rsidR="00EF0264">
        <w:t>recomendação</w:t>
      </w:r>
      <w:r>
        <w:t xml:space="preserve"> musical</w:t>
      </w:r>
      <w:commentRangeEnd w:id="447"/>
      <w:r w:rsidR="00F372BC">
        <w:rPr>
          <w:rStyle w:val="Refdecomentrio"/>
        </w:rPr>
        <w:commentReference w:id="447"/>
      </w:r>
      <w:r w:rsidR="00064C0B">
        <w:t>.</w:t>
      </w:r>
      <w:r w:rsidR="0033089C">
        <w:t xml:space="preserve"> </w:t>
      </w:r>
      <w:del w:id="448" w:author="Erico de Souza Loewe" w:date="2020-11-08T21:40:00Z">
        <w:r w:rsidR="0039323D">
          <w:delText>Enquanto</w:delText>
        </w:r>
        <w:r w:rsidR="0033089C">
          <w:delText xml:space="preserve"> a</w:delText>
        </w:r>
        <w:r w:rsidR="0039323D">
          <w:delText>quela que dizia</w:delText>
        </w:r>
      </w:del>
      <w:ins w:id="449" w:author="Erico de Souza Loewe" w:date="2020-11-08T21:40:00Z">
        <w:r w:rsidR="00064C0B">
          <w:t>A pergunta</w:t>
        </w:r>
      </w:ins>
      <w:r w:rsidR="0033089C">
        <w:t xml:space="preserve"> “</w:t>
      </w:r>
      <w:r w:rsidR="0033089C" w:rsidRPr="0033089C">
        <w:t>Você acredita que o contexto poderia melhorar essas recomendações?</w:t>
      </w:r>
      <w:r w:rsidR="0033089C">
        <w:t>”</w:t>
      </w:r>
      <w:r w:rsidR="00064C0B">
        <w:t xml:space="preserve"> </w:t>
      </w:r>
      <w:del w:id="450" w:author="Erico de Souza Loewe" w:date="2020-11-08T21:40:00Z">
        <w:r w:rsidR="00C11899">
          <w:delText xml:space="preserve">mostrou </w:delText>
        </w:r>
      </w:del>
      <w:r w:rsidR="0033089C">
        <w:t xml:space="preserve">se </w:t>
      </w:r>
      <w:del w:id="451" w:author="Erico de Souza Loewe" w:date="2020-11-08T21:40:00Z">
        <w:r w:rsidR="00C11899">
          <w:delText>havia</w:delText>
        </w:r>
        <w:r w:rsidR="0033089C">
          <w:delText xml:space="preserve"> </w:delText>
        </w:r>
        <w:r w:rsidR="00C11899">
          <w:delText>lugar</w:delText>
        </w:r>
        <w:r w:rsidR="0033089C">
          <w:delText xml:space="preserve"> </w:delText>
        </w:r>
        <w:r w:rsidR="00BC46BC">
          <w:delText>nesse</w:delText>
        </w:r>
      </w:del>
      <w:ins w:id="452" w:author="Erico de Souza Loewe" w:date="2020-11-08T21:40:00Z">
        <w:r w:rsidR="0033089C">
          <w:t>existe espaço para o</w:t>
        </w:r>
      </w:ins>
      <w:r w:rsidR="0033089C">
        <w:t xml:space="preserve"> contexto</w:t>
      </w:r>
      <w:r w:rsidR="00A510E7">
        <w:t xml:space="preserve"> do usuário</w:t>
      </w:r>
      <w:r w:rsidR="0033089C">
        <w:t xml:space="preserve"> </w:t>
      </w:r>
      <w:del w:id="453" w:author="Erico de Souza Loewe" w:date="2020-11-08T21:40:00Z">
        <w:r w:rsidR="00597744">
          <w:delText>para</w:delText>
        </w:r>
        <w:r w:rsidR="0033089C">
          <w:delText xml:space="preserve"> </w:delText>
        </w:r>
      </w:del>
      <w:r w:rsidR="0033089C">
        <w:t xml:space="preserve">evoluir </w:t>
      </w:r>
      <w:del w:id="454" w:author="Erico de Souza Loewe" w:date="2020-11-08T21:40:00Z">
        <w:r w:rsidR="005D5EA7">
          <w:delText>tais</w:delText>
        </w:r>
      </w:del>
      <w:ins w:id="455" w:author="Erico de Souza Loewe" w:date="2020-11-08T21:40:00Z">
        <w:r w:rsidR="0033089C">
          <w:t>essas</w:t>
        </w:r>
      </w:ins>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del w:id="456" w:author="Erico de Souza Loewe" w:date="2020-11-08T21:40:00Z">
        <w:r w:rsidR="007E689E">
          <w:delText xml:space="preserve">esse trabalho </w:delText>
        </w:r>
        <w:r w:rsidR="00597744">
          <w:delText>pode</w:delText>
        </w:r>
      </w:del>
      <w:ins w:id="457" w:author="Erico de Souza Loewe" w:date="2020-11-08T21:40:00Z">
        <w:r w:rsidR="00064C0B">
          <w:t xml:space="preserve">há </w:t>
        </w:r>
        <w:r w:rsidR="007E689E">
          <w:t>espaço para</w:t>
        </w:r>
      </w:ins>
      <w:r w:rsidR="007E689E">
        <w:t xml:space="preserve"> agregar qualidade </w:t>
      </w:r>
      <w:r w:rsidR="00A510E7">
        <w:t xml:space="preserve">às </w:t>
      </w:r>
      <w:r w:rsidR="007E689E">
        <w:t>recomendações musicais</w:t>
      </w:r>
      <w:ins w:id="458" w:author="Erico de Souza Loewe" w:date="2020-11-08T21:40:00Z">
        <w:r w:rsidR="00064C0B">
          <w:t>, segundo a opinião dos respondentes</w:t>
        </w:r>
      </w:ins>
      <w:r>
        <w:t>.</w:t>
      </w:r>
    </w:p>
    <w:p w14:paraId="094FABD9" w14:textId="2265DDE0" w:rsidR="003A615F" w:rsidRDefault="003A615F" w:rsidP="00210C75">
      <w:r>
        <w:tab/>
      </w:r>
      <w:commentRangeStart w:id="459"/>
      <w:r w:rsidR="00710204">
        <w:t xml:space="preserve">Para aperfeiçoar a visão do trabalho </w:t>
      </w:r>
      <w:del w:id="460" w:author="Erico de Souza Loewe" w:date="2020-11-08T21:40:00Z">
        <w:r w:rsidR="00710204">
          <w:delText>das</w:delText>
        </w:r>
      </w:del>
      <w:ins w:id="461" w:author="Erico de Souza Loewe" w:date="2020-11-08T21:40:00Z">
        <w:r w:rsidR="00064C0B">
          <w:t>sobre as</w:t>
        </w:r>
      </w:ins>
      <w:r w:rsidR="00064C0B">
        <w:t xml:space="preserve"> </w:t>
      </w:r>
      <w:r w:rsidR="00710204">
        <w:t xml:space="preserve">características </w:t>
      </w:r>
      <w:del w:id="462" w:author="Erico de Souza Loewe" w:date="2020-11-08T21:40:00Z">
        <w:r w:rsidR="003B0FC6">
          <w:delText>de</w:delText>
        </w:r>
      </w:del>
      <w:ins w:id="463" w:author="Erico de Souza Loewe" w:date="2020-11-08T21:40:00Z">
        <w:r w:rsidR="00064C0B">
          <w:t xml:space="preserve">que </w:t>
        </w:r>
        <w:r w:rsidR="00710204">
          <w:t>possuem</w:t>
        </w:r>
      </w:ins>
      <w:r w:rsidR="00710204">
        <w:t xml:space="preserve"> maior importância, </w:t>
      </w:r>
      <w:del w:id="464" w:author="Erico de Souza Loewe" w:date="2020-11-08T21:40:00Z">
        <w:r w:rsidR="003E2366">
          <w:delText>usou-se</w:delText>
        </w:r>
        <w:r w:rsidR="006D63A1">
          <w:delText xml:space="preserve"> três indagações</w:delText>
        </w:r>
        <w:r w:rsidR="00B6057B">
          <w:delText>, que s</w:delText>
        </w:r>
        <w:r w:rsidR="006D63A1">
          <w:delText>ão:</w:delText>
        </w:r>
      </w:del>
      <w:ins w:id="465" w:author="Erico de Souza Loewe" w:date="2020-11-08T21:40:00Z">
        <w:r w:rsidR="00064C0B">
          <w:t xml:space="preserve">foram realizadas </w:t>
        </w:r>
        <w:r w:rsidR="00710204">
          <w:t>as perguntas</w:t>
        </w:r>
      </w:ins>
      <w:r w:rsidR="00710204">
        <w:t xml:space="preserve"> </w:t>
      </w:r>
      <w:commentRangeStart w:id="466"/>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w:t>
      </w:r>
      <w:del w:id="467" w:author="Erico de Souza Loewe" w:date="2020-11-08T21:40:00Z">
        <w:r w:rsidR="00805059">
          <w:delText>apareceram</w:delText>
        </w:r>
      </w:del>
      <w:ins w:id="468" w:author="Erico de Souza Loewe" w:date="2020-11-08T21:40:00Z">
        <w:r w:rsidR="00440190">
          <w:t xml:space="preserve">foi possível </w:t>
        </w:r>
        <w:r w:rsidR="00D82FC9">
          <w:t>conhecer</w:t>
        </w:r>
      </w:ins>
      <w:r w:rsidR="00440190">
        <w:t xml:space="preserve"> novas características (a partir do campo “outro”)</w:t>
      </w:r>
      <w:r w:rsidR="00315E4F">
        <w:t xml:space="preserve">, </w:t>
      </w:r>
      <w:del w:id="469" w:author="Erico de Souza Loewe" w:date="2020-11-08T21:40:00Z">
        <w:r w:rsidR="003B5453">
          <w:delText xml:space="preserve">assim </w:delText>
        </w:r>
      </w:del>
      <w:r w:rsidR="00315E4F">
        <w:t xml:space="preserve">como </w:t>
      </w:r>
      <w:del w:id="470" w:author="Erico de Souza Loewe" w:date="2020-11-08T21:40:00Z">
        <w:r w:rsidR="003B5453">
          <w:delText>a</w:delText>
        </w:r>
        <w:r w:rsidR="003E735C">
          <w:delText>umentou a percepção do</w:delText>
        </w:r>
      </w:del>
      <w:ins w:id="471" w:author="Erico de Souza Loewe" w:date="2020-11-08T21:40:00Z">
        <w:r w:rsidR="00315E4F">
          <w:t>“Tomando banho”</w:t>
        </w:r>
        <w:r w:rsidR="00440190">
          <w:t>, e foi possível obter características</w:t>
        </w:r>
      </w:ins>
      <w:r w:rsidR="00440190">
        <w:t xml:space="preserve"> </w:t>
      </w:r>
      <w:r w:rsidR="006C6BA1">
        <w:t>que mais influenciam</w:t>
      </w:r>
      <w:r w:rsidR="00440190">
        <w:t xml:space="preserve"> os usuários na escolha de uma </w:t>
      </w:r>
      <w:r w:rsidR="00B46B67">
        <w:t>música</w:t>
      </w:r>
      <w:del w:id="472" w:author="Erico de Souza Loewe" w:date="2020-11-08T21:40:00Z">
        <w:r w:rsidR="00440190">
          <w:delText>.</w:delText>
        </w:r>
      </w:del>
      <w:ins w:id="473" w:author="Erico de Souza Loewe" w:date="2020-11-08T21:40:00Z">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commentRangeEnd w:id="459"/>
        <w:r w:rsidR="00726572">
          <w:rPr>
            <w:rStyle w:val="Refdecomentrio"/>
          </w:rPr>
          <w:commentReference w:id="459"/>
        </w:r>
      </w:ins>
      <w:commentRangeEnd w:id="466"/>
      <w:r w:rsidR="00064C0B">
        <w:rPr>
          <w:rStyle w:val="Refdecomentrio"/>
        </w:rPr>
        <w:commentReference w:id="466"/>
      </w:r>
    </w:p>
    <w:p w14:paraId="0EE24784" w14:textId="689F2C90" w:rsidR="00D26EEE" w:rsidRDefault="00CF14F8" w:rsidP="00210C75">
      <w:r>
        <w:tab/>
        <w:t xml:space="preserve">Visando entender o comportamento do público, </w:t>
      </w:r>
      <w:ins w:id="474" w:author="Erico de Souza Loewe" w:date="2020-11-08T21:40:00Z">
        <w:r w:rsidR="00064C0B">
          <w:t xml:space="preserve">foram feitas </w:t>
        </w:r>
      </w:ins>
      <w:r>
        <w:t>a</w:t>
      </w:r>
      <w:r w:rsidR="00716764">
        <w:t>s</w:t>
      </w:r>
      <w:r>
        <w:t xml:space="preserve"> </w:t>
      </w:r>
      <w:del w:id="475" w:author="Erico de Souza Loewe" w:date="2020-11-08T21:40:00Z">
        <w:r w:rsidR="00EE736D">
          <w:delText>questões</w:delText>
        </w:r>
      </w:del>
      <w:ins w:id="476" w:author="Erico de Souza Loewe" w:date="2020-11-08T21:40:00Z">
        <w:r>
          <w:t>pergunta</w:t>
        </w:r>
        <w:r w:rsidR="00716764">
          <w:t>s</w:t>
        </w:r>
      </w:ins>
      <w:r>
        <w:t xml:space="preserve"> “</w:t>
      </w:r>
      <w:r w:rsidR="00D26EEE" w:rsidRPr="00D26EEE">
        <w:t>O que costuma te influenciar na escolha da música</w:t>
      </w:r>
      <w:del w:id="477" w:author="Erico de Souza Loewe" w:date="2020-11-08T21:40:00Z">
        <w:r w:rsidR="00D26EEE" w:rsidRPr="00D26EEE">
          <w:delText>?</w:delText>
        </w:r>
        <w:r>
          <w:delText>”</w:delText>
        </w:r>
      </w:del>
      <w:ins w:id="478" w:author="Erico de Souza Loewe" w:date="2020-11-08T21:40:00Z">
        <w:r w:rsidR="00D26EEE" w:rsidRPr="00D26EEE">
          <w:t>?</w:t>
        </w:r>
        <w:r>
          <w:t>”</w:t>
        </w:r>
        <w:r w:rsidR="00064C0B">
          <w:t>,</w:t>
        </w:r>
      </w:ins>
      <w:r w:rsidR="00716764">
        <w:t xml:space="preserve"> e “</w:t>
      </w:r>
      <w:r w:rsidR="00716764" w:rsidRPr="00D26EEE">
        <w:t>O que você faz quando gosta ou não de uma música</w:t>
      </w:r>
      <w:del w:id="479" w:author="Erico de Souza Loewe" w:date="2020-11-08T21:40:00Z">
        <w:r w:rsidR="00716764" w:rsidRPr="00D26EEE">
          <w:delText>?</w:delText>
        </w:r>
        <w:r w:rsidR="00716764">
          <w:delText>”</w:delText>
        </w:r>
        <w:r w:rsidR="00EE736D">
          <w:delText xml:space="preserve"> foram importantíssimas</w:delText>
        </w:r>
        <w:r w:rsidR="00716764">
          <w:delText>.</w:delText>
        </w:r>
      </w:del>
      <w:ins w:id="480" w:author="Erico de Souza Loewe" w:date="2020-11-08T21:40:00Z">
        <w:r w:rsidR="00716764" w:rsidRPr="00D26EEE">
          <w:t>?</w:t>
        </w:r>
        <w:r w:rsidR="00716764">
          <w:t>”.</w:t>
        </w:r>
      </w:ins>
      <w:r w:rsidR="00FD7277">
        <w:t xml:space="preserve"> Dessa maneira, </w:t>
      </w:r>
      <w:del w:id="481" w:author="Erico de Souza Loewe" w:date="2020-11-08T21:40:00Z">
        <w:r w:rsidR="003F49DE">
          <w:delText>não há tanta dificuldade em</w:delText>
        </w:r>
      </w:del>
      <w:ins w:id="482" w:author="Erico de Souza Loewe" w:date="2020-11-08T21:40:00Z">
        <w:r w:rsidR="00FD7277">
          <w:t>foi possível</w:t>
        </w:r>
      </w:ins>
      <w:r w:rsidR="00FD7277">
        <w:t xml:space="preserve"> compreender as características mais importantes a serem consideradas no modelo e ordem da aplicação</w:t>
      </w:r>
      <w:ins w:id="483" w:author="Erico de Souza Loewe" w:date="2020-11-08T21:40:00Z">
        <w:r w:rsidR="005544E9">
          <w:t xml:space="preserve">, isso é, Humor e Atividades, as quais </w:t>
        </w:r>
        <w:r w:rsidR="00AB3F6D">
          <w:t xml:space="preserve">estão presentes no questionário do </w:t>
        </w:r>
        <w:r w:rsidR="00AB3F6D" w:rsidRPr="00AB3F6D">
          <w:rPr>
            <w:i/>
          </w:rPr>
          <w:t>plugin</w:t>
        </w:r>
      </w:ins>
      <w:r w:rsidR="00AB3F6D">
        <w:t>.</w:t>
      </w:r>
    </w:p>
    <w:p w14:paraId="167F0D89" w14:textId="1679EE06" w:rsidR="00D26EEE" w:rsidRDefault="006813F3" w:rsidP="00210C75">
      <w:r>
        <w:tab/>
        <w:t>A pergunta “</w:t>
      </w:r>
      <w:r w:rsidR="00D26EEE"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w:t>
      </w:r>
      <w:r w:rsidR="003E2D2F">
        <w:t xml:space="preserve"> Devido ao tempo disponível para desenvolvimento, ela acabou não sendo utilizada.</w:t>
      </w:r>
    </w:p>
    <w:p w14:paraId="7489439F" w14:textId="0696D5A4" w:rsidR="00254129" w:rsidRDefault="00410A8F" w:rsidP="00210C75">
      <w:r>
        <w:tab/>
        <w:t xml:space="preserve">Para obter um conhecimento </w:t>
      </w:r>
      <w:r w:rsidR="00D07245">
        <w:t>da intensidade musical</w:t>
      </w:r>
      <w:r>
        <w:t xml:space="preserve"> do público que lidamos</w:t>
      </w:r>
      <w:del w:id="484" w:author="Erico de Souza Loewe" w:date="2020-11-08T21:40:00Z">
        <w:r w:rsidR="00137DD3">
          <w:delText xml:space="preserve"> relacionada ao tempo</w:delText>
        </w:r>
        <w:r w:rsidR="003F6AE9">
          <w:delText xml:space="preserve"> </w:delText>
        </w:r>
        <w:r w:rsidR="00603C01">
          <w:delText>(estritamente necessário)</w:delText>
        </w:r>
        <w:r>
          <w:delText xml:space="preserve">, </w:delText>
        </w:r>
        <w:r w:rsidR="003F6AE9">
          <w:delText>compôs-se de</w:delText>
        </w:r>
      </w:del>
      <w:ins w:id="485" w:author="Erico de Souza Loewe" w:date="2020-11-08T21:40:00Z">
        <w:r>
          <w:t>, foi feito a pergunta</w:t>
        </w:r>
      </w:ins>
      <w:r>
        <w:t xml:space="preserve"> “</w:t>
      </w:r>
      <w:r w:rsidR="00E164B4" w:rsidRPr="00E164B4">
        <w:t>Quanto tempo por semana você escuta música?</w:t>
      </w:r>
      <w:r>
        <w:t>”.</w:t>
      </w:r>
      <w:r w:rsidR="00D07245">
        <w:t xml:space="preserve"> </w:t>
      </w:r>
      <w:del w:id="486" w:author="Erico de Souza Loewe" w:date="2020-11-08T21:40:00Z">
        <w:r w:rsidR="00B24A32">
          <w:delText>Deu para</w:delText>
        </w:r>
      </w:del>
      <w:ins w:id="487" w:author="Erico de Souza Loewe" w:date="2020-11-08T21:40:00Z">
        <w:r w:rsidR="00D07245">
          <w:t>Com ela foi possível</w:t>
        </w:r>
      </w:ins>
      <w:r w:rsidR="00D07245">
        <w:t xml:space="preserve"> </w:t>
      </w:r>
      <w:r w:rsidR="00390E18">
        <w:t>entender que</w:t>
      </w:r>
      <w:r w:rsidR="00D07245">
        <w:t xml:space="preserve"> </w:t>
      </w:r>
      <w:del w:id="488" w:author="Erico de Souza Loewe" w:date="2020-11-08T21:40:00Z">
        <w:r w:rsidR="00D07245">
          <w:delText xml:space="preserve">não era um </w:delText>
        </w:r>
        <w:r w:rsidR="004B071B">
          <w:delText>público</w:delText>
        </w:r>
        <w:r w:rsidR="00D07245">
          <w:delText xml:space="preserve"> intenso</w:delText>
        </w:r>
        <w:r w:rsidR="00A34940">
          <w:delText>;</w:delText>
        </w:r>
        <w:r w:rsidR="00D07245">
          <w:delText xml:space="preserve"> nas respostas, </w:delText>
        </w:r>
      </w:del>
      <w:r w:rsidR="00D07245">
        <w:t>mais de 50%</w:t>
      </w:r>
      <w:ins w:id="489" w:author="Erico de Souza Loewe" w:date="2020-11-08T21:40:00Z">
        <w:r w:rsidR="00064C0B">
          <w:t xml:space="preserve"> dos respondentes</w:t>
        </w:r>
      </w:ins>
      <w:r w:rsidR="00D07245">
        <w:t xml:space="preserve"> ouvia de 0 a 10horas por semana.</w:t>
      </w:r>
      <w:r w:rsidR="00C05858">
        <w:t xml:space="preserve"> </w:t>
      </w:r>
    </w:p>
    <w:p w14:paraId="066C13DF" w14:textId="76790C7B" w:rsidR="00E164B4" w:rsidRDefault="00005CD2" w:rsidP="00210C75">
      <w:r>
        <w:tab/>
      </w:r>
      <w:del w:id="490" w:author="Erico de Souza Loewe" w:date="2020-11-08T21:40:00Z">
        <w:r w:rsidR="005867D9">
          <w:delText xml:space="preserve"> </w:delText>
        </w:r>
        <w:r w:rsidR="00D5512D">
          <w:delText>U</w:delText>
        </w:r>
        <w:r>
          <w:delText>m</w:delText>
        </w:r>
      </w:del>
      <w:ins w:id="491" w:author="Erico de Souza Loewe" w:date="2020-11-08T21:40:00Z">
        <w:r>
          <w:t>Visando realizar um</w:t>
        </w:r>
      </w:ins>
      <w:r>
        <w:t xml:space="preserve"> </w:t>
      </w:r>
      <w:commentRangeStart w:id="492"/>
      <w:r w:rsidRPr="00390E18">
        <w:rPr>
          <w:i/>
          <w:rPrChange w:id="493" w:author="Erico de Souza Loewe" w:date="2020-11-08T21:40:00Z">
            <w:rPr/>
          </w:rPrChange>
        </w:rPr>
        <w:t>Cold Start</w:t>
      </w:r>
      <w:del w:id="494" w:author="Erico de Souza Loewe" w:date="2020-11-08T21:40:00Z">
        <w:r w:rsidR="00017BB4">
          <w:delText xml:space="preserve"> precisaria ser </w:delText>
        </w:r>
        <w:r w:rsidR="00F728EE">
          <w:delText>construído</w:delText>
        </w:r>
        <w:r>
          <w:delText xml:space="preserve"> </w:delText>
        </w:r>
      </w:del>
      <w:ins w:id="495" w:author="Erico de Souza Loewe" w:date="2020-11-08T21:40:00Z">
        <w:r w:rsidR="001A52FC">
          <w:rPr>
            <w:rStyle w:val="Refdenotaderodap"/>
          </w:rPr>
          <w:footnoteReference w:id="3"/>
        </w:r>
        <w:r>
          <w:t xml:space="preserve"> </w:t>
        </w:r>
        <w:commentRangeEnd w:id="492"/>
        <w:r w:rsidR="00CB5A3E">
          <w:rPr>
            <w:rStyle w:val="Refdecomentrio"/>
          </w:rPr>
          <w:commentReference w:id="492"/>
        </w:r>
      </w:ins>
      <w:r>
        <w:t>na aplicação</w:t>
      </w:r>
      <w:del w:id="497" w:author="Erico de Souza Loewe" w:date="2020-11-08T21:40:00Z">
        <w:r w:rsidR="00FE7B2C">
          <w:delText>. Então</w:delText>
        </w:r>
        <w:r w:rsidR="00044B9F">
          <w:delText>,</w:delText>
        </w:r>
        <w:r>
          <w:delText xml:space="preserve"> “</w:delText>
        </w:r>
      </w:del>
      <w:ins w:id="498" w:author="Erico de Souza Loewe" w:date="2020-11-08T21:40:00Z">
        <w:r>
          <w:t>, foi criad</w:t>
        </w:r>
        <w:r w:rsidR="00CB5A3E">
          <w:t>a</w:t>
        </w:r>
        <w:r>
          <w:t xml:space="preserve"> a pergunta “</w:t>
        </w:r>
      </w:ins>
      <w:r w:rsidR="00E164B4" w:rsidRPr="00E164B4">
        <w:t>Quais são os gêneros musicais que gosta de escutar</w:t>
      </w:r>
      <w:del w:id="499" w:author="Erico de Souza Loewe" w:date="2020-11-08T21:40:00Z">
        <w:r w:rsidR="00E164B4" w:rsidRPr="00E164B4">
          <w:delText>?</w:delText>
        </w:r>
        <w:r>
          <w:delText>”</w:delText>
        </w:r>
        <w:r w:rsidR="00044B9F">
          <w:delText xml:space="preserve"> seria a melhor opção,</w:delText>
        </w:r>
        <w:r>
          <w:delText xml:space="preserve"> </w:delText>
        </w:r>
        <w:r w:rsidR="0042113D">
          <w:delText>caso o objet</w:delText>
        </w:r>
        <w:r w:rsidR="00B10E94">
          <w:delText>ivo seja</w:delText>
        </w:r>
      </w:del>
      <w:ins w:id="500" w:author="Erico de Souza Loewe" w:date="2020-11-08T21:40:00Z">
        <w:r w:rsidR="00E164B4" w:rsidRPr="00E164B4">
          <w:t>?</w:t>
        </w:r>
        <w:r>
          <w:t xml:space="preserve">”, </w:t>
        </w:r>
        <w:r w:rsidR="00CB5A3E">
          <w:t>e</w:t>
        </w:r>
      </w:ins>
      <w:r w:rsidR="00CB5A3E">
        <w:t xml:space="preserve"> </w:t>
      </w:r>
      <w:r>
        <w:t xml:space="preserve">colocar as principais respostas </w:t>
      </w:r>
      <w:del w:id="501" w:author="Erico de Souza Loewe" w:date="2020-11-08T21:40:00Z">
        <w:r>
          <w:delText>ao</w:delText>
        </w:r>
      </w:del>
      <w:ins w:id="502" w:author="Erico de Souza Loewe" w:date="2020-11-08T21:40:00Z">
        <w:r w:rsidR="00CB5A3E">
          <w:t>no</w:t>
        </w:r>
      </w:ins>
      <w:r w:rsidR="00CB5A3E">
        <w:t xml:space="preserve"> </w:t>
      </w:r>
      <w:r w:rsidRPr="00390E18">
        <w:rPr>
          <w:i/>
          <w:rPrChange w:id="503" w:author="Erico de Souza Loewe" w:date="2020-11-08T21:40:00Z">
            <w:rPr/>
          </w:rPrChange>
        </w:rPr>
        <w:t>plugin</w:t>
      </w:r>
      <w:del w:id="504" w:author="Erico de Souza Loewe" w:date="2020-11-08T21:40:00Z">
        <w:r>
          <w:delText xml:space="preserve">. </w:delText>
        </w:r>
        <w:r w:rsidR="00F054C7">
          <w:delText>A</w:delText>
        </w:r>
        <w:r>
          <w:delText xml:space="preserve"> </w:delText>
        </w:r>
        <w:r w:rsidRPr="00E54780">
          <w:rPr>
            <w:i/>
          </w:rPr>
          <w:delText>feature</w:delText>
        </w:r>
        <w:r>
          <w:delText xml:space="preserve"> </w:delText>
        </w:r>
        <w:r w:rsidR="00F054C7">
          <w:delText>será desenrolada</w:delText>
        </w:r>
        <w:r w:rsidR="002A7B4C">
          <w:delText xml:space="preserve"> </w:delText>
        </w:r>
        <w:r w:rsidR="00976552">
          <w:delText xml:space="preserve">no </w:delText>
        </w:r>
      </w:del>
      <w:ins w:id="505" w:author="Erico de Souza Loewe" w:date="2020-11-08T21:40:00Z">
        <w:r w:rsidR="00CB5A3E">
          <w:t xml:space="preserve"> a ser criado</w:t>
        </w:r>
        <w:r>
          <w:t xml:space="preserve">. Porém, devido ao tempo limitado de </w:t>
        </w:r>
      </w:ins>
      <w:r>
        <w:t>desenvolvimento</w:t>
      </w:r>
      <w:del w:id="506" w:author="Erico de Souza Loewe" w:date="2020-11-08T21:40:00Z">
        <w:r w:rsidR="00976552">
          <w:delText xml:space="preserve"> do projeto</w:delText>
        </w:r>
      </w:del>
      <w:ins w:id="507" w:author="Erico de Souza Loewe" w:date="2020-11-08T21:40:00Z">
        <w:r>
          <w:t xml:space="preserve">, a </w:t>
        </w:r>
        <w:r w:rsidRPr="00E54780">
          <w:rPr>
            <w:i/>
          </w:rPr>
          <w:t>feature</w:t>
        </w:r>
        <w:r>
          <w:t xml:space="preserve"> não foi </w:t>
        </w:r>
        <w:r w:rsidR="00E54780">
          <w:t>feita</w:t>
        </w:r>
      </w:ins>
      <w:r>
        <w:t>.</w:t>
      </w:r>
    </w:p>
    <w:p w14:paraId="08CDF2F8" w14:textId="4C31FC2B" w:rsidR="00C049E1" w:rsidRDefault="00C05858" w:rsidP="00210C75">
      <w:r>
        <w:tab/>
      </w:r>
      <w:r w:rsidR="00173EA6">
        <w:t xml:space="preserve">Respeitando a privacidade do público, foi </w:t>
      </w:r>
      <w:del w:id="508" w:author="Erico de Souza Loewe" w:date="2020-11-08T21:40:00Z">
        <w:r w:rsidR="00173EA6">
          <w:delText>feito</w:delText>
        </w:r>
      </w:del>
      <w:ins w:id="509" w:author="Erico de Souza Loewe" w:date="2020-11-08T21:40:00Z">
        <w:r w:rsidR="00CB5A3E">
          <w:t>feita</w:t>
        </w:r>
      </w:ins>
      <w:r w:rsidR="00CB5A3E">
        <w:t xml:space="preserve"> </w:t>
      </w:r>
      <w:r w:rsidR="00173EA6">
        <w:t>a pergunta “</w:t>
      </w:r>
      <w:r w:rsidR="00C049E1" w:rsidRPr="00C049E1">
        <w:t>Gostaria de participar de uma pesquisa que visa melhorar a recomendação musical?</w:t>
      </w:r>
      <w:r w:rsidR="00173EA6">
        <w:t xml:space="preserve">”, </w:t>
      </w:r>
      <w:del w:id="510" w:author="Erico de Souza Loewe" w:date="2020-11-08T21:40:00Z">
        <w:r w:rsidR="00173EA6">
          <w:delText>filtra</w:delText>
        </w:r>
        <w:r w:rsidR="009139B0">
          <w:delText>ndo a</w:delText>
        </w:r>
        <w:r w:rsidR="0031674E">
          <w:delText>ssim,</w:delText>
        </w:r>
      </w:del>
      <w:ins w:id="511" w:author="Erico de Souza Loewe" w:date="2020-11-08T21:40:00Z">
        <w:r w:rsidR="00173EA6">
          <w:t>a qual foi utilizada para filtrar</w:t>
        </w:r>
      </w:ins>
      <w:r w:rsidR="00173EA6">
        <w:t xml:space="preserve"> somente os usuários que aceitaram </w:t>
      </w:r>
      <w:ins w:id="512" w:author="Erico de Souza Loewe" w:date="2020-11-08T21:40:00Z">
        <w:r w:rsidR="00173EA6">
          <w:t xml:space="preserve">ela para </w:t>
        </w:r>
      </w:ins>
      <w:r w:rsidR="00173EA6">
        <w:t xml:space="preserve">enviar o convite </w:t>
      </w:r>
      <w:del w:id="513" w:author="Erico de Souza Loewe" w:date="2020-11-08T21:40:00Z">
        <w:r w:rsidR="00173EA6">
          <w:delText>para participar</w:delText>
        </w:r>
      </w:del>
      <w:ins w:id="514" w:author="Erico de Souza Loewe" w:date="2020-11-08T21:40:00Z">
        <w:r w:rsidR="00CB5A3E">
          <w:t>de uso futuro</w:t>
        </w:r>
      </w:ins>
      <w:r w:rsidR="00CB5A3E">
        <w:t xml:space="preserve"> do</w:t>
      </w:r>
      <w:r w:rsidR="00173EA6">
        <w:t xml:space="preserve"> </w:t>
      </w:r>
      <w:r w:rsidR="00173EA6" w:rsidRPr="003E5C3C">
        <w:rPr>
          <w:i/>
        </w:rPr>
        <w:t>plugin</w:t>
      </w:r>
      <w:r w:rsidR="00173EA6">
        <w:t>.</w:t>
      </w:r>
    </w:p>
    <w:p w14:paraId="032559F2" w14:textId="6B920A16" w:rsidR="00C049E1" w:rsidRDefault="00F9027D" w:rsidP="00210C75">
      <w:r>
        <w:tab/>
      </w:r>
      <w:r w:rsidR="00C635FB">
        <w:t>A pergunta “</w:t>
      </w:r>
      <w:r w:rsidR="00C049E1" w:rsidRPr="00C049E1">
        <w:t>Sua idade</w:t>
      </w:r>
      <w:r w:rsidR="00C635FB">
        <w:t xml:space="preserve">” foi feita para obter conhecimento </w:t>
      </w:r>
      <w:del w:id="515" w:author="Erico de Souza Loewe" w:date="2020-11-08T21:40:00Z">
        <w:r w:rsidR="00C635FB">
          <w:delText xml:space="preserve">do </w:delText>
        </w:r>
        <w:r w:rsidR="000E7B55">
          <w:delText>range</w:delText>
        </w:r>
      </w:del>
      <w:ins w:id="516" w:author="Erico de Souza Loewe" w:date="2020-11-08T21:40:00Z">
        <w:r w:rsidR="00C635FB">
          <w:t>d</w:t>
        </w:r>
        <w:r w:rsidR="00CB5A3E">
          <w:t>a faixa</w:t>
        </w:r>
      </w:ins>
      <w:r w:rsidR="00CB5A3E">
        <w:t xml:space="preserve"> </w:t>
      </w:r>
      <w:r w:rsidR="00C635FB">
        <w:t>de idade</w:t>
      </w:r>
      <w:del w:id="517" w:author="Erico de Souza Loewe" w:date="2020-11-08T21:40:00Z">
        <w:r w:rsidR="00C635FB">
          <w:delText xml:space="preserve"> </w:delText>
        </w:r>
        <w:r w:rsidR="00105F59">
          <w:delText xml:space="preserve">da </w:delText>
        </w:r>
        <w:r w:rsidR="00C635FB">
          <w:delText>aplicação e</w:delText>
        </w:r>
        <w:r w:rsidR="00105F59">
          <w:delText>,</w:delText>
        </w:r>
        <w:r w:rsidR="00C635FB">
          <w:delText xml:space="preserve"> assim, desenvolver as facilidades</w:delText>
        </w:r>
        <w:r w:rsidR="00D515CF">
          <w:delText xml:space="preserve"> visuais</w:delText>
        </w:r>
        <w:r w:rsidR="00C635FB">
          <w:delText xml:space="preserve"> necessárias conforme a idade.</w:delText>
        </w:r>
      </w:del>
      <w:ins w:id="518" w:author="Erico de Souza Loewe" w:date="2020-11-08T21:40:00Z">
        <w:r w:rsidR="00C635FB">
          <w:t>.</w:t>
        </w:r>
      </w:ins>
      <w:r w:rsidR="00172141">
        <w:t xml:space="preserve"> </w:t>
      </w:r>
      <w:r w:rsidR="00D47A09">
        <w:t>Durante o envio do questionário, o escopo do trabalho estava em aberto</w:t>
      </w:r>
      <w:del w:id="519" w:author="Erico de Souza Loewe" w:date="2020-11-08T21:40:00Z">
        <w:r w:rsidR="00596DB1">
          <w:delText xml:space="preserve"> -</w:delText>
        </w:r>
      </w:del>
      <w:ins w:id="520" w:author="Erico de Souza Loewe" w:date="2020-11-08T21:40:00Z">
        <w:r w:rsidR="00D47A09">
          <w:t>,</w:t>
        </w:r>
      </w:ins>
      <w:r w:rsidR="00D47A09">
        <w:t xml:space="preserve"> por isso, </w:t>
      </w:r>
      <w:ins w:id="521" w:author="Erico de Souza Loewe" w:date="2020-11-08T21:40:00Z">
        <w:r w:rsidR="00D47A09">
          <w:t>foi feit</w:t>
        </w:r>
        <w:r w:rsidR="00CB5A3E">
          <w:t>a</w:t>
        </w:r>
        <w:r w:rsidR="00D47A09">
          <w:t xml:space="preserve"> </w:t>
        </w:r>
      </w:ins>
      <w:r w:rsidR="00D47A09">
        <w:t>a pergunta “</w:t>
      </w:r>
      <w:r w:rsidR="00C049E1" w:rsidRPr="00C049E1">
        <w:t>Dicas e sugestões?</w:t>
      </w:r>
      <w:r w:rsidR="00D47A09">
        <w:t xml:space="preserve">”. </w:t>
      </w:r>
      <w:commentRangeStart w:id="522"/>
      <w:r w:rsidR="00D47A09">
        <w:t xml:space="preserve">Assim, </w:t>
      </w:r>
      <w:del w:id="523" w:author="Erico de Souza Loewe" w:date="2020-11-08T21:40:00Z">
        <w:r w:rsidR="00D47A09">
          <w:delText>foi possível obter</w:delText>
        </w:r>
      </w:del>
      <w:ins w:id="524" w:author="Erico de Souza Loewe" w:date="2020-11-08T21:40:00Z">
        <w:r w:rsidR="002D745F">
          <w:t>obteve-se</w:t>
        </w:r>
      </w:ins>
      <w:r w:rsidR="00D47A09">
        <w:t xml:space="preserve"> ideias do público </w:t>
      </w:r>
      <w:r w:rsidR="002D745F">
        <w:t xml:space="preserve">para </w:t>
      </w:r>
      <w:del w:id="525" w:author="Erico de Souza Loewe" w:date="2020-11-08T21:40:00Z">
        <w:r w:rsidR="00D47A09">
          <w:delText>aplicar</w:delText>
        </w:r>
      </w:del>
      <w:ins w:id="526" w:author="Erico de Souza Loewe" w:date="2020-11-08T21:40:00Z">
        <w:r w:rsidR="002D745F">
          <w:t>auxiliar</w:t>
        </w:r>
      </w:ins>
      <w:r w:rsidR="002D745F">
        <w:t xml:space="preserve"> no </w:t>
      </w:r>
      <w:del w:id="527" w:author="Erico de Souza Loewe" w:date="2020-11-08T21:40:00Z">
        <w:r w:rsidR="00D47A09">
          <w:delText>modelo</w:delText>
        </w:r>
        <w:r w:rsidR="006B706A">
          <w:delText>.</w:delText>
        </w:r>
      </w:del>
      <w:ins w:id="528" w:author="Erico de Souza Loewe" w:date="2020-11-08T21:40:00Z">
        <w:r w:rsidR="002D745F">
          <w:t>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r w:rsidR="006B706A">
          <w:t>.</w:t>
        </w:r>
        <w:commentRangeEnd w:id="522"/>
        <w:r w:rsidR="00CB5A3E">
          <w:rPr>
            <w:rStyle w:val="Refdecomentrio"/>
          </w:rPr>
          <w:commentReference w:id="522"/>
        </w:r>
      </w:ins>
    </w:p>
    <w:p w14:paraId="4C4127A1" w14:textId="453592F1" w:rsidR="00C076B3" w:rsidRDefault="00C076B3" w:rsidP="00210C75">
      <w:pPr>
        <w:pStyle w:val="Ttulo2"/>
      </w:pPr>
      <w:bookmarkStart w:id="529" w:name="_Toc55523375"/>
      <w:bookmarkStart w:id="530" w:name="_Toc55260958"/>
      <w:r>
        <w:t>Desenvolvimento Do plugin</w:t>
      </w:r>
      <w:bookmarkEnd w:id="529"/>
      <w:bookmarkEnd w:id="530"/>
    </w:p>
    <w:p w14:paraId="4EB2049E" w14:textId="5C99D6F7" w:rsidR="00411CBF" w:rsidRDefault="00C076B3" w:rsidP="00210C75">
      <w:r>
        <w:tab/>
        <w:t xml:space="preserve">Para obter os dados dos usuários, </w:t>
      </w:r>
      <w:del w:id="531" w:author="Erico de Souza Loewe" w:date="2020-11-08T21:40:00Z">
        <w:r w:rsidR="004F1BBA">
          <w:delText xml:space="preserve">o projeto </w:delText>
        </w:r>
        <w:r w:rsidR="00AC1D8B">
          <w:delText>apresenta</w:delText>
        </w:r>
      </w:del>
      <w:ins w:id="532" w:author="Erico de Souza Loewe" w:date="2020-11-08T21:40:00Z">
        <w:r>
          <w:t>foi desenvolvid</w:t>
        </w:r>
        <w:r w:rsidR="00B002DA">
          <w:t>a</w:t>
        </w:r>
      </w:ins>
      <w:r>
        <w:t xml:space="preserve"> uma aplicação web que utilizava do SDK Web do Spotify para reprodução das músicas e captura dos eventos gerados pelo usuário.</w:t>
      </w:r>
      <w:r w:rsidR="00411CBF">
        <w:t xml:space="preserve"> </w:t>
      </w:r>
      <w:r w:rsidR="00EC7BB3">
        <w:t>Ela</w:t>
      </w:r>
      <w:r w:rsidR="00411CBF">
        <w:t xml:space="preserve"> pode ser acessada através do link </w:t>
      </w:r>
      <w:hyperlink r:id="rId50" w:history="1">
        <w:r w:rsidR="00411CBF" w:rsidRPr="007D557C">
          <w:rPr>
            <w:rStyle w:val="Hyperlink"/>
          </w:rPr>
          <w:t>https://ericoloewe.github.io/computer-science-tcc/</w:t>
        </w:r>
      </w:hyperlink>
      <w:r w:rsidR="00EA172B">
        <w:t>.</w:t>
      </w:r>
    </w:p>
    <w:p w14:paraId="14D8AE01" w14:textId="77777777" w:rsidR="00F31D61" w:rsidRDefault="00B61F3A" w:rsidP="00210C75">
      <w:pPr>
        <w:pStyle w:val="Figuras"/>
        <w:rPr>
          <w:del w:id="533" w:author="Erico de Souza Loewe" w:date="2020-11-08T21:40:00Z"/>
        </w:rPr>
      </w:pPr>
      <w:del w:id="534" w:author="Erico de Souza Loewe" w:date="2020-11-08T21:40:00Z">
        <w:r>
          <w:drawing>
            <wp:inline distT="0" distB="0" distL="0" distR="0" wp14:anchorId="579821E5" wp14:editId="02593D9D">
              <wp:extent cx="2186258" cy="5064981"/>
              <wp:effectExtent l="0" t="0" r="508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349D6755" wp14:editId="159203AC">
              <wp:extent cx="2554735" cy="5035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del>
    </w:p>
    <w:p w14:paraId="7F44ED90" w14:textId="125AAC52" w:rsidR="00B002DA" w:rsidRDefault="00B002DA" w:rsidP="00210C75">
      <w:pPr>
        <w:rPr>
          <w:ins w:id="535" w:author="Erico de Souza Loewe" w:date="2020-11-08T21:40:00Z"/>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ins w:id="536" w:author="Erico de Souza Loewe" w:date="2020-11-08T21:40:00Z"/>
        </w:trPr>
        <w:tc>
          <w:tcPr>
            <w:tcW w:w="4531" w:type="dxa"/>
          </w:tcPr>
          <w:p w14:paraId="03EAEDC4" w14:textId="434FAE4C" w:rsidR="00B002DA" w:rsidRDefault="00B002DA" w:rsidP="00210C75">
            <w:pPr>
              <w:rPr>
                <w:ins w:id="537" w:author="Erico de Souza Loewe" w:date="2020-11-08T21:40:00Z"/>
              </w:rPr>
            </w:pPr>
            <w:ins w:id="538" w:author="Erico de Souza Loewe" w:date="2020-11-08T21:40:00Z">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66B03112" w14:textId="619F2B88" w:rsidR="00B002DA" w:rsidRDefault="00B002DA" w:rsidP="00210C75">
            <w:pPr>
              <w:rPr>
                <w:ins w:id="539" w:author="Erico de Souza Loewe" w:date="2020-11-08T21:40:00Z"/>
              </w:rPr>
            </w:pPr>
            <w:ins w:id="540" w:author="Erico de Souza Loewe" w:date="2020-11-08T21:40:00Z">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30EC6070" w14:textId="44202009" w:rsidR="00F31D61" w:rsidRDefault="00F31D61" w:rsidP="00210C75">
      <w:pPr>
        <w:pStyle w:val="Figuras"/>
        <w:rPr>
          <w:ins w:id="541" w:author="Erico de Souza Loewe" w:date="2020-11-08T21:40:00Z"/>
        </w:rPr>
      </w:pPr>
    </w:p>
    <w:p w14:paraId="58A279DC" w14:textId="330632CE" w:rsidR="00F31D61" w:rsidRPr="00F31D61" w:rsidRDefault="00B61F3A" w:rsidP="00210C75">
      <w:pPr>
        <w:pStyle w:val="Legenda"/>
      </w:pPr>
      <w:bookmarkStart w:id="542" w:name="_Ref54973492"/>
      <w:bookmarkStart w:id="543" w:name="_Toc55260888"/>
      <w:r w:rsidRPr="00390E18">
        <w:rPr>
          <w:highlight w:val="yellow"/>
          <w:rPrChange w:id="544" w:author="Erico de Souza Loewe" w:date="2020-11-08T21:40:00Z">
            <w:rPr/>
          </w:rPrChange>
        </w:rPr>
        <w:t xml:space="preserve">Figura </w:t>
      </w:r>
      <w:r w:rsidR="00463D35" w:rsidRPr="00390E18">
        <w:rPr>
          <w:highlight w:val="yellow"/>
          <w:rPrChange w:id="545" w:author="Erico de Souza Loewe" w:date="2020-11-08T21:40:00Z">
            <w:rPr/>
          </w:rPrChange>
        </w:rPr>
        <w:fldChar w:fldCharType="begin"/>
      </w:r>
      <w:r w:rsidR="00463D35" w:rsidRPr="00390E18">
        <w:rPr>
          <w:highlight w:val="yellow"/>
          <w:rPrChange w:id="546" w:author="Erico de Souza Loewe" w:date="2020-11-08T21:40:00Z">
            <w:rPr/>
          </w:rPrChange>
        </w:rPr>
        <w:instrText xml:space="preserve"> SEQ Figura \* ARABIC </w:instrText>
      </w:r>
      <w:r w:rsidR="00463D35" w:rsidRPr="00390E18">
        <w:rPr>
          <w:highlight w:val="yellow"/>
          <w:rPrChange w:id="547" w:author="Erico de Souza Loewe" w:date="2020-11-08T21:40:00Z">
            <w:rPr/>
          </w:rPrChange>
        </w:rPr>
        <w:fldChar w:fldCharType="separate"/>
      </w:r>
      <w:r w:rsidR="00772326" w:rsidRPr="00390E18">
        <w:rPr>
          <w:highlight w:val="yellow"/>
          <w:rPrChange w:id="548" w:author="Erico de Souza Loewe" w:date="2020-11-08T21:40:00Z">
            <w:rPr/>
          </w:rPrChange>
        </w:rPr>
        <w:t>10</w:t>
      </w:r>
      <w:r w:rsidR="00463D35" w:rsidRPr="00390E18">
        <w:rPr>
          <w:highlight w:val="yellow"/>
          <w:rPrChange w:id="549" w:author="Erico de Souza Loewe" w:date="2020-11-08T21:40:00Z">
            <w:rPr/>
          </w:rPrChange>
        </w:rPr>
        <w:fldChar w:fldCharType="end"/>
      </w:r>
      <w:bookmarkEnd w:id="542"/>
      <w:r w:rsidRPr="00390E18">
        <w:rPr>
          <w:highlight w:val="yellow"/>
          <w:rPrChange w:id="550" w:author="Erico de Souza Loewe" w:date="2020-11-08T21:40:00Z">
            <w:rPr/>
          </w:rPrChange>
        </w:rPr>
        <w:t xml:space="preserve"> </w:t>
      </w:r>
      <w:r w:rsidR="00F31D61" w:rsidRPr="00390E18">
        <w:rPr>
          <w:highlight w:val="yellow"/>
          <w:rPrChange w:id="551" w:author="Erico de Souza Loewe" w:date="2020-11-08T21:40:00Z">
            <w:rPr/>
          </w:rPrChange>
        </w:rPr>
        <w:t>A esquerda, t</w:t>
      </w:r>
      <w:r w:rsidRPr="00390E18">
        <w:rPr>
          <w:highlight w:val="yellow"/>
          <w:rPrChange w:id="552" w:author="Erico de Souza Loewe" w:date="2020-11-08T21:40:00Z">
            <w:rPr/>
          </w:rPrChange>
        </w:rPr>
        <w:t xml:space="preserve">ela </w:t>
      </w:r>
      <w:r w:rsidR="002C4866" w:rsidRPr="00390E18">
        <w:rPr>
          <w:highlight w:val="yellow"/>
          <w:rPrChange w:id="553" w:author="Erico de Souza Loewe" w:date="2020-11-08T21:40:00Z">
            <w:rPr/>
          </w:rPrChange>
        </w:rPr>
        <w:t>introdutória</w:t>
      </w:r>
      <w:r w:rsidRPr="00390E18">
        <w:rPr>
          <w:highlight w:val="yellow"/>
          <w:rPrChange w:id="554" w:author="Erico de Souza Loewe" w:date="2020-11-08T21:40:00Z">
            <w:rPr/>
          </w:rPrChange>
        </w:rPr>
        <w:t xml:space="preserve"> da aplicação (próprio, 2020)</w:t>
      </w:r>
      <w:bookmarkStart w:id="555" w:name="_Ref54973486"/>
      <w:r w:rsidR="00F31D61" w:rsidRPr="00390E18">
        <w:rPr>
          <w:highlight w:val="yellow"/>
          <w:rPrChange w:id="556" w:author="Erico de Souza Loewe" w:date="2020-11-08T21:40:00Z">
            <w:rPr/>
          </w:rPrChange>
        </w:rPr>
        <w:t xml:space="preserve"> Figura </w:t>
      </w:r>
      <w:r w:rsidR="00463D35" w:rsidRPr="00390E18">
        <w:rPr>
          <w:highlight w:val="yellow"/>
          <w:rPrChange w:id="557" w:author="Erico de Souza Loewe" w:date="2020-11-08T21:40:00Z">
            <w:rPr/>
          </w:rPrChange>
        </w:rPr>
        <w:fldChar w:fldCharType="begin"/>
      </w:r>
      <w:r w:rsidR="00463D35" w:rsidRPr="00390E18">
        <w:rPr>
          <w:highlight w:val="yellow"/>
          <w:rPrChange w:id="558" w:author="Erico de Souza Loewe" w:date="2020-11-08T21:40:00Z">
            <w:rPr/>
          </w:rPrChange>
        </w:rPr>
        <w:instrText xml:space="preserve"> SEQ Figura \* ARABIC </w:instrText>
      </w:r>
      <w:r w:rsidR="00463D35" w:rsidRPr="00390E18">
        <w:rPr>
          <w:highlight w:val="yellow"/>
          <w:rPrChange w:id="559" w:author="Erico de Souza Loewe" w:date="2020-11-08T21:40:00Z">
            <w:rPr/>
          </w:rPrChange>
        </w:rPr>
        <w:fldChar w:fldCharType="separate"/>
      </w:r>
      <w:r w:rsidR="00F31D61" w:rsidRPr="00390E18">
        <w:rPr>
          <w:highlight w:val="yellow"/>
          <w:rPrChange w:id="560" w:author="Erico de Souza Loewe" w:date="2020-11-08T21:40:00Z">
            <w:rPr/>
          </w:rPrChange>
        </w:rPr>
        <w:t>11</w:t>
      </w:r>
      <w:r w:rsidR="00463D35" w:rsidRPr="00390E18">
        <w:rPr>
          <w:highlight w:val="yellow"/>
          <w:rPrChange w:id="561" w:author="Erico de Souza Loewe" w:date="2020-11-08T21:40:00Z">
            <w:rPr/>
          </w:rPrChange>
        </w:rPr>
        <w:fldChar w:fldCharType="end"/>
      </w:r>
      <w:bookmarkEnd w:id="555"/>
      <w:r w:rsidR="00F31D61" w:rsidRPr="00390E18">
        <w:rPr>
          <w:highlight w:val="yellow"/>
          <w:rPrChange w:id="562" w:author="Erico de Souza Loewe" w:date="2020-11-08T21:40:00Z">
            <w:rPr/>
          </w:rPrChange>
        </w:rPr>
        <w:t xml:space="preserve"> A direita, tela de login da aplicação (próprio, </w:t>
      </w:r>
      <w:commentRangeStart w:id="563"/>
      <w:r w:rsidR="00F31D61" w:rsidRPr="00390E18">
        <w:rPr>
          <w:highlight w:val="yellow"/>
          <w:rPrChange w:id="564" w:author="Erico de Souza Loewe" w:date="2020-11-08T21:40:00Z">
            <w:rPr/>
          </w:rPrChange>
        </w:rPr>
        <w:t>2020</w:t>
      </w:r>
      <w:commentRangeEnd w:id="563"/>
      <w:r w:rsidR="00B002DA">
        <w:rPr>
          <w:rStyle w:val="Refdecomentrio"/>
          <w:b w:val="0"/>
          <w:iCs/>
          <w:color w:val="000000"/>
        </w:rPr>
        <w:commentReference w:id="563"/>
      </w:r>
      <w:r w:rsidR="00F31D61" w:rsidRPr="00390E18">
        <w:rPr>
          <w:highlight w:val="yellow"/>
          <w:rPrChange w:id="565" w:author="Erico de Souza Loewe" w:date="2020-11-08T21:40:00Z">
            <w:rPr/>
          </w:rPrChange>
        </w:rPr>
        <w:t>)</w:t>
      </w:r>
      <w:bookmarkEnd w:id="543"/>
    </w:p>
    <w:p w14:paraId="312FD9DB" w14:textId="7A8EA938" w:rsidR="0041211D" w:rsidRPr="0041211D" w:rsidRDefault="0041211D" w:rsidP="00210C75">
      <w:pPr>
        <w:pStyle w:val="Ttulo3"/>
      </w:pPr>
      <w:bookmarkStart w:id="566" w:name="_Toc55523376"/>
      <w:bookmarkStart w:id="567" w:name="_Toc55260959"/>
      <w:r>
        <w:t>Telas da aplicação</w:t>
      </w:r>
      <w:bookmarkEnd w:id="567"/>
      <w:ins w:id="568" w:author="Erico de Souza Loewe" w:date="2020-11-08T21:40:00Z">
        <w:r w:rsidR="00B002DA">
          <w:t xml:space="preserve"> (</w:t>
        </w:r>
        <w:r w:rsidR="00B002DA" w:rsidRPr="00390E18">
          <w:rPr>
            <w:i/>
          </w:rPr>
          <w:t>plugin</w:t>
        </w:r>
        <w:r w:rsidR="00B002DA">
          <w:t>)</w:t>
        </w:r>
      </w:ins>
      <w:bookmarkEnd w:id="566"/>
    </w:p>
    <w:p w14:paraId="42EBB0A8" w14:textId="3FD07395" w:rsidR="002C4866" w:rsidRDefault="00AC1AD2" w:rsidP="00210C75">
      <w:r>
        <w:tab/>
        <w:t xml:space="preserve">A aplicação </w:t>
      </w:r>
      <w:del w:id="569" w:author="Erico de Souza Loewe" w:date="2020-11-08T21:40:00Z">
        <w:r w:rsidR="00053BA2">
          <w:delText>é</w:delText>
        </w:r>
      </w:del>
      <w:ins w:id="570" w:author="Erico de Souza Loewe" w:date="2020-11-08T21:40:00Z">
        <w:r>
          <w:t>foi</w:t>
        </w:r>
      </w:ins>
      <w:r>
        <w:t xml:space="preserve"> dividida em 5 telas, </w:t>
      </w:r>
      <w:del w:id="571" w:author="Erico de Souza Loewe" w:date="2020-11-08T21:40:00Z">
        <w:r>
          <w:delText>inicia</w:delText>
        </w:r>
        <w:r w:rsidR="00647F7A">
          <w:delText>da</w:delText>
        </w:r>
      </w:del>
      <w:ins w:id="572" w:author="Erico de Souza Loewe" w:date="2020-11-08T21:40:00Z">
        <w:r>
          <w:t>e ela inicia com a tela apresentada</w:t>
        </w:r>
      </w:ins>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del w:id="573" w:author="Erico de Souza Loewe" w:date="2020-11-08T21:40:00Z">
        <w:r>
          <w:delText>utilizar a aplicação</w:delText>
        </w:r>
        <w:r w:rsidR="00B54E12">
          <w:delText xml:space="preserve"> e terminada</w:delText>
        </w:r>
        <w:r w:rsidR="00A93862">
          <w:delText xml:space="preserve"> </w:delText>
        </w:r>
        <w:r w:rsidR="00B54E12">
          <w:delText>na</w:delText>
        </w:r>
        <w:r w:rsidR="00A93862">
          <w:delText xml:space="preserve"> </w:delText>
        </w:r>
      </w:del>
      <w:ins w:id="574" w:author="Erico de Souza Loewe" w:date="2020-11-08T21:40:00Z">
        <w:r w:rsidR="00B002DA">
          <w:t>utilizá-la</w:t>
        </w:r>
        <w:r w:rsidR="00872ACD">
          <w:t>.</w:t>
        </w:r>
        <w:r w:rsidR="00A93862">
          <w:t xml:space="preserve"> A </w:t>
        </w:r>
      </w:ins>
      <w:r w:rsidR="00A93862">
        <w:t>segunda tela</w:t>
      </w:r>
      <w:del w:id="575" w:author="Erico de Souza Loewe" w:date="2020-11-08T21:40:00Z">
        <w:r w:rsidR="000E7B55">
          <w:delText>.</w:delText>
        </w:r>
        <w:r w:rsidR="00A93862">
          <w:delText xml:space="preserve"> </w:delText>
        </w:r>
        <w:r w:rsidR="000E7B55">
          <w:delText>É</w:delText>
        </w:r>
      </w:del>
      <w:ins w:id="576" w:author="Erico de Souza Loewe" w:date="2020-11-08T21:40:00Z">
        <w:r w:rsidR="00A93862">
          <w:t>, é</w:t>
        </w:r>
      </w:ins>
      <w:r w:rsidR="00A93862">
        <w:t xml:space="preserve"> representada </w:t>
      </w:r>
      <w:del w:id="577" w:author="Erico de Souza Loewe" w:date="2020-11-08T21:40:00Z">
        <w:r w:rsidR="00B54E12">
          <w:delText>pela</w:delText>
        </w:r>
        <w:r w:rsidR="00A93862">
          <w:delText xml:space="preserve"> </w:delText>
        </w:r>
        <w:r w:rsidR="00C15AF2">
          <w:fldChar w:fldCharType="begin"/>
        </w:r>
        <w:r w:rsidR="00C15AF2">
          <w:delInstrText xml:space="preserve"> REF _Ref54973486 \h </w:delInstrText>
        </w:r>
        <w:r w:rsidR="00C15AF2">
          <w:fldChar w:fldCharType="separate"/>
        </w:r>
        <w:r w:rsidR="00C15AF2">
          <w:delText xml:space="preserve">Figura </w:delText>
        </w:r>
        <w:r w:rsidR="00C15AF2">
          <w:rPr>
            <w:noProof/>
          </w:rPr>
          <w:delText>11</w:delText>
        </w:r>
        <w:r w:rsidR="00C15AF2">
          <w:fldChar w:fldCharType="end"/>
        </w:r>
      </w:del>
      <w:ins w:id="578" w:author="Erico de Souza Loewe" w:date="2020-11-08T21:40:00Z">
        <w:r w:rsidR="00A93862">
          <w:t xml:space="preserve">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ins>
      <w:r w:rsidR="00A93862">
        <w:t xml:space="preserve">, </w:t>
      </w:r>
      <w:del w:id="579" w:author="Erico de Souza Loewe" w:date="2020-11-08T21:40:00Z">
        <w:r w:rsidR="00A93862">
          <w:delText>disponibiliza</w:delText>
        </w:r>
        <w:r w:rsidR="00560073">
          <w:delText>ndo</w:delText>
        </w:r>
      </w:del>
      <w:ins w:id="580" w:author="Erico de Souza Loewe" w:date="2020-11-08T21:40:00Z">
        <w:r w:rsidR="00D36033">
          <w:t xml:space="preserve">a qual </w:t>
        </w:r>
        <w:r w:rsidR="00A93862">
          <w:t>disponibiliza</w:t>
        </w:r>
      </w:ins>
      <w:r w:rsidR="00A93862">
        <w:t xml:space="preserve"> opções de login no Spotify.</w:t>
      </w:r>
    </w:p>
    <w:p w14:paraId="09CC183E" w14:textId="5CD5BEC9" w:rsidR="00EF3570" w:rsidRDefault="002A357A" w:rsidP="00210C75">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del w:id="581" w:author="Erico de Souza Loewe" w:date="2020-11-08T21:40:00Z">
        <w:r w:rsidR="00DE33E2">
          <w:delText>três</w:delText>
        </w:r>
      </w:del>
      <w:ins w:id="582" w:author="Erico de Souza Loewe" w:date="2020-11-08T21:40:00Z">
        <w:r w:rsidR="004E768F">
          <w:t>3</w:t>
        </w:r>
      </w:ins>
      <w:r w:rsidR="004E768F">
        <w:t xml:space="preserve"> </w:t>
      </w:r>
      <w:r w:rsidR="00BF5120">
        <w:t>etapas</w:t>
      </w:r>
      <w:r w:rsidR="004E768F">
        <w:t xml:space="preserve">: (i) “Como você </w:t>
      </w:r>
      <w:r w:rsidR="00C9726F">
        <w:t>está</w:t>
      </w:r>
      <w:r w:rsidR="004E768F">
        <w:t xml:space="preserve"> se sentindo nesse momento?”; (ii) “</w:t>
      </w:r>
      <w:r w:rsidR="004E768F" w:rsidRPr="004E768F">
        <w:t>O que você está fazendo nesse momento?</w:t>
      </w:r>
      <w:r w:rsidR="004E768F">
        <w:t>”; (iii) “</w:t>
      </w:r>
      <w:r w:rsidR="004E768F" w:rsidRPr="004E768F">
        <w:t>Onde você está nesse momento?</w:t>
      </w:r>
      <w:r w:rsidR="004E768F">
        <w:t>”</w:t>
      </w:r>
      <w:r w:rsidR="00BB2D52">
        <w:t>.</w:t>
      </w:r>
      <w:r w:rsidR="00AF56EC">
        <w:t xml:space="preserve"> </w:t>
      </w:r>
      <w:del w:id="583" w:author="Erico de Souza Loewe" w:date="2020-11-08T21:40:00Z">
        <w:r w:rsidR="00AB6099">
          <w:delText>E</w:delText>
        </w:r>
        <w:r w:rsidR="00AF56EC">
          <w:delText>ssas</w:delText>
        </w:r>
      </w:del>
      <w:ins w:id="584" w:author="Erico de Souza Loewe" w:date="2020-11-08T21:40:00Z">
        <w:r w:rsidR="00AF56EC">
          <w:t>A partir dessas</w:t>
        </w:r>
      </w:ins>
      <w:r w:rsidR="00AF56EC">
        <w:t xml:space="preserve"> perguntas</w:t>
      </w:r>
      <w:del w:id="585" w:author="Erico de Souza Loewe" w:date="2020-11-08T21:40:00Z">
        <w:r w:rsidR="00874FF1">
          <w:delText xml:space="preserve"> tornaram realizável</w:delText>
        </w:r>
      </w:del>
      <w:ins w:id="586" w:author="Erico de Souza Loewe" w:date="2020-11-08T21:40:00Z">
        <w:r w:rsidR="00AF56EC">
          <w:t>, é possível</w:t>
        </w:r>
      </w:ins>
      <w:r w:rsidR="00AF56EC">
        <w:t xml:space="preserve"> entender o contexto atual do </w:t>
      </w:r>
      <w:r w:rsidR="00A417FB">
        <w:t>usuário</w:t>
      </w:r>
      <w:r w:rsidR="00AF56EC">
        <w:t xml:space="preserve"> naquele período</w:t>
      </w:r>
      <w:del w:id="587" w:author="Erico de Souza Loewe" w:date="2020-11-08T21:40:00Z">
        <w:r w:rsidR="00EA3966">
          <w:delText xml:space="preserve"> </w:delText>
        </w:r>
        <w:r w:rsidR="006B3D1C">
          <w:delText xml:space="preserve">por serem </w:delText>
        </w:r>
        <w:r w:rsidR="009A1BE2">
          <w:delText>solicitadas</w:delText>
        </w:r>
      </w:del>
      <w:ins w:id="588" w:author="Erico de Souza Loewe" w:date="2020-11-08T21:40:00Z">
        <w:r w:rsidR="00AF56EC">
          <w:t>.</w:t>
        </w:r>
        <w:r w:rsidR="00A417FB">
          <w:t xml:space="preserve"> </w:t>
        </w:r>
        <w:r w:rsidR="0096616C">
          <w:t>As perguntas são realizadas</w:t>
        </w:r>
      </w:ins>
      <w:r w:rsidR="0096616C">
        <w:t xml:space="preserve"> a cada</w:t>
      </w:r>
      <w:r w:rsidR="004E768F">
        <w:t xml:space="preserve"> 30min</w:t>
      </w:r>
      <w:ins w:id="589" w:author="Erico de Souza Loewe" w:date="2020-11-08T21:40:00Z">
        <w:r w:rsidR="00B002DA">
          <w:t xml:space="preserve"> de uso do </w:t>
        </w:r>
        <w:r w:rsidR="00B002DA" w:rsidRPr="00390E18">
          <w:rPr>
            <w:i/>
          </w:rPr>
          <w:t>plugin</w:t>
        </w:r>
      </w:ins>
      <w:r w:rsidR="00B002DA">
        <w:t>.</w:t>
      </w:r>
    </w:p>
    <w:p w14:paraId="0F04FCFD" w14:textId="77777777" w:rsidR="009F5DDE" w:rsidRDefault="004F5E97" w:rsidP="00210C75">
      <w:pPr>
        <w:pStyle w:val="Figuras"/>
        <w:rPr>
          <w:del w:id="590" w:author="Erico de Souza Loewe" w:date="2020-11-08T21:40:00Z"/>
        </w:rPr>
      </w:pPr>
      <w:del w:id="591" w:author="Erico de Souza Loewe" w:date="2020-11-08T21:40:00Z">
        <w:r>
          <w:drawing>
            <wp:inline distT="0" distB="0" distL="0" distR="0" wp14:anchorId="4D6A32D4" wp14:editId="7E2CBC57">
              <wp:extent cx="2130950" cy="4203300"/>
              <wp:effectExtent l="0" t="0" r="3175"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154240D5" wp14:editId="29BDDC29">
              <wp:extent cx="2003304" cy="4200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del>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rPr>
          <w:ins w:id="592" w:author="Erico de Souza Loewe" w:date="2020-11-08T21:40:00Z"/>
        </w:trPr>
        <w:tc>
          <w:tcPr>
            <w:tcW w:w="4531" w:type="dxa"/>
          </w:tcPr>
          <w:p w14:paraId="533069A3" w14:textId="597A910A" w:rsidR="00B002DA" w:rsidRDefault="00B002DA" w:rsidP="00210C75">
            <w:pPr>
              <w:rPr>
                <w:ins w:id="593" w:author="Erico de Souza Loewe" w:date="2020-11-08T21:40:00Z"/>
              </w:rPr>
            </w:pPr>
            <w:ins w:id="594" w:author="Erico de Souza Loewe" w:date="2020-11-08T21:40:00Z">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03518622" w14:textId="0DA56AA6" w:rsidR="00B002DA" w:rsidRDefault="00B002DA" w:rsidP="00210C75">
            <w:pPr>
              <w:rPr>
                <w:ins w:id="595" w:author="Erico de Souza Loewe" w:date="2020-11-08T21:40:00Z"/>
              </w:rPr>
            </w:pPr>
            <w:ins w:id="596" w:author="Erico de Souza Loewe" w:date="2020-11-08T21:40:00Z">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76374698" w14:textId="66E1AE8C" w:rsidR="009F5DDE" w:rsidRPr="009F5DDE" w:rsidRDefault="004F5E97" w:rsidP="00210C75">
      <w:pPr>
        <w:pStyle w:val="Legenda"/>
      </w:pPr>
      <w:bookmarkStart w:id="597" w:name="_Ref54973479"/>
      <w:bookmarkStart w:id="598" w:name="_Toc55260889"/>
      <w:r w:rsidRPr="00390E18">
        <w:rPr>
          <w:highlight w:val="yellow"/>
          <w:rPrChange w:id="599" w:author="Erico de Souza Loewe" w:date="2020-11-08T21:40:00Z">
            <w:rPr/>
          </w:rPrChange>
        </w:rPr>
        <w:t xml:space="preserve">Figura </w:t>
      </w:r>
      <w:r w:rsidR="00463D35" w:rsidRPr="00390E18">
        <w:rPr>
          <w:highlight w:val="yellow"/>
          <w:rPrChange w:id="600" w:author="Erico de Souza Loewe" w:date="2020-11-08T21:40:00Z">
            <w:rPr/>
          </w:rPrChange>
        </w:rPr>
        <w:fldChar w:fldCharType="begin"/>
      </w:r>
      <w:r w:rsidR="00463D35" w:rsidRPr="00390E18">
        <w:rPr>
          <w:highlight w:val="yellow"/>
          <w:rPrChange w:id="601" w:author="Erico de Souza Loewe" w:date="2020-11-08T21:40:00Z">
            <w:rPr/>
          </w:rPrChange>
        </w:rPr>
        <w:instrText xml:space="preserve"> SEQ Figura \* ARABIC </w:instrText>
      </w:r>
      <w:r w:rsidR="00463D35" w:rsidRPr="00390E18">
        <w:rPr>
          <w:highlight w:val="yellow"/>
          <w:rPrChange w:id="602" w:author="Erico de Souza Loewe" w:date="2020-11-08T21:40:00Z">
            <w:rPr/>
          </w:rPrChange>
        </w:rPr>
        <w:fldChar w:fldCharType="separate"/>
      </w:r>
      <w:r w:rsidR="00772326" w:rsidRPr="00390E18">
        <w:rPr>
          <w:highlight w:val="yellow"/>
          <w:rPrChange w:id="603" w:author="Erico de Souza Loewe" w:date="2020-11-08T21:40:00Z">
            <w:rPr/>
          </w:rPrChange>
        </w:rPr>
        <w:t>12</w:t>
      </w:r>
      <w:r w:rsidR="00463D35" w:rsidRPr="00390E18">
        <w:rPr>
          <w:highlight w:val="yellow"/>
          <w:rPrChange w:id="604" w:author="Erico de Souza Loewe" w:date="2020-11-08T21:40:00Z">
            <w:rPr/>
          </w:rPrChange>
        </w:rPr>
        <w:fldChar w:fldCharType="end"/>
      </w:r>
      <w:bookmarkEnd w:id="597"/>
      <w:r w:rsidRPr="00390E18">
        <w:rPr>
          <w:highlight w:val="yellow"/>
          <w:rPrChange w:id="605" w:author="Erico de Souza Loewe" w:date="2020-11-08T21:40:00Z">
            <w:rPr/>
          </w:rPrChange>
        </w:rPr>
        <w:t xml:space="preserve"> </w:t>
      </w:r>
      <w:r w:rsidR="009F5DDE" w:rsidRPr="00390E18">
        <w:rPr>
          <w:highlight w:val="yellow"/>
          <w:rPrChange w:id="606" w:author="Erico de Souza Loewe" w:date="2020-11-08T21:40:00Z">
            <w:rPr/>
          </w:rPrChange>
        </w:rPr>
        <w:t>A esquerda, t</w:t>
      </w:r>
      <w:r w:rsidRPr="00390E18">
        <w:rPr>
          <w:highlight w:val="yellow"/>
          <w:rPrChange w:id="607" w:author="Erico de Souza Loewe" w:date="2020-11-08T21:40:00Z">
            <w:rPr/>
          </w:rPrChange>
        </w:rPr>
        <w:t>ela de preenchimento do contexto (próprio, 2020)</w:t>
      </w:r>
      <w:bookmarkStart w:id="608" w:name="_Ref54973469"/>
      <w:r w:rsidR="009F5DDE" w:rsidRPr="00390E18">
        <w:rPr>
          <w:highlight w:val="yellow"/>
          <w:rPrChange w:id="609" w:author="Erico de Souza Loewe" w:date="2020-11-08T21:40:00Z">
            <w:rPr/>
          </w:rPrChange>
        </w:rPr>
        <w:t xml:space="preserve"> Figura </w:t>
      </w:r>
      <w:r w:rsidR="00463D35" w:rsidRPr="00390E18">
        <w:rPr>
          <w:highlight w:val="yellow"/>
          <w:rPrChange w:id="610" w:author="Erico de Souza Loewe" w:date="2020-11-08T21:40:00Z">
            <w:rPr/>
          </w:rPrChange>
        </w:rPr>
        <w:fldChar w:fldCharType="begin"/>
      </w:r>
      <w:r w:rsidR="00463D35" w:rsidRPr="00390E18">
        <w:rPr>
          <w:highlight w:val="yellow"/>
          <w:rPrChange w:id="611" w:author="Erico de Souza Loewe" w:date="2020-11-08T21:40:00Z">
            <w:rPr/>
          </w:rPrChange>
        </w:rPr>
        <w:instrText xml:space="preserve"> SEQ Figura \* ARABIC </w:instrText>
      </w:r>
      <w:r w:rsidR="00463D35" w:rsidRPr="00390E18">
        <w:rPr>
          <w:highlight w:val="yellow"/>
          <w:rPrChange w:id="612" w:author="Erico de Souza Loewe" w:date="2020-11-08T21:40:00Z">
            <w:rPr/>
          </w:rPrChange>
        </w:rPr>
        <w:fldChar w:fldCharType="separate"/>
      </w:r>
      <w:r w:rsidR="009F5DDE" w:rsidRPr="00390E18">
        <w:rPr>
          <w:highlight w:val="yellow"/>
          <w:rPrChange w:id="613" w:author="Erico de Souza Loewe" w:date="2020-11-08T21:40:00Z">
            <w:rPr/>
          </w:rPrChange>
        </w:rPr>
        <w:t>13</w:t>
      </w:r>
      <w:r w:rsidR="00463D35" w:rsidRPr="00390E18">
        <w:rPr>
          <w:highlight w:val="yellow"/>
          <w:rPrChange w:id="614" w:author="Erico de Souza Loewe" w:date="2020-11-08T21:40:00Z">
            <w:rPr/>
          </w:rPrChange>
        </w:rPr>
        <w:fldChar w:fldCharType="end"/>
      </w:r>
      <w:bookmarkEnd w:id="608"/>
      <w:r w:rsidR="009F5DDE" w:rsidRPr="00390E18">
        <w:rPr>
          <w:highlight w:val="yellow"/>
          <w:rPrChange w:id="615" w:author="Erico de Souza Loewe" w:date="2020-11-08T21:40:00Z">
            <w:rPr/>
          </w:rPrChange>
        </w:rPr>
        <w:t xml:space="preserve"> A direita, tela da lista de dispositivos do Spotify (próprio, </w:t>
      </w:r>
      <w:commentRangeStart w:id="616"/>
      <w:r w:rsidR="009F5DDE" w:rsidRPr="00390E18">
        <w:rPr>
          <w:highlight w:val="yellow"/>
          <w:rPrChange w:id="617" w:author="Erico de Souza Loewe" w:date="2020-11-08T21:40:00Z">
            <w:rPr/>
          </w:rPrChange>
        </w:rPr>
        <w:t>2020</w:t>
      </w:r>
      <w:commentRangeEnd w:id="616"/>
      <w:r w:rsidR="00B002DA">
        <w:rPr>
          <w:rStyle w:val="Refdecomentrio"/>
          <w:b w:val="0"/>
          <w:iCs/>
          <w:color w:val="000000"/>
        </w:rPr>
        <w:commentReference w:id="616"/>
      </w:r>
      <w:r w:rsidR="009F5DDE" w:rsidRPr="00390E18">
        <w:rPr>
          <w:highlight w:val="yellow"/>
          <w:rPrChange w:id="618" w:author="Erico de Souza Loewe" w:date="2020-11-08T21:40:00Z">
            <w:rPr/>
          </w:rPrChange>
        </w:rPr>
        <w:t>)</w:t>
      </w:r>
      <w:bookmarkEnd w:id="598"/>
    </w:p>
    <w:p w14:paraId="08241E74" w14:textId="7B45F313" w:rsidR="00C75F43" w:rsidRDefault="002A357A" w:rsidP="00210C75">
      <w:r>
        <w:tab/>
      </w:r>
      <w:r w:rsidR="00D52683">
        <w:t xml:space="preserve">Para realizar a reprodução musical, é necessário exigir do Spotify que reproduza as </w:t>
      </w:r>
      <w:r w:rsidR="00A0216E">
        <w:t>músicas</w:t>
      </w:r>
      <w:r w:rsidR="00D52683">
        <w:t xml:space="preserve"> no </w:t>
      </w:r>
      <w:r w:rsidR="00D52683" w:rsidRPr="00390E18">
        <w:rPr>
          <w:i/>
          <w:rPrChange w:id="619" w:author="Erico de Souza Loewe" w:date="2020-11-08T21:40:00Z">
            <w:rPr/>
          </w:rPrChange>
        </w:rPr>
        <w:t>plugin</w:t>
      </w:r>
      <w:r w:rsidR="00D52683">
        <w:t xml:space="preserve">. </w:t>
      </w:r>
      <w:del w:id="620" w:author="Erico de Souza Loewe" w:date="2020-11-08T21:40:00Z">
        <w:r w:rsidR="00911A13">
          <w:delText>Tendo</w:delText>
        </w:r>
      </w:del>
      <w:ins w:id="621" w:author="Erico de Souza Loewe" w:date="2020-11-08T21:40:00Z">
        <w:r w:rsidR="00D52683">
          <w:t>Para</w:t>
        </w:r>
      </w:ins>
      <w:r w:rsidR="00D52683">
        <w:t xml:space="preserve"> isso</w:t>
      </w:r>
      <w:del w:id="622" w:author="Erico de Souza Loewe" w:date="2020-11-08T21:40:00Z">
        <w:r w:rsidR="00911A13">
          <w:delText xml:space="preserve"> em mente</w:delText>
        </w:r>
      </w:del>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del w:id="623" w:author="Erico de Souza Loewe" w:date="2020-11-08T21:40:00Z">
        <w:r w:rsidR="00231299">
          <w:delText>contando com</w:delText>
        </w:r>
      </w:del>
      <w:ins w:id="624" w:author="Erico de Souza Loewe" w:date="2020-11-08T21:40:00Z">
        <w:r w:rsidR="00D52683">
          <w:t>a qual possui</w:t>
        </w:r>
      </w:ins>
      <w:r w:rsidR="00D52683">
        <w:t xml:space="preserve"> um botão “USAR PLUGIN PARA TOCAR </w:t>
      </w:r>
      <w:r w:rsidR="00A0216E">
        <w:t>MÚSICAS”</w:t>
      </w:r>
      <w:r w:rsidR="00D52683">
        <w:t xml:space="preserve"> que</w:t>
      </w:r>
      <w:del w:id="625" w:author="Erico de Souza Loewe" w:date="2020-11-08T21:40:00Z">
        <w:r w:rsidR="000A42FE">
          <w:delText>,</w:delText>
        </w:r>
      </w:del>
      <w:r w:rsidR="00D52683">
        <w:t xml:space="preserve"> ao ser pressionado, habilita a reprodução no </w:t>
      </w:r>
      <w:r w:rsidR="00D52683" w:rsidRPr="00390E18">
        <w:rPr>
          <w:i/>
          <w:rPrChange w:id="626" w:author="Erico de Souza Loewe" w:date="2020-11-08T21:40:00Z">
            <w:rPr/>
          </w:rPrChange>
        </w:rPr>
        <w:t>plugin</w:t>
      </w:r>
      <w:r w:rsidR="00D52683">
        <w:t>.</w:t>
      </w:r>
    </w:p>
    <w:p w14:paraId="3A93C852" w14:textId="2B3C103B" w:rsidR="00171C68" w:rsidRDefault="00106097" w:rsidP="00210C75">
      <w:r>
        <w:tab/>
        <w:t xml:space="preserve">Por fim, </w:t>
      </w:r>
      <w:del w:id="627" w:author="Erico de Souza Loewe" w:date="2020-11-08T21:40:00Z">
        <w:r>
          <w:delText xml:space="preserve">a </w:delText>
        </w:r>
        <w:r w:rsidR="00C15AF2">
          <w:fldChar w:fldCharType="begin"/>
        </w:r>
        <w:r w:rsidR="00C15AF2">
          <w:delInstrText xml:space="preserve"> REF _Ref54973458 \h </w:delInstrText>
        </w:r>
        <w:r w:rsidR="00C15AF2">
          <w:fldChar w:fldCharType="separate"/>
        </w:r>
        <w:r w:rsidR="00C15AF2">
          <w:delText xml:space="preserve">Figura </w:delText>
        </w:r>
        <w:r w:rsidR="00C15AF2">
          <w:rPr>
            <w:noProof/>
          </w:rPr>
          <w:delText>14</w:delText>
        </w:r>
        <w:r w:rsidR="00C15AF2">
          <w:fldChar w:fldCharType="end"/>
        </w:r>
        <w:r w:rsidR="00BF4D96">
          <w:delText xml:space="preserve"> exibi</w:delText>
        </w:r>
      </w:del>
      <w:ins w:id="628" w:author="Erico de Souza Loewe" w:date="2020-11-08T21:40:00Z">
        <w:r>
          <w:t>foi desenvolvid</w:t>
        </w:r>
        <w:r w:rsidR="00B002DA">
          <w:t>a</w:t>
        </w:r>
      </w:ins>
      <w:r>
        <w:t xml:space="preserve"> a tela principal</w:t>
      </w:r>
      <w:del w:id="629" w:author="Erico de Souza Loewe" w:date="2020-11-08T21:40:00Z">
        <w:r w:rsidR="00CD5533">
          <w:delText xml:space="preserve"> suscitada</w:delText>
        </w:r>
        <w:r>
          <w:delText>. Ne</w:delText>
        </w:r>
        <w:r w:rsidR="0016466E">
          <w:delText>la</w:delText>
        </w:r>
        <w:r>
          <w:delText xml:space="preserve">, </w:delText>
        </w:r>
      </w:del>
      <w:ins w:id="630" w:author="Erico de Souza Loewe" w:date="2020-11-08T21:40:00Z">
        <w:r>
          <w:t xml:space="preserve">, que </w:t>
        </w:r>
      </w:ins>
      <w:r>
        <w:t xml:space="preserve">é </w:t>
      </w:r>
      <w:del w:id="631" w:author="Erico de Souza Loewe" w:date="2020-11-08T21:40:00Z">
        <w:r>
          <w:delText>realizado toda</w:delText>
        </w:r>
        <w:r w:rsidR="00BF4D96">
          <w:delText xml:space="preserve"> a</w:delText>
        </w:r>
      </w:del>
      <w:ins w:id="632" w:author="Erico de Souza Loewe" w:date="2020-11-08T21:40:00Z">
        <w:r>
          <w:t>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w:t>
        </w:r>
      </w:ins>
      <w:r>
        <w:t xml:space="preserve"> interação do usuário no período em que ele </w:t>
      </w:r>
      <w:r w:rsidR="002F19D4">
        <w:t>está</w:t>
      </w:r>
      <w:r>
        <w:t xml:space="preserve"> ouvindo as </w:t>
      </w:r>
      <w:r w:rsidR="002F19D4">
        <w:t>músicas</w:t>
      </w:r>
      <w:del w:id="633" w:author="Erico de Souza Loewe" w:date="2020-11-08T21:40:00Z">
        <w:r w:rsidR="002D7AA2">
          <w:delText>;</w:delText>
        </w:r>
      </w:del>
      <w:ins w:id="634" w:author="Erico de Souza Loewe" w:date="2020-11-08T21:40:00Z">
        <w:r w:rsidR="00132291">
          <w:t>,</w:t>
        </w:r>
      </w:ins>
      <w:r w:rsidR="00132291">
        <w:t xml:space="preserve"> </w:t>
      </w:r>
      <w:r w:rsidR="002F19D4">
        <w:t>as possíveis interações estão</w:t>
      </w:r>
      <w:r w:rsidR="00132291">
        <w:t xml:space="preserve"> listadas abaixo.</w:t>
      </w:r>
    </w:p>
    <w:p w14:paraId="7843C1B6" w14:textId="6FA3AAA7" w:rsidR="002F19D4" w:rsidRDefault="002F19D4" w:rsidP="00210C75">
      <w:pPr>
        <w:pStyle w:val="PargrafodaLista"/>
        <w:numPr>
          <w:ilvl w:val="0"/>
          <w:numId w:val="25"/>
        </w:numPr>
      </w:pPr>
      <w:r>
        <w:t>Gost</w:t>
      </w:r>
      <w:r w:rsidR="00FB5593">
        <w:t>ar da música</w:t>
      </w:r>
    </w:p>
    <w:p w14:paraId="776FA56E" w14:textId="7264D29D" w:rsidR="002F19D4" w:rsidRDefault="002F19D4" w:rsidP="00210C75">
      <w:pPr>
        <w:pStyle w:val="PargrafodaLista"/>
        <w:numPr>
          <w:ilvl w:val="0"/>
          <w:numId w:val="25"/>
        </w:numPr>
      </w:pPr>
      <w:r>
        <w:t>Não gost</w:t>
      </w:r>
      <w:r w:rsidR="00FB5593">
        <w:t>ar da música</w:t>
      </w:r>
    </w:p>
    <w:p w14:paraId="29184E1A" w14:textId="444C2900" w:rsidR="002F19D4" w:rsidRDefault="002F19D4" w:rsidP="00210C75">
      <w:pPr>
        <w:pStyle w:val="PargrafodaLista"/>
        <w:numPr>
          <w:ilvl w:val="0"/>
          <w:numId w:val="25"/>
        </w:numPr>
      </w:pPr>
      <w:r>
        <w:t>Passar / Voltar música</w:t>
      </w:r>
    </w:p>
    <w:p w14:paraId="38CDB014" w14:textId="5141A6C9" w:rsidR="002F19D4" w:rsidRDefault="002F19D4" w:rsidP="00210C75">
      <w:pPr>
        <w:pStyle w:val="PargrafodaLista"/>
        <w:numPr>
          <w:ilvl w:val="0"/>
          <w:numId w:val="25"/>
        </w:numPr>
      </w:pPr>
      <w:r>
        <w:t xml:space="preserve">Buscar </w:t>
      </w:r>
      <w:r w:rsidR="00FB5593">
        <w:t>música</w:t>
      </w:r>
    </w:p>
    <w:p w14:paraId="27F1765D" w14:textId="7AF4FD99" w:rsidR="00680EC6" w:rsidRDefault="00680EC6" w:rsidP="00210C75">
      <w:pPr>
        <w:pStyle w:val="PargrafodaLista"/>
        <w:numPr>
          <w:ilvl w:val="0"/>
          <w:numId w:val="25"/>
        </w:numPr>
      </w:pPr>
      <w:r>
        <w:t xml:space="preserve">Pausar / Tocar </w:t>
      </w:r>
      <w:r w:rsidR="00FB5593">
        <w:t>música</w:t>
      </w:r>
    </w:p>
    <w:p w14:paraId="5D9383A0" w14:textId="6CA3E3CE" w:rsidR="006955F2" w:rsidRDefault="006955F2" w:rsidP="00210C75">
      <w:r>
        <w:tab/>
      </w:r>
      <w:r w:rsidR="00601CDE">
        <w:t xml:space="preserve">Ao clicar no botão </w:t>
      </w:r>
      <w:r w:rsidR="00356538">
        <w:t>“</w:t>
      </w:r>
      <w:r w:rsidR="00601CDE">
        <w:t>gostei</w:t>
      </w:r>
      <w:r w:rsidR="00356538">
        <w:t>”</w:t>
      </w:r>
      <w:r w:rsidR="00601CDE">
        <w:t xml:space="preserve">, é </w:t>
      </w:r>
      <w:del w:id="635" w:author="Erico de Souza Loewe" w:date="2020-11-08T21:40:00Z">
        <w:r w:rsidR="00601CDE">
          <w:delText>salvo</w:delText>
        </w:r>
      </w:del>
      <w:ins w:id="636" w:author="Erico de Souza Loewe" w:date="2020-11-08T21:40:00Z">
        <w:r w:rsidR="00601CDE">
          <w:t>salv</w:t>
        </w:r>
        <w:r w:rsidR="00B002DA">
          <w:t>a</w:t>
        </w:r>
      </w:ins>
      <w:r w:rsidR="00601CDE">
        <w:t xml:space="preserve"> a informação de que o usuário gostou da </w:t>
      </w:r>
      <w:r w:rsidR="00356538">
        <w:t>música</w:t>
      </w:r>
      <w:r w:rsidR="00601CDE">
        <w:t xml:space="preserve"> naquele contexto</w:t>
      </w:r>
      <w:del w:id="637" w:author="Erico de Souza Loewe" w:date="2020-11-08T21:40:00Z">
        <w:r w:rsidR="0028378C">
          <w:delText>,</w:delText>
        </w:r>
        <w:r w:rsidR="008D3B68">
          <w:delText xml:space="preserve"> </w:delText>
        </w:r>
        <w:r w:rsidR="00423248">
          <w:delText>assim como</w:delText>
        </w:r>
      </w:del>
      <w:ins w:id="638" w:author="Erico de Souza Loewe" w:date="2020-11-08T21:40:00Z">
        <w:r w:rsidR="00601CDE">
          <w:t>.</w:t>
        </w:r>
        <w:r w:rsidR="00356538">
          <w:t xml:space="preserve"> Ao clicar</w:t>
        </w:r>
      </w:ins>
      <w:r w:rsidR="00356538">
        <w:t xml:space="preserve"> no </w:t>
      </w:r>
      <w:del w:id="639" w:author="Erico de Souza Loewe" w:date="2020-11-08T21:40:00Z">
        <w:r w:rsidR="00423248">
          <w:delText>oposto</w:delText>
        </w:r>
        <w:r w:rsidR="00601CDE">
          <w:delText>.</w:delText>
        </w:r>
      </w:del>
      <w:ins w:id="640" w:author="Erico de Souza Loewe" w:date="2020-11-08T21:40:00Z">
        <w:r w:rsidR="00356538">
          <w:t>botão</w:t>
        </w:r>
      </w:ins>
      <w:r w:rsidR="00356538">
        <w:t xml:space="preserve"> “não gostei” </w:t>
      </w:r>
      <w:del w:id="641" w:author="Erico de Souza Loewe" w:date="2020-11-08T21:40:00Z">
        <w:r w:rsidR="00654EBC">
          <w:delText>faria o programa entender</w:delText>
        </w:r>
      </w:del>
      <w:ins w:id="642" w:author="Erico de Souza Loewe" w:date="2020-11-08T21:40:00Z">
        <w:r w:rsidR="00356538">
          <w:t>é salv</w:t>
        </w:r>
        <w:r w:rsidR="00B002DA">
          <w:t>a</w:t>
        </w:r>
        <w:r w:rsidR="00356538">
          <w:t xml:space="preserve"> a informação</w:t>
        </w:r>
      </w:ins>
      <w:r w:rsidR="00356538">
        <w:t xml:space="preserve"> que </w:t>
      </w:r>
      <w:del w:id="643" w:author="Erico de Souza Loewe" w:date="2020-11-08T21:40:00Z">
        <w:r w:rsidR="00596EBC">
          <w:delText xml:space="preserve">a pessoa </w:delText>
        </w:r>
        <w:r w:rsidR="006D2177">
          <w:delText>possuidora do produto</w:delText>
        </w:r>
        <w:r w:rsidR="00A07E46">
          <w:delText>, a que tivesse a conta,</w:delText>
        </w:r>
      </w:del>
      <w:ins w:id="644" w:author="Erico de Souza Loewe" w:date="2020-11-08T21:40:00Z">
        <w:r w:rsidR="00356538">
          <w:t xml:space="preserve">o </w:t>
        </w:r>
        <w:r w:rsidR="002D1363">
          <w:t>usuário</w:t>
        </w:r>
      </w:ins>
      <w:r w:rsidR="00356538">
        <w:t xml:space="preserve"> não </w:t>
      </w:r>
      <w:del w:id="645" w:author="Erico de Souza Loewe" w:date="2020-11-08T21:40:00Z">
        <w:r w:rsidR="00C770B7">
          <w:delText xml:space="preserve">apreciou aquele </w:delText>
        </w:r>
        <w:r w:rsidR="00B12601">
          <w:delText>determinado estilo musical n</w:delText>
        </w:r>
        <w:r w:rsidR="003705F0">
          <w:delText>o contexto em si</w:delText>
        </w:r>
        <w:r w:rsidR="00E335C7">
          <w:delText xml:space="preserve">. </w:delText>
        </w:r>
        <w:r w:rsidR="00264B4E">
          <w:delText>Ele seria</w:delText>
        </w:r>
      </w:del>
      <w:ins w:id="646" w:author="Erico de Souza Loewe" w:date="2020-11-08T21:40:00Z">
        <w:r w:rsidR="00356538">
          <w:t>gostou e é</w:t>
        </w:r>
      </w:ins>
      <w:r w:rsidR="00356538">
        <w:t xml:space="preserve"> levado </w:t>
      </w:r>
      <w:del w:id="647" w:author="Erico de Souza Loewe" w:date="2020-11-08T21:40:00Z">
        <w:r w:rsidR="00E335C7">
          <w:delText>à</w:delText>
        </w:r>
      </w:del>
      <w:ins w:id="648" w:author="Erico de Souza Loewe" w:date="2020-11-08T21:40:00Z">
        <w:r w:rsidR="00B002DA">
          <w:t>a</w:t>
        </w:r>
        <w:r w:rsidR="00356538">
          <w:t xml:space="preserve">o </w:t>
        </w:r>
        <w:r w:rsidR="002D1363">
          <w:t>usuário</w:t>
        </w:r>
        <w:r w:rsidR="00356538">
          <w:t xml:space="preserve"> a</w:t>
        </w:r>
      </w:ins>
      <w:r w:rsidR="00356538">
        <w:t xml:space="preserve"> tela de busca de </w:t>
      </w:r>
      <w:r w:rsidR="002D1363">
        <w:t>música</w:t>
      </w:r>
      <w:del w:id="649" w:author="Erico de Souza Loewe" w:date="2020-11-08T21:40:00Z">
        <w:r w:rsidR="00DF5289">
          <w:delText xml:space="preserve"> </w:delText>
        </w:r>
        <w:r w:rsidR="00264B4E">
          <w:delText>(</w:delText>
        </w:r>
      </w:del>
      <w:ins w:id="650" w:author="Erico de Souza Loewe" w:date="2020-11-08T21:40:00Z">
        <w:r w:rsidR="00B002DA">
          <w:t>, representada na</w:t>
        </w:r>
        <w:r w:rsidR="00DF5289">
          <w:t xml:space="preserve"> </w:t>
        </w:r>
      </w:ins>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del w:id="651" w:author="Erico de Souza Loewe" w:date="2020-11-08T21:40:00Z">
        <w:r w:rsidR="00264B4E">
          <w:delText>)</w:delText>
        </w:r>
        <w:r w:rsidR="00356538">
          <w:delText>,</w:delText>
        </w:r>
      </w:del>
      <w:ins w:id="652" w:author="Erico de Souza Loewe" w:date="2020-11-08T21:40:00Z">
        <w:r w:rsidR="00356538">
          <w:t>,</w:t>
        </w:r>
      </w:ins>
      <w:r w:rsidR="00356538">
        <w:t xml:space="preserve"> para </w:t>
      </w:r>
      <w:ins w:id="653" w:author="Erico de Souza Loewe" w:date="2020-11-08T21:40:00Z">
        <w:r w:rsidR="00356538">
          <w:t xml:space="preserve">o </w:t>
        </w:r>
        <w:r w:rsidR="002D1363">
          <w:t>usuário</w:t>
        </w:r>
        <w:r w:rsidR="00356538">
          <w:t xml:space="preserve"> </w:t>
        </w:r>
      </w:ins>
      <w:r w:rsidR="00356538">
        <w:t xml:space="preserve">apresentar uma </w:t>
      </w:r>
      <w:r w:rsidR="003C6841">
        <w:t>música</w:t>
      </w:r>
      <w:r w:rsidR="00356538">
        <w:t xml:space="preserve"> </w:t>
      </w:r>
      <w:r w:rsidR="00B002DA">
        <w:t xml:space="preserve">que </w:t>
      </w:r>
      <w:r w:rsidR="00356538">
        <w:t xml:space="preserve">se identifique melhor </w:t>
      </w:r>
      <w:del w:id="654" w:author="Erico de Souza Loewe" w:date="2020-11-08T21:40:00Z">
        <w:r w:rsidR="007610B2">
          <w:delText>com o</w:delText>
        </w:r>
      </w:del>
      <w:ins w:id="655" w:author="Erico de Souza Loewe" w:date="2020-11-08T21:40:00Z">
        <w:r w:rsidR="00356538">
          <w:t>naquele</w:t>
        </w:r>
      </w:ins>
      <w:r w:rsidR="00356538">
        <w:t xml:space="preserve"> momento.</w:t>
      </w:r>
    </w:p>
    <w:p w14:paraId="66673F2F" w14:textId="77777777" w:rsidR="007610B2" w:rsidRDefault="007610B2" w:rsidP="00210C75">
      <w:pPr>
        <w:rPr>
          <w:del w:id="656" w:author="Erico de Souza Loewe" w:date="2020-11-08T21:40:00Z"/>
        </w:rPr>
      </w:pPr>
    </w:p>
    <w:p w14:paraId="27C66969" w14:textId="77777777" w:rsidR="0051171F" w:rsidRDefault="006955F2" w:rsidP="00210C75">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210C75">
      <w:pPr>
        <w:pStyle w:val="Legenda"/>
      </w:pPr>
      <w:bookmarkStart w:id="657" w:name="_Ref54973458"/>
      <w:bookmarkStart w:id="658" w:name="_Toc55260890"/>
      <w:commentRangeStart w:id="659"/>
      <w:r>
        <w:t xml:space="preserve">Figura </w:t>
      </w:r>
      <w:r w:rsidR="006B25B5">
        <w:fldChar w:fldCharType="begin"/>
      </w:r>
      <w:r w:rsidR="006B25B5">
        <w:instrText xml:space="preserve"> SEQ Figura \* ARABIC </w:instrText>
      </w:r>
      <w:r w:rsidR="006B25B5">
        <w:fldChar w:fldCharType="separate"/>
      </w:r>
      <w:r>
        <w:rPr>
          <w:noProof/>
        </w:rPr>
        <w:t>14</w:t>
      </w:r>
      <w:r w:rsidR="006B25B5">
        <w:rPr>
          <w:noProof/>
        </w:rPr>
        <w:fldChar w:fldCharType="end"/>
      </w:r>
      <w:bookmarkEnd w:id="657"/>
      <w:r>
        <w:t xml:space="preserve"> A esquerda, tela principal, a qual apresenta a música sendo reproduzida ao usuário </w:t>
      </w:r>
      <w:r w:rsidRPr="00A73EA3">
        <w:t>(próprio, 2020)</w:t>
      </w:r>
      <w:bookmarkStart w:id="660" w:name="_Ref54973404"/>
      <w:r>
        <w:t xml:space="preserve"> </w:t>
      </w:r>
      <w:r w:rsidR="006955F2">
        <w:t xml:space="preserve">Figura </w:t>
      </w:r>
      <w:r w:rsidR="006B25B5">
        <w:fldChar w:fldCharType="begin"/>
      </w:r>
      <w:r w:rsidR="006B25B5">
        <w:instrText xml:space="preserve"> SEQ Figura \* ARABIC </w:instrText>
      </w:r>
      <w:r w:rsidR="006B25B5">
        <w:fldChar w:fldCharType="separate"/>
      </w:r>
      <w:r w:rsidR="00772326">
        <w:rPr>
          <w:noProof/>
        </w:rPr>
        <w:t>15</w:t>
      </w:r>
      <w:r w:rsidR="006B25B5">
        <w:rPr>
          <w:noProof/>
        </w:rPr>
        <w:fldChar w:fldCharType="end"/>
      </w:r>
      <w:bookmarkEnd w:id="660"/>
      <w:r w:rsidR="006955F2">
        <w:t xml:space="preserve"> </w:t>
      </w:r>
      <w:r>
        <w:t>A direita, t</w:t>
      </w:r>
      <w:r w:rsidR="006955F2">
        <w:t xml:space="preserve">ela de busca de músicas que encaixem melhor no momento </w:t>
      </w:r>
      <w:r w:rsidR="006955F2" w:rsidRPr="00A73EA3">
        <w:t>(próprio, 2020)</w:t>
      </w:r>
      <w:bookmarkEnd w:id="658"/>
      <w:commentRangeEnd w:id="659"/>
      <w:r w:rsidR="00B002DA">
        <w:rPr>
          <w:rStyle w:val="Refdecomentrio"/>
          <w:b w:val="0"/>
          <w:iCs/>
          <w:color w:val="000000"/>
        </w:rPr>
        <w:commentReference w:id="659"/>
      </w:r>
    </w:p>
    <w:p w14:paraId="27958F37" w14:textId="348BE239" w:rsidR="006A158D" w:rsidRDefault="006A158D" w:rsidP="00210C75">
      <w:r>
        <w:tab/>
        <w:t xml:space="preserve">A ação de buscar música, </w:t>
      </w:r>
      <w:del w:id="661" w:author="Erico de Souza Loewe" w:date="2020-11-08T21:40:00Z">
        <w:r w:rsidR="001862B8">
          <w:delText>de</w:delText>
        </w:r>
        <w:r w:rsidR="00E2330F">
          <w:delText xml:space="preserve"> ter a opção em relação a um tempo </w:delText>
        </w:r>
        <w:r w:rsidR="003A222A">
          <w:delText>específico,</w:delText>
        </w:r>
        <w:r>
          <w:delText xml:space="preserve"> </w:delText>
        </w:r>
        <w:r w:rsidR="008D5BB8">
          <w:delText>o levaria</w:delText>
        </w:r>
      </w:del>
      <w:ins w:id="662" w:author="Erico de Souza Loewe" w:date="2020-11-08T21:40:00Z">
        <w:r>
          <w:t>irá levar</w:t>
        </w:r>
      </w:ins>
      <w:r>
        <w:t xml:space="preserve"> para a tela apresentada na</w:t>
      </w:r>
      <w:r w:rsidR="00474DE0">
        <w:t xml:space="preserve"> </w:t>
      </w:r>
      <w:del w:id="663" w:author="Erico de Souza Loewe" w:date="2020-11-08T21:40:00Z">
        <w:r w:rsidR="00474DE0">
          <w:fldChar w:fldCharType="begin"/>
        </w:r>
        <w:r w:rsidR="00474DE0">
          <w:delInstrText xml:space="preserve"> REF _Ref54973404 \h </w:delInstrText>
        </w:r>
        <w:r w:rsidR="00474DE0">
          <w:fldChar w:fldCharType="separate"/>
        </w:r>
        <w:r w:rsidR="00474DE0">
          <w:delText xml:space="preserve">Figura </w:delText>
        </w:r>
        <w:r w:rsidR="00474DE0">
          <w:rPr>
            <w:noProof/>
          </w:rPr>
          <w:delText>15</w:delText>
        </w:r>
        <w:r w:rsidR="00474DE0">
          <w:fldChar w:fldCharType="end"/>
        </w:r>
      </w:del>
      <w:ins w:id="664" w:author="Erico de Souza Loewe" w:date="2020-11-08T21:40:00Z">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ins>
      <w:r>
        <w:t xml:space="preserve">, </w:t>
      </w:r>
      <w:del w:id="665" w:author="Erico de Souza Loewe" w:date="2020-11-08T21:40:00Z">
        <w:r>
          <w:delText>possibilita</w:delText>
        </w:r>
        <w:r w:rsidR="0089340F">
          <w:delText>ndo</w:delText>
        </w:r>
        <w:r>
          <w:delText xml:space="preserve"> o </w:delText>
        </w:r>
        <w:r w:rsidR="006F04FD">
          <w:delText>cliente a</w:delText>
        </w:r>
      </w:del>
      <w:ins w:id="666" w:author="Erico de Souza Loewe" w:date="2020-11-08T21:40:00Z">
        <w:r>
          <w:t xml:space="preserve">a qual possibilita </w:t>
        </w:r>
        <w:r w:rsidR="00B002DA">
          <w:t>a</w:t>
        </w:r>
        <w:r>
          <w:t>o usuário</w:t>
        </w:r>
      </w:ins>
      <w:r>
        <w:t xml:space="preserve"> apresentar uma </w:t>
      </w:r>
      <w:r w:rsidR="003C6841">
        <w:t>música</w:t>
      </w:r>
      <w:r>
        <w:t xml:space="preserve"> que se enquadre </w:t>
      </w:r>
      <w:del w:id="667" w:author="Erico de Souza Loewe" w:date="2020-11-08T21:40:00Z">
        <w:r w:rsidR="004720C5">
          <w:delText>ao</w:delText>
        </w:r>
        <w:r>
          <w:delText xml:space="preserve"> </w:delText>
        </w:r>
      </w:del>
      <w:r>
        <w:t xml:space="preserve">melhor </w:t>
      </w:r>
      <w:del w:id="668" w:author="Erico de Souza Loewe" w:date="2020-11-08T21:40:00Z">
        <w:r w:rsidR="00304EE4">
          <w:delText>conteúdo musical de acordo</w:delText>
        </w:r>
        <w:r w:rsidR="00AB5FD7">
          <w:delText xml:space="preserve"> com</w:delText>
        </w:r>
        <w:r w:rsidR="00C85060">
          <w:delText xml:space="preserve"> seu</w:delText>
        </w:r>
      </w:del>
      <w:ins w:id="669" w:author="Erico de Souza Loewe" w:date="2020-11-08T21:40:00Z">
        <w:r>
          <w:t>no</w:t>
        </w:r>
      </w:ins>
      <w:r>
        <w:t xml:space="preserve"> contexto</w:t>
      </w:r>
      <w:del w:id="670" w:author="Erico de Souza Loewe" w:date="2020-11-08T21:40:00Z">
        <w:r>
          <w:delText>.</w:delText>
        </w:r>
      </w:del>
      <w:ins w:id="671" w:author="Erico de Souza Loewe" w:date="2020-11-08T21:40:00Z">
        <w:r>
          <w:t xml:space="preserve"> que ele </w:t>
        </w:r>
        <w:r w:rsidR="00EF5E3C">
          <w:t>está</w:t>
        </w:r>
        <w:r>
          <w:t xml:space="preserve"> vivendo.</w:t>
        </w:r>
      </w:ins>
      <w:r>
        <w:t xml:space="preserve"> Ao selecionar as </w:t>
      </w:r>
      <w:del w:id="672" w:author="Erico de Souza Loewe" w:date="2020-11-08T21:40:00Z">
        <w:r w:rsidR="00D00DDF">
          <w:delText>composições</w:delText>
        </w:r>
      </w:del>
      <w:ins w:id="673" w:author="Erico de Souza Loewe" w:date="2020-11-08T21:40:00Z">
        <w:r>
          <w:t>músicas</w:t>
        </w:r>
      </w:ins>
      <w:r w:rsidR="00483170">
        <w:t xml:space="preserve"> e clicar em próximo</w:t>
      </w:r>
      <w:r>
        <w:t xml:space="preserve">, </w:t>
      </w:r>
      <w:del w:id="674" w:author="Erico de Souza Loewe" w:date="2020-11-08T21:40:00Z">
        <w:r>
          <w:delText>é salvo</w:delText>
        </w:r>
      </w:del>
      <w:ins w:id="675" w:author="Erico de Souza Loewe" w:date="2020-11-08T21:40:00Z">
        <w:r w:rsidR="00B002DA">
          <w:t>são salvas</w:t>
        </w:r>
      </w:ins>
      <w:r w:rsidR="00B002DA">
        <w:t xml:space="preserve"> </w:t>
      </w:r>
      <w:r>
        <w:t>as informações</w:t>
      </w:r>
      <w:r w:rsidR="00483170">
        <w:t xml:space="preserve"> de sua relação</w:t>
      </w:r>
      <w:ins w:id="676" w:author="Erico de Souza Loewe" w:date="2020-11-08T21:40:00Z">
        <w:r w:rsidR="00483170">
          <w:t xml:space="preserve"> com o contexto vivido</w:t>
        </w:r>
      </w:ins>
      <w:r w:rsidR="00483170">
        <w:t>.</w:t>
      </w:r>
    </w:p>
    <w:p w14:paraId="69F03113" w14:textId="2F94BF61" w:rsidR="00D631AA" w:rsidRDefault="00D631AA" w:rsidP="00210C75">
      <w:pPr>
        <w:pStyle w:val="Ttulo3"/>
      </w:pPr>
      <w:bookmarkStart w:id="677" w:name="_Toc55523377"/>
      <w:bookmarkStart w:id="678" w:name="_Toc55260960"/>
      <w:r>
        <w:t>Tecnologias utilizadas no desenvolvimento</w:t>
      </w:r>
      <w:bookmarkEnd w:id="677"/>
      <w:bookmarkEnd w:id="678"/>
    </w:p>
    <w:p w14:paraId="47EF48E6" w14:textId="0A49A387" w:rsidR="00393A4C" w:rsidRDefault="00393A4C" w:rsidP="00210C75">
      <w:r>
        <w:tab/>
        <w:t xml:space="preserve">Para desenvolver a aplicação web, </w:t>
      </w:r>
      <w:del w:id="679" w:author="Erico de Souza Loewe" w:date="2020-11-08T21:40:00Z">
        <w:r>
          <w:delText>utiliz</w:delText>
        </w:r>
        <w:r w:rsidR="00072811">
          <w:delText>ou-se</w:delText>
        </w:r>
      </w:del>
      <w:ins w:id="680" w:author="Erico de Souza Loewe" w:date="2020-11-08T21:40:00Z">
        <w:r>
          <w:t>foi utilizad</w:t>
        </w:r>
        <w:r w:rsidR="00B002DA">
          <w:t>a</w:t>
        </w:r>
      </w:ins>
      <w:r>
        <w:t xml:space="preserve"> a </w:t>
      </w:r>
      <w:del w:id="681" w:author="Erico de Souza Loewe" w:date="2020-11-08T21:40:00Z">
        <w:r w:rsidR="008B293F">
          <w:delText>biblioteca</w:delText>
        </w:r>
      </w:del>
      <w:ins w:id="682" w:author="Erico de Souza Loewe" w:date="2020-11-08T21:40:00Z">
        <w:r w:rsidRPr="00393A4C">
          <w:rPr>
            <w:i/>
          </w:rPr>
          <w:t>library</w:t>
        </w:r>
      </w:ins>
      <w:r w:rsidRPr="00393A4C">
        <w:rPr>
          <w:i/>
        </w:rPr>
        <w:t xml:space="preserve"> </w:t>
      </w:r>
      <w:r w:rsidRPr="00393A4C">
        <w:rPr>
          <w:i/>
          <w:rPrChange w:id="683" w:author="Erico de Souza Loewe" w:date="2020-11-08T21:40:00Z">
            <w:rPr/>
          </w:rPrChange>
        </w:rPr>
        <w:t>React</w:t>
      </w:r>
      <w:r>
        <w:t xml:space="preserve"> </w:t>
      </w:r>
      <w:del w:id="684" w:author="Erico de Souza Loewe" w:date="2020-11-08T21:40:00Z">
        <w:r w:rsidR="00072811">
          <w:delText>como</w:delText>
        </w:r>
        <w:r>
          <w:delText xml:space="preserve"> aux</w:delText>
        </w:r>
        <w:r w:rsidR="00072811">
          <w:delText>í</w:delText>
        </w:r>
        <w:r>
          <w:delText>li</w:delText>
        </w:r>
        <w:r w:rsidR="00072811">
          <w:delText>o</w:delText>
        </w:r>
      </w:del>
      <w:ins w:id="685" w:author="Erico de Souza Loewe" w:date="2020-11-08T21:40:00Z">
        <w:r>
          <w:t>que auxilia</w:t>
        </w:r>
      </w:ins>
      <w:r>
        <w:t xml:space="preserve"> na construção de componentes e interfaces.</w:t>
      </w:r>
      <w:r w:rsidR="00666D5A">
        <w:t xml:space="preserve"> </w:t>
      </w:r>
      <w:del w:id="686" w:author="Erico de Souza Loewe" w:date="2020-11-08T21:40:00Z">
        <w:r w:rsidR="00013D43">
          <w:delText>Com o desígnio</w:delText>
        </w:r>
        <w:r w:rsidR="00BE3C56">
          <w:delText xml:space="preserve"> de</w:delText>
        </w:r>
      </w:del>
      <w:ins w:id="687" w:author="Erico de Souza Loewe" w:date="2020-11-08T21:40:00Z">
        <w:r w:rsidR="00666D5A">
          <w:t>Para</w:t>
        </w:r>
      </w:ins>
      <w:r w:rsidR="00666D5A">
        <w:t xml:space="preserve"> estilizar os componentes e </w:t>
      </w:r>
      <w:r w:rsidR="00E16D40">
        <w:t>páginas</w:t>
      </w:r>
      <w:r w:rsidR="00666D5A">
        <w:t xml:space="preserve"> do </w:t>
      </w:r>
      <w:r w:rsidR="00666D5A" w:rsidRPr="00390E18">
        <w:rPr>
          <w:i/>
          <w:rPrChange w:id="688" w:author="Erico de Souza Loewe" w:date="2020-11-08T21:40:00Z">
            <w:rPr/>
          </w:rPrChange>
        </w:rPr>
        <w:t>React</w:t>
      </w:r>
      <w:r w:rsidR="00666D5A">
        <w:t xml:space="preserve">, </w:t>
      </w:r>
      <w:del w:id="689" w:author="Erico de Souza Loewe" w:date="2020-11-08T21:40:00Z">
        <w:r w:rsidR="00171D5F">
          <w:delText>houve a necessidade</w:delText>
        </w:r>
        <w:r w:rsidR="00666D5A">
          <w:delText xml:space="preserve"> </w:delText>
        </w:r>
        <w:r w:rsidR="00171D5F">
          <w:delText>d</w:delText>
        </w:r>
        <w:r w:rsidR="00666D5A">
          <w:delText xml:space="preserve">o </w:delText>
        </w:r>
      </w:del>
      <w:ins w:id="690" w:author="Erico de Souza Loewe" w:date="2020-11-08T21:40:00Z">
        <w:r w:rsidR="00666D5A">
          <w:t xml:space="preserve">foi utilizado o </w:t>
        </w:r>
      </w:ins>
      <w:r w:rsidR="00666D5A" w:rsidRPr="00390E18">
        <w:rPr>
          <w:i/>
        </w:rPr>
        <w:t>framework</w:t>
      </w:r>
      <w:r w:rsidR="00666D5A">
        <w:t xml:space="preserve"> Material ui, </w:t>
      </w:r>
      <w:del w:id="691" w:author="Erico de Souza Loewe" w:date="2020-11-08T21:40:00Z">
        <w:r w:rsidR="004A0CBC">
          <w:delText>por</w:delText>
        </w:r>
      </w:del>
      <w:ins w:id="692" w:author="Erico de Souza Loewe" w:date="2020-11-08T21:40:00Z">
        <w:r w:rsidR="00666D5A">
          <w:t>o qual possui</w:t>
        </w:r>
      </w:ins>
      <w:r w:rsidR="00666D5A">
        <w:t xml:space="preserve"> estilos prontos baseados no Material (interface do Android</w:t>
      </w:r>
      <w:del w:id="693" w:author="Erico de Souza Loewe" w:date="2020-11-08T21:40:00Z">
        <w:r w:rsidR="00666D5A">
          <w:delText>)</w:delText>
        </w:r>
        <w:r w:rsidR="004630C1">
          <w:delText xml:space="preserve"> que possuía</w:delText>
        </w:r>
        <w:r w:rsidR="00854E03">
          <w:delText>.</w:delText>
        </w:r>
      </w:del>
      <w:ins w:id="694" w:author="Erico de Souza Loewe" w:date="2020-11-08T21:40:00Z">
        <w:r w:rsidR="00666D5A">
          <w:t>)</w:t>
        </w:r>
        <w:r w:rsidR="00854E03">
          <w:t>.</w:t>
        </w:r>
      </w:ins>
    </w:p>
    <w:p w14:paraId="651F64C8" w14:textId="1D32F314" w:rsidR="00565DA2" w:rsidRDefault="00565DA2" w:rsidP="00210C75">
      <w:del w:id="695" w:author="Erico de Souza Loewe" w:date="2020-11-08T21:40:00Z">
        <w:r>
          <w:tab/>
        </w:r>
        <w:r w:rsidR="002D4E52">
          <w:delText>O</w:delText>
        </w:r>
      </w:del>
      <w:ins w:id="696" w:author="Erico de Souza Loewe" w:date="2020-11-08T21:40:00Z">
        <w:r>
          <w:tab/>
          <w:t>Inicialmente, para persistir os eventos do usuário, foi utilizado o</w:t>
        </w:r>
      </w:ins>
      <w:r>
        <w:t xml:space="preserve"> </w:t>
      </w:r>
      <w:r w:rsidRPr="00565DA2">
        <w:rPr>
          <w:i/>
          <w:rPrChange w:id="697" w:author="Erico de Souza Loewe" w:date="2020-11-08T21:40:00Z">
            <w:rPr/>
          </w:rPrChange>
        </w:rPr>
        <w:t xml:space="preserve">Google </w:t>
      </w:r>
      <w:r w:rsidR="00163AF4" w:rsidRPr="00565DA2">
        <w:rPr>
          <w:i/>
          <w:rPrChange w:id="698" w:author="Erico de Souza Loewe" w:date="2020-11-08T21:40:00Z">
            <w:rPr/>
          </w:rPrChange>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del w:id="699" w:author="Erico de Souza Loewe" w:date="2020-11-08T21:40:00Z">
        <w:r w:rsidR="00ED2866" w:rsidRPr="006B1D33">
          <w:delText>)</w:delText>
        </w:r>
        <w:r w:rsidR="002D4E52">
          <w:delText xml:space="preserve"> servi</w:delText>
        </w:r>
        <w:r w:rsidR="003F42AB">
          <w:delText>ria</w:delText>
        </w:r>
        <w:r w:rsidR="002D4E52">
          <w:delText xml:space="preserve"> </w:delText>
        </w:r>
        <w:r w:rsidR="00453483">
          <w:delText>como mecanismo para persistir os eventos do usuário</w:delText>
        </w:r>
        <w:r w:rsidR="00163AF4">
          <w:delText>.</w:delText>
        </w:r>
        <w:r>
          <w:delText xml:space="preserve"> </w:delText>
        </w:r>
        <w:r w:rsidR="00D71E8A">
          <w:delText>D</w:delText>
        </w:r>
        <w:r>
          <w:delText>evido</w:delText>
        </w:r>
      </w:del>
      <w:ins w:id="700" w:author="Erico de Souza Loewe" w:date="2020-11-08T21:40:00Z">
        <w:r w:rsidR="00ED2866" w:rsidRPr="006B1D33">
          <w:t>)</w:t>
        </w:r>
        <w:r w:rsidR="00163AF4">
          <w:t xml:space="preserve">. </w:t>
        </w:r>
        <w:r w:rsidR="00ED2866">
          <w:t>Porém</w:t>
        </w:r>
        <w:r>
          <w:t>, devido</w:t>
        </w:r>
      </w:ins>
      <w:r>
        <w:t xml:space="preserve"> </w:t>
      </w:r>
      <w:r w:rsidR="00163AF4">
        <w:t>à</w:t>
      </w:r>
      <w:r>
        <w:t xml:space="preserve"> falta de customização </w:t>
      </w:r>
      <w:del w:id="701" w:author="Erico de Souza Loewe" w:date="2020-11-08T21:40:00Z">
        <w:r>
          <w:delText>d</w:delText>
        </w:r>
        <w:r w:rsidR="00A95A04">
          <w:delText>ele</w:delText>
        </w:r>
        <w:r>
          <w:delText xml:space="preserve">, </w:delText>
        </w:r>
        <w:r w:rsidR="001B0E50">
          <w:delText>achou-se plausível</w:delText>
        </w:r>
        <w:r>
          <w:delText xml:space="preserve"> </w:delText>
        </w:r>
        <w:r w:rsidR="00CF2BFE">
          <w:delText>o substituir</w:delText>
        </w:r>
        <w:r>
          <w:delText xml:space="preserve"> </w:delText>
        </w:r>
        <w:r w:rsidR="00CF2BFE">
          <w:delText>pelo</w:delText>
        </w:r>
      </w:del>
      <w:ins w:id="702" w:author="Erico de Souza Loewe" w:date="2020-11-08T21:40:00Z">
        <w:r>
          <w:t>da ferramenta, foi trocado para o</w:t>
        </w:r>
      </w:ins>
      <w:r>
        <w:t xml:space="preserve"> </w:t>
      </w:r>
      <w:r w:rsidRPr="00565DA2">
        <w:rPr>
          <w:i/>
        </w:rPr>
        <w:t>Realtime Database</w:t>
      </w:r>
      <w:r>
        <w:t xml:space="preserve"> do Firebase</w:t>
      </w:r>
      <w:r w:rsidR="00856BCD">
        <w:t xml:space="preserve"> (</w:t>
      </w:r>
      <w:r w:rsidR="00856BCD" w:rsidRPr="00856BCD">
        <w:rPr>
          <w:i/>
        </w:rPr>
        <w:t>Realtime DB</w:t>
      </w:r>
      <w:r w:rsidR="00856BCD">
        <w:t>)</w:t>
      </w:r>
      <w:r w:rsidR="00163AF4">
        <w:t xml:space="preserve">, </w:t>
      </w:r>
      <w:del w:id="703" w:author="Erico de Souza Loewe" w:date="2020-11-08T21:40:00Z">
        <w:r w:rsidR="00830B2F">
          <w:delText>tendo a vantagem de</w:delText>
        </w:r>
      </w:del>
      <w:ins w:id="704" w:author="Erico de Souza Loewe" w:date="2020-11-08T21:40:00Z">
        <w:r w:rsidR="00163AF4">
          <w:t>o qua</w:t>
        </w:r>
        <w:r w:rsidR="00BC58FE">
          <w:t>l possui</w:t>
        </w:r>
      </w:ins>
      <w:r w:rsidR="00BC58FE">
        <w:t xml:space="preserve"> uma vasta opção de customização</w:t>
      </w:r>
      <w:r w:rsidR="00B17CC3">
        <w:t xml:space="preserve">, </w:t>
      </w:r>
      <w:del w:id="705" w:author="Erico de Souza Loewe" w:date="2020-11-08T21:40:00Z">
        <w:r w:rsidR="005862A2">
          <w:delText>o que</w:delText>
        </w:r>
        <w:r w:rsidR="00B17CC3">
          <w:delText xml:space="preserve"> tornaria </w:delText>
        </w:r>
      </w:del>
      <w:ins w:id="706" w:author="Erico de Souza Loewe" w:date="2020-11-08T21:40:00Z">
        <w:r w:rsidR="00B17CC3">
          <w:t xml:space="preserve">e </w:t>
        </w:r>
        <w:r w:rsidR="00B002DA">
          <w:t xml:space="preserve">tornou </w:t>
        </w:r>
        <w:r w:rsidR="00B17CC3">
          <w:t xml:space="preserve">possível </w:t>
        </w:r>
      </w:ins>
      <w:r w:rsidR="00B17CC3">
        <w:t xml:space="preserve">a adição do </w:t>
      </w:r>
      <w:r w:rsidR="00B17CC3" w:rsidRPr="00AB5A4A">
        <w:rPr>
          <w:i/>
        </w:rPr>
        <w:t>timestamp</w:t>
      </w:r>
      <w:r w:rsidR="00B17CC3">
        <w:t xml:space="preserve"> a cada evento</w:t>
      </w:r>
      <w:del w:id="707" w:author="Erico de Souza Loewe" w:date="2020-11-08T21:40:00Z">
        <w:r w:rsidR="00A37998">
          <w:delText xml:space="preserve"> </w:delText>
        </w:r>
        <w:r w:rsidR="002B61F6">
          <w:delText>uma opção</w:delText>
        </w:r>
      </w:del>
      <w:r w:rsidR="00BC58FE">
        <w:t>.</w:t>
      </w:r>
      <w:r w:rsidR="00AC62AB">
        <w:t xml:space="preserve"> </w:t>
      </w:r>
      <w:r w:rsidR="002B6519">
        <w:t>Com ela foi possível persistir os eventos em um formato NoSQL</w:t>
      </w:r>
      <w:del w:id="708" w:author="Erico de Souza Loewe" w:date="2020-11-08T21:40:00Z">
        <w:r w:rsidR="002B6519">
          <w:delText>.</w:delText>
        </w:r>
      </w:del>
      <w:ins w:id="709" w:author="Erico de Souza Loewe" w:date="2020-11-08T21:40:00Z">
        <w:r w:rsidR="00B002DA">
          <w:t xml:space="preserve"> (</w:t>
        </w:r>
        <w:r w:rsidR="00B002DA" w:rsidRPr="00390E18">
          <w:rPr>
            <w:i/>
          </w:rPr>
          <w:t>Not Only SQL</w:t>
        </w:r>
        <w:r w:rsidR="00B002DA">
          <w:t>)</w:t>
        </w:r>
        <w:r w:rsidR="002B6519">
          <w:t>.</w:t>
        </w:r>
      </w:ins>
    </w:p>
    <w:p w14:paraId="1A822A87" w14:textId="100CB486" w:rsidR="00A619F7" w:rsidRPr="00393A4C" w:rsidRDefault="006B1D33" w:rsidP="00210C75">
      <w:r>
        <w:tab/>
      </w:r>
      <w:r w:rsidR="00DA5C86">
        <w:t>No início</w:t>
      </w:r>
      <w:r>
        <w:t xml:space="preserve">, </w:t>
      </w:r>
      <w:del w:id="710" w:author="Erico de Souza Loewe" w:date="2020-11-08T21:40:00Z">
        <w:r w:rsidR="00411DE2">
          <w:delText>a fim de</w:delText>
        </w:r>
      </w:del>
      <w:ins w:id="711" w:author="Erico de Souza Loewe" w:date="2020-11-08T21:40:00Z">
        <w:r w:rsidR="00DA5C86">
          <w:t>p</w:t>
        </w:r>
        <w:r>
          <w:t>ara</w:t>
        </w:r>
      </w:ins>
      <w:r>
        <w:t xml:space="preserve"> enviar o evento </w:t>
      </w:r>
      <w:r w:rsidR="00B002DA">
        <w:t>à</w:t>
      </w:r>
      <w:r>
        <w:t xml:space="preserve"> plataforma, </w:t>
      </w:r>
      <w:del w:id="712" w:author="Erico de Souza Loewe" w:date="2020-11-08T21:40:00Z">
        <w:r w:rsidR="0093428A">
          <w:delText>o programa contou com</w:delText>
        </w:r>
      </w:del>
      <w:ins w:id="713" w:author="Erico de Souza Loewe" w:date="2020-11-08T21:40:00Z">
        <w:r>
          <w:t xml:space="preserve">foi </w:t>
        </w:r>
        <w:r w:rsidR="00DA5C86">
          <w:t>utilizado</w:t>
        </w:r>
      </w:ins>
      <w:r w:rsidR="00DA5C86">
        <w:t xml:space="preserve"> o </w:t>
      </w:r>
      <w:r w:rsidR="004B4B18">
        <w:t>GTM (</w:t>
      </w:r>
      <w:r w:rsidR="00DA5C86" w:rsidRPr="00390E18">
        <w:rPr>
          <w:i/>
          <w:rPrChange w:id="714" w:author="Erico de Souza Loewe" w:date="2020-11-08T21:40:00Z">
            <w:rPr/>
          </w:rPrChange>
        </w:rPr>
        <w:t>Google Tag Manager</w:t>
      </w:r>
      <w:del w:id="715" w:author="Erico de Souza Loewe" w:date="2020-11-08T21:40:00Z">
        <w:r w:rsidR="004B4B18">
          <w:delText>)</w:delText>
        </w:r>
        <w:r w:rsidR="00DA5C86">
          <w:delText xml:space="preserve"> para fazer esse intermédio</w:delText>
        </w:r>
        <w:r w:rsidR="00EC3CA8">
          <w:delText>.</w:delText>
        </w:r>
      </w:del>
      <w:ins w:id="716" w:author="Erico de Souza Loewe" w:date="2020-11-08T21:40:00Z">
        <w:r w:rsidR="004B4B18">
          <w:t>)</w:t>
        </w:r>
        <w:r w:rsidR="00B002DA">
          <w:t>.</w:t>
        </w:r>
      </w:ins>
      <w:r w:rsidR="00DA5C86">
        <w:t xml:space="preserve"> </w:t>
      </w:r>
      <w:r w:rsidR="00140BA4">
        <w:t>P</w:t>
      </w:r>
      <w:r w:rsidR="00DA5C86">
        <w:t xml:space="preserve">orém, </w:t>
      </w:r>
      <w:del w:id="717" w:author="Erico de Souza Loewe" w:date="2020-11-08T21:40:00Z">
        <w:r w:rsidR="00263138">
          <w:delText>por causa</w:delText>
        </w:r>
        <w:r w:rsidR="00DA5C86">
          <w:delText xml:space="preserve"> </w:delText>
        </w:r>
        <w:r w:rsidR="00263138">
          <w:delText>de</w:delText>
        </w:r>
      </w:del>
      <w:ins w:id="718" w:author="Erico de Souza Loewe" w:date="2020-11-08T21:40:00Z">
        <w:r w:rsidR="00DA5C86">
          <w:t>devido a</w:t>
        </w:r>
      </w:ins>
      <w:r w:rsidR="00DA5C86">
        <w:t xml:space="preserve"> algumas limitações da ferramenta</w:t>
      </w:r>
      <w:del w:id="719" w:author="Erico de Souza Loewe" w:date="2020-11-08T21:40:00Z">
        <w:r w:rsidR="00DA5C86">
          <w:delText xml:space="preserve">, </w:delText>
        </w:r>
        <w:r w:rsidR="001152DA">
          <w:delText>deixou-se de ter</w:delText>
        </w:r>
        <w:r w:rsidR="00DA5C86">
          <w:delText xml:space="preserve"> </w:delText>
        </w:r>
        <w:r w:rsidR="001152DA">
          <w:delText>tal</w:delText>
        </w:r>
      </w:del>
      <w:ins w:id="720" w:author="Erico de Souza Loewe" w:date="2020-11-08T21:40:00Z">
        <w:r w:rsidR="00140BA4">
          <w:t xml:space="preserve"> GTM</w:t>
        </w:r>
        <w:r w:rsidR="00DA5C86">
          <w:t>, foi removid</w:t>
        </w:r>
        <w:r w:rsidR="00140BA4">
          <w:t>a</w:t>
        </w:r>
        <w:r w:rsidR="00DA5C86">
          <w:t xml:space="preserve"> essa</w:t>
        </w:r>
      </w:ins>
      <w:r w:rsidR="00DA5C86">
        <w:t xml:space="preserve"> dependência</w:t>
      </w:r>
      <w:del w:id="721" w:author="Erico de Souza Loewe" w:date="2020-11-08T21:40:00Z">
        <w:r w:rsidR="005E0EA3">
          <w:delText>.</w:delText>
        </w:r>
        <w:r w:rsidR="00DA5C86">
          <w:delText xml:space="preserve"> </w:delText>
        </w:r>
        <w:r w:rsidR="005E0EA3">
          <w:delText>Foram enviados</w:delText>
        </w:r>
        <w:r w:rsidR="00DA5C86">
          <w:delText xml:space="preserve"> </w:delText>
        </w:r>
      </w:del>
      <w:ins w:id="722" w:author="Erico de Souza Loewe" w:date="2020-11-08T21:40:00Z">
        <w:r w:rsidR="00DA5C86">
          <w:t xml:space="preserve"> e </w:t>
        </w:r>
      </w:ins>
      <w:r w:rsidR="00DA5C86">
        <w:t xml:space="preserve">os eventos </w:t>
      </w:r>
      <w:ins w:id="723" w:author="Erico de Souza Loewe" w:date="2020-11-08T21:40:00Z">
        <w:r w:rsidR="00140BA4">
          <w:t xml:space="preserve">foram enviados </w:t>
        </w:r>
      </w:ins>
      <w:r w:rsidR="00DA5C86">
        <w:t>diretamente</w:t>
      </w:r>
      <w:r w:rsidR="00140BA4">
        <w:t xml:space="preserve"> </w:t>
      </w:r>
      <w:ins w:id="724" w:author="Erico de Souza Loewe" w:date="2020-11-08T21:40:00Z">
        <w:r w:rsidR="00140BA4">
          <w:t>a partir</w:t>
        </w:r>
        <w:r w:rsidR="00DA5C86">
          <w:t xml:space="preserve"> </w:t>
        </w:r>
      </w:ins>
      <w:r w:rsidR="00DA5C86">
        <w:t xml:space="preserve">do </w:t>
      </w:r>
      <w:r w:rsidR="00DA5C86" w:rsidRPr="00DA5C86">
        <w:rPr>
          <w:i/>
          <w:rPrChange w:id="725" w:author="Erico de Souza Loewe" w:date="2020-11-08T21:40:00Z">
            <w:rPr/>
          </w:rPrChange>
        </w:rPr>
        <w:t>Javascript</w:t>
      </w:r>
      <w:r w:rsidR="00DA5C86" w:rsidRPr="00AD472A">
        <w:t>.</w:t>
      </w:r>
    </w:p>
    <w:p w14:paraId="5BB408CD" w14:textId="720C02F3" w:rsidR="00A75870" w:rsidRDefault="00A75870" w:rsidP="00210C75">
      <w:pPr>
        <w:pStyle w:val="Ttulo2"/>
      </w:pPr>
      <w:bookmarkStart w:id="726" w:name="_Toc55523378"/>
      <w:bookmarkStart w:id="727" w:name="_Toc55260961"/>
      <w:r>
        <w:t>Distribuição d</w:t>
      </w:r>
      <w:r w:rsidR="00A94338">
        <w:t>a aplicação</w:t>
      </w:r>
      <w:r w:rsidR="00251F73">
        <w:t xml:space="preserve"> e coleta de dados</w:t>
      </w:r>
      <w:bookmarkEnd w:id="726"/>
      <w:bookmarkEnd w:id="727"/>
    </w:p>
    <w:p w14:paraId="7E073C0F" w14:textId="471B6C74" w:rsidR="00A75870" w:rsidRDefault="00A94338" w:rsidP="00210C75">
      <w:r>
        <w:tab/>
      </w:r>
      <w:r w:rsidR="00A75870">
        <w:t xml:space="preserve">A aplicação </w:t>
      </w:r>
      <w:del w:id="728" w:author="Erico de Souza Loewe" w:date="2020-11-08T21:40:00Z">
        <w:r w:rsidR="002A6DB1">
          <w:delText>esteve</w:delText>
        </w:r>
      </w:del>
      <w:ins w:id="729" w:author="Erico de Souza Loewe" w:date="2020-11-08T21:40:00Z">
        <w:r w:rsidR="00A75870">
          <w:t>foi</w:t>
        </w:r>
      </w:ins>
      <w:r w:rsidR="00A75870">
        <w:t xml:space="preserve"> disponibilizada</w:t>
      </w:r>
      <w:del w:id="730" w:author="Erico de Souza Loewe" w:date="2020-11-08T21:40:00Z">
        <w:r w:rsidR="00EC4C81">
          <w:delText>,</w:delText>
        </w:r>
      </w:del>
      <w:ins w:id="731" w:author="Erico de Souza Loewe" w:date="2020-11-08T21:40:00Z">
        <w:r w:rsidR="00A75870">
          <w:t xml:space="preserve"> no período</w:t>
        </w:r>
      </w:ins>
      <w:r w:rsidR="00A75870">
        <w:t xml:space="preserve"> do dia 28/09 até </w:t>
      </w:r>
      <w:ins w:id="732" w:author="Erico de Souza Loewe" w:date="2020-11-08T21:40:00Z">
        <w:r w:rsidR="00A75870">
          <w:t xml:space="preserve">o dia </w:t>
        </w:r>
      </w:ins>
      <w:r w:rsidR="00A75870">
        <w:t>02/10</w:t>
      </w:r>
      <w:del w:id="733" w:author="Erico de Souza Loewe" w:date="2020-11-08T21:40:00Z">
        <w:r w:rsidR="00EC4C81">
          <w:delText>,</w:delText>
        </w:r>
      </w:del>
      <w:r w:rsidR="00A75870">
        <w:t xml:space="preserve"> através de um e-mail</w:t>
      </w:r>
      <w:r w:rsidR="00F544DF">
        <w:t xml:space="preserve"> com instruções de como </w:t>
      </w:r>
      <w:del w:id="734" w:author="Erico de Souza Loewe" w:date="2020-11-08T21:40:00Z">
        <w:r w:rsidR="00F544DF">
          <w:delText xml:space="preserve">utilizar a aplicação, </w:delText>
        </w:r>
        <w:r w:rsidR="00A75870">
          <w:delText>enviado</w:delText>
        </w:r>
      </w:del>
      <w:ins w:id="735" w:author="Erico de Souza Loewe" w:date="2020-11-08T21:40:00Z">
        <w:r w:rsidR="008F7BE4">
          <w:t xml:space="preserve">utilizá-la. Ela </w:t>
        </w:r>
        <w:r w:rsidR="00F544DF">
          <w:t>foi</w:t>
        </w:r>
        <w:r w:rsidR="00A75870">
          <w:t xml:space="preserve"> enviad</w:t>
        </w:r>
        <w:r w:rsidR="008F7BE4">
          <w:t>a</w:t>
        </w:r>
      </w:ins>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del w:id="736" w:author="Erico de Souza Loewe" w:date="2020-11-08T21:40:00Z">
        <w:r w:rsidR="00A75870">
          <w:delText xml:space="preserve"> </w:delText>
        </w:r>
        <w:r w:rsidR="00481C56">
          <w:delText xml:space="preserve">Assim, </w:delText>
        </w:r>
        <w:r w:rsidR="00A75870">
          <w:delText xml:space="preserve">ela </w:delText>
        </w:r>
        <w:r w:rsidR="00481C56">
          <w:delText xml:space="preserve">irá </w:delText>
        </w:r>
        <w:r w:rsidR="00A75870">
          <w:delText>salvar os dados que serão utilizados como teste no modelo de classificação desenvolvido nesse trabalho.</w:delText>
        </w:r>
      </w:del>
    </w:p>
    <w:p w14:paraId="1B1A8FF3" w14:textId="0D1CE097" w:rsidR="00ED623E" w:rsidRDefault="00ED623E" w:rsidP="00210C75">
      <w:pPr>
        <w:pStyle w:val="Ttulo3"/>
      </w:pPr>
      <w:bookmarkStart w:id="737" w:name="_Toc55523379"/>
      <w:bookmarkStart w:id="738" w:name="_Toc55260962"/>
      <w:r>
        <w:t>Pré-teste</w:t>
      </w:r>
      <w:bookmarkEnd w:id="737"/>
      <w:bookmarkEnd w:id="738"/>
    </w:p>
    <w:p w14:paraId="189A78AB" w14:textId="697E6448" w:rsidR="00ED623E" w:rsidRPr="00ED623E" w:rsidRDefault="00844E77" w:rsidP="00210C75">
      <w:r>
        <w:tab/>
        <w:t xml:space="preserve">Com a aplicação finalizada e hospedada, </w:t>
      </w:r>
      <w:del w:id="739" w:author="Erico de Souza Loewe" w:date="2020-11-08T21:40:00Z">
        <w:r w:rsidR="00DA5F52">
          <w:delText>o pr</w:delText>
        </w:r>
        <w:r w:rsidR="00295534">
          <w:delText xml:space="preserve">otótipo chegou </w:delText>
        </w:r>
        <w:r w:rsidR="00454839">
          <w:delText>às</w:delText>
        </w:r>
        <w:r w:rsidR="00295534">
          <w:delText xml:space="preserve"> mão</w:delText>
        </w:r>
        <w:r w:rsidR="005A147E">
          <w:delText>s</w:delText>
        </w:r>
        <w:r>
          <w:delText xml:space="preserve"> </w:delText>
        </w:r>
        <w:r w:rsidR="00295534">
          <w:delText>d</w:delText>
        </w:r>
        <w:r>
          <w:delText>o</w:delText>
        </w:r>
      </w:del>
      <w:ins w:id="740" w:author="Erico de Souza Loewe" w:date="2020-11-08T21:40:00Z">
        <w:r w:rsidR="008F7BE4">
          <w:t xml:space="preserve">ela </w:t>
        </w:r>
        <w:r>
          <w:t xml:space="preserve">foi </w:t>
        </w:r>
        <w:r w:rsidR="008F7BE4">
          <w:t xml:space="preserve">enviada </w:t>
        </w:r>
        <w:r>
          <w:t>inicialmente para o</w:t>
        </w:r>
      </w:ins>
      <w:r>
        <w:t xml:space="preserve"> professor orientador para validar o desenvolvimento feito.</w:t>
      </w:r>
      <w:r w:rsidR="004D3E38">
        <w:t xml:space="preserve"> </w:t>
      </w:r>
      <w:del w:id="741" w:author="Erico de Souza Loewe" w:date="2020-11-08T21:40:00Z">
        <w:r w:rsidR="00FA51A4">
          <w:delText>Nos teste</w:delText>
        </w:r>
        <w:r w:rsidR="00181CBF">
          <w:delText>s</w:delText>
        </w:r>
        <w:r w:rsidR="00FA51A4">
          <w:delText xml:space="preserve"> </w:delText>
        </w:r>
        <w:r w:rsidR="007F2F34">
          <w:delText>produzidos,</w:delText>
        </w:r>
      </w:del>
      <w:ins w:id="742" w:author="Erico de Souza Loewe" w:date="2020-11-08T21:40:00Z">
        <w:r w:rsidR="004D3E38">
          <w:t>Com isso, foi encontrado</w:t>
        </w:r>
      </w:ins>
      <w:r w:rsidR="004D3E38">
        <w:t xml:space="preserve"> certos ajustes </w:t>
      </w:r>
      <w:del w:id="743" w:author="Erico de Souza Loewe" w:date="2020-11-08T21:40:00Z">
        <w:r w:rsidR="00127D14">
          <w:delText>precisaram</w:delText>
        </w:r>
        <w:r w:rsidR="004D3E38">
          <w:delText xml:space="preserve"> ser feitos</w:delText>
        </w:r>
      </w:del>
      <w:ins w:id="744" w:author="Erico de Souza Loewe" w:date="2020-11-08T21:40:00Z">
        <w:r w:rsidR="004D3E38">
          <w:t xml:space="preserve">a serem </w:t>
        </w:r>
        <w:r w:rsidR="008F7BE4">
          <w:t>realizados</w:t>
        </w:r>
      </w:ins>
      <w:r w:rsidR="008F7BE4">
        <w:t xml:space="preserve"> </w:t>
      </w:r>
      <w:r w:rsidR="004D3E38">
        <w:t xml:space="preserve">antes de </w:t>
      </w:r>
      <w:del w:id="745" w:author="Erico de Souza Loewe" w:date="2020-11-08T21:40:00Z">
        <w:r w:rsidR="004D3E38">
          <w:delText>divulga</w:delText>
        </w:r>
        <w:r w:rsidR="00186FE2">
          <w:delText>r</w:delText>
        </w:r>
      </w:del>
      <w:ins w:id="746" w:author="Erico de Souza Loewe" w:date="2020-11-08T21:40:00Z">
        <w:r w:rsidR="004D3E38">
          <w:t>ser divulgad</w:t>
        </w:r>
        <w:r w:rsidR="008F7BE4">
          <w:t>a</w:t>
        </w:r>
      </w:ins>
      <w:r w:rsidR="004D3E38">
        <w:t xml:space="preserve"> a aplicação</w:t>
      </w:r>
      <w:r w:rsidR="00212413">
        <w:t xml:space="preserve">. </w:t>
      </w:r>
      <w:del w:id="747" w:author="Erico de Souza Loewe" w:date="2020-11-08T21:40:00Z">
        <w:r w:rsidR="00186FE2">
          <w:delText>C</w:delText>
        </w:r>
        <w:r w:rsidR="00212413">
          <w:delText>orrigido a aplicação</w:delText>
        </w:r>
        <w:r w:rsidR="00A64E1B">
          <w:delText>,</w:delText>
        </w:r>
        <w:r w:rsidR="00212413">
          <w:delText xml:space="preserve"> </w:delText>
        </w:r>
        <w:r w:rsidR="00BB0CCC">
          <w:delText>cinco</w:delText>
        </w:r>
      </w:del>
      <w:ins w:id="748" w:author="Erico de Souza Loewe" w:date="2020-11-08T21:40:00Z">
        <w:r w:rsidR="008F7BE4">
          <w:t>Depois de corrigida</w:t>
        </w:r>
        <w:r w:rsidR="00A64E1B">
          <w:t>,</w:t>
        </w:r>
        <w:r w:rsidR="00212413">
          <w:t xml:space="preserve"> </w:t>
        </w:r>
        <w:r w:rsidR="008F7BE4">
          <w:t xml:space="preserve">ela foi enviada </w:t>
        </w:r>
        <w:r w:rsidR="00212413">
          <w:t>para mais 5</w:t>
        </w:r>
      </w:ins>
      <w:r w:rsidR="00212413">
        <w:t xml:space="preserve"> pessoas </w:t>
      </w:r>
      <w:del w:id="749" w:author="Erico de Souza Loewe" w:date="2020-11-08T21:40:00Z">
        <w:r w:rsidR="00212413">
          <w:delText>testar</w:delText>
        </w:r>
        <w:r w:rsidR="00BB0CCC">
          <w:delText>a</w:delText>
        </w:r>
        <w:r w:rsidR="00212413">
          <w:delText>m</w:delText>
        </w:r>
      </w:del>
      <w:ins w:id="750" w:author="Erico de Souza Loewe" w:date="2020-11-08T21:40:00Z">
        <w:r w:rsidR="00212413">
          <w:t>testarem e</w:t>
        </w:r>
      </w:ins>
      <w:r w:rsidR="00212413">
        <w:t xml:space="preserve"> novamente</w:t>
      </w:r>
      <w:del w:id="751" w:author="Erico de Souza Loewe" w:date="2020-11-08T21:40:00Z">
        <w:r w:rsidR="00DB2407">
          <w:delText>,</w:delText>
        </w:r>
        <w:r w:rsidR="00212413">
          <w:delText xml:space="preserve"> encontra</w:delText>
        </w:r>
        <w:r w:rsidR="00DB2407">
          <w:delText>n</w:delText>
        </w:r>
        <w:r w:rsidR="00212413">
          <w:delText>do</w:delText>
        </w:r>
        <w:r w:rsidR="00DB2407">
          <w:delText xml:space="preserve"> mais</w:delText>
        </w:r>
        <w:r w:rsidR="00212413">
          <w:delText xml:space="preserve"> </w:delText>
        </w:r>
      </w:del>
      <w:ins w:id="752" w:author="Erico de Souza Loewe" w:date="2020-11-08T21:40:00Z">
        <w:r w:rsidR="00212413">
          <w:t xml:space="preserve"> </w:t>
        </w:r>
        <w:r w:rsidR="008F7BE4">
          <w:t xml:space="preserve">foram </w:t>
        </w:r>
        <w:r w:rsidR="00212413">
          <w:t>encontrado</w:t>
        </w:r>
        <w:r w:rsidR="008F7BE4">
          <w:t>s</w:t>
        </w:r>
        <w:r w:rsidR="00212413">
          <w:t xml:space="preserve"> alguns </w:t>
        </w:r>
      </w:ins>
      <w:r w:rsidR="00212413">
        <w:t xml:space="preserve">pontos a </w:t>
      </w:r>
      <w:del w:id="753" w:author="Erico de Souza Loewe" w:date="2020-11-08T21:40:00Z">
        <w:r w:rsidR="00212413">
          <w:delText>corrigi</w:delText>
        </w:r>
        <w:r w:rsidR="00AD07D5">
          <w:delText>r</w:delText>
        </w:r>
        <w:r w:rsidR="00212413">
          <w:delText>.</w:delText>
        </w:r>
        <w:r w:rsidR="00240FAE">
          <w:delText xml:space="preserve"> </w:delText>
        </w:r>
        <w:r w:rsidR="005354AC">
          <w:delText>E</w:delText>
        </w:r>
        <w:r w:rsidR="00240FAE">
          <w:delText>nviado</w:delText>
        </w:r>
      </w:del>
      <w:ins w:id="754" w:author="Erico de Souza Loewe" w:date="2020-11-08T21:40:00Z">
        <w:r w:rsidR="00212413">
          <w:t>serem corrigidos.</w:t>
        </w:r>
        <w:r w:rsidR="00240FAE">
          <w:t xml:space="preserve"> </w:t>
        </w:r>
        <w:r w:rsidR="00693198">
          <w:t>Após, f</w:t>
        </w:r>
        <w:r w:rsidR="00240FAE">
          <w:t>oi enviado</w:t>
        </w:r>
      </w:ins>
      <w:r w:rsidR="00240FAE">
        <w:t xml:space="preserve"> o e-mail </w:t>
      </w:r>
      <w:del w:id="755" w:author="Erico de Souza Loewe" w:date="2020-11-08T21:40:00Z">
        <w:r w:rsidR="00523D6F">
          <w:delText>a</w:delText>
        </w:r>
      </w:del>
      <w:ins w:id="756" w:author="Erico de Souza Loewe" w:date="2020-11-08T21:40:00Z">
        <w:r w:rsidR="00240FAE">
          <w:t>para</w:t>
        </w:r>
      </w:ins>
      <w:r w:rsidR="00240FAE">
        <w:t xml:space="preserve"> um </w:t>
      </w:r>
      <w:commentRangeStart w:id="757"/>
      <w:r w:rsidR="00240FAE">
        <w:t xml:space="preserve">grupo </w:t>
      </w:r>
      <w:r w:rsidR="00D6512A">
        <w:t xml:space="preserve">supervisionado </w:t>
      </w:r>
      <w:r w:rsidR="00240FAE">
        <w:t>de 8 pessoas</w:t>
      </w:r>
      <w:commentRangeEnd w:id="757"/>
      <w:r w:rsidR="008F7BE4">
        <w:rPr>
          <w:rStyle w:val="Refdecomentrio"/>
        </w:rPr>
        <w:commentReference w:id="757"/>
      </w:r>
      <w:r w:rsidR="00AB7DD7">
        <w:t>,</w:t>
      </w:r>
      <w:r w:rsidR="00240FAE">
        <w:t xml:space="preserve"> para validar</w:t>
      </w:r>
      <w:r w:rsidR="00463F8D">
        <w:t xml:space="preserve"> sua aceitação e entendimento do </w:t>
      </w:r>
      <w:r w:rsidR="00D6512A">
        <w:t>funcionamento da aplicação</w:t>
      </w:r>
      <w:del w:id="758" w:author="Erico de Souza Loewe" w:date="2020-11-08T21:40:00Z">
        <w:r w:rsidR="002C4137">
          <w:delText>, pôde-se ter uma</w:delText>
        </w:r>
      </w:del>
      <w:ins w:id="759" w:author="Erico de Souza Loewe" w:date="2020-11-08T21:40:00Z">
        <w:r w:rsidR="00463F8D">
          <w:t>.</w:t>
        </w:r>
        <w:r w:rsidR="00E713B0">
          <w:t xml:space="preserve"> Por fim, o </w:t>
        </w:r>
        <w:r w:rsidR="009C15ED">
          <w:t>e-mail</w:t>
        </w:r>
        <w:r w:rsidR="00E713B0">
          <w:t xml:space="preserve"> foi enviado para a base</w:t>
        </w:r>
      </w:ins>
      <w:r w:rsidR="00E713B0">
        <w:t xml:space="preserve"> completa </w:t>
      </w:r>
      <w:del w:id="760" w:author="Erico de Souza Loewe" w:date="2020-11-08T21:40:00Z">
        <w:r w:rsidR="001D5E63">
          <w:delText xml:space="preserve">verificação </w:delText>
        </w:r>
        <w:r w:rsidR="00FF3A77">
          <w:delText xml:space="preserve">do que era </w:delText>
        </w:r>
        <w:r w:rsidR="00376619">
          <w:delText xml:space="preserve">e do que poderia ser o </w:delText>
        </w:r>
        <w:r w:rsidR="000F593A" w:rsidRPr="000F593A">
          <w:rPr>
            <w:i/>
          </w:rPr>
          <w:delText>plugin</w:delText>
        </w:r>
      </w:del>
      <w:ins w:id="761" w:author="Erico de Souza Loewe" w:date="2020-11-08T21:40:00Z">
        <w:r w:rsidR="00E713B0">
          <w:t>de usuários optantes por participar do teste</w:t>
        </w:r>
      </w:ins>
      <w:r w:rsidR="00E713B0">
        <w:t>.</w:t>
      </w:r>
    </w:p>
    <w:p w14:paraId="2E8CA26A" w14:textId="6CD434A6" w:rsidR="00AD7C18" w:rsidRDefault="00AD7C18" w:rsidP="00210C75">
      <w:pPr>
        <w:pStyle w:val="Ttulo3"/>
      </w:pPr>
      <w:bookmarkStart w:id="762" w:name="_Toc55523380"/>
      <w:bookmarkStart w:id="763" w:name="_Toc55260963"/>
      <w:r>
        <w:t>Hospedagem</w:t>
      </w:r>
      <w:bookmarkEnd w:id="762"/>
      <w:bookmarkEnd w:id="763"/>
    </w:p>
    <w:p w14:paraId="37DE1F44" w14:textId="54A258A2" w:rsidR="000E20F6" w:rsidRDefault="000E20F6" w:rsidP="00210C75">
      <w:r>
        <w:tab/>
        <w:t xml:space="preserve">A aplicação </w:t>
      </w:r>
      <w:del w:id="764" w:author="Erico de Souza Loewe" w:date="2020-11-08T21:40:00Z">
        <w:r w:rsidR="00DC047C">
          <w:delText>-</w:delText>
        </w:r>
      </w:del>
      <w:ins w:id="765" w:author="Erico de Souza Loewe" w:date="2020-11-08T21:40:00Z">
        <w:r>
          <w:t>foi</w:t>
        </w:r>
      </w:ins>
      <w:r>
        <w:t xml:space="preserve"> publicada na ferramenta</w:t>
      </w:r>
      <w:ins w:id="766" w:author="Erico de Souza Loewe" w:date="2020-11-08T21:40:00Z">
        <w:r w:rsidR="008F7BE4">
          <w:t>,</w:t>
        </w:r>
      </w:ins>
      <w:r>
        <w:t xml:space="preserve"> disponível no Github</w:t>
      </w:r>
      <w:ins w:id="767" w:author="Erico de Souza Loewe" w:date="2020-11-08T21:40:00Z">
        <w:r w:rsidR="008F7BE4">
          <w:t>,</w:t>
        </w:r>
      </w:ins>
      <w:r>
        <w:t xml:space="preserve"> chamada </w:t>
      </w:r>
      <w:r w:rsidRPr="000E20F6">
        <w:rPr>
          <w:i/>
        </w:rPr>
        <w:t>Github Pages</w:t>
      </w:r>
      <w:del w:id="768" w:author="Erico de Souza Loewe" w:date="2020-11-08T21:40:00Z">
        <w:r w:rsidR="00872CF4">
          <w:delText xml:space="preserve"> -</w:delText>
        </w:r>
      </w:del>
      <w:ins w:id="769" w:author="Erico de Souza Loewe" w:date="2020-11-08T21:40:00Z">
        <w:r>
          <w:t>. Essa</w:t>
        </w:r>
      </w:ins>
      <w:r>
        <w:t xml:space="preserve"> é </w:t>
      </w:r>
      <w:ins w:id="770" w:author="Erico de Souza Loewe" w:date="2020-11-08T21:40:00Z">
        <w:r>
          <w:t xml:space="preserve">uma ferramenta </w:t>
        </w:r>
      </w:ins>
      <w:r>
        <w:t xml:space="preserve">gratuita, </w:t>
      </w:r>
      <w:del w:id="771" w:author="Erico de Souza Loewe" w:date="2020-11-08T21:40:00Z">
        <w:r w:rsidR="008272ED">
          <w:delText>e</w:delText>
        </w:r>
      </w:del>
      <w:ins w:id="772" w:author="Erico de Souza Loewe" w:date="2020-11-08T21:40:00Z">
        <w:r>
          <w:t>que</w:t>
        </w:r>
      </w:ins>
      <w:r>
        <w:t xml:space="preserve"> possibilita a </w:t>
      </w:r>
      <w:del w:id="773" w:author="Erico de Souza Loewe" w:date="2020-11-08T21:40:00Z">
        <w:r w:rsidR="006F3284">
          <w:delText>divulgação</w:delText>
        </w:r>
      </w:del>
      <w:ins w:id="774" w:author="Erico de Souza Loewe" w:date="2020-11-08T21:40:00Z">
        <w:r>
          <w:t>publicação</w:t>
        </w:r>
      </w:ins>
      <w:r>
        <w:t xml:space="preserve"> de </w:t>
      </w:r>
      <w:r w:rsidR="00503984">
        <w:t>páginas</w:t>
      </w:r>
      <w:r>
        <w:t xml:space="preserve"> estáticas.</w:t>
      </w:r>
      <w:r w:rsidR="00503984">
        <w:t xml:space="preserve"> O link final de acesso</w:t>
      </w:r>
      <w:ins w:id="775" w:author="Erico de Souza Loewe" w:date="2020-11-08T21:40:00Z">
        <w:r w:rsidR="00503984">
          <w:t xml:space="preserve"> </w:t>
        </w:r>
        <w:r w:rsidR="008F7BE4">
          <w:t>para</w:t>
        </w:r>
      </w:ins>
      <w:r w:rsidR="008F7BE4">
        <w:t xml:space="preserve"> </w:t>
      </w:r>
      <w:r w:rsidR="00503984">
        <w:t xml:space="preserve">a aplicação ficou: </w:t>
      </w:r>
      <w:hyperlink r:id="rId57" w:history="1">
        <w:r w:rsidR="00503984" w:rsidRPr="005568B5">
          <w:rPr>
            <w:rStyle w:val="Hyperlink"/>
          </w:rPr>
          <w:t>https://ericoloewe.github.io/computer-science-tcc/</w:t>
        </w:r>
      </w:hyperlink>
      <w:r w:rsidR="00503984">
        <w:t xml:space="preserve"> </w:t>
      </w:r>
    </w:p>
    <w:p w14:paraId="4F44E766" w14:textId="6123A4EB" w:rsidR="009D5C44" w:rsidRPr="000E20F6" w:rsidRDefault="00503984" w:rsidP="00210C75">
      <w:r>
        <w:tab/>
        <w:t>Os eventos</w:t>
      </w:r>
      <w:r w:rsidR="00F72843">
        <w:t xml:space="preserve"> das </w:t>
      </w:r>
      <w:r w:rsidR="00E16D40">
        <w:t>músicas</w:t>
      </w:r>
      <w:r>
        <w:t xml:space="preserve"> foram salvos em outra plataforma chamada Firebase</w:t>
      </w:r>
      <w:del w:id="776" w:author="Erico de Souza Loewe" w:date="2020-11-08T21:40:00Z">
        <w:r w:rsidR="00E10579">
          <w:delText>, que</w:delText>
        </w:r>
      </w:del>
      <w:ins w:id="777" w:author="Erico de Souza Loewe" w:date="2020-11-08T21:40:00Z">
        <w:r>
          <w:t xml:space="preserve">. </w:t>
        </w:r>
        <w:r w:rsidR="00441FD9">
          <w:t>Ela</w:t>
        </w:r>
      </w:ins>
      <w:r>
        <w:t xml:space="preserve"> é </w:t>
      </w:r>
      <w:del w:id="778" w:author="Erico de Souza Loewe" w:date="2020-11-08T21:40:00Z">
        <w:r w:rsidR="00E10579">
          <w:delText>pag</w:delText>
        </w:r>
        <w:r w:rsidR="004C7F1C">
          <w:delText>o;</w:delText>
        </w:r>
        <w:r w:rsidR="00E10579">
          <w:delText xml:space="preserve"> </w:delText>
        </w:r>
        <w:r w:rsidR="00CF774C">
          <w:delText>n</w:delText>
        </w:r>
        <w:r w:rsidR="00E10579">
          <w:delText xml:space="preserve">esse </w:delText>
        </w:r>
      </w:del>
      <w:ins w:id="779" w:author="Erico de Souza Loewe" w:date="2020-11-08T21:40:00Z">
        <w:r>
          <w:t xml:space="preserve">uma ferramenta paga, </w:t>
        </w:r>
        <w:r w:rsidR="002D7D4B">
          <w:t>porém</w:t>
        </w:r>
        <w:r>
          <w:t xml:space="preserve">, para o </w:t>
        </w:r>
      </w:ins>
      <w:r>
        <w:t>trabalho</w:t>
      </w:r>
      <w:del w:id="780" w:author="Erico de Souza Loewe" w:date="2020-11-08T21:40:00Z">
        <w:r>
          <w:delText xml:space="preserve">, </w:delText>
        </w:r>
        <w:r w:rsidR="00CF774C">
          <w:delText>está</w:delText>
        </w:r>
        <w:r>
          <w:delText xml:space="preserve"> </w:delText>
        </w:r>
        <w:r w:rsidR="00CF774C">
          <w:delText>n</w:delText>
        </w:r>
        <w:r>
          <w:delText>a</w:delText>
        </w:r>
      </w:del>
      <w:ins w:id="781" w:author="Erico de Souza Loewe" w:date="2020-11-08T21:40:00Z">
        <w:r>
          <w:t xml:space="preserve"> foi utilizad</w:t>
        </w:r>
        <w:r w:rsidR="008F7BE4">
          <w:t>a</w:t>
        </w:r>
        <w:r>
          <w:t xml:space="preserve"> a</w:t>
        </w:r>
      </w:ins>
      <w:r>
        <w:t xml:space="preserve"> versão gratuita, que suporta o acesso de até 100 </w:t>
      </w:r>
      <w:r w:rsidR="002D7D4B">
        <w:t>usuários</w:t>
      </w:r>
      <w:r>
        <w:t xml:space="preserve"> simultâneos.</w:t>
      </w:r>
      <w:r w:rsidR="009724AA">
        <w:t xml:space="preserve"> </w:t>
      </w:r>
      <w:del w:id="782" w:author="Erico de Souza Loewe" w:date="2020-11-08T21:40:00Z">
        <w:r w:rsidR="005A5580">
          <w:delText>Ad</w:delText>
        </w:r>
        <w:r w:rsidR="009724AA">
          <w:delText>emais</w:delText>
        </w:r>
        <w:r w:rsidR="00961401">
          <w:delText>,</w:delText>
        </w:r>
      </w:del>
      <w:ins w:id="783" w:author="Erico de Souza Loewe" w:date="2020-11-08T21:40:00Z">
        <w:r w:rsidR="009724AA">
          <w:t>Demais</w:t>
        </w:r>
      </w:ins>
      <w:r w:rsidR="009724AA">
        <w:t xml:space="preserve"> eventos como “quantidade de </w:t>
      </w:r>
      <w:r w:rsidR="008405E6">
        <w:t>usuários</w:t>
      </w:r>
      <w:r w:rsidR="009724AA">
        <w:t xml:space="preserve"> acessando o </w:t>
      </w:r>
      <w:r w:rsidR="00D710C7" w:rsidRPr="00F56039">
        <w:rPr>
          <w:i/>
        </w:rPr>
        <w:t>web</w:t>
      </w:r>
      <w:commentRangeStart w:id="784"/>
      <w:r w:rsidR="00D710C7" w:rsidRPr="00F56039">
        <w:rPr>
          <w:i/>
        </w:rPr>
        <w:t>app</w:t>
      </w:r>
      <w:commentRangeEnd w:id="784"/>
      <w:r w:rsidR="00D710C7" w:rsidRPr="00F56039">
        <w:rPr>
          <w:rStyle w:val="Refdecomentrio"/>
          <w:i/>
          <w:iCs w:val="0"/>
        </w:rPr>
        <w:commentReference w:id="784"/>
      </w:r>
      <w:r w:rsidR="009724AA">
        <w:t>” foram salvos utilizando as aplicações GTM e Google Analytics.</w:t>
      </w:r>
    </w:p>
    <w:p w14:paraId="2F7AB2A0" w14:textId="77777777" w:rsidR="009D5C44" w:rsidRPr="000E20F6" w:rsidRDefault="009D5C44" w:rsidP="00210C75">
      <w:pPr>
        <w:rPr>
          <w:del w:id="785" w:author="Erico de Souza Loewe" w:date="2020-11-08T21:40:00Z"/>
        </w:rPr>
      </w:pPr>
    </w:p>
    <w:p w14:paraId="66BD8074" w14:textId="15BFF6A5" w:rsidR="00360E5F" w:rsidRDefault="00360E5F" w:rsidP="00210C75">
      <w:pPr>
        <w:pStyle w:val="Ttulo3"/>
      </w:pPr>
      <w:bookmarkStart w:id="786" w:name="_Toc55523381"/>
      <w:bookmarkStart w:id="787" w:name="_Toc55260964"/>
      <w:r>
        <w:t xml:space="preserve">Coleta do </w:t>
      </w:r>
      <w:r w:rsidR="000C1A86">
        <w:t>F</w:t>
      </w:r>
      <w:r>
        <w:t>irebase</w:t>
      </w:r>
      <w:bookmarkEnd w:id="786"/>
      <w:bookmarkEnd w:id="787"/>
    </w:p>
    <w:p w14:paraId="6733EB29" w14:textId="159F2CB4" w:rsidR="009D5C44" w:rsidRDefault="007C31E3" w:rsidP="00210C75">
      <w:r>
        <w:tab/>
        <w:t xml:space="preserve">Ao final do experimento, </w:t>
      </w:r>
      <w:del w:id="788" w:author="Erico de Souza Loewe" w:date="2020-11-08T21:40:00Z">
        <w:r>
          <w:delText>fo</w:delText>
        </w:r>
        <w:r w:rsidR="00421C9C">
          <w:delText>ram</w:delText>
        </w:r>
        <w:r>
          <w:delText xml:space="preserve"> exportado</w:delText>
        </w:r>
        <w:r w:rsidR="00421C9C">
          <w:delText>s</w:delText>
        </w:r>
        <w:r>
          <w:delText xml:space="preserve"> </w:delText>
        </w:r>
      </w:del>
      <w:r>
        <w:t xml:space="preserve">os eventos dos usuários </w:t>
      </w:r>
      <w:ins w:id="789" w:author="Erico de Souza Loewe" w:date="2020-11-08T21:40:00Z">
        <w:r w:rsidR="008F7BE4">
          <w:t xml:space="preserve">foram exportados </w:t>
        </w:r>
      </w:ins>
      <w:r>
        <w:t xml:space="preserve">em um </w:t>
      </w:r>
      <w:ins w:id="790" w:author="Erico de Souza Loewe" w:date="2020-11-08T21:40:00Z">
        <w:r w:rsidR="008F7BE4">
          <w:t xml:space="preserve">formato </w:t>
        </w:r>
      </w:ins>
      <w:r>
        <w:t>JSON</w:t>
      </w:r>
      <w:del w:id="791" w:author="Erico de Souza Loewe" w:date="2020-11-08T21:40:00Z">
        <w:r>
          <w:delText xml:space="preserve"> através</w:delText>
        </w:r>
      </w:del>
      <w:ins w:id="792" w:author="Erico de Souza Loewe" w:date="2020-11-08T21:40:00Z">
        <w:r w:rsidR="008F7BE4">
          <w:t>, por meio</w:t>
        </w:r>
      </w:ins>
      <w:r>
        <w:t xml:space="preserve">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210C75">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21305"/>
                    </a:xfrm>
                    <a:prstGeom prst="rect">
                      <a:avLst/>
                    </a:prstGeom>
                  </pic:spPr>
                </pic:pic>
              </a:graphicData>
            </a:graphic>
          </wp:inline>
        </w:drawing>
      </w:r>
    </w:p>
    <w:p w14:paraId="4C696C57" w14:textId="5AFD617E" w:rsidR="00360E5F" w:rsidRDefault="009D5C44" w:rsidP="00210C75">
      <w:pPr>
        <w:pStyle w:val="Legenda"/>
      </w:pPr>
      <w:bookmarkStart w:id="793" w:name="_Ref53931970"/>
      <w:bookmarkStart w:id="794" w:name="_Toc55260891"/>
      <w:r w:rsidRPr="00390E18">
        <w:rPr>
          <w:highlight w:val="yellow"/>
          <w:rPrChange w:id="795" w:author="Erico de Souza Loewe" w:date="2020-11-08T21:40:00Z">
            <w:rPr/>
          </w:rPrChange>
        </w:rPr>
        <w:t xml:space="preserve">Figura </w:t>
      </w:r>
      <w:r w:rsidR="00463D35" w:rsidRPr="00390E18">
        <w:rPr>
          <w:highlight w:val="yellow"/>
          <w:rPrChange w:id="796" w:author="Erico de Souza Loewe" w:date="2020-11-08T21:40:00Z">
            <w:rPr/>
          </w:rPrChange>
        </w:rPr>
        <w:fldChar w:fldCharType="begin"/>
      </w:r>
      <w:r w:rsidR="00463D35" w:rsidRPr="00390E18">
        <w:rPr>
          <w:highlight w:val="yellow"/>
          <w:rPrChange w:id="797" w:author="Erico de Souza Loewe" w:date="2020-11-08T21:40:00Z">
            <w:rPr/>
          </w:rPrChange>
        </w:rPr>
        <w:instrText xml:space="preserve"> SEQ Figura \* ARABIC </w:instrText>
      </w:r>
      <w:r w:rsidR="00463D35" w:rsidRPr="00390E18">
        <w:rPr>
          <w:highlight w:val="yellow"/>
          <w:rPrChange w:id="798" w:author="Erico de Souza Loewe" w:date="2020-11-08T21:40:00Z">
            <w:rPr/>
          </w:rPrChange>
        </w:rPr>
        <w:fldChar w:fldCharType="separate"/>
      </w:r>
      <w:r w:rsidR="00772326" w:rsidRPr="00390E18">
        <w:rPr>
          <w:highlight w:val="yellow"/>
          <w:rPrChange w:id="799" w:author="Erico de Souza Loewe" w:date="2020-11-08T21:40:00Z">
            <w:rPr/>
          </w:rPrChange>
        </w:rPr>
        <w:t>16</w:t>
      </w:r>
      <w:r w:rsidR="00463D35" w:rsidRPr="00390E18">
        <w:rPr>
          <w:highlight w:val="yellow"/>
          <w:rPrChange w:id="800" w:author="Erico de Souza Loewe" w:date="2020-11-08T21:40:00Z">
            <w:rPr/>
          </w:rPrChange>
        </w:rPr>
        <w:fldChar w:fldCharType="end"/>
      </w:r>
      <w:bookmarkEnd w:id="793"/>
      <w:r w:rsidRPr="00390E18">
        <w:rPr>
          <w:highlight w:val="yellow"/>
          <w:rPrChange w:id="801" w:author="Erico de Souza Loewe" w:date="2020-11-08T21:40:00Z">
            <w:rPr/>
          </w:rPrChange>
        </w:rPr>
        <w:t xml:space="preserve"> Console do </w:t>
      </w:r>
      <w:r w:rsidRPr="00390E18">
        <w:rPr>
          <w:i/>
          <w:highlight w:val="yellow"/>
          <w:rPrChange w:id="802" w:author="Erico de Souza Loewe" w:date="2020-11-08T21:40:00Z">
            <w:rPr>
              <w:i/>
            </w:rPr>
          </w:rPrChange>
        </w:rPr>
        <w:t>Realtime Database</w:t>
      </w:r>
      <w:r w:rsidRPr="00390E18">
        <w:rPr>
          <w:highlight w:val="yellow"/>
          <w:rPrChange w:id="803" w:author="Erico de Souza Loewe" w:date="2020-11-08T21:40:00Z">
            <w:rPr/>
          </w:rPrChange>
        </w:rPr>
        <w:t xml:space="preserve"> do Firebase (próprio, 2020)</w:t>
      </w:r>
      <w:bookmarkEnd w:id="794"/>
    </w:p>
    <w:p w14:paraId="7FB894DE" w14:textId="1E9CF1F3" w:rsidR="009D5C44" w:rsidRDefault="001C6C85" w:rsidP="00210C75">
      <w:r>
        <w:tab/>
        <w:t xml:space="preserve">Com o JSON e a estrutura de dados pronta, </w:t>
      </w:r>
      <w:del w:id="804" w:author="Erico de Souza Loewe" w:date="2020-11-08T21:40:00Z">
        <w:r w:rsidR="00186AB8">
          <w:delText>datou-se o in</w:delText>
        </w:r>
        <w:r w:rsidR="009A5089">
          <w:delText>ício de</w:delText>
        </w:r>
        <w:r>
          <w:delText xml:space="preserve"> </w:delText>
        </w:r>
      </w:del>
      <w:ins w:id="805" w:author="Erico de Souza Loewe" w:date="2020-11-08T21:40:00Z">
        <w:r w:rsidR="008F7BE4">
          <w:t xml:space="preserve">foram </w:t>
        </w:r>
        <w:r>
          <w:t>realizado</w:t>
        </w:r>
        <w:r w:rsidR="008F7BE4">
          <w:t>s</w:t>
        </w:r>
        <w:r>
          <w:t xml:space="preserve"> </w:t>
        </w:r>
      </w:ins>
      <w:r>
        <w:t xml:space="preserve">alguns estudos em </w:t>
      </w:r>
      <w:r w:rsidRPr="001C6C85">
        <w:rPr>
          <w:i/>
        </w:rPr>
        <w:t>python</w:t>
      </w:r>
      <w:r>
        <w:t xml:space="preserve"> </w:t>
      </w:r>
      <w:r w:rsidR="003514F9">
        <w:t xml:space="preserve">para adquirir </w:t>
      </w:r>
      <w:del w:id="806" w:author="Erico de Souza Loewe" w:date="2020-11-08T21:40:00Z">
        <w:r w:rsidR="003514F9">
          <w:delText xml:space="preserve">o </w:delText>
        </w:r>
      </w:del>
      <w:r w:rsidR="003514F9">
        <w:t xml:space="preserve">conhecimento </w:t>
      </w:r>
      <w:del w:id="807" w:author="Erico de Souza Loewe" w:date="2020-11-08T21:40:00Z">
        <w:r w:rsidR="003514F9">
          <w:delText xml:space="preserve">necessário </w:delText>
        </w:r>
      </w:del>
      <w:r w:rsidR="008F7BE4">
        <w:t xml:space="preserve">e </w:t>
      </w:r>
      <w:r w:rsidR="003514F9">
        <w:t>obter os dados necessários do Spotify</w:t>
      </w:r>
      <w:r w:rsidR="008F7BE4">
        <w:t xml:space="preserve">, </w:t>
      </w:r>
      <w:del w:id="808" w:author="Erico de Souza Loewe" w:date="2020-11-08T21:40:00Z">
        <w:r w:rsidR="003514F9">
          <w:delText>roda</w:delText>
        </w:r>
        <w:r w:rsidR="0084519B">
          <w:delText>ndo assim,</w:delText>
        </w:r>
      </w:del>
      <w:ins w:id="809" w:author="Erico de Souza Loewe" w:date="2020-11-08T21:40:00Z">
        <w:r w:rsidR="008F7BE4">
          <w:t xml:space="preserve">a fim </w:t>
        </w:r>
        <w:r w:rsidR="003514F9">
          <w:t xml:space="preserve"> </w:t>
        </w:r>
        <w:r w:rsidR="008F7BE4">
          <w:t>d</w:t>
        </w:r>
        <w:r w:rsidR="003514F9">
          <w:t>e rodar</w:t>
        </w:r>
      </w:ins>
      <w:r w:rsidR="003514F9">
        <w:t xml:space="preserve"> o algoritmo KNN nos dados obtidos.</w:t>
      </w:r>
      <w:r w:rsidR="00E36D2A">
        <w:t xml:space="preserve"> O</w:t>
      </w:r>
      <w:r w:rsidR="00C5547D">
        <w:t>s primeiros testes</w:t>
      </w:r>
      <w:r w:rsidR="00E36D2A">
        <w:t xml:space="preserve"> </w:t>
      </w:r>
      <w:ins w:id="810" w:author="Erico de Souza Loewe" w:date="2020-11-08T21:40:00Z">
        <w:r w:rsidR="008F7BE4">
          <w:t xml:space="preserve">para compreensão </w:t>
        </w:r>
      </w:ins>
      <w:r w:rsidR="008F7BE4">
        <w:t xml:space="preserve">do </w:t>
      </w:r>
      <w:r w:rsidR="00E36D2A">
        <w:t>algoritmo</w:t>
      </w:r>
      <w:r w:rsidR="008F7BE4">
        <w:t xml:space="preserve"> </w:t>
      </w:r>
      <w:del w:id="811" w:author="Erico de Souza Loewe" w:date="2020-11-08T21:40:00Z">
        <w:r w:rsidR="00E36D2A">
          <w:delText>utiliza</w:delText>
        </w:r>
        <w:r w:rsidR="00495B67">
          <w:delText>ram</w:delText>
        </w:r>
      </w:del>
      <w:ins w:id="812" w:author="Erico de Souza Loewe" w:date="2020-11-08T21:40:00Z">
        <w:r w:rsidR="008F7BE4">
          <w:t>KNN</w:t>
        </w:r>
        <w:r w:rsidR="00E36D2A">
          <w:t xml:space="preserve"> fo</w:t>
        </w:r>
        <w:r w:rsidR="00C5547D">
          <w:t>ram</w:t>
        </w:r>
        <w:r w:rsidR="00E36D2A">
          <w:t xml:space="preserve"> realizado</w:t>
        </w:r>
        <w:r w:rsidR="00C5547D">
          <w:t>s</w:t>
        </w:r>
        <w:r w:rsidR="00E36D2A">
          <w:t xml:space="preserve"> utilizando</w:t>
        </w:r>
      </w:ins>
      <w:r w:rsidR="00E36D2A">
        <w:t xml:space="preserve"> a base </w:t>
      </w:r>
      <w:del w:id="813" w:author="Erico de Souza Loewe" w:date="2020-11-08T21:40:00Z">
        <w:r w:rsidR="00E36D2A">
          <w:delText xml:space="preserve">de </w:delText>
        </w:r>
      </w:del>
      <w:r w:rsidR="00E36D2A" w:rsidRPr="00390E18">
        <w:rPr>
          <w:i/>
          <w:rPrChange w:id="814" w:author="Erico de Souza Loewe" w:date="2020-11-08T21:40:00Z">
            <w:rPr/>
          </w:rPrChange>
        </w:rPr>
        <w:t>íris</w:t>
      </w:r>
      <w:ins w:id="815" w:author="Erico de Souza Loewe" w:date="2020-11-08T21:40:00Z">
        <w:r w:rsidR="008F7BE4">
          <w:rPr>
            <w:i/>
          </w:rPr>
          <w:t>,</w:t>
        </w:r>
      </w:ins>
      <w:r w:rsidR="00E36D2A">
        <w:t xml:space="preserve"> disponível no </w:t>
      </w:r>
      <w:r w:rsidR="00E36D2A" w:rsidRPr="00E36D2A">
        <w:rPr>
          <w:i/>
        </w:rPr>
        <w:t>sklearn</w:t>
      </w:r>
      <w:del w:id="816" w:author="Erico de Souza Loewe" w:date="2020-11-08T21:40:00Z">
        <w:r w:rsidR="00D06F8B">
          <w:delText>.</w:delText>
        </w:r>
        <w:r w:rsidR="00C5547D">
          <w:delText xml:space="preserve"> </w:delText>
        </w:r>
        <w:r w:rsidR="006D228F">
          <w:delText>A</w:delText>
        </w:r>
        <w:r w:rsidR="00C5547D">
          <w:delText>pós</w:delText>
        </w:r>
      </w:del>
      <w:ins w:id="817" w:author="Erico de Souza Loewe" w:date="2020-11-08T21:40:00Z">
        <w:r w:rsidR="00C5547D">
          <w:t>, e então, após</w:t>
        </w:r>
      </w:ins>
      <w:r w:rsidR="00C5547D">
        <w:t xml:space="preserve"> obter o conhecimento do funcionamento do algoritmo no </w:t>
      </w:r>
      <w:r w:rsidR="00C5547D" w:rsidRPr="005338D4">
        <w:rPr>
          <w:i/>
        </w:rPr>
        <w:t>python</w:t>
      </w:r>
      <w:r w:rsidR="00C5547D">
        <w:t xml:space="preserve">, </w:t>
      </w:r>
      <w:ins w:id="818" w:author="Erico de Souza Loewe" w:date="2020-11-08T21:40:00Z">
        <w:r w:rsidR="008F7BE4">
          <w:t xml:space="preserve">ele posteriormente </w:t>
        </w:r>
      </w:ins>
      <w:r w:rsidR="008F7BE4">
        <w:t>f</w:t>
      </w:r>
      <w:r w:rsidR="00C5547D">
        <w:t xml:space="preserve">oi aplicado </w:t>
      </w:r>
      <w:del w:id="819" w:author="Erico de Souza Loewe" w:date="2020-11-08T21:40:00Z">
        <w:r w:rsidR="00C5547D">
          <w:delText xml:space="preserve">o mesmo sobre </w:delText>
        </w:r>
      </w:del>
      <w:r w:rsidR="00C5547D">
        <w:t xml:space="preserve">a base </w:t>
      </w:r>
      <w:r w:rsidR="00DB58FF">
        <w:t>extraída</w:t>
      </w:r>
      <w:r w:rsidR="00C5547D">
        <w:t xml:space="preserve"> e preparada</w:t>
      </w:r>
      <w:del w:id="820" w:author="Erico de Souza Loewe" w:date="2020-11-08T21:40:00Z">
        <w:r w:rsidR="00C5547D">
          <w:delText xml:space="preserve"> do</w:delText>
        </w:r>
      </w:del>
      <w:ins w:id="821" w:author="Erico de Souza Loewe" w:date="2020-11-08T21:40:00Z">
        <w:r w:rsidR="008F7BE4">
          <w:t>, em formato</w:t>
        </w:r>
      </w:ins>
      <w:r w:rsidR="008F7BE4">
        <w:t xml:space="preserve"> JSON</w:t>
      </w:r>
      <w:r w:rsidR="00C5547D">
        <w:t>.</w:t>
      </w:r>
    </w:p>
    <w:p w14:paraId="599D52D2" w14:textId="2B72C921" w:rsidR="00DC433D" w:rsidRDefault="00DC433D" w:rsidP="00210C75">
      <w:pPr>
        <w:pStyle w:val="Ttulo1"/>
      </w:pPr>
      <w:bookmarkStart w:id="822" w:name="_Toc55523382"/>
      <w:bookmarkStart w:id="823" w:name="_Toc55260965"/>
      <w:r w:rsidRPr="00DC433D">
        <w:t>SISTEMA LORS</w:t>
      </w:r>
      <w:bookmarkEnd w:id="822"/>
      <w:bookmarkEnd w:id="823"/>
    </w:p>
    <w:p w14:paraId="0183C3E9" w14:textId="7D1F254C" w:rsidR="00825ED7" w:rsidRDefault="006161E8" w:rsidP="00210C75">
      <w:r>
        <w:tab/>
      </w:r>
      <w:r w:rsidR="00825ED7">
        <w:t xml:space="preserve">Com a estrutura dos </w:t>
      </w:r>
      <w:r w:rsidR="00240D3E">
        <w:t>dados</w:t>
      </w:r>
      <w:r w:rsidR="00825ED7">
        <w:t xml:space="preserve"> pronta e </w:t>
      </w:r>
      <w:del w:id="824" w:author="Erico de Souza Loewe" w:date="2020-11-08T21:40:00Z">
        <w:r w:rsidR="0083049C">
          <w:delText>a pesquisa</w:delText>
        </w:r>
      </w:del>
      <w:ins w:id="825" w:author="Erico de Souza Loewe" w:date="2020-11-08T21:40:00Z">
        <w:r w:rsidR="00825ED7">
          <w:t>o levantamento</w:t>
        </w:r>
      </w:ins>
      <w:r w:rsidR="00825ED7">
        <w:t xml:space="preserve"> dos dados dos usuários, </w:t>
      </w:r>
      <w:del w:id="826" w:author="Erico de Souza Loewe" w:date="2020-11-08T21:40:00Z">
        <w:r w:rsidR="000F2047">
          <w:delText>levantou-se</w:delText>
        </w:r>
      </w:del>
      <w:ins w:id="827" w:author="Erico de Souza Loewe" w:date="2020-11-08T21:40:00Z">
        <w:r w:rsidR="00825ED7">
          <w:t xml:space="preserve">foi </w:t>
        </w:r>
        <w:r w:rsidR="00850509">
          <w:t>feito</w:t>
        </w:r>
      </w:ins>
      <w:r w:rsidR="00850509">
        <w:t xml:space="preserve"> </w:t>
      </w:r>
      <w:r w:rsidR="001E46D5">
        <w:t xml:space="preserve">um tratamento </w:t>
      </w:r>
      <w:del w:id="828" w:author="Erico de Souza Loewe" w:date="2020-11-08T21:40:00Z">
        <w:r w:rsidR="00E32C2A">
          <w:delText>específico para cada informação</w:delText>
        </w:r>
        <w:r w:rsidR="0094587C">
          <w:delText>,</w:delText>
        </w:r>
        <w:r w:rsidR="00B7349A">
          <w:delText xml:space="preserve"> realiza</w:delText>
        </w:r>
        <w:r w:rsidR="00E32C2A">
          <w:delText>n</w:delText>
        </w:r>
        <w:r w:rsidR="00B7349A">
          <w:delText>do</w:delText>
        </w:r>
        <w:r w:rsidR="0094587C">
          <w:delText>, dessa forma,</w:delText>
        </w:r>
      </w:del>
      <w:ins w:id="829" w:author="Erico de Souza Loewe" w:date="2020-11-08T21:40:00Z">
        <w:r w:rsidR="001E46D5">
          <w:t xml:space="preserve">dos dados </w:t>
        </w:r>
        <w:r w:rsidR="00B7349A">
          <w:t>e realizado</w:t>
        </w:r>
      </w:ins>
      <w:r w:rsidR="00B7349A">
        <w:t xml:space="preserve"> um</w:t>
      </w:r>
      <w:r w:rsidR="00BE0D3F">
        <w:t xml:space="preserve"> estudo das técnicas de recomendação </w:t>
      </w:r>
      <w:del w:id="830" w:author="Erico de Souza Loewe" w:date="2020-11-08T21:40:00Z">
        <w:r w:rsidR="00E32C2A">
          <w:delText>postas</w:delText>
        </w:r>
      </w:del>
      <w:ins w:id="831" w:author="Erico de Souza Loewe" w:date="2020-11-08T21:40:00Z">
        <w:r w:rsidR="00BE0D3F">
          <w:t>levantadas</w:t>
        </w:r>
      </w:ins>
      <w:r w:rsidR="00BE0D3F">
        <w:t xml:space="preserve"> nos trabalhos anteriores. </w:t>
      </w:r>
      <w:r w:rsidR="00C01DFA">
        <w:t xml:space="preserve">Com isso, </w:t>
      </w:r>
      <w:del w:id="832" w:author="Erico de Souza Loewe" w:date="2020-11-08T21:40:00Z">
        <w:r w:rsidR="009D3BA4">
          <w:delText>surgiu</w:delText>
        </w:r>
      </w:del>
      <w:ins w:id="833" w:author="Erico de Souza Loewe" w:date="2020-11-08T21:40:00Z">
        <w:r w:rsidR="00C01DFA">
          <w:t>foi modelado</w:t>
        </w:r>
      </w:ins>
      <w:r w:rsidR="00C01DFA">
        <w:t xml:space="preserve"> o</w:t>
      </w:r>
      <w:del w:id="834" w:author="Erico de Souza Loewe" w:date="2020-11-08T21:40:00Z">
        <w:r w:rsidR="00C01DFA">
          <w:delText xml:space="preserve"> mode</w:delText>
        </w:r>
        <w:r w:rsidR="009D3BA4">
          <w:delText>lo</w:delText>
        </w:r>
        <w:r w:rsidR="00C01DFA">
          <w:delText xml:space="preserve"> </w:delText>
        </w:r>
        <w:r w:rsidR="009D3BA4">
          <w:delText>d</w:delText>
        </w:r>
        <w:r w:rsidR="00C01DFA">
          <w:delText>o</w:delText>
        </w:r>
      </w:del>
      <w:r w:rsidR="00C01DFA">
        <w:t xml:space="preserve">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210C75">
      <w:pPr>
        <w:pStyle w:val="Ttulo2"/>
      </w:pPr>
      <w:bookmarkStart w:id="835" w:name="_Toc55523383"/>
      <w:bookmarkStart w:id="836" w:name="_Toc55260966"/>
      <w:r>
        <w:t>O Algoritmo KNN</w:t>
      </w:r>
      <w:bookmarkEnd w:id="835"/>
      <w:bookmarkEnd w:id="836"/>
    </w:p>
    <w:p w14:paraId="4578993F" w14:textId="6973563D" w:rsidR="00B55A9C" w:rsidRDefault="00B55A9C" w:rsidP="00210C75">
      <w:r>
        <w:tab/>
        <w:t xml:space="preserve">O </w:t>
      </w:r>
      <w:r w:rsidRPr="00A30447">
        <w:rPr>
          <w:i/>
        </w:rPr>
        <w:t>k-Nearest Neighbor</w:t>
      </w:r>
      <w:r>
        <w:t xml:space="preserve"> (KNN) é um método de classificação que busca os k pontos dos dados de treino mais pertos do </w:t>
      </w:r>
      <w:del w:id="837" w:author="Erico de Souza Loewe" w:date="2020-11-08T21:40:00Z">
        <w:r w:rsidR="00E443CD">
          <w:delText>item</w:delText>
        </w:r>
      </w:del>
      <w:ins w:id="838" w:author="Erico de Souza Loewe" w:date="2020-11-08T21:40:00Z">
        <w:r>
          <w:t>ponto</w:t>
        </w:r>
      </w:ins>
      <w:r>
        <w:t xml:space="preserve"> de teste</w:t>
      </w:r>
      <w:del w:id="839" w:author="Erico de Souza Loewe" w:date="2020-11-08T21:40:00Z">
        <w:r w:rsidR="00914444">
          <w:delText>.</w:delText>
        </w:r>
        <w:r>
          <w:delText xml:space="preserve"> </w:delText>
        </w:r>
        <w:r w:rsidR="00914444">
          <w:delText>U</w:delText>
        </w:r>
        <w:r>
          <w:delText>ma</w:delText>
        </w:r>
      </w:del>
      <w:ins w:id="840" w:author="Erico de Souza Loewe" w:date="2020-11-08T21:40:00Z">
        <w:r>
          <w:t>, e então, uma</w:t>
        </w:r>
      </w:ins>
      <w:r>
        <w:t xml:space="preserve">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210C75">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98E30C4" w:rsidR="00B55A9C" w:rsidRDefault="00B55A9C" w:rsidP="00210C75">
      <w:pPr>
        <w:pStyle w:val="Legenda"/>
        <w:rPr>
          <w:bCs/>
          <w:iCs/>
          <w:caps/>
          <w:snapToGrid w:val="0"/>
          <w:color w:val="000000"/>
          <w:spacing w:val="10"/>
          <w:kern w:val="28"/>
          <w:szCs w:val="20"/>
        </w:rPr>
      </w:pPr>
      <w:bookmarkStart w:id="841" w:name="_Ref52742150"/>
      <w:bookmarkStart w:id="842" w:name="_Toc55260892"/>
      <w:bookmarkStart w:id="843" w:name="_Ref52742133"/>
      <w:r>
        <w:t xml:space="preserve">Figura </w:t>
      </w:r>
      <w:r w:rsidR="006B25B5">
        <w:fldChar w:fldCharType="begin"/>
      </w:r>
      <w:r w:rsidR="006B25B5">
        <w:instrText xml:space="preserve"> SEQ Figura \* ARABIC </w:instrText>
      </w:r>
      <w:r w:rsidR="006B25B5">
        <w:fldChar w:fldCharType="separate"/>
      </w:r>
      <w:r w:rsidR="00772326">
        <w:rPr>
          <w:noProof/>
        </w:rPr>
        <w:t>17</w:t>
      </w:r>
      <w:r w:rsidR="006B25B5">
        <w:rPr>
          <w:noProof/>
        </w:rPr>
        <w:fldChar w:fldCharType="end"/>
      </w:r>
      <w:bookmarkEnd w:id="841"/>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EE2360">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EE2360">
        <w:rPr>
          <w:bCs/>
          <w:iCs/>
          <w:caps/>
          <w:noProof/>
          <w:snapToGrid w:val="0"/>
          <w:color w:val="000000"/>
          <w:spacing w:val="10"/>
          <w:kern w:val="28"/>
          <w:szCs w:val="20"/>
        </w:rPr>
        <w:t>(JOSÉ, 2018)</w:t>
      </w:r>
      <w:bookmarkEnd w:id="842"/>
      <w:r w:rsidRPr="00DE3DAA">
        <w:rPr>
          <w:bCs/>
          <w:iCs/>
          <w:caps/>
          <w:snapToGrid w:val="0"/>
          <w:color w:val="000000"/>
          <w:spacing w:val="10"/>
          <w:kern w:val="28"/>
          <w:szCs w:val="20"/>
        </w:rPr>
        <w:fldChar w:fldCharType="end"/>
      </w:r>
      <w:bookmarkEnd w:id="843"/>
    </w:p>
    <w:p w14:paraId="395F912C" w14:textId="7B3A9DC2" w:rsidR="00B55A9C" w:rsidRDefault="00B55A9C" w:rsidP="00210C75">
      <w:r>
        <w:tab/>
        <w:t xml:space="preserve">Como </w:t>
      </w:r>
      <w:ins w:id="844" w:author="Erico de Souza Loewe" w:date="2020-11-08T21:40:00Z">
        <w:r>
          <w:t xml:space="preserve">é </w:t>
        </w:r>
      </w:ins>
      <w:r>
        <w:t xml:space="preserve">apresentado </w:t>
      </w:r>
      <w:del w:id="845" w:author="Erico de Souza Loewe" w:date="2020-11-08T21:40:00Z">
        <w:r w:rsidR="00810223">
          <w:delText>(</w:delText>
        </w:r>
      </w:del>
      <w:ins w:id="846" w:author="Erico de Souza Loewe" w:date="2020-11-08T21:40:00Z">
        <w:r>
          <w:t xml:space="preserve">na </w:t>
        </w:r>
      </w:ins>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del w:id="847" w:author="Erico de Souza Loewe" w:date="2020-11-08T21:40:00Z">
        <w:r w:rsidR="00810223">
          <w:delText>)</w:delText>
        </w:r>
        <w:r w:rsidR="00695E37">
          <w:delText>,</w:delText>
        </w:r>
      </w:del>
      <w:r>
        <w:t xml:space="preserve"> o algoritmo funciona </w:t>
      </w:r>
      <w:del w:id="848" w:author="Erico de Souza Loewe" w:date="2020-11-08T21:40:00Z">
        <w:r w:rsidR="00131A07">
          <w:delText>mediante</w:delText>
        </w:r>
        <w:r>
          <w:delText xml:space="preserve"> a</w:delText>
        </w:r>
      </w:del>
      <w:ins w:id="849" w:author="Erico de Souza Loewe" w:date="2020-11-08T21:40:00Z">
        <w:r>
          <w:t>através da</w:t>
        </w:r>
      </w:ins>
      <w:r>
        <w:t xml:space="preserve"> disposição das características x1 e x2 sobre um plano, </w:t>
      </w:r>
      <w:ins w:id="850" w:author="Erico de Souza Loewe" w:date="2020-11-08T21:40:00Z">
        <w:r>
          <w:t xml:space="preserve">e </w:t>
        </w:r>
      </w:ins>
      <w:r>
        <w:t>atribuindo classes a eles (no caso: classe A e classe B</w:t>
      </w:r>
      <w:del w:id="851" w:author="Erico de Souza Loewe" w:date="2020-11-08T21:40:00Z">
        <w:r>
          <w:delText>)</w:delText>
        </w:r>
        <w:r w:rsidR="003C3F8A">
          <w:delText>.</w:delText>
        </w:r>
        <w:r>
          <w:delText xml:space="preserve"> </w:delText>
        </w:r>
        <w:r w:rsidR="003C3F8A">
          <w:delText>E</w:delText>
        </w:r>
        <w:r>
          <w:delText>ntão</w:delText>
        </w:r>
      </w:del>
      <w:ins w:id="852" w:author="Erico de Souza Loewe" w:date="2020-11-08T21:40:00Z">
        <w:r>
          <w:t>), então</w:t>
        </w:r>
      </w:ins>
      <w:r>
        <w:t>, a partir da predição do ponto de teste</w:t>
      </w:r>
      <w:del w:id="853" w:author="Erico de Souza Loewe" w:date="2020-11-08T21:40:00Z">
        <w:r w:rsidR="000E6B26">
          <w:delText>,</w:delText>
        </w:r>
      </w:del>
      <w:r>
        <w:t xml:space="preserve"> é encontrado a classe que o representa. (TODO_REF)</w:t>
      </w:r>
    </w:p>
    <w:p w14:paraId="2251147C" w14:textId="6234D217" w:rsidR="00B55A9C" w:rsidRPr="00AF3C8D" w:rsidRDefault="00B55A9C" w:rsidP="00210C75">
      <w:r>
        <w:tab/>
        <w:t xml:space="preserve">Para rodar o algoritmo de classificação nesse trabalho será utilizado a implementação da biblioteca em </w:t>
      </w:r>
      <w:r w:rsidRPr="00BE1B35">
        <w:rPr>
          <w:i/>
        </w:rPr>
        <w:t>python</w:t>
      </w:r>
      <w:r>
        <w:t xml:space="preserve"> do </w:t>
      </w:r>
      <w:r w:rsidRPr="00BE1B35">
        <w:rPr>
          <w:i/>
        </w:rPr>
        <w:t>scikit-learn</w:t>
      </w:r>
      <w:del w:id="854" w:author="Erico de Souza Loewe" w:date="2020-11-08T21:40:00Z">
        <w:r>
          <w:delText xml:space="preserve"> encontra</w:delText>
        </w:r>
        <w:r w:rsidR="00806AE4">
          <w:delText>da</w:delText>
        </w:r>
      </w:del>
      <w:ins w:id="855" w:author="Erico de Souza Loewe" w:date="2020-11-08T21:40:00Z">
        <w:r>
          <w:rPr>
            <w:i/>
          </w:rPr>
          <w:t>.</w:t>
        </w:r>
        <w:r>
          <w:t xml:space="preserve"> A qual se encontra</w:t>
        </w:r>
      </w:ins>
      <w:r>
        <w:t xml:space="preserve"> na classe </w:t>
      </w:r>
      <w:r w:rsidRPr="000F2C68">
        <w:rPr>
          <w:i/>
        </w:rPr>
        <w:t>KNeighborsClassifier</w:t>
      </w:r>
      <w:r>
        <w:t xml:space="preserve"> do </w:t>
      </w:r>
      <w:del w:id="856" w:author="Erico de Souza Loewe" w:date="2020-11-08T21:40:00Z">
        <w:r>
          <w:delText>m</w:delText>
        </w:r>
        <w:r w:rsidR="002831D7">
          <w:delText>ó</w:delText>
        </w:r>
        <w:r>
          <w:delText>dulo</w:delText>
        </w:r>
      </w:del>
      <w:ins w:id="857" w:author="Erico de Souza Loewe" w:date="2020-11-08T21:40:00Z">
        <w:r>
          <w:t>modulo</w:t>
        </w:r>
      </w:ins>
      <w:r>
        <w:t xml:space="preserve">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210C75">
      <w:pPr>
        <w:pStyle w:val="Ttulo3"/>
      </w:pPr>
      <w:bookmarkStart w:id="858" w:name="_Ref54920131"/>
      <w:bookmarkStart w:id="859" w:name="_Toc55523384"/>
      <w:bookmarkStart w:id="860" w:name="_Toc55260967"/>
      <w:r>
        <w:t>Preparação dos dados para o KNN</w:t>
      </w:r>
      <w:bookmarkEnd w:id="858"/>
      <w:bookmarkEnd w:id="859"/>
      <w:bookmarkEnd w:id="860"/>
    </w:p>
    <w:p w14:paraId="602EF07C" w14:textId="4DD3F76D" w:rsidR="00044C36" w:rsidRDefault="00CC3D32" w:rsidP="00210C75">
      <w:r>
        <w:tab/>
      </w:r>
      <w:del w:id="861" w:author="Erico de Souza Loewe" w:date="2020-11-08T21:40:00Z">
        <w:r w:rsidR="001D53C0">
          <w:delText>P</w:delText>
        </w:r>
        <w:r w:rsidR="006D5A3E">
          <w:delText>lanejando</w:delText>
        </w:r>
      </w:del>
      <w:ins w:id="862" w:author="Erico de Souza Loewe" w:date="2020-11-08T21:40:00Z">
        <w:r>
          <w:t>Para</w:t>
        </w:r>
      </w:ins>
      <w:r>
        <w:t xml:space="preserve"> salvar os eventos da aplicação, </w:t>
      </w:r>
      <w:ins w:id="863" w:author="Erico de Souza Loewe" w:date="2020-11-08T21:40:00Z">
        <w:r>
          <w:t xml:space="preserve">foi criado </w:t>
        </w:r>
      </w:ins>
      <w:r>
        <w:t xml:space="preserve">uma lista chamada </w:t>
      </w:r>
      <w:r w:rsidRPr="00CC3D32">
        <w:rPr>
          <w:i/>
        </w:rPr>
        <w:t>events</w:t>
      </w:r>
      <w:r>
        <w:t xml:space="preserve">, </w:t>
      </w:r>
      <w:ins w:id="864" w:author="Erico de Souza Loewe" w:date="2020-11-08T21:40:00Z">
        <w:r>
          <w:t xml:space="preserve">essa lista é </w:t>
        </w:r>
      </w:ins>
      <w:r w:rsidR="00AD3436">
        <w:t>composta</w:t>
      </w:r>
      <w:r>
        <w:t xml:space="preserve"> </w:t>
      </w:r>
      <w:del w:id="865" w:author="Erico de Souza Loewe" w:date="2020-11-08T21:40:00Z">
        <w:r>
          <w:delText>pel</w:delText>
        </w:r>
        <w:r w:rsidR="00616056">
          <w:delText>o</w:delText>
        </w:r>
        <w:r>
          <w:delText xml:space="preserve"> </w:delText>
        </w:r>
        <w:r w:rsidR="00616056">
          <w:delText>catálogo</w:delText>
        </w:r>
      </w:del>
      <w:ins w:id="866" w:author="Erico de Souza Loewe" w:date="2020-11-08T21:40:00Z">
        <w:r>
          <w:t>pela lista</w:t>
        </w:r>
      </w:ins>
      <w:r>
        <w:t xml:space="preserve"> de usuários, onde cada usuário possui a lista de eventos dentro</w:t>
      </w:r>
      <w:del w:id="867" w:author="Erico de Souza Loewe" w:date="2020-11-08T21:40:00Z">
        <w:r w:rsidR="0034082C">
          <w:delText xml:space="preserve">, </w:delText>
        </w:r>
        <w:r w:rsidR="00B17B05">
          <w:delText>teve sua concepção</w:delText>
        </w:r>
        <w:r>
          <w:delText>.</w:delText>
        </w:r>
      </w:del>
      <w:ins w:id="868" w:author="Erico de Souza Loewe" w:date="2020-11-08T21:40:00Z">
        <w:r>
          <w:t>.</w:t>
        </w:r>
      </w:ins>
      <w:r w:rsidR="00074D32">
        <w:t xml:space="preserve"> Cada </w:t>
      </w:r>
      <w:del w:id="869" w:author="Erico de Souza Loewe" w:date="2020-11-08T21:40:00Z">
        <w:r w:rsidR="00074D32">
          <w:delText>evento</w:delText>
        </w:r>
      </w:del>
      <w:ins w:id="870" w:author="Erico de Souza Loewe" w:date="2020-11-08T21:40:00Z">
        <w:r w:rsidR="00074D32">
          <w:t>eventos</w:t>
        </w:r>
      </w:ins>
      <w:r w:rsidR="00074D32">
        <w:t xml:space="preserve">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71C8EEBE" w:rsidR="002A41B9" w:rsidRPr="00334FD9" w:rsidRDefault="002A41B9" w:rsidP="00210C75">
      <w:r>
        <w:tab/>
      </w:r>
      <w:r w:rsidRPr="002A41B9">
        <w:t>A ação LOAD_LOCATION foi ignorada</w:t>
      </w:r>
      <w:r>
        <w:t xml:space="preserve"> nesse momento no sistema e </w:t>
      </w:r>
      <w:del w:id="871" w:author="Erico de Souza Loewe" w:date="2020-11-08T21:40:00Z">
        <w:r w:rsidR="00405B86">
          <w:delText>se tornará</w:delText>
        </w:r>
      </w:del>
      <w:ins w:id="872" w:author="Erico de Souza Loewe" w:date="2020-11-08T21:40:00Z">
        <w:r w:rsidR="00EB3737">
          <w:t>irá</w:t>
        </w:r>
        <w:r>
          <w:t xml:space="preserve"> ficar como</w:t>
        </w:r>
      </w:ins>
      <w:r>
        <w:t xml:space="preserve"> um trabalho futuro.</w:t>
      </w:r>
      <w:r w:rsidR="00617EDC">
        <w:t xml:space="preserve"> </w:t>
      </w:r>
      <w:del w:id="873" w:author="Erico de Souza Loewe" w:date="2020-11-08T21:40:00Z">
        <w:r w:rsidR="009303CF">
          <w:delText xml:space="preserve">Já </w:delText>
        </w:r>
        <w:r w:rsidR="002A32D6">
          <w:delText>as</w:delText>
        </w:r>
        <w:r w:rsidR="00635103">
          <w:delText xml:space="preserve"> de</w:delText>
        </w:r>
      </w:del>
      <w:ins w:id="874" w:author="Erico de Souza Loewe" w:date="2020-11-08T21:40:00Z">
        <w:r w:rsidR="00617EDC" w:rsidRPr="00EB3737">
          <w:t>As ações</w:t>
        </w:r>
      </w:ins>
      <w:r w:rsidR="00617EDC" w:rsidRPr="00EB3737">
        <w:t xml:space="preserve"> CHANGE_MUSIC_TIME</w:t>
      </w:r>
      <w:r w:rsidR="00EB3737" w:rsidRPr="00EB3737">
        <w:t xml:space="preserve">, CHOOSE_FEELING_TO_BE_LIKE, LIKED_ARTIST, LIKED_GENRE, ficaram nos eventos do </w:t>
      </w:r>
      <w:r w:rsidR="00146EE1" w:rsidRPr="00EB3737">
        <w:t>plugin,</w:t>
      </w:r>
      <w:r w:rsidR="00EB3737" w:rsidRPr="00EB3737">
        <w:t xml:space="preserve"> </w:t>
      </w:r>
      <w:del w:id="875" w:author="Erico de Souza Loewe" w:date="2020-11-08T21:40:00Z">
        <w:r w:rsidR="00B57FE6">
          <w:delText>mesmo que</w:delText>
        </w:r>
      </w:del>
      <w:ins w:id="876" w:author="Erico de Souza Loewe" w:date="2020-11-08T21:40:00Z">
        <w:r w:rsidR="00EB3737" w:rsidRPr="00EB3737">
          <w:t>mas</w:t>
        </w:r>
      </w:ins>
      <w:r w:rsidR="00EB3737" w:rsidRPr="00EB3737">
        <w:t xml:space="preserve"> não </w:t>
      </w:r>
      <w:del w:id="877" w:author="Erico de Souza Loewe" w:date="2020-11-08T21:40:00Z">
        <w:r w:rsidR="00EB3737" w:rsidRPr="00EB3737">
          <w:delText>se</w:delText>
        </w:r>
        <w:r w:rsidR="00B57FE6">
          <w:delText>jam</w:delText>
        </w:r>
      </w:del>
      <w:ins w:id="878" w:author="Erico de Souza Loewe" w:date="2020-11-08T21:40:00Z">
        <w:r w:rsidR="00EB3737" w:rsidRPr="00EB3737">
          <w:t>serão</w:t>
        </w:r>
      </w:ins>
      <w:r w:rsidR="00EB3737" w:rsidRPr="00EB3737">
        <w:t xml:space="preserve"> u</w:t>
      </w:r>
      <w:r w:rsidR="00EB3737">
        <w:t>tilizadas</w:t>
      </w:r>
      <w:r w:rsidR="00146EE1">
        <w:t xml:space="preserve"> devido </w:t>
      </w:r>
      <w:del w:id="879" w:author="Erico de Souza Loewe" w:date="2020-11-08T21:40:00Z">
        <w:r w:rsidR="00146EE1">
          <w:delText>a</w:delText>
        </w:r>
        <w:r w:rsidR="009949FA">
          <w:delText>o</w:delText>
        </w:r>
      </w:del>
      <w:ins w:id="880" w:author="Erico de Souza Loewe" w:date="2020-11-08T21:40:00Z">
        <w:r w:rsidR="00146EE1">
          <w:t>a uma limitação no</w:t>
        </w:r>
      </w:ins>
      <w:r w:rsidR="00146EE1">
        <w:t xml:space="preserve"> tempo </w:t>
      </w:r>
      <w:del w:id="881" w:author="Erico de Souza Loewe" w:date="2020-11-08T21:40:00Z">
        <w:r w:rsidR="009949FA">
          <w:delText>limitado</w:delText>
        </w:r>
        <w:r w:rsidR="00146EE1">
          <w:delText xml:space="preserve"> </w:delText>
        </w:r>
      </w:del>
      <w:r w:rsidR="00146EE1">
        <w:t>de desenvolvimento</w:t>
      </w:r>
      <w:r w:rsidR="00EB3737">
        <w:t>.</w:t>
      </w:r>
      <w:r w:rsidR="00334FD9">
        <w:t xml:space="preserve"> </w:t>
      </w:r>
      <w:r w:rsidR="00334FD9" w:rsidRPr="00334FD9">
        <w:t xml:space="preserve">As </w:t>
      </w:r>
      <w:del w:id="882" w:author="Erico de Souza Loewe" w:date="2020-11-08T21:40:00Z">
        <w:r w:rsidR="00F05E6D">
          <w:delText>operações</w:delText>
        </w:r>
      </w:del>
      <w:ins w:id="883" w:author="Erico de Souza Loewe" w:date="2020-11-08T21:40:00Z">
        <w:r w:rsidR="00334FD9" w:rsidRPr="00334FD9">
          <w:t>ações</w:t>
        </w:r>
      </w:ins>
      <w:r w:rsidR="00334FD9" w:rsidRPr="00334FD9">
        <w:t xml:space="preserve"> HIDE_DETAILS, PAUSE_MUSIC, PLAY_MUSIC, SHOW_DETAILS são contabilizadas como registro do </w:t>
      </w:r>
      <w:r w:rsidR="00334FD9">
        <w:t>contexto musical</w:t>
      </w:r>
      <w:r w:rsidR="00A2097F">
        <w:t xml:space="preserve">, </w:t>
      </w:r>
      <w:del w:id="884" w:author="Erico de Souza Loewe" w:date="2020-11-08T21:40:00Z">
        <w:r w:rsidR="003E1C2E">
          <w:delText>contudo</w:delText>
        </w:r>
      </w:del>
      <w:ins w:id="885" w:author="Erico de Souza Loewe" w:date="2020-11-08T21:40:00Z">
        <w:r w:rsidR="00A05FB5">
          <w:t>porém</w:t>
        </w:r>
      </w:ins>
      <w:r w:rsidR="00A2097F">
        <w:t xml:space="preserve"> não foram 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210C75">
      <w:pPr>
        <w:pStyle w:val="Legenda"/>
      </w:pPr>
      <w:bookmarkStart w:id="886" w:name="_Ref55256921"/>
      <w:bookmarkStart w:id="887" w:name="_Toc55524308"/>
      <w:bookmarkStart w:id="888" w:name="_Toc55260910"/>
      <w:r>
        <w:t xml:space="preserve">Quadro </w:t>
      </w:r>
      <w:r w:rsidR="006B25B5">
        <w:fldChar w:fldCharType="begin"/>
      </w:r>
      <w:r w:rsidR="006B25B5">
        <w:instrText xml:space="preserve"> SEQ Quadro \* ARABIC </w:instrText>
      </w:r>
      <w:r w:rsidR="006B25B5">
        <w:fldChar w:fldCharType="separate"/>
      </w:r>
      <w:r w:rsidR="00496F40">
        <w:rPr>
          <w:noProof/>
        </w:rPr>
        <w:t>3</w:t>
      </w:r>
      <w:r w:rsidR="006B25B5">
        <w:rPr>
          <w:noProof/>
        </w:rPr>
        <w:fldChar w:fldCharType="end"/>
      </w:r>
      <w:bookmarkEnd w:id="886"/>
      <w:r>
        <w:t xml:space="preserve"> Lista de ações possíveis nos eventos </w:t>
      </w:r>
      <w:r w:rsidRPr="00A73EA3">
        <w:t>(próprio, 2020)</w:t>
      </w:r>
      <w:bookmarkEnd w:id="887"/>
      <w:bookmarkEnd w:id="888"/>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210C75">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210C75">
            <w:r w:rsidRPr="00317470">
              <w:t>Descrição</w:t>
            </w:r>
          </w:p>
        </w:tc>
      </w:tr>
      <w:tr w:rsidR="00044C36" w:rsidRPr="00E35470" w14:paraId="45E38C5B" w14:textId="77777777" w:rsidTr="00811B26">
        <w:tc>
          <w:tcPr>
            <w:tcW w:w="2500" w:type="pct"/>
          </w:tcPr>
          <w:p w14:paraId="2F36AC35" w14:textId="0E24C3E7" w:rsidR="00044C36" w:rsidRDefault="00044C36" w:rsidP="00210C75">
            <w:pPr>
              <w:rPr>
                <w:lang w:val="en-US"/>
              </w:rPr>
            </w:pPr>
            <w:r w:rsidRPr="00044C36">
              <w:rPr>
                <w:lang w:val="en-US"/>
              </w:rPr>
              <w:t>CHANGE_MUSIC_TIME</w:t>
            </w:r>
          </w:p>
        </w:tc>
        <w:tc>
          <w:tcPr>
            <w:tcW w:w="2500" w:type="pct"/>
          </w:tcPr>
          <w:p w14:paraId="5F79273F" w14:textId="27DAE650" w:rsidR="00044C36" w:rsidRPr="00317470" w:rsidRDefault="00156029" w:rsidP="00210C75">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210C75">
            <w:pPr>
              <w:rPr>
                <w:lang w:val="en-US"/>
              </w:rPr>
            </w:pPr>
            <w:r w:rsidRPr="00044C36">
              <w:rPr>
                <w:lang w:val="en-US"/>
              </w:rPr>
              <w:t>CHANGE_TO_NEXT_MUSIC</w:t>
            </w:r>
          </w:p>
        </w:tc>
        <w:tc>
          <w:tcPr>
            <w:tcW w:w="2500" w:type="pct"/>
          </w:tcPr>
          <w:p w14:paraId="322D38E5" w14:textId="47E4D522" w:rsidR="00044C36" w:rsidRPr="00317470" w:rsidRDefault="00714BDB" w:rsidP="00210C75">
            <w:r w:rsidRPr="00317470">
              <w:t>Passa para próxima música da lista</w:t>
            </w:r>
          </w:p>
        </w:tc>
      </w:tr>
      <w:tr w:rsidR="00044C36" w14:paraId="62CD560E" w14:textId="77777777" w:rsidTr="00811B26">
        <w:tc>
          <w:tcPr>
            <w:tcW w:w="2500" w:type="pct"/>
          </w:tcPr>
          <w:p w14:paraId="096352FD" w14:textId="767F98EC" w:rsidR="00044C36" w:rsidRDefault="00044C36" w:rsidP="00210C75">
            <w:pPr>
              <w:rPr>
                <w:lang w:val="en-US"/>
              </w:rPr>
            </w:pPr>
            <w:r w:rsidRPr="00044C36">
              <w:rPr>
                <w:lang w:val="en-US"/>
              </w:rPr>
              <w:t>CHANGE_TO_PREVIOUS_MUSIC</w:t>
            </w:r>
          </w:p>
        </w:tc>
        <w:tc>
          <w:tcPr>
            <w:tcW w:w="2500" w:type="pct"/>
          </w:tcPr>
          <w:p w14:paraId="427377F2" w14:textId="096C68C1" w:rsidR="00044C36" w:rsidRPr="00317470" w:rsidRDefault="005431CB" w:rsidP="00210C75">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210C75">
            <w:pPr>
              <w:rPr>
                <w:lang w:val="en-US"/>
              </w:rPr>
            </w:pPr>
            <w:r w:rsidRPr="00044C36">
              <w:rPr>
                <w:lang w:val="en-US"/>
              </w:rPr>
              <w:t>CHOOSE_ACTIVITY</w:t>
            </w:r>
          </w:p>
        </w:tc>
        <w:tc>
          <w:tcPr>
            <w:tcW w:w="2500" w:type="pct"/>
          </w:tcPr>
          <w:p w14:paraId="7EADD557" w14:textId="03C92F53" w:rsidR="00044C36" w:rsidRPr="00317470" w:rsidRDefault="00317470" w:rsidP="00210C75">
            <w:r w:rsidRPr="00317470">
              <w:t>Registro da atividade</w:t>
            </w:r>
          </w:p>
        </w:tc>
      </w:tr>
      <w:tr w:rsidR="00044C36" w14:paraId="34ED177F" w14:textId="77777777" w:rsidTr="00811B26">
        <w:tc>
          <w:tcPr>
            <w:tcW w:w="2500" w:type="pct"/>
          </w:tcPr>
          <w:p w14:paraId="0AB401EE" w14:textId="0286DD61" w:rsidR="00044C36" w:rsidRDefault="00044C36" w:rsidP="00210C75">
            <w:pPr>
              <w:rPr>
                <w:lang w:val="en-US"/>
              </w:rPr>
            </w:pPr>
            <w:r w:rsidRPr="00044C36">
              <w:rPr>
                <w:lang w:val="en-US"/>
              </w:rPr>
              <w:t>CHOOSE_FEELING</w:t>
            </w:r>
          </w:p>
        </w:tc>
        <w:tc>
          <w:tcPr>
            <w:tcW w:w="2500" w:type="pct"/>
          </w:tcPr>
          <w:p w14:paraId="36BABCE3" w14:textId="123E4D20" w:rsidR="00044C36" w:rsidRPr="00317470" w:rsidRDefault="00317470" w:rsidP="00210C75">
            <w:r w:rsidRPr="00317470">
              <w:t>Registro do humor atual</w:t>
            </w:r>
          </w:p>
        </w:tc>
      </w:tr>
      <w:tr w:rsidR="00044C36" w:rsidRPr="00317470" w14:paraId="72535C3A" w14:textId="77777777" w:rsidTr="00811B26">
        <w:tc>
          <w:tcPr>
            <w:tcW w:w="2500" w:type="pct"/>
          </w:tcPr>
          <w:p w14:paraId="06AB4479" w14:textId="72B5DFCB" w:rsidR="00044C36" w:rsidRDefault="00044C36" w:rsidP="00210C75">
            <w:pPr>
              <w:rPr>
                <w:lang w:val="en-US"/>
              </w:rPr>
            </w:pPr>
            <w:r w:rsidRPr="00044C36">
              <w:rPr>
                <w:lang w:val="en-US"/>
              </w:rPr>
              <w:t>CHOOSE_FEELING_TO_BE_LIKE</w:t>
            </w:r>
          </w:p>
        </w:tc>
        <w:tc>
          <w:tcPr>
            <w:tcW w:w="2500" w:type="pct"/>
          </w:tcPr>
          <w:p w14:paraId="736E878F" w14:textId="22210836" w:rsidR="00044C36" w:rsidRPr="00317470" w:rsidRDefault="00317470" w:rsidP="00210C75">
            <w:r w:rsidRPr="00317470">
              <w:t>Registro do humor que gostaria de estar</w:t>
            </w:r>
          </w:p>
        </w:tc>
      </w:tr>
      <w:tr w:rsidR="00044C36" w14:paraId="6CD26CDB" w14:textId="77777777" w:rsidTr="00811B26">
        <w:tc>
          <w:tcPr>
            <w:tcW w:w="2500" w:type="pct"/>
          </w:tcPr>
          <w:p w14:paraId="030610D7" w14:textId="7CBDD3FD" w:rsidR="00044C36" w:rsidRDefault="00044C36" w:rsidP="00210C75">
            <w:pPr>
              <w:rPr>
                <w:lang w:val="en-US"/>
              </w:rPr>
            </w:pPr>
            <w:r w:rsidRPr="00044C36">
              <w:rPr>
                <w:lang w:val="en-US"/>
              </w:rPr>
              <w:t>CHOOSE_LOCATION</w:t>
            </w:r>
          </w:p>
        </w:tc>
        <w:tc>
          <w:tcPr>
            <w:tcW w:w="2500" w:type="pct"/>
          </w:tcPr>
          <w:p w14:paraId="1AC0ADA6" w14:textId="23041B11" w:rsidR="00044C36" w:rsidRPr="00317470" w:rsidRDefault="009743AC" w:rsidP="00210C75">
            <w:r>
              <w:t>Registro da localização</w:t>
            </w:r>
          </w:p>
        </w:tc>
      </w:tr>
      <w:tr w:rsidR="00044C36" w14:paraId="3A112DB3" w14:textId="77777777" w:rsidTr="00811B26">
        <w:tc>
          <w:tcPr>
            <w:tcW w:w="2500" w:type="pct"/>
          </w:tcPr>
          <w:p w14:paraId="6449991D" w14:textId="3971571F" w:rsidR="00044C36" w:rsidRPr="00044C36" w:rsidRDefault="00044C36" w:rsidP="00210C75">
            <w:pPr>
              <w:rPr>
                <w:lang w:val="en-US"/>
              </w:rPr>
            </w:pPr>
            <w:r w:rsidRPr="00044C36">
              <w:rPr>
                <w:lang w:val="en-US"/>
              </w:rPr>
              <w:t>HATED_MUSIC</w:t>
            </w:r>
          </w:p>
        </w:tc>
        <w:tc>
          <w:tcPr>
            <w:tcW w:w="2500" w:type="pct"/>
          </w:tcPr>
          <w:p w14:paraId="7683D1B6" w14:textId="60173054" w:rsidR="00044C36" w:rsidRPr="00317470" w:rsidRDefault="00F21F5D" w:rsidP="00210C75">
            <w:r>
              <w:t>Não gostou da música que está tocando</w:t>
            </w:r>
          </w:p>
        </w:tc>
      </w:tr>
      <w:tr w:rsidR="00044C36" w14:paraId="3EBF15F0" w14:textId="77777777" w:rsidTr="00811B26">
        <w:tc>
          <w:tcPr>
            <w:tcW w:w="2500" w:type="pct"/>
          </w:tcPr>
          <w:p w14:paraId="15D5CCFF" w14:textId="14DA572F" w:rsidR="00044C36" w:rsidRPr="00044C36" w:rsidRDefault="00044C36" w:rsidP="00210C75">
            <w:pPr>
              <w:rPr>
                <w:lang w:val="en-US"/>
              </w:rPr>
            </w:pPr>
            <w:r w:rsidRPr="00044C36">
              <w:rPr>
                <w:lang w:val="en-US"/>
              </w:rPr>
              <w:t>HIDE_DETAILS</w:t>
            </w:r>
          </w:p>
        </w:tc>
        <w:tc>
          <w:tcPr>
            <w:tcW w:w="2500" w:type="pct"/>
          </w:tcPr>
          <w:p w14:paraId="462619F8" w14:textId="5ACA93F5" w:rsidR="00044C36" w:rsidRPr="00317470" w:rsidRDefault="00F21F5D" w:rsidP="00210C75">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210C75">
            <w:pPr>
              <w:rPr>
                <w:lang w:val="en-US"/>
              </w:rPr>
            </w:pPr>
            <w:r w:rsidRPr="00044C36">
              <w:rPr>
                <w:lang w:val="en-US"/>
              </w:rPr>
              <w:t>LIKED_ARTIST</w:t>
            </w:r>
          </w:p>
        </w:tc>
        <w:tc>
          <w:tcPr>
            <w:tcW w:w="2500" w:type="pct"/>
          </w:tcPr>
          <w:p w14:paraId="319E2C0F" w14:textId="71A5D4C6" w:rsidR="00044C36" w:rsidRPr="00317470" w:rsidRDefault="00746F06" w:rsidP="00210C75">
            <w:r>
              <w:t>Gostou do artista</w:t>
            </w:r>
          </w:p>
        </w:tc>
      </w:tr>
      <w:tr w:rsidR="00044C36" w14:paraId="6D7C2C57" w14:textId="77777777" w:rsidTr="00811B26">
        <w:tc>
          <w:tcPr>
            <w:tcW w:w="2500" w:type="pct"/>
          </w:tcPr>
          <w:p w14:paraId="7898E86B" w14:textId="37CD8DF7" w:rsidR="00044C36" w:rsidRPr="00044C36" w:rsidRDefault="00044C36" w:rsidP="00210C75">
            <w:pPr>
              <w:rPr>
                <w:lang w:val="en-US"/>
              </w:rPr>
            </w:pPr>
            <w:r w:rsidRPr="00044C36">
              <w:rPr>
                <w:lang w:val="en-US"/>
              </w:rPr>
              <w:t>LIKED_GENRE</w:t>
            </w:r>
          </w:p>
        </w:tc>
        <w:tc>
          <w:tcPr>
            <w:tcW w:w="2500" w:type="pct"/>
          </w:tcPr>
          <w:p w14:paraId="1D194516" w14:textId="330EAE6A" w:rsidR="00044C36" w:rsidRPr="00317470" w:rsidRDefault="002A5D88" w:rsidP="00210C75">
            <w:r>
              <w:t>Gostou do gênero</w:t>
            </w:r>
          </w:p>
        </w:tc>
      </w:tr>
      <w:tr w:rsidR="00044C36" w14:paraId="072523A9" w14:textId="77777777" w:rsidTr="00811B26">
        <w:tc>
          <w:tcPr>
            <w:tcW w:w="2500" w:type="pct"/>
          </w:tcPr>
          <w:p w14:paraId="0D2082C4" w14:textId="1F77847F" w:rsidR="00044C36" w:rsidRPr="00044C36" w:rsidRDefault="00044C36" w:rsidP="00210C75">
            <w:pPr>
              <w:rPr>
                <w:lang w:val="en-US"/>
              </w:rPr>
            </w:pPr>
            <w:r w:rsidRPr="00044C36">
              <w:rPr>
                <w:lang w:val="en-US"/>
              </w:rPr>
              <w:t>LIKED_MUSIC</w:t>
            </w:r>
          </w:p>
        </w:tc>
        <w:tc>
          <w:tcPr>
            <w:tcW w:w="2500" w:type="pct"/>
          </w:tcPr>
          <w:p w14:paraId="33455D9D" w14:textId="1B2942E0" w:rsidR="00044C36" w:rsidRPr="00317470" w:rsidRDefault="002A5D88" w:rsidP="00210C75">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210C75">
            <w:pPr>
              <w:rPr>
                <w:lang w:val="en-US"/>
              </w:rPr>
            </w:pPr>
            <w:r w:rsidRPr="00044C36">
              <w:rPr>
                <w:lang w:val="en-US"/>
              </w:rPr>
              <w:t>LOAD_LOCATION</w:t>
            </w:r>
          </w:p>
        </w:tc>
        <w:tc>
          <w:tcPr>
            <w:tcW w:w="2500" w:type="pct"/>
          </w:tcPr>
          <w:p w14:paraId="6F5ECAF2" w14:textId="7FA9AEFE" w:rsidR="00044C36" w:rsidRPr="00317470" w:rsidRDefault="00DA0D9A" w:rsidP="00210C75">
            <w:r>
              <w:t>Carregou a localização (latitude, longitude)</w:t>
            </w:r>
          </w:p>
        </w:tc>
      </w:tr>
      <w:tr w:rsidR="00044C36" w14:paraId="5F9C1392" w14:textId="77777777" w:rsidTr="00811B26">
        <w:tc>
          <w:tcPr>
            <w:tcW w:w="2500" w:type="pct"/>
          </w:tcPr>
          <w:p w14:paraId="7EC702F7" w14:textId="5740F66F" w:rsidR="00044C36" w:rsidRPr="00044C36" w:rsidRDefault="00044C36" w:rsidP="00210C75">
            <w:pPr>
              <w:rPr>
                <w:lang w:val="en-US"/>
              </w:rPr>
            </w:pPr>
            <w:r w:rsidRPr="00044C36">
              <w:rPr>
                <w:lang w:val="en-US"/>
              </w:rPr>
              <w:t>PAUSE_MUSIC</w:t>
            </w:r>
          </w:p>
        </w:tc>
        <w:tc>
          <w:tcPr>
            <w:tcW w:w="2500" w:type="pct"/>
          </w:tcPr>
          <w:p w14:paraId="33C9CBCC" w14:textId="1AB1399F" w:rsidR="00044C36" w:rsidRPr="00317470" w:rsidRDefault="00D11942" w:rsidP="00210C75">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210C75">
            <w:pPr>
              <w:rPr>
                <w:lang w:val="en-US"/>
              </w:rPr>
            </w:pPr>
            <w:r w:rsidRPr="00044C36">
              <w:rPr>
                <w:lang w:val="en-US"/>
              </w:rPr>
              <w:t>PLAY_MUSIC</w:t>
            </w:r>
          </w:p>
        </w:tc>
        <w:tc>
          <w:tcPr>
            <w:tcW w:w="2500" w:type="pct"/>
          </w:tcPr>
          <w:p w14:paraId="2A1873E9" w14:textId="35F62977" w:rsidR="00044C36" w:rsidRPr="00317470" w:rsidRDefault="00D11942" w:rsidP="00210C75">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210C75">
            <w:pPr>
              <w:rPr>
                <w:lang w:val="en-US"/>
              </w:rPr>
            </w:pPr>
            <w:r w:rsidRPr="00044C36">
              <w:rPr>
                <w:lang w:val="en-US"/>
              </w:rPr>
              <w:t>RESTART_MUSIC</w:t>
            </w:r>
          </w:p>
        </w:tc>
        <w:tc>
          <w:tcPr>
            <w:tcW w:w="2500" w:type="pct"/>
          </w:tcPr>
          <w:p w14:paraId="7CB7A548" w14:textId="4C8C64BA" w:rsidR="00044C36" w:rsidRPr="00317470" w:rsidRDefault="007E3E61" w:rsidP="00210C75">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210C75">
            <w:pPr>
              <w:rPr>
                <w:lang w:val="en-US"/>
              </w:rPr>
            </w:pPr>
            <w:r w:rsidRPr="00044C36">
              <w:rPr>
                <w:lang w:val="en-US"/>
              </w:rPr>
              <w:t>SHOW_DETAILS</w:t>
            </w:r>
          </w:p>
        </w:tc>
        <w:tc>
          <w:tcPr>
            <w:tcW w:w="2500" w:type="pct"/>
          </w:tcPr>
          <w:p w14:paraId="704E0DA6" w14:textId="624F3116" w:rsidR="00044C36" w:rsidRPr="00317470" w:rsidRDefault="0083375E" w:rsidP="00210C75">
            <w:r>
              <w:t xml:space="preserve">Abriu os detalhes da </w:t>
            </w:r>
            <w:r w:rsidR="002F5E2D">
              <w:t>música</w:t>
            </w:r>
          </w:p>
        </w:tc>
      </w:tr>
    </w:tbl>
    <w:p w14:paraId="39E66820" w14:textId="32AEC340" w:rsidR="00074D32" w:rsidRPr="0083375E" w:rsidRDefault="00074D32" w:rsidP="00210C75">
      <w:r w:rsidRPr="0083375E">
        <w:t xml:space="preserve"> </w:t>
      </w:r>
    </w:p>
    <w:p w14:paraId="7173B321" w14:textId="1CB4C066" w:rsidR="002A1DBB" w:rsidRPr="008B3A75" w:rsidRDefault="008B3A75" w:rsidP="00210C75">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del w:id="889" w:author="Erico de Souza Loewe" w:date="2020-11-08T21:40:00Z">
        <w:r w:rsidR="0057502A">
          <w:delText>,</w:delText>
        </w:r>
      </w:del>
      <w:r w:rsidR="00360703">
        <w:t xml:space="preserve"> desde o carregamento </w:t>
      </w:r>
      <w:ins w:id="890" w:author="Erico de Souza Loewe" w:date="2020-11-08T21:40:00Z">
        <w:r w:rsidR="00360703">
          <w:t>do</w:t>
        </w:r>
        <w:r w:rsidR="00FF46CE">
          <w:t xml:space="preserve">s dados </w:t>
        </w:r>
      </w:ins>
      <w:r w:rsidR="00FF46CE">
        <w:t>do</w:t>
      </w:r>
      <w:r w:rsidR="00360703">
        <w:t xml:space="preserve"> arquivo</w:t>
      </w:r>
      <w:del w:id="891" w:author="Erico de Souza Loewe" w:date="2020-11-08T21:40:00Z">
        <w:r w:rsidR="0057502A">
          <w:delText xml:space="preserve"> até </w:delText>
        </w:r>
        <w:r w:rsidR="00A92F51">
          <w:delText xml:space="preserve">a execução do </w:delText>
        </w:r>
        <w:r w:rsidR="006419C6">
          <w:delText xml:space="preserve">algoritmo </w:delText>
        </w:r>
        <w:r w:rsidR="00A92F51">
          <w:delText>KNN</w:delText>
        </w:r>
        <w:r w:rsidR="00360703">
          <w:delText>.</w:delText>
        </w:r>
        <w:r w:rsidR="00ED59C9">
          <w:delText xml:space="preserve"> </w:delText>
        </w:r>
        <w:r w:rsidR="00AA5E6A">
          <w:delText>É</w:delText>
        </w:r>
        <w:r w:rsidR="00360703">
          <w:delText xml:space="preserve"> </w:delText>
        </w:r>
        <w:r w:rsidR="00AA5E6A">
          <w:delText>n</w:delText>
        </w:r>
        <w:r w:rsidR="00360703">
          <w:delText>a</w:delText>
        </w:r>
      </w:del>
      <w:ins w:id="892" w:author="Erico de Souza Loewe" w:date="2020-11-08T21:40:00Z">
        <w:r w:rsidR="00360703">
          <w:t>. Na</w:t>
        </w:r>
      </w:ins>
      <w:r w:rsidR="00360703">
        <w:t xml:space="preserve"> etapa</w:t>
      </w:r>
      <w:r w:rsidRPr="008B3A75">
        <w:t xml:space="preserve"> </w:t>
      </w:r>
      <w:r w:rsidR="00360703">
        <w:t>“Carrega JSON</w:t>
      </w:r>
      <w:del w:id="893" w:author="Erico de Souza Loewe" w:date="2020-11-08T21:40:00Z">
        <w:r w:rsidR="00360703">
          <w:delText>”</w:delText>
        </w:r>
        <w:r w:rsidR="00ED59C9">
          <w:delText>,</w:delText>
        </w:r>
        <w:r>
          <w:delText xml:space="preserve"> </w:delText>
        </w:r>
        <w:r w:rsidR="005D308F">
          <w:delText>que se tem</w:delText>
        </w:r>
      </w:del>
      <w:ins w:id="894" w:author="Erico de Souza Loewe" w:date="2020-11-08T21:40:00Z">
        <w:r w:rsidR="00360703">
          <w:t>”</w:t>
        </w:r>
        <w:r>
          <w:t xml:space="preserve"> foi realizado</w:t>
        </w:r>
      </w:ins>
      <w:r>
        <w:t xml:space="preserve"> </w:t>
      </w:r>
      <w:r w:rsidR="00360703">
        <w:t xml:space="preserve">o </w:t>
      </w:r>
      <w:del w:id="895" w:author="Erico de Souza Loewe" w:date="2020-11-08T21:40:00Z">
        <w:r w:rsidR="00C62A8A">
          <w:delText>upload dos dados</w:delText>
        </w:r>
        <w:r w:rsidR="00360703">
          <w:delText xml:space="preserve"> </w:delText>
        </w:r>
      </w:del>
      <w:ins w:id="896" w:author="Erico de Souza Loewe" w:date="2020-11-08T21:40:00Z">
        <w:r w:rsidR="00360703">
          <w:t xml:space="preserve">carregamento do arquivo </w:t>
        </w:r>
      </w:ins>
      <w:r>
        <w:t xml:space="preserve">a partir da biblioteca padrão do </w:t>
      </w:r>
      <w:r w:rsidRPr="00CF34DD">
        <w:rPr>
          <w:i/>
        </w:rPr>
        <w:t>python</w:t>
      </w:r>
      <w:r>
        <w:t xml:space="preserve"> “open”</w:t>
      </w:r>
      <w:r w:rsidR="002E1C85">
        <w:t>.</w:t>
      </w:r>
      <w:r>
        <w:t xml:space="preserve"> </w:t>
      </w:r>
      <w:r w:rsidR="000624EF">
        <w:t>P</w:t>
      </w:r>
      <w:r>
        <w:t xml:space="preserve">ara a interpretação, </w:t>
      </w:r>
      <w:del w:id="897" w:author="Erico de Souza Loewe" w:date="2020-11-08T21:40:00Z">
        <w:r w:rsidR="00217269">
          <w:delText>existe</w:delText>
        </w:r>
      </w:del>
      <w:ins w:id="898" w:author="Erico de Souza Loewe" w:date="2020-11-08T21:40:00Z">
        <w:r>
          <w:t>foi utilizado</w:t>
        </w:r>
      </w:ins>
      <w:r>
        <w:t xml:space="preserve"> a biblioteca </w:t>
      </w:r>
      <w:r w:rsidRPr="00A27BAF">
        <w:rPr>
          <w:i/>
        </w:rPr>
        <w:t>json</w:t>
      </w:r>
      <w:r w:rsidR="003A34EC">
        <w:t xml:space="preserve">, </w:t>
      </w:r>
      <w:del w:id="899" w:author="Erico de Souza Loewe" w:date="2020-11-08T21:40:00Z">
        <w:r w:rsidR="003A34EC">
          <w:delText>possibilita</w:delText>
        </w:r>
        <w:r w:rsidR="00217269">
          <w:delText>ndo</w:delText>
        </w:r>
      </w:del>
      <w:ins w:id="900" w:author="Erico de Souza Loewe" w:date="2020-11-08T21:40:00Z">
        <w:r w:rsidR="003A34EC">
          <w:t>que possibilita</w:t>
        </w:r>
      </w:ins>
      <w:r>
        <w:t xml:space="preserve"> </w:t>
      </w:r>
      <w:r w:rsidR="00A27BAF">
        <w:t>transformar</w:t>
      </w:r>
      <w:r>
        <w:t xml:space="preserve"> </w:t>
      </w:r>
      <w:r w:rsidR="003A34EC">
        <w:t xml:space="preserve">o conteúdo </w:t>
      </w:r>
      <w:r w:rsidR="003A34EC" w:rsidRPr="003A34EC">
        <w:rPr>
          <w:i/>
        </w:rPr>
        <w:t>string</w:t>
      </w:r>
      <w:r>
        <w:t xml:space="preserve"> em um dicionário</w:t>
      </w:r>
      <w:del w:id="901" w:author="Erico de Souza Loewe" w:date="2020-11-08T21:40:00Z">
        <w:r w:rsidR="00AB4434">
          <w:delText xml:space="preserve">, </w:delText>
        </w:r>
        <w:r w:rsidR="00353B67">
          <w:delText xml:space="preserve">do qual </w:delText>
        </w:r>
        <w:r w:rsidR="00A43661">
          <w:delText>obtém</w:delText>
        </w:r>
      </w:del>
      <w:ins w:id="902" w:author="Erico de Souza Loewe" w:date="2020-11-08T21:40:00Z">
        <w:r>
          <w:t>.</w:t>
        </w:r>
        <w:r w:rsidR="00532B9F">
          <w:t xml:space="preserve"> Do dicionário, foi obtido</w:t>
        </w:r>
      </w:ins>
      <w:r w:rsidR="00532B9F">
        <w:t xml:space="preserve"> os usuários e seus eventos e </w:t>
      </w:r>
      <w:del w:id="903" w:author="Erico de Souza Loewe" w:date="2020-11-08T21:40:00Z">
        <w:r w:rsidR="00B20A5B">
          <w:delText>os</w:delText>
        </w:r>
        <w:r w:rsidR="00532B9F">
          <w:delText xml:space="preserve"> transfo</w:delText>
        </w:r>
        <w:r w:rsidR="00AE711C">
          <w:delText>r</w:delText>
        </w:r>
        <w:r w:rsidR="00B20A5B">
          <w:delText>ma</w:delText>
        </w:r>
      </w:del>
      <w:ins w:id="904" w:author="Erico de Souza Loewe" w:date="2020-11-08T21:40:00Z">
        <w:r w:rsidR="00532B9F">
          <w:t>transformado</w:t>
        </w:r>
      </w:ins>
      <w:r w:rsidR="00532B9F">
        <w:t xml:space="preserve"> em outro dicionário </w:t>
      </w:r>
      <w:r w:rsidR="00532B9F" w:rsidRPr="00532B9F">
        <w:rPr>
          <w:i/>
        </w:rPr>
        <w:t>users</w:t>
      </w:r>
      <w:r w:rsidR="00532B9F">
        <w:t xml:space="preserve">, </w:t>
      </w:r>
      <w:del w:id="905" w:author="Erico de Souza Loewe" w:date="2020-11-08T21:40:00Z">
        <w:r w:rsidR="00532B9F">
          <w:delText>cuj</w:delText>
        </w:r>
        <w:r w:rsidR="00C061A1">
          <w:delText>a</w:delText>
        </w:r>
      </w:del>
      <w:ins w:id="906" w:author="Erico de Souza Loewe" w:date="2020-11-08T21:40:00Z">
        <w:r w:rsidR="00532B9F">
          <w:t>cujo a</w:t>
        </w:r>
      </w:ins>
      <w:r w:rsidR="00532B9F">
        <w:t xml:space="preserve">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210C75">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210C75">
      <w:pPr>
        <w:pStyle w:val="Legenda"/>
        <w:rPr>
          <w:noProof/>
        </w:rPr>
      </w:pPr>
      <w:bookmarkStart w:id="907" w:name="_Ref54973329"/>
      <w:bookmarkStart w:id="908" w:name="_Toc55260893"/>
      <w:r>
        <w:t xml:space="preserve">Figura </w:t>
      </w:r>
      <w:r w:rsidR="006B25B5">
        <w:fldChar w:fldCharType="begin"/>
      </w:r>
      <w:r w:rsidR="006B25B5">
        <w:instrText xml:space="preserve"> SEQ Figura \* ARABIC </w:instrText>
      </w:r>
      <w:r w:rsidR="006B25B5">
        <w:fldChar w:fldCharType="separate"/>
      </w:r>
      <w:r w:rsidR="00772326">
        <w:rPr>
          <w:noProof/>
        </w:rPr>
        <w:t>18</w:t>
      </w:r>
      <w:r w:rsidR="006B25B5">
        <w:rPr>
          <w:noProof/>
        </w:rPr>
        <w:fldChar w:fldCharType="end"/>
      </w:r>
      <w:bookmarkEnd w:id="907"/>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908"/>
    </w:p>
    <w:p w14:paraId="24982577" w14:textId="20508ACC" w:rsidR="00277DEC" w:rsidRDefault="0019064E" w:rsidP="00210C75">
      <w:r>
        <w:tab/>
      </w:r>
      <w:r w:rsidR="00EF23AA">
        <w:t>Na</w:t>
      </w:r>
      <w:r>
        <w:t xml:space="preserve"> segunda etapa “Separa Contexto”, representada </w:t>
      </w:r>
      <w:del w:id="909" w:author="Erico de Souza Loewe" w:date="2020-11-08T21:40:00Z">
        <w:r w:rsidR="00F465AD">
          <w:delText>pela</w:delText>
        </w:r>
      </w:del>
      <w:ins w:id="910" w:author="Erico de Souza Loewe" w:date="2020-11-08T21:40:00Z">
        <w:r>
          <w:t>na</w:t>
        </w:r>
      </w:ins>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del w:id="911" w:author="Erico de Souza Loewe" w:date="2020-11-08T21:40:00Z">
        <w:r w:rsidR="00843A71">
          <w:delText>,</w:delText>
        </w:r>
        <w:r w:rsidR="001E07DF">
          <w:delText xml:space="preserve"> </w:delText>
        </w:r>
        <w:r w:rsidR="00843A71">
          <w:delText>c</w:delText>
        </w:r>
        <w:r w:rsidR="001E07DF">
          <w:delText>riando</w:delText>
        </w:r>
      </w:del>
      <w:ins w:id="912" w:author="Erico de Souza Loewe" w:date="2020-11-08T21:40:00Z">
        <w:r w:rsidR="00AF1E23">
          <w:t>.</w:t>
        </w:r>
        <w:r w:rsidR="001E07DF">
          <w:t xml:space="preserve"> Criando</w:t>
        </w:r>
      </w:ins>
      <w:r w:rsidR="001E07DF">
        <w:t xml:space="preserve"> assim, uma relação </w:t>
      </w:r>
      <w:ins w:id="913" w:author="Erico de Souza Loewe" w:date="2020-11-08T21:40:00Z">
        <w:r w:rsidR="001E07DF">
          <w:t xml:space="preserve">de cada contexto, </w:t>
        </w:r>
      </w:ins>
      <w:r w:rsidR="001E07DF">
        <w:t xml:space="preserve">com as </w:t>
      </w:r>
      <w:r w:rsidR="006762C6">
        <w:t>músicas</w:t>
      </w:r>
      <w:r w:rsidR="001E07DF">
        <w:t xml:space="preserve"> </w:t>
      </w:r>
      <w:r w:rsidR="0046487C">
        <w:t>reproduzidas</w:t>
      </w:r>
      <w:del w:id="914" w:author="Erico de Souza Loewe" w:date="2020-11-08T21:40:00Z">
        <w:r w:rsidR="00DF1C83">
          <w:delText>.</w:delText>
        </w:r>
        <w:r w:rsidR="008A158F">
          <w:delText xml:space="preserve"> </w:delText>
        </w:r>
        <w:r w:rsidR="00C55A05">
          <w:delText>Isso está</w:delText>
        </w:r>
      </w:del>
      <w:ins w:id="915" w:author="Erico de Souza Loewe" w:date="2020-11-08T21:40:00Z">
        <w:r w:rsidR="00432FE5">
          <w:t>, que é</w:t>
        </w:r>
      </w:ins>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210C75">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210C75">
      <w:pPr>
        <w:pStyle w:val="Legenda"/>
      </w:pPr>
      <w:bookmarkStart w:id="916" w:name="_Ref54973321"/>
      <w:bookmarkStart w:id="917" w:name="_Toc55260894"/>
      <w:r>
        <w:t xml:space="preserve">Figura </w:t>
      </w:r>
      <w:r w:rsidR="006B25B5">
        <w:fldChar w:fldCharType="begin"/>
      </w:r>
      <w:r w:rsidR="006B25B5">
        <w:instrText xml:space="preserve"> SEQ Figura \* ARABIC </w:instrText>
      </w:r>
      <w:r w:rsidR="006B25B5">
        <w:fldChar w:fldCharType="separate"/>
      </w:r>
      <w:r w:rsidR="00772326">
        <w:rPr>
          <w:noProof/>
        </w:rPr>
        <w:t>19</w:t>
      </w:r>
      <w:r w:rsidR="006B25B5">
        <w:rPr>
          <w:noProof/>
        </w:rPr>
        <w:fldChar w:fldCharType="end"/>
      </w:r>
      <w:bookmarkEnd w:id="916"/>
      <w:r>
        <w:t xml:space="preserve"> Representação dos eventos salvos no Firebase</w:t>
      </w:r>
      <w:r w:rsidR="00180781">
        <w:t xml:space="preserve"> </w:t>
      </w:r>
      <w:r w:rsidR="00180781" w:rsidRPr="00A73EA3">
        <w:t>(próprio, 2020)</w:t>
      </w:r>
      <w:bookmarkEnd w:id="917"/>
    </w:p>
    <w:p w14:paraId="5D69FFD5" w14:textId="539998BD" w:rsidR="00277DEC" w:rsidRDefault="00B334B7" w:rsidP="00210C75">
      <w:del w:id="918" w:author="Erico de Souza Loewe" w:date="2020-11-08T21:40:00Z">
        <w:r>
          <w:delText>A</w:delText>
        </w:r>
      </w:del>
      <w:ins w:id="919" w:author="Erico de Souza Loewe" w:date="2020-11-08T21:40:00Z">
        <w:r w:rsidR="00EA3E37">
          <w:t>Na</w:t>
        </w:r>
      </w:ins>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del w:id="920" w:author="Erico de Souza Loewe" w:date="2020-11-08T21:40:00Z">
        <w:r>
          <w:delText>traz</w:delText>
        </w:r>
      </w:del>
      <w:ins w:id="921" w:author="Erico de Souza Loewe" w:date="2020-11-08T21:40:00Z">
        <w:r w:rsidR="00EA3E37">
          <w:t>é representada</w:t>
        </w:r>
      </w:ins>
      <w:r w:rsidR="00EA3E37">
        <w:t xml:space="preserve"> a etapa “Separa contexto das </w:t>
      </w:r>
      <w:r w:rsidR="00EE0349">
        <w:t>músicas</w:t>
      </w:r>
      <w:del w:id="922" w:author="Erico de Souza Loewe" w:date="2020-11-08T21:40:00Z">
        <w:r w:rsidR="00EE0349">
          <w:delText>”</w:delText>
        </w:r>
        <w:r>
          <w:delText>.</w:delText>
        </w:r>
        <w:r w:rsidR="00EE0349">
          <w:delText xml:space="preserve"> </w:delText>
        </w:r>
        <w:r>
          <w:delText>N</w:delText>
        </w:r>
        <w:r w:rsidR="00EE0349">
          <w:delText>a</w:delText>
        </w:r>
      </w:del>
      <w:ins w:id="923" w:author="Erico de Souza Loewe" w:date="2020-11-08T21:40:00Z">
        <w:r w:rsidR="00EE0349">
          <w:t>”, pois na</w:t>
        </w:r>
      </w:ins>
      <w:r w:rsidR="00EE0349">
        <w:t xml:space="preserve"> reprodução das músicas, é gerado</w:t>
      </w:r>
      <w:del w:id="924" w:author="Erico de Souza Loewe" w:date="2020-11-08T21:40:00Z">
        <w:r w:rsidR="002247E8">
          <w:delText>, tanto</w:delText>
        </w:r>
      </w:del>
      <w:r w:rsidR="00EE0349">
        <w:t xml:space="preserve"> os eventos separadamente</w:t>
      </w:r>
      <w:r w:rsidR="001A128B">
        <w:t xml:space="preserve">, </w:t>
      </w:r>
      <w:del w:id="925" w:author="Erico de Souza Loewe" w:date="2020-11-08T21:40:00Z">
        <w:r w:rsidR="00A926EA">
          <w:delText>quanto</w:delText>
        </w:r>
      </w:del>
      <w:ins w:id="926" w:author="Erico de Souza Loewe" w:date="2020-11-08T21:40:00Z">
        <w:r w:rsidR="001A128B">
          <w:t>e nessa etapa, é criado</w:t>
        </w:r>
      </w:ins>
      <w:r w:rsidR="001A128B">
        <w:t xml:space="preserve"> uma relação da música escutada, com os eventos registrados</w:t>
      </w:r>
      <w:del w:id="927" w:author="Erico de Souza Loewe" w:date="2020-11-08T21:40:00Z">
        <w:r w:rsidR="000B7E73">
          <w:delText xml:space="preserve"> -</w:delText>
        </w:r>
      </w:del>
      <w:ins w:id="928" w:author="Erico de Souza Loewe" w:date="2020-11-08T21:40:00Z">
        <w:r w:rsidR="00A65F9D">
          <w:t>,</w:t>
        </w:r>
      </w:ins>
      <w:r w:rsidR="00A65F9D">
        <w:t xml:space="preserve"> gerando</w:t>
      </w:r>
      <w:del w:id="929" w:author="Erico de Souza Loewe" w:date="2020-11-08T21:40:00Z">
        <w:r w:rsidR="000B7E73">
          <w:delText>,</w:delText>
        </w:r>
      </w:del>
      <w:r w:rsidR="00A65F9D">
        <w:t xml:space="preserve">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210C75">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210C75">
      <w:pPr>
        <w:pStyle w:val="Legenda"/>
      </w:pPr>
      <w:bookmarkStart w:id="930" w:name="_Ref54973316"/>
      <w:bookmarkStart w:id="931" w:name="_Toc55260895"/>
      <w:r>
        <w:t xml:space="preserve">Figura </w:t>
      </w:r>
      <w:r w:rsidR="006B25B5">
        <w:fldChar w:fldCharType="begin"/>
      </w:r>
      <w:r w:rsidR="006B25B5">
        <w:instrText xml:space="preserve"> SEQ Figura \* ARABIC </w:instrText>
      </w:r>
      <w:r w:rsidR="006B25B5">
        <w:fldChar w:fldCharType="separate"/>
      </w:r>
      <w:r w:rsidR="00772326">
        <w:rPr>
          <w:noProof/>
        </w:rPr>
        <w:t>20</w:t>
      </w:r>
      <w:r w:rsidR="006B25B5">
        <w:rPr>
          <w:noProof/>
        </w:rPr>
        <w:fldChar w:fldCharType="end"/>
      </w:r>
      <w:bookmarkEnd w:id="930"/>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931"/>
    </w:p>
    <w:p w14:paraId="38B4F8EF" w14:textId="291AC29B" w:rsidR="00277DEC" w:rsidRPr="00860C67" w:rsidRDefault="00324F5C" w:rsidP="00210C75">
      <w:pPr>
        <w:rPr>
          <w:b/>
          <w:bCs/>
        </w:rPr>
      </w:pPr>
      <w:r>
        <w:tab/>
      </w:r>
      <w:del w:id="932" w:author="Erico de Souza Loewe" w:date="2020-11-08T21:40:00Z">
        <w:r w:rsidR="0049713B">
          <w:delText>Visando uma</w:delText>
        </w:r>
      </w:del>
      <w:ins w:id="933" w:author="Erico de Souza Loewe" w:date="2020-11-08T21:40:00Z">
        <w:r>
          <w:t>Para criar essa</w:t>
        </w:r>
      </w:ins>
      <w:r>
        <w:t xml:space="preserve"> relação</w:t>
      </w:r>
      <w:del w:id="934" w:author="Erico de Souza Loewe" w:date="2020-11-08T21:40:00Z">
        <w:r w:rsidR="00093383">
          <w:delText>,</w:delText>
        </w:r>
      </w:del>
      <w:r>
        <w:t xml:space="preserve"> é realizado um loop em cima dos eventos de cada contexto, </w:t>
      </w:r>
      <w:del w:id="935" w:author="Erico de Souza Loewe" w:date="2020-11-08T21:40:00Z">
        <w:r>
          <w:delText>cria</w:delText>
        </w:r>
        <w:r w:rsidR="00F1577E">
          <w:delText>n</w:delText>
        </w:r>
        <w:r>
          <w:delText>do</w:delText>
        </w:r>
      </w:del>
      <w:ins w:id="936" w:author="Erico de Souza Loewe" w:date="2020-11-08T21:40:00Z">
        <w:r>
          <w:t>e criado</w:t>
        </w:r>
      </w:ins>
      <w:r>
        <w:t xml:space="preserve"> uma lista chamada </w:t>
      </w:r>
      <w:r w:rsidRPr="00324F5C">
        <w:rPr>
          <w:i/>
        </w:rPr>
        <w:t>musicTable</w:t>
      </w:r>
      <w:del w:id="937" w:author="Erico de Souza Loewe" w:date="2020-11-08T21:40:00Z">
        <w:r w:rsidR="00A277E4">
          <w:delText>.</w:delText>
        </w:r>
        <w:r w:rsidR="00655771">
          <w:delText xml:space="preserve"> Tal,</w:delText>
        </w:r>
      </w:del>
      <w:ins w:id="938" w:author="Erico de Souza Loewe" w:date="2020-11-08T21:40:00Z">
        <w:r>
          <w:t>,</w:t>
        </w:r>
        <w:r w:rsidR="00E77555">
          <w:t xml:space="preserve"> a qual</w:t>
        </w:r>
      </w:ins>
      <w:r w:rsidR="00E77555">
        <w:t xml:space="preserve"> é preenchida </w:t>
      </w:r>
      <w:del w:id="939" w:author="Erico de Souza Loewe" w:date="2020-11-08T21:40:00Z">
        <w:r w:rsidR="00A277E4">
          <w:delText>dos</w:delText>
        </w:r>
      </w:del>
      <w:ins w:id="940" w:author="Erico de Souza Loewe" w:date="2020-11-08T21:40:00Z">
        <w:r w:rsidR="00E77555">
          <w:t>com os</w:t>
        </w:r>
      </w:ins>
      <w:r w:rsidR="00E77555">
        <w:t xml:space="preserve">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del w:id="941" w:author="Erico de Souza Loewe" w:date="2020-11-08T21:40:00Z">
        <w:r w:rsidR="00655771">
          <w:rPr>
            <w:i/>
          </w:rPr>
          <w:delText>,</w:delText>
        </w:r>
      </w:del>
      <w:r w:rsidR="003358E0">
        <w:t xml:space="preserve"> relacionados ao contexto da </w:t>
      </w:r>
      <w:r w:rsidR="008B0BD7">
        <w:t>música</w:t>
      </w:r>
      <w:del w:id="942" w:author="Erico de Souza Loewe" w:date="2020-11-08T21:40:00Z">
        <w:r w:rsidR="00655771">
          <w:delText>,</w:delText>
        </w:r>
      </w:del>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del w:id="943" w:author="Erico de Souza Loewe" w:date="2020-11-08T21:40:00Z">
        <w:r w:rsidR="00655771">
          <w:rPr>
            <w:i/>
          </w:rPr>
          <w:delText>,</w:delText>
        </w:r>
        <w:r w:rsidR="003358E0">
          <w:delText xml:space="preserve"> </w:delText>
        </w:r>
        <w:r w:rsidR="00E35A84">
          <w:delText>e</w:delText>
        </w:r>
      </w:del>
      <w:r w:rsidR="003358E0">
        <w:t xml:space="preserve"> relacionados ao contexto do usuário.</w:t>
      </w:r>
      <w:r w:rsidR="00860C67">
        <w:t xml:space="preserve"> </w:t>
      </w:r>
      <w:del w:id="944" w:author="Erico de Souza Loewe" w:date="2020-11-08T21:40:00Z">
        <w:r w:rsidR="00244DFE">
          <w:delText>Ademais, o</w:delText>
        </w:r>
        <w:r w:rsidR="00860C67">
          <w:delText xml:space="preserve">s </w:delText>
        </w:r>
        <w:r w:rsidR="00F75E5F">
          <w:delText>termos</w:delText>
        </w:r>
      </w:del>
      <w:ins w:id="945" w:author="Erico de Souza Loewe" w:date="2020-11-08T21:40:00Z">
        <w:r w:rsidR="00860C67">
          <w:t>Os contextos</w:t>
        </w:r>
      </w:ins>
      <w:r w:rsidR="00860C67">
        <w:t xml:space="preserve">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210C75">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210C75">
      <w:pPr>
        <w:pStyle w:val="Legenda"/>
      </w:pPr>
      <w:bookmarkStart w:id="946" w:name="_Ref54973306"/>
      <w:bookmarkStart w:id="947" w:name="_Toc55260896"/>
      <w:r>
        <w:t xml:space="preserve">Figura </w:t>
      </w:r>
      <w:r w:rsidR="006B25B5">
        <w:fldChar w:fldCharType="begin"/>
      </w:r>
      <w:r w:rsidR="006B25B5">
        <w:instrText xml:space="preserve"> SEQ Figura \* ARABIC </w:instrText>
      </w:r>
      <w:r w:rsidR="006B25B5">
        <w:fldChar w:fldCharType="separate"/>
      </w:r>
      <w:r w:rsidR="00772326">
        <w:rPr>
          <w:noProof/>
        </w:rPr>
        <w:t>21</w:t>
      </w:r>
      <w:r w:rsidR="006B25B5">
        <w:rPr>
          <w:noProof/>
        </w:rPr>
        <w:fldChar w:fldCharType="end"/>
      </w:r>
      <w:bookmarkEnd w:id="946"/>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947"/>
    </w:p>
    <w:p w14:paraId="4974A4D1" w14:textId="67FE087A" w:rsidR="00B548EC" w:rsidRDefault="001110DF" w:rsidP="00210C75">
      <w:r>
        <w:tab/>
        <w:t>Nas</w:t>
      </w:r>
      <w:r w:rsidR="00705AD1">
        <w:t xml:space="preserve"> </w:t>
      </w:r>
      <w:ins w:id="948" w:author="Erico de Souza Loewe" w:date="2020-11-08T21:40:00Z">
        <w:r w:rsidR="00705AD1">
          <w:t xml:space="preserve">próximas </w:t>
        </w:r>
      </w:ins>
      <w:r w:rsidR="00705AD1">
        <w:t xml:space="preserve">duas etapas </w:t>
      </w:r>
      <w:del w:id="949" w:author="Erico de Souza Loewe" w:date="2020-11-08T21:40:00Z">
        <w:r w:rsidR="00E4388E">
          <w:delText>seguintes</w:delText>
        </w:r>
        <w:r w:rsidR="00705AD1">
          <w:delText xml:space="preserve"> </w:delText>
        </w:r>
        <w:r w:rsidR="008E1C55">
          <w:delText>(</w:delText>
        </w:r>
        <w:r w:rsidR="00705AD1">
          <w:delText>“</w:delText>
        </w:r>
      </w:del>
      <w:ins w:id="950" w:author="Erico de Souza Loewe" w:date="2020-11-08T21:40:00Z">
        <w:r w:rsidR="00705AD1">
          <w:t>“</w:t>
        </w:r>
      </w:ins>
      <w:r w:rsidR="00705AD1" w:rsidRPr="00705AD1">
        <w:t>busca informações das músicas</w:t>
      </w:r>
      <w:r w:rsidR="00705AD1">
        <w:t>” e “</w:t>
      </w:r>
      <w:r w:rsidR="00705AD1" w:rsidRPr="00705AD1">
        <w:t>busca informações dos artistas (gênero</w:t>
      </w:r>
      <w:del w:id="951" w:author="Erico de Souza Loewe" w:date="2020-11-08T21:40:00Z">
        <w:r w:rsidR="00705AD1" w:rsidRPr="00705AD1">
          <w:delText>)</w:delText>
        </w:r>
        <w:r w:rsidR="00705AD1">
          <w:delText>”</w:delText>
        </w:r>
        <w:r w:rsidR="008E1C55">
          <w:delText>)</w:delText>
        </w:r>
        <w:r>
          <w:delText xml:space="preserve">, </w:delText>
        </w:r>
        <w:r w:rsidR="00B63D74">
          <w:delText>direcion</w:delText>
        </w:r>
        <w:r w:rsidR="007B469C">
          <w:delText>á-lo-ia</w:delText>
        </w:r>
        <w:r w:rsidR="00842F8E">
          <w:delText>, o cliente,</w:delText>
        </w:r>
        <w:r w:rsidR="007B469C">
          <w:delText xml:space="preserve"> a</w:delText>
        </w:r>
      </w:del>
      <w:ins w:id="952" w:author="Erico de Souza Loewe" w:date="2020-11-08T21:40:00Z">
        <w:r w:rsidR="00705AD1" w:rsidRPr="00705AD1">
          <w:t>)</w:t>
        </w:r>
        <w:r w:rsidR="00705AD1">
          <w:t>”</w:t>
        </w:r>
        <w:r>
          <w:t>, é realizado</w:t>
        </w:r>
      </w:ins>
      <w:r>
        <w:t xml:space="preserve"> uma busca nas API’s do Spotify, utilizando os </w:t>
      </w:r>
      <w:r>
        <w:rPr>
          <w:rPrChange w:id="953" w:author="Erico de Souza Loewe" w:date="2020-11-08T21:40:00Z">
            <w:rPr>
              <w:i/>
            </w:rPr>
          </w:rPrChange>
        </w:rPr>
        <w:t>uris</w:t>
      </w:r>
      <w:r>
        <w:t xml:space="preserve"> da </w:t>
      </w:r>
      <w:r w:rsidR="00E81433">
        <w:t>música</w:t>
      </w:r>
      <w:r>
        <w:t xml:space="preserve"> e artistas,</w:t>
      </w:r>
      <w:r w:rsidR="002C09E3">
        <w:t xml:space="preserve"> </w:t>
      </w:r>
      <w:del w:id="954" w:author="Erico de Souza Loewe" w:date="2020-11-08T21:40:00Z">
        <w:r w:rsidR="00DA3584">
          <w:delText>a</w:delText>
        </w:r>
      </w:del>
      <w:ins w:id="955" w:author="Erico de Souza Loewe" w:date="2020-11-08T21:40:00Z">
        <w:r w:rsidR="002C09E3">
          <w:t>para no</w:t>
        </w:r>
      </w:ins>
      <w:r w:rsidR="002C09E3">
        <w:t xml:space="preserve"> fim </w:t>
      </w:r>
      <w:del w:id="956" w:author="Erico de Souza Loewe" w:date="2020-11-08T21:40:00Z">
        <w:r w:rsidR="006174C8">
          <w:delText>de</w:delText>
        </w:r>
        <w:r w:rsidR="002C09E3">
          <w:delText xml:space="preserve"> </w:delText>
        </w:r>
      </w:del>
      <w:r w:rsidR="002C09E3">
        <w:t>obter os gêneros musicais.</w:t>
      </w:r>
      <w:r w:rsidR="00BF6DD4">
        <w:t xml:space="preserve"> </w:t>
      </w:r>
      <w:ins w:id="957" w:author="Erico de Souza Loewe" w:date="2020-11-08T21:40:00Z">
        <w:r w:rsidR="00BF6DD4">
          <w:t>Devido a uma limitação do Spotify, essa busca é realizada de 50 em 50 uris</w:t>
        </w:r>
        <w:r w:rsidR="002B331B">
          <w:t>.</w:t>
        </w:r>
        <w:r w:rsidR="00007C83">
          <w:t xml:space="preserve"> </w:t>
        </w:r>
      </w:ins>
      <w:r w:rsidR="00007C83">
        <w:t xml:space="preserve">O resultado </w:t>
      </w:r>
      <w:del w:id="958" w:author="Erico de Souza Loewe" w:date="2020-11-08T21:40:00Z">
        <w:r w:rsidR="00454001">
          <w:delText>dela</w:delText>
        </w:r>
      </w:del>
      <w:ins w:id="959" w:author="Erico de Souza Loewe" w:date="2020-11-08T21:40:00Z">
        <w:r w:rsidR="00007C83">
          <w:t>dessas buscas</w:t>
        </w:r>
      </w:ins>
      <w:r w:rsidR="00007C83">
        <w:t xml:space="preserve"> é um dicionário chamado </w:t>
      </w:r>
      <w:r w:rsidR="00007C83" w:rsidRPr="00973CBA">
        <w:rPr>
          <w:i/>
        </w:rPr>
        <w:t>artistsMap</w:t>
      </w:r>
      <w:r w:rsidR="00007C83">
        <w:t xml:space="preserve"> </w:t>
      </w:r>
      <w:del w:id="960" w:author="Erico de Souza Loewe" w:date="2020-11-08T21:40:00Z">
        <w:r w:rsidR="00454001">
          <w:delText>rela</w:delText>
        </w:r>
        <w:r w:rsidR="00725795">
          <w:delText>ciona</w:delText>
        </w:r>
        <w:r w:rsidR="000C4BF5">
          <w:delText>n</w:delText>
        </w:r>
        <w:r w:rsidR="00725795">
          <w:delText>do</w:delText>
        </w:r>
        <w:r w:rsidR="00454001">
          <w:delText xml:space="preserve"> os</w:delText>
        </w:r>
      </w:del>
      <w:ins w:id="961" w:author="Erico de Souza Loewe" w:date="2020-11-08T21:40:00Z">
        <w:r w:rsidR="00007C83">
          <w:t>que possui a relação dos</w:t>
        </w:r>
      </w:ins>
      <w:r w:rsidR="00007C83">
        <w:t xml:space="preserve"> </w:t>
      </w:r>
      <w:r w:rsidR="00007C83">
        <w:rPr>
          <w:rPrChange w:id="962" w:author="Erico de Souza Loewe" w:date="2020-11-08T21:40:00Z">
            <w:rPr>
              <w:i/>
            </w:rPr>
          </w:rPrChange>
        </w:rPr>
        <w:t>uris</w:t>
      </w:r>
      <w:r w:rsidR="00007C83">
        <w:t xml:space="preserve"> com os dados de cada artista.</w:t>
      </w:r>
      <w:del w:id="963" w:author="Erico de Souza Loewe" w:date="2020-11-08T21:40:00Z">
        <w:r w:rsidR="00BF6DD4">
          <w:delText xml:space="preserve"> Devido a uma limitação do Spotify, </w:delText>
        </w:r>
        <w:r w:rsidR="000C4BF5">
          <w:delText>a</w:delText>
        </w:r>
        <w:r w:rsidR="00BF6DD4">
          <w:delText xml:space="preserve"> busca </w:delText>
        </w:r>
        <w:r w:rsidR="00AC5B97">
          <w:delText>se fará</w:delText>
        </w:r>
        <w:r w:rsidR="00BF6DD4">
          <w:delText xml:space="preserve"> de 50 em 50 uris</w:delText>
        </w:r>
        <w:r w:rsidR="002B331B">
          <w:delText>.</w:delText>
        </w:r>
        <w:r w:rsidR="00007C83">
          <w:delText xml:space="preserve"> </w:delText>
        </w:r>
      </w:del>
    </w:p>
    <w:p w14:paraId="7874ED37" w14:textId="77777777" w:rsidR="004415D8" w:rsidRDefault="005829DE" w:rsidP="00210C75">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210C75">
      <w:pPr>
        <w:pStyle w:val="Legenda"/>
      </w:pPr>
      <w:bookmarkStart w:id="964" w:name="_Ref54973298"/>
      <w:bookmarkStart w:id="965" w:name="_Toc55260897"/>
      <w:r>
        <w:t xml:space="preserve">Figura </w:t>
      </w:r>
      <w:r w:rsidR="006B25B5">
        <w:fldChar w:fldCharType="begin"/>
      </w:r>
      <w:r w:rsidR="006B25B5">
        <w:instrText xml:space="preserve"> SEQ Figura \* ARABIC </w:instrText>
      </w:r>
      <w:r w:rsidR="006B25B5">
        <w:fldChar w:fldCharType="separate"/>
      </w:r>
      <w:r w:rsidR="00772326">
        <w:rPr>
          <w:noProof/>
        </w:rPr>
        <w:t>22</w:t>
      </w:r>
      <w:r w:rsidR="006B25B5">
        <w:rPr>
          <w:noProof/>
        </w:rPr>
        <w:fldChar w:fldCharType="end"/>
      </w:r>
      <w:bookmarkEnd w:id="964"/>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965"/>
    </w:p>
    <w:p w14:paraId="4C3E69BF" w14:textId="20C287B0" w:rsidR="007258A1" w:rsidRDefault="00AA35A0" w:rsidP="00210C75">
      <w:r w:rsidRPr="00B4632C">
        <w:tab/>
      </w:r>
      <w:del w:id="966" w:author="Erico de Souza Loewe" w:date="2020-11-08T21:40:00Z">
        <w:r w:rsidR="00844EF2">
          <w:delText>O</w:delText>
        </w:r>
        <w:r>
          <w:delText xml:space="preserve">s </w:delText>
        </w:r>
      </w:del>
      <w:ins w:id="967" w:author="Erico de Souza Loewe" w:date="2020-11-08T21:40:00Z">
        <w:r>
          <w:t xml:space="preserve">Após a busca dos </w:t>
        </w:r>
      </w:ins>
      <w:r>
        <w:t xml:space="preserve">dados </w:t>
      </w:r>
      <w:del w:id="968" w:author="Erico de Souza Loewe" w:date="2020-11-08T21:40:00Z">
        <w:r w:rsidR="00B61A86">
          <w:delText>n</w:delText>
        </w:r>
        <w:r>
          <w:delText>o</w:delText>
        </w:r>
      </w:del>
      <w:ins w:id="969" w:author="Erico de Souza Loewe" w:date="2020-11-08T21:40:00Z">
        <w:r>
          <w:t>ao</w:t>
        </w:r>
      </w:ins>
      <w:r>
        <w:t xml:space="preserve"> Spotify, </w:t>
      </w:r>
      <w:del w:id="970" w:author="Erico de Souza Loewe" w:date="2020-11-08T21:40:00Z">
        <w:r w:rsidR="001238DD">
          <w:delText>nos seus devidos processos</w:delText>
        </w:r>
        <w:r>
          <w:delText xml:space="preserve">, </w:delText>
        </w:r>
        <w:r w:rsidR="00FC6F79">
          <w:delText>obtiveram</w:delText>
        </w:r>
      </w:del>
      <w:ins w:id="971" w:author="Erico de Souza Loewe" w:date="2020-11-08T21:40:00Z">
        <w:r>
          <w:t>foi obtido</w:t>
        </w:r>
      </w:ins>
      <w:r>
        <w:t xml:space="preserve"> </w:t>
      </w:r>
      <w:r w:rsidR="00612211">
        <w:t>a lista dos</w:t>
      </w:r>
      <w:r>
        <w:t xml:space="preserve"> gênero</w:t>
      </w:r>
      <w:r w:rsidR="00612211">
        <w:t>s</w:t>
      </w:r>
      <w:r>
        <w:t xml:space="preserve"> das músicas através dos artistas</w:t>
      </w:r>
      <w:del w:id="972" w:author="Erico de Souza Loewe" w:date="2020-11-08T21:40:00Z">
        <w:r w:rsidR="003016B2">
          <w:delText>.</w:delText>
        </w:r>
        <w:r w:rsidR="00B07FD4">
          <w:delText xml:space="preserve"> </w:delText>
        </w:r>
        <w:r w:rsidR="003016B2">
          <w:delText>A</w:delText>
        </w:r>
        <w:r w:rsidR="00B07FD4">
          <w:delText xml:space="preserve"> pos</w:delText>
        </w:r>
        <w:r w:rsidR="003016B2">
          <w:delText>teriori,</w:delText>
        </w:r>
        <w:r w:rsidR="00122BC0">
          <w:delText xml:space="preserve"> adi</w:delText>
        </w:r>
        <w:r w:rsidR="00A50059">
          <w:delText>ciona</w:delText>
        </w:r>
        <w:r w:rsidR="00EE222E">
          <w:delText>-o</w:delText>
        </w:r>
      </w:del>
      <w:ins w:id="973" w:author="Erico de Souza Loewe" w:date="2020-11-08T21:40:00Z">
        <w:r>
          <w:t xml:space="preserve">, </w:t>
        </w:r>
        <w:r w:rsidR="00122BC0">
          <w:t>e então adicionado</w:t>
        </w:r>
        <w:r w:rsidR="00612211">
          <w:t>s</w:t>
        </w:r>
      </w:ins>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w:t>
      </w:r>
      <w:del w:id="974" w:author="Erico de Souza Loewe" w:date="2020-11-08T21:40:00Z">
        <w:r w:rsidR="009A6018">
          <w:delText>,</w:delText>
        </w:r>
      </w:del>
      <w:r w:rsidR="00612211">
        <w:t xml:space="preserve"> um por linha</w:t>
      </w:r>
      <w:r w:rsidR="007F64D4">
        <w:t xml:space="preserve"> e</w:t>
      </w:r>
      <w:del w:id="975" w:author="Erico de Souza Loewe" w:date="2020-11-08T21:40:00Z">
        <w:r w:rsidR="008105AB">
          <w:delText>,</w:delText>
        </w:r>
      </w:del>
      <w:r w:rsidR="007F64D4">
        <w:t xml:space="preserve"> no fim, removido a música, pois ela iria atrapalhar o resultado do algoritmo</w:t>
      </w:r>
      <w:r w:rsidR="008C2AAB">
        <w:t xml:space="preserve">. Com isso, </w:t>
      </w:r>
      <w:del w:id="976" w:author="Erico de Souza Loewe" w:date="2020-11-08T21:40:00Z">
        <w:r w:rsidR="00E971A4">
          <w:delText>surgiu, propositalmente,</w:delText>
        </w:r>
      </w:del>
      <w:ins w:id="977" w:author="Erico de Souza Loewe" w:date="2020-11-08T21:40:00Z">
        <w:r w:rsidR="008C2AAB">
          <w:t>foi criado</w:t>
        </w:r>
      </w:ins>
      <w:r w:rsidR="008C2AAB">
        <w:t xml:space="preserve"> a lista </w:t>
      </w:r>
      <w:r w:rsidR="008C2AAB" w:rsidRPr="00A00B4A">
        <w:rPr>
          <w:i/>
        </w:rPr>
        <w:t>genreTable</w:t>
      </w:r>
      <w:del w:id="978" w:author="Erico de Souza Loewe" w:date="2020-11-08T21:40:00Z">
        <w:r w:rsidR="00B5076D">
          <w:delText>, deixando, assim,</w:delText>
        </w:r>
      </w:del>
      <w:ins w:id="979" w:author="Erico de Souza Loewe" w:date="2020-11-08T21:40:00Z">
        <w:r w:rsidR="00A00B4A">
          <w:t xml:space="preserve"> e deixado de usar</w:t>
        </w:r>
      </w:ins>
      <w:r w:rsidR="00A00B4A">
        <w:t xml:space="preserve"> o </w:t>
      </w:r>
      <w:r w:rsidR="00A00B4A" w:rsidRPr="00122BC0">
        <w:rPr>
          <w:i/>
        </w:rPr>
        <w:t>musicTable</w:t>
      </w:r>
      <w:del w:id="980" w:author="Erico de Souza Loewe" w:date="2020-11-08T21:40:00Z">
        <w:r w:rsidR="00B5076D">
          <w:rPr>
            <w:i/>
          </w:rPr>
          <w:delText xml:space="preserve"> </w:delText>
        </w:r>
        <w:r w:rsidR="00B5076D" w:rsidRPr="00017ED1">
          <w:delText>em desuso</w:delText>
        </w:r>
      </w:del>
      <w:r w:rsidR="008C2AAB">
        <w:t>.</w:t>
      </w:r>
    </w:p>
    <w:p w14:paraId="5176B2B5" w14:textId="0443DB32" w:rsidR="009E4CB2" w:rsidRDefault="009E4CB2" w:rsidP="00210C75">
      <w:del w:id="981" w:author="Erico de Souza Loewe" w:date="2020-11-08T21:40:00Z">
        <w:r>
          <w:tab/>
        </w:r>
        <w:r w:rsidR="004B35EA">
          <w:delText>Gozando d</w:delText>
        </w:r>
        <w:r>
          <w:delText>a</w:delText>
        </w:r>
        <w:r w:rsidR="004B35EA">
          <w:delText xml:space="preserve"> completude da</w:delText>
        </w:r>
      </w:del>
      <w:ins w:id="982" w:author="Erico de Souza Loewe" w:date="2020-11-08T21:40:00Z">
        <w:r>
          <w:tab/>
          <w:t>Com a</w:t>
        </w:r>
      </w:ins>
      <w:r>
        <w:t xml:space="preserve"> tabela</w:t>
      </w:r>
      <w:del w:id="983" w:author="Erico de Souza Loewe" w:date="2020-11-08T21:40:00Z">
        <w:r>
          <w:delText>,</w:delText>
        </w:r>
        <w:r w:rsidR="001C524D">
          <w:delText xml:space="preserve"> principiou</w:delText>
        </w:r>
      </w:del>
      <w:ins w:id="984" w:author="Erico de Souza Loewe" w:date="2020-11-08T21:40:00Z">
        <w:r>
          <w:t xml:space="preserve"> completa, foi realizado</w:t>
        </w:r>
      </w:ins>
      <w:r>
        <w:t xml:space="preserve"> um tratamento dos valores dos eventos que eram múltiplos</w:t>
      </w:r>
      <w:del w:id="985" w:author="Erico de Souza Loewe" w:date="2020-11-08T21:40:00Z">
        <w:r w:rsidR="00D82A5A">
          <w:delText>. Tais</w:delText>
        </w:r>
      </w:del>
      <w:ins w:id="986" w:author="Erico de Souza Loewe" w:date="2020-11-08T21:40:00Z">
        <w:r w:rsidR="00CF411F">
          <w:t>, isso é,</w:t>
        </w:r>
      </w:ins>
      <w:r w:rsidR="00CF411F">
        <w:t xml:space="preserve"> continham mais de uma informação </w:t>
      </w:r>
      <w:r w:rsidR="002B6379">
        <w:t>nos mesmos eventos</w:t>
      </w:r>
      <w:del w:id="987" w:author="Erico de Souza Loewe" w:date="2020-11-08T21:40:00Z">
        <w:r w:rsidR="005F2475">
          <w:delText>,</w:delText>
        </w:r>
      </w:del>
      <w:r w:rsidR="00CF411F">
        <w:t xml:space="preserve"> através do “;”</w:t>
      </w:r>
      <w:r w:rsidR="00323534">
        <w:t xml:space="preserve"> ou </w:t>
      </w:r>
      <w:del w:id="988" w:author="Erico de Souza Loewe" w:date="2020-11-08T21:40:00Z">
        <w:r w:rsidR="00B51798">
          <w:delText>possuíam</w:delText>
        </w:r>
      </w:del>
      <w:ins w:id="989" w:author="Erico de Souza Loewe" w:date="2020-11-08T21:40:00Z">
        <w:r w:rsidR="00323534">
          <w:t>possui</w:t>
        </w:r>
      </w:ins>
      <w:r w:rsidR="00323534">
        <w:t xml:space="preserve"> uma quantidade maior </w:t>
      </w:r>
      <w:del w:id="990" w:author="Erico de Souza Loewe" w:date="2020-11-08T21:40:00Z">
        <w:r w:rsidR="000E3DC8">
          <w:delText>do</w:delText>
        </w:r>
        <w:r w:rsidR="00323534">
          <w:delText xml:space="preserve"> </w:delText>
        </w:r>
      </w:del>
      <w:r w:rsidR="00323534">
        <w:t>que 1 nos campos</w:t>
      </w:r>
      <w:del w:id="991" w:author="Erico de Souza Loewe" w:date="2020-11-08T21:40:00Z">
        <w:r w:rsidR="000E3DC8">
          <w:delText xml:space="preserve"> de</w:delText>
        </w:r>
      </w:del>
      <w:r w:rsidR="00323534">
        <w:t xml:space="preserve"> </w:t>
      </w:r>
      <w:r w:rsidR="00323534" w:rsidRPr="00323534">
        <w:rPr>
          <w:i/>
        </w:rPr>
        <w:t>like</w:t>
      </w:r>
      <w:r w:rsidR="00323534">
        <w:t xml:space="preserve">, </w:t>
      </w:r>
      <w:r w:rsidR="00323534" w:rsidRPr="00323534">
        <w:rPr>
          <w:i/>
        </w:rPr>
        <w:t>hate</w:t>
      </w:r>
      <w:r w:rsidR="00323534">
        <w:t xml:space="preserve"> e </w:t>
      </w:r>
      <w:r w:rsidR="00323534" w:rsidRPr="00323534">
        <w:rPr>
          <w:i/>
        </w:rPr>
        <w:t>restart</w:t>
      </w:r>
      <w:r w:rsidR="00CF411F">
        <w:t>.</w:t>
      </w:r>
      <w:r w:rsidR="002B6379">
        <w:t xml:space="preserve"> Nesse tratamento, foi quebrado os valores dos eventos um a um.</w:t>
      </w:r>
    </w:p>
    <w:p w14:paraId="480DEE20" w14:textId="77777777" w:rsidR="007358DD" w:rsidRDefault="007358DD" w:rsidP="00210C75">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210C75">
      <w:pPr>
        <w:pStyle w:val="Legenda"/>
      </w:pPr>
      <w:bookmarkStart w:id="992" w:name="_Ref53955795"/>
      <w:bookmarkStart w:id="993" w:name="_Toc55260898"/>
      <w:r>
        <w:t xml:space="preserve">Figura </w:t>
      </w:r>
      <w:r w:rsidR="006B25B5">
        <w:fldChar w:fldCharType="begin"/>
      </w:r>
      <w:r w:rsidR="006B25B5">
        <w:instrText xml:space="preserve"> SEQ Figura \* ARABIC </w:instrText>
      </w:r>
      <w:r w:rsidR="006B25B5">
        <w:fldChar w:fldCharType="separate"/>
      </w:r>
      <w:r w:rsidR="00772326">
        <w:rPr>
          <w:noProof/>
        </w:rPr>
        <w:t>23</w:t>
      </w:r>
      <w:r w:rsidR="006B25B5">
        <w:rPr>
          <w:noProof/>
        </w:rPr>
        <w:fldChar w:fldCharType="end"/>
      </w:r>
      <w:bookmarkEnd w:id="992"/>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993"/>
    </w:p>
    <w:p w14:paraId="57E252FA" w14:textId="79A929CB" w:rsidR="005A7271" w:rsidRDefault="005A7271" w:rsidP="00210C75">
      <w:r>
        <w:tab/>
        <w:t xml:space="preserve">No fim, </w:t>
      </w:r>
      <w:del w:id="994" w:author="Erico de Souza Loewe" w:date="2020-11-08T21:40:00Z">
        <w:r w:rsidR="008928BD">
          <w:delText>era necessário</w:delText>
        </w:r>
      </w:del>
      <w:ins w:id="995" w:author="Erico de Souza Loewe" w:date="2020-11-08T21:40:00Z">
        <w:r>
          <w:t>foi utilizado</w:t>
        </w:r>
      </w:ins>
      <w:r>
        <w:t xml:space="preserve"> a lib </w:t>
      </w:r>
      <w:r w:rsidRPr="005A7271">
        <w:rPr>
          <w:i/>
        </w:rPr>
        <w:t>preprocessing</w:t>
      </w:r>
      <w:r>
        <w:t xml:space="preserve"> do </w:t>
      </w:r>
      <w:r w:rsidRPr="005A7271">
        <w:rPr>
          <w:i/>
        </w:rPr>
        <w:t>sklearn</w:t>
      </w:r>
      <w:del w:id="996" w:author="Erico de Souza Loewe" w:date="2020-11-08T21:40:00Z">
        <w:r w:rsidR="00F5761B">
          <w:delText>, caso quisesse</w:delText>
        </w:r>
      </w:del>
      <w:ins w:id="997" w:author="Erico de Souza Loewe" w:date="2020-11-08T21:40:00Z">
        <w:r>
          <w:t xml:space="preserve"> para</w:t>
        </w:r>
      </w:ins>
      <w:r>
        <w:t xml:space="preserve"> transformar as características e classes de cada evento da tabela em números inteiros</w:t>
      </w:r>
      <w:del w:id="998" w:author="Erico de Souza Loewe" w:date="2020-11-08T21:40:00Z">
        <w:r w:rsidR="00AD793C">
          <w:delText>;</w:delText>
        </w:r>
      </w:del>
      <w:ins w:id="999" w:author="Erico de Souza Loewe" w:date="2020-11-08T21:40:00Z">
        <w:r w:rsidR="004F768B">
          <w:t>,</w:t>
        </w:r>
      </w:ins>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210C75">
      <w:pPr>
        <w:pStyle w:val="Ttulo3"/>
      </w:pPr>
      <w:bookmarkStart w:id="1000" w:name="_Ref54908939"/>
      <w:bookmarkStart w:id="1001" w:name="_Toc55523385"/>
      <w:bookmarkStart w:id="1002" w:name="_Toc55260968"/>
      <w:r>
        <w:t>Testes com KNN</w:t>
      </w:r>
      <w:bookmarkEnd w:id="1000"/>
      <w:bookmarkEnd w:id="1001"/>
      <w:bookmarkEnd w:id="1002"/>
    </w:p>
    <w:p w14:paraId="5DE02447" w14:textId="51F34CC4" w:rsidR="00BD4BAC" w:rsidRDefault="00691D99" w:rsidP="00210C75">
      <w:r w:rsidRPr="00A02EEA">
        <w:tab/>
      </w:r>
      <w:r w:rsidRPr="00691D99">
        <w:t>No final</w:t>
      </w:r>
      <w:r>
        <w:t xml:space="preserve">, o </w:t>
      </w:r>
      <w:r w:rsidRPr="00A00B4A">
        <w:rPr>
          <w:i/>
        </w:rPr>
        <w:t>genreTable</w:t>
      </w:r>
      <w:del w:id="1003" w:author="Erico de Souza Loewe" w:date="2020-11-08T21:40:00Z">
        <w:r w:rsidR="004951D0">
          <w:rPr>
            <w:i/>
          </w:rPr>
          <w:delText>,</w:delText>
        </w:r>
        <w:r>
          <w:delText xml:space="preserve"> </w:delText>
        </w:r>
        <w:r w:rsidR="004951D0">
          <w:delText>convertido</w:delText>
        </w:r>
      </w:del>
      <w:ins w:id="1004" w:author="Erico de Souza Loewe" w:date="2020-11-08T21:40:00Z">
        <w:r>
          <w:t xml:space="preserve"> </w:t>
        </w:r>
        <w:r w:rsidR="006F44DD">
          <w:t xml:space="preserve">foi </w:t>
        </w:r>
        <w:r w:rsidR="00A43265">
          <w:t>transformado</w:t>
        </w:r>
      </w:ins>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del w:id="1005" w:author="Erico de Souza Loewe" w:date="2020-11-08T21:40:00Z">
        <w:r w:rsidR="004F2FB8">
          <w:delText>, sofreu</w:delText>
        </w:r>
        <w:r>
          <w:delText xml:space="preserve"> </w:delText>
        </w:r>
        <w:r w:rsidR="00F233C9">
          <w:delText>certa</w:delText>
        </w:r>
      </w:del>
      <w:ins w:id="1006" w:author="Erico de Souza Loewe" w:date="2020-11-08T21:40:00Z">
        <w:r w:rsidR="00250CE2">
          <w:t>. Então</w:t>
        </w:r>
        <w:r w:rsidRPr="00691D99">
          <w:t xml:space="preserve"> </w:t>
        </w:r>
        <w:r>
          <w:t>foi realizado a</w:t>
        </w:r>
      </w:ins>
      <w:r>
        <w:t xml:space="preserve"> separação da coluna gênero da tabela,</w:t>
      </w:r>
      <w:r w:rsidR="00AA76C4">
        <w:t xml:space="preserve"> </w:t>
      </w:r>
      <w:del w:id="1007" w:author="Erico de Souza Loewe" w:date="2020-11-08T21:40:00Z">
        <w:r w:rsidR="00AA76C4">
          <w:delText>obt</w:delText>
        </w:r>
        <w:r w:rsidR="007C1D5C">
          <w:delText>endo</w:delText>
        </w:r>
      </w:del>
      <w:ins w:id="1008" w:author="Erico de Souza Loewe" w:date="2020-11-08T21:40:00Z">
        <w:r w:rsidR="00AA76C4">
          <w:t>com isso, obtido as</w:t>
        </w:r>
      </w:ins>
      <w:r w:rsidR="00AA76C4">
        <w:t xml:space="preserve"> variáveis </w:t>
      </w:r>
      <w:del w:id="1009" w:author="Erico de Souza Loewe" w:date="2020-11-08T21:40:00Z">
        <w:r w:rsidR="007C1D5C">
          <w:delText>de</w:delText>
        </w:r>
        <w:r w:rsidR="00AA76C4">
          <w:delText xml:space="preserve"> </w:delText>
        </w:r>
      </w:del>
      <w:r w:rsidR="00AA76C4">
        <w:t xml:space="preserve">X (características) e </w:t>
      </w:r>
      <w:del w:id="1010" w:author="Erico de Souza Loewe" w:date="2020-11-08T21:40:00Z">
        <w:r w:rsidR="007C1D5C">
          <w:delText xml:space="preserve"> </w:delText>
        </w:r>
      </w:del>
      <w:r w:rsidR="00AA76C4">
        <w:t>y (classes).</w:t>
      </w:r>
      <w:r w:rsidR="00634F71">
        <w:t xml:space="preserve"> As duas são utilizadas na função </w:t>
      </w:r>
      <w:r w:rsidR="00634F71" w:rsidRPr="00634F71">
        <w:rPr>
          <w:i/>
        </w:rPr>
        <w:t>train_test_split</w:t>
      </w:r>
      <w:del w:id="1011" w:author="Erico de Souza Loewe" w:date="2020-11-08T21:40:00Z">
        <w:r w:rsidR="00C75330">
          <w:rPr>
            <w:i/>
          </w:rPr>
          <w:delText>,</w:delText>
        </w:r>
        <w:r w:rsidR="00634F71">
          <w:delText xml:space="preserve"> </w:delText>
        </w:r>
        <w:r w:rsidR="00152445">
          <w:delText>ad</w:delText>
        </w:r>
        <w:r w:rsidR="00C75330">
          <w:delText>quirindo</w:delText>
        </w:r>
        <w:r w:rsidR="00971447">
          <w:delText>, tanto</w:delText>
        </w:r>
      </w:del>
      <w:ins w:id="1012" w:author="Erico de Souza Loewe" w:date="2020-11-08T21:40:00Z">
        <w:r w:rsidR="00634F71">
          <w:t xml:space="preserve"> para obter </w:t>
        </w:r>
        <w:r w:rsidR="000E1AFB">
          <w:t>as</w:t>
        </w:r>
      </w:ins>
      <w:r w:rsidR="000E1AFB">
        <w:t xml:space="preserve"> características de treino (</w:t>
      </w:r>
      <w:r w:rsidR="000E1AFB" w:rsidRPr="000E1AFB">
        <w:rPr>
          <w:i/>
        </w:rPr>
        <w:t>X_train</w:t>
      </w:r>
      <w:del w:id="1013" w:author="Erico de Souza Loewe" w:date="2020-11-08T21:40:00Z">
        <w:r w:rsidR="000E1AFB">
          <w:delText>)</w:delText>
        </w:r>
        <w:r w:rsidR="00C75330">
          <w:delText xml:space="preserve"> e</w:delText>
        </w:r>
      </w:del>
      <w:ins w:id="1014" w:author="Erico de Souza Loewe" w:date="2020-11-08T21:40:00Z">
        <w:r w:rsidR="000E1AFB">
          <w:t>), características</w:t>
        </w:r>
      </w:ins>
      <w:r w:rsidR="000E1AFB">
        <w:t xml:space="preserve"> de teste (</w:t>
      </w:r>
      <w:r w:rsidR="000E1AFB" w:rsidRPr="000E1AFB">
        <w:rPr>
          <w:i/>
        </w:rPr>
        <w:t>X_test</w:t>
      </w:r>
      <w:r w:rsidR="000E1AFB">
        <w:t xml:space="preserve">), </w:t>
      </w:r>
      <w:del w:id="1015" w:author="Erico de Souza Loewe" w:date="2020-11-08T21:40:00Z">
        <w:r w:rsidR="00E219B3">
          <w:delText>quanto</w:delText>
        </w:r>
        <w:r w:rsidR="000E1AFB">
          <w:delText xml:space="preserve"> </w:delText>
        </w:r>
      </w:del>
      <w:r w:rsidR="000E1AFB">
        <w:t xml:space="preserve">classes de treino </w:t>
      </w:r>
      <w:del w:id="1016" w:author="Erico de Souza Loewe" w:date="2020-11-08T21:40:00Z">
        <w:r w:rsidR="008F0597">
          <w:delText xml:space="preserve">e </w:delText>
        </w:r>
      </w:del>
      <w:ins w:id="1017" w:author="Erico de Souza Loewe" w:date="2020-11-08T21:40:00Z">
        <w:r w:rsidR="000E1AFB">
          <w:t>(</w:t>
        </w:r>
        <w:r w:rsidR="000E1AFB" w:rsidRPr="000E1AFB">
          <w:rPr>
            <w:i/>
          </w:rPr>
          <w:t>y_train</w:t>
        </w:r>
        <w:r w:rsidR="000E1AFB">
          <w:t xml:space="preserve">) e classes de </w:t>
        </w:r>
      </w:ins>
      <w:r w:rsidR="000E1AFB">
        <w:t>teste (</w:t>
      </w:r>
      <w:r w:rsidR="000E1AFB" w:rsidRPr="000E1AFB">
        <w:rPr>
          <w:i/>
        </w:rPr>
        <w:t>y_</w:t>
      </w:r>
      <w:del w:id="1018" w:author="Erico de Souza Loewe" w:date="2020-11-08T21:40:00Z">
        <w:r w:rsidR="000E1AFB" w:rsidRPr="000E1AFB">
          <w:rPr>
            <w:i/>
          </w:rPr>
          <w:delText>train</w:delText>
        </w:r>
        <w:r w:rsidR="008F0597">
          <w:delText>,</w:delText>
        </w:r>
        <w:r w:rsidR="000E1AFB">
          <w:delText xml:space="preserve"> </w:delText>
        </w:r>
        <w:r w:rsidR="000E1AFB" w:rsidRPr="000E1AFB">
          <w:rPr>
            <w:i/>
          </w:rPr>
          <w:delText>y_</w:delText>
        </w:r>
      </w:del>
      <w:r w:rsidR="000E1AFB" w:rsidRPr="000E1AFB">
        <w:rPr>
          <w:i/>
        </w:rPr>
        <w:t>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ins w:id="1019" w:author="Erico de Souza Loewe" w:date="2020-11-08T21:40:00Z">
        <w:r w:rsidR="00FF2EA5">
          <w:t>,</w:t>
        </w:r>
      </w:ins>
      <w:r w:rsidR="00FF2EA5">
        <w:t xml:space="preserve"> </w:t>
      </w:r>
      <w:r w:rsidR="002B2B77">
        <w:t>que</w:t>
      </w:r>
      <w:del w:id="1020" w:author="Erico de Souza Loewe" w:date="2020-11-08T21:40:00Z">
        <w:r w:rsidR="008B6037">
          <w:delText>,</w:delText>
        </w:r>
      </w:del>
      <w:r w:rsidR="002B2B77">
        <w:t xml:space="preserve"> </w:t>
      </w:r>
      <w:r w:rsidR="00A61A0A">
        <w:t>nesse caso</w:t>
      </w:r>
      <w:del w:id="1021" w:author="Erico de Souza Loewe" w:date="2020-11-08T21:40:00Z">
        <w:r w:rsidR="008B6037">
          <w:delText>,</w:delText>
        </w:r>
      </w:del>
      <w:r w:rsidR="00587109">
        <w:t xml:space="preserve"> foi</w:t>
      </w:r>
      <w:del w:id="1022" w:author="Erico de Souza Loewe" w:date="2020-11-08T21:40:00Z">
        <w:r w:rsidR="008B6037">
          <w:delText xml:space="preserve"> de</w:delText>
        </w:r>
      </w:del>
      <w:r w:rsidR="00F966BB">
        <w:t xml:space="preserve"> </w:t>
      </w:r>
      <w:r w:rsidR="00FF2EA5">
        <w:t>0</w:t>
      </w:r>
      <w:r w:rsidR="004B57A4">
        <w:t>,</w:t>
      </w:r>
      <w:r w:rsidR="00FF2EA5">
        <w:t>3.</w:t>
      </w:r>
    </w:p>
    <w:p w14:paraId="584595AA" w14:textId="07206F5A" w:rsidR="00F8355F" w:rsidRDefault="007E05CD" w:rsidP="00210C75">
      <w:r>
        <w:tab/>
      </w:r>
      <w:del w:id="1023" w:author="Erico de Souza Loewe" w:date="2020-11-08T21:40:00Z">
        <w:r w:rsidR="000D059E">
          <w:delText>A</w:delText>
        </w:r>
      </w:del>
      <w:ins w:id="1024" w:author="Erico de Souza Loewe" w:date="2020-11-08T21:40:00Z">
        <w:r>
          <w:t>Para rodar o KNN, foi utilizado a</w:t>
        </w:r>
      </w:ins>
      <w:r>
        <w:t xml:space="preserve"> classe </w:t>
      </w:r>
      <w:r w:rsidRPr="007E05CD">
        <w:rPr>
          <w:i/>
        </w:rPr>
        <w:t>KNeighborsClassifier</w:t>
      </w:r>
      <w:r>
        <w:t xml:space="preserve"> da lib </w:t>
      </w:r>
      <w:r w:rsidRPr="007E05CD">
        <w:rPr>
          <w:i/>
        </w:rPr>
        <w:t>sklearn.neighbors</w:t>
      </w:r>
      <w:del w:id="1025" w:author="Erico de Souza Loewe" w:date="2020-11-08T21:40:00Z">
        <w:r w:rsidR="003C5567" w:rsidRPr="00017ED1">
          <w:rPr>
            <w:i/>
          </w:rPr>
          <w:delText xml:space="preserve"> </w:delText>
        </w:r>
        <w:r w:rsidR="00523340" w:rsidRPr="00017ED1">
          <w:delText>ser</w:delText>
        </w:r>
        <w:r w:rsidR="00523340">
          <w:delText>viu de base para o êxito</w:delText>
        </w:r>
        <w:r w:rsidR="000D059E">
          <w:delText xml:space="preserve"> no funcionamento do KNN.</w:delText>
        </w:r>
        <w:r w:rsidR="008B31B3" w:rsidRPr="00523340">
          <w:delText xml:space="preserve"> </w:delText>
        </w:r>
        <w:r w:rsidR="000D059E">
          <w:delText>N</w:delText>
        </w:r>
        <w:r w:rsidR="008B31B3" w:rsidRPr="008B31B3">
          <w:delText>ela</w:delText>
        </w:r>
      </w:del>
      <w:ins w:id="1026" w:author="Erico de Souza Loewe" w:date="2020-11-08T21:40:00Z">
        <w:r w:rsidRPr="008B31B3">
          <w:t>,</w:t>
        </w:r>
        <w:r w:rsidR="008B31B3" w:rsidRPr="008B31B3">
          <w:t xml:space="preserve"> nela</w:t>
        </w:r>
      </w:ins>
      <w:r w:rsidR="008B31B3" w:rsidRPr="008B31B3">
        <w:t>, pod</w:t>
      </w:r>
      <w:r w:rsidR="008B31B3">
        <w:t xml:space="preserve">e ser informado o </w:t>
      </w:r>
      <w:r w:rsidR="00BF1A85">
        <w:t>número</w:t>
      </w:r>
      <w:r w:rsidR="008B31B3">
        <w:t xml:space="preserve"> de vizinhos levados em consideração a partir do parâmetro </w:t>
      </w:r>
      <w:r w:rsidR="008B31B3" w:rsidRPr="008B31B3">
        <w:rPr>
          <w:i/>
        </w:rPr>
        <w:t>n_neighbors</w:t>
      </w:r>
      <w:ins w:id="1027" w:author="Erico de Souza Loewe" w:date="2020-11-08T21:40:00Z">
        <w:r w:rsidR="000E785A">
          <w:t>,</w:t>
        </w:r>
      </w:ins>
      <w:r w:rsidR="000E785A">
        <w:t xml:space="preserve"> que</w:t>
      </w:r>
      <w:del w:id="1028" w:author="Erico de Souza Loewe" w:date="2020-11-08T21:40:00Z">
        <w:r w:rsidR="000E3F59">
          <w:delText>,</w:delText>
        </w:r>
        <w:r w:rsidR="000E785A">
          <w:delText xml:space="preserve"> </w:delText>
        </w:r>
        <w:r w:rsidR="00FD0BF5">
          <w:delText>à vista disso</w:delText>
        </w:r>
        <w:r w:rsidR="000E3F59">
          <w:delText>,</w:delText>
        </w:r>
        <w:r w:rsidR="000E785A">
          <w:delText xml:space="preserve"> </w:delText>
        </w:r>
        <w:r w:rsidR="00327F0A">
          <w:delText>refere-se ao</w:delText>
        </w:r>
      </w:del>
      <w:ins w:id="1029" w:author="Erico de Souza Loewe" w:date="2020-11-08T21:40:00Z">
        <w:r w:rsidR="000E785A">
          <w:t xml:space="preserve"> nesse caso foi</w:t>
        </w:r>
      </w:ins>
      <w:r w:rsidR="000E785A">
        <w:t xml:space="preserve"> 3.</w:t>
      </w:r>
    </w:p>
    <w:p w14:paraId="3B4E78CD" w14:textId="6EBB0FAB" w:rsidR="007E05CD" w:rsidRDefault="00F8355F" w:rsidP="00210C75">
      <w:r>
        <w:tab/>
      </w:r>
      <w:r w:rsidR="009E07AC">
        <w:t xml:space="preserve">Iniciando a classe, obtemos a variável </w:t>
      </w:r>
      <w:r w:rsidR="009E07AC" w:rsidRPr="009E07AC">
        <w:rPr>
          <w:i/>
        </w:rPr>
        <w:t>model</w:t>
      </w:r>
      <w:del w:id="1030" w:author="Erico de Souza Loewe" w:date="2020-11-08T21:40:00Z">
        <w:r w:rsidR="004C1BFF">
          <w:delText>.</w:delText>
        </w:r>
        <w:r w:rsidR="009E07AC" w:rsidRPr="009E07AC">
          <w:delText xml:space="preserve"> </w:delText>
        </w:r>
        <w:r w:rsidR="00E15454">
          <w:delText>Com</w:delText>
        </w:r>
      </w:del>
      <w:ins w:id="1031" w:author="Erico de Souza Loewe" w:date="2020-11-08T21:40:00Z">
        <w:r w:rsidR="009E07AC" w:rsidRPr="009E07AC">
          <w:t xml:space="preserve">, </w:t>
        </w:r>
        <w:r w:rsidR="009E07AC">
          <w:t>com</w:t>
        </w:r>
      </w:ins>
      <w:r w:rsidR="009E07AC">
        <w:t xml:space="preserve"> ela, </w:t>
      </w:r>
      <w:del w:id="1032" w:author="Erico de Souza Loewe" w:date="2020-11-08T21:40:00Z">
        <w:r w:rsidR="00237371">
          <w:delText>põe-se</w:delText>
        </w:r>
      </w:del>
      <w:ins w:id="1033" w:author="Erico de Souza Loewe" w:date="2020-11-08T21:40:00Z">
        <w:r w:rsidR="009E07AC">
          <w:t>informamos</w:t>
        </w:r>
      </w:ins>
      <w:r w:rsidR="009E07AC">
        <w:t xml:space="preserve">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w:t>
      </w:r>
      <w:del w:id="1034" w:author="Erico de Souza Loewe" w:date="2020-11-08T21:40:00Z">
        <w:r w:rsidR="00794B95">
          <w:delText>de modo que</w:delText>
        </w:r>
        <w:r w:rsidR="00AF0E94">
          <w:delText xml:space="preserve"> suport</w:delText>
        </w:r>
        <w:r w:rsidR="00794B95">
          <w:delText>e</w:delText>
        </w:r>
        <w:r w:rsidR="00AF0E94">
          <w:delText xml:space="preserve"> </w:delText>
        </w:r>
        <w:r w:rsidR="001405F7">
          <w:delText>dois</w:delText>
        </w:r>
      </w:del>
      <w:ins w:id="1035" w:author="Erico de Souza Loewe" w:date="2020-11-08T21:40:00Z">
        <w:r w:rsidR="00AF0E94">
          <w:t>o qual suporta 2</w:t>
        </w:r>
      </w:ins>
      <w:r w:rsidR="00AF0E94">
        <w:t xml:space="preserve"> </w:t>
      </w:r>
      <w:r w:rsidR="00A12877">
        <w:t>parâmetros</w:t>
      </w:r>
      <w:r w:rsidR="00AF0E94">
        <w:t>: (i) dados de treino; (ii) valores alvo.</w:t>
      </w:r>
      <w:r w:rsidR="00A12877">
        <w:t xml:space="preserve"> </w:t>
      </w:r>
      <w:del w:id="1036" w:author="Erico de Souza Loewe" w:date="2020-11-08T21:40:00Z">
        <w:r w:rsidR="007B2EDA">
          <w:delText>Assim sendo</w:delText>
        </w:r>
      </w:del>
      <w:ins w:id="1037" w:author="Erico de Souza Loewe" w:date="2020-11-08T21:40:00Z">
        <w:r w:rsidR="00A12877">
          <w:t xml:space="preserve">Rodando o </w:t>
        </w:r>
        <w:r w:rsidR="00A12877">
          <w:rPr>
            <w:i/>
          </w:rPr>
          <w:t>fit</w:t>
        </w:r>
      </w:ins>
      <w:r w:rsidR="00A12877">
        <w:t xml:space="preserve">, já é </w:t>
      </w:r>
      <w:del w:id="1038" w:author="Erico de Souza Loewe" w:date="2020-11-08T21:40:00Z">
        <w:r w:rsidR="000365FD">
          <w:delText>iminente</w:delText>
        </w:r>
      </w:del>
      <w:ins w:id="1039" w:author="Erico de Souza Loewe" w:date="2020-11-08T21:40:00Z">
        <w:r w:rsidR="00A12877">
          <w:t>possível</w:t>
        </w:r>
      </w:ins>
      <w:r w:rsidR="00A12877">
        <w:t xml:space="preserve"> utilizar o modelo criado </w:t>
      </w:r>
      <w:del w:id="1040" w:author="Erico de Souza Loewe" w:date="2020-11-08T21:40:00Z">
        <w:r w:rsidR="00834C5B">
          <w:delText>em proveito de</w:delText>
        </w:r>
      </w:del>
      <w:ins w:id="1041" w:author="Erico de Souza Loewe" w:date="2020-11-08T21:40:00Z">
        <w:r w:rsidR="00A12877">
          <w:t>para</w:t>
        </w:r>
      </w:ins>
      <w:r w:rsidR="00A12877">
        <w:t xml:space="preserve"> predizer o</w:t>
      </w:r>
      <w:r w:rsidR="00A736E0">
        <w:t>s próximos alvos</w:t>
      </w:r>
      <w:ins w:id="1042" w:author="Erico de Souza Loewe" w:date="2020-11-08T21:40:00Z">
        <w:r w:rsidR="004F7693">
          <w:t>,</w:t>
        </w:r>
      </w:ins>
      <w:r w:rsidR="004F7693">
        <w:t xml:space="preserve"> que</w:t>
      </w:r>
      <w:del w:id="1043" w:author="Erico de Souza Loewe" w:date="2020-11-08T21:40:00Z">
        <w:r w:rsidR="00C10078">
          <w:delText>,</w:delText>
        </w:r>
      </w:del>
      <w:r w:rsidR="004F7693">
        <w:t xml:space="preserve"> no </w:t>
      </w:r>
      <w:r w:rsidR="004F7693" w:rsidRPr="004F7693">
        <w:rPr>
          <w:i/>
        </w:rPr>
        <w:t>sklearn</w:t>
      </w:r>
      <w:del w:id="1044" w:author="Erico de Souza Loewe" w:date="2020-11-08T21:40:00Z">
        <w:r w:rsidR="00C10078">
          <w:rPr>
            <w:i/>
          </w:rPr>
          <w:delText>,</w:delText>
        </w:r>
      </w:del>
      <w:r w:rsidR="004F7693">
        <w:t xml:space="preserve"> é rodado através do método </w:t>
      </w:r>
      <w:r w:rsidR="004F7693" w:rsidRPr="00F33E07">
        <w:rPr>
          <w:i/>
        </w:rPr>
        <w:t>predict</w:t>
      </w:r>
      <w:del w:id="1045" w:author="Erico de Souza Loewe" w:date="2020-11-08T21:40:00Z">
        <w:r w:rsidR="009F5AE7">
          <w:delText>.</w:delText>
        </w:r>
        <w:r w:rsidR="00E41F55">
          <w:delText xml:space="preserve"> </w:delText>
        </w:r>
        <w:r w:rsidR="009F5AE7">
          <w:delText>Ele transfere</w:delText>
        </w:r>
      </w:del>
      <w:ins w:id="1046" w:author="Erico de Souza Loewe" w:date="2020-11-08T21:40:00Z">
        <w:r w:rsidR="00E41F55">
          <w:t>, passando</w:t>
        </w:r>
      </w:ins>
      <w:r w:rsidR="00E41F55">
        <w:t xml:space="preserve">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1E0A9EB2" w:rsidR="00972812" w:rsidRDefault="00A33BFC" w:rsidP="00210C75">
      <w:r>
        <w:tab/>
      </w:r>
      <w:del w:id="1047" w:author="Erico de Souza Loewe" w:date="2020-11-08T21:40:00Z">
        <w:r w:rsidR="00DA6BB2">
          <w:delText>Em suma,</w:delText>
        </w:r>
      </w:del>
      <w:ins w:id="1048" w:author="Erico de Souza Loewe" w:date="2020-11-08T21:40:00Z">
        <w:r w:rsidR="00864E51">
          <w:t>No fim, é realizado</w:t>
        </w:r>
      </w:ins>
      <w:r w:rsidR="00864E51">
        <w:t xml:space="preserve"> um teste</w:t>
      </w:r>
      <w:del w:id="1049" w:author="Erico de Souza Loewe" w:date="2020-11-08T21:40:00Z">
        <w:r w:rsidR="004455C7">
          <w:delText>, efetua</w:delText>
        </w:r>
        <w:r w:rsidR="00F67CE3">
          <w:delText>do</w:delText>
        </w:r>
      </w:del>
      <w:r w:rsidR="00751FD7">
        <w:t xml:space="preserve"> através do método </w:t>
      </w:r>
      <w:r w:rsidR="00751FD7" w:rsidRPr="00751FD7">
        <w:rPr>
          <w:i/>
        </w:rPr>
        <w:t>score</w:t>
      </w:r>
      <w:r w:rsidR="00864E51">
        <w:t xml:space="preserve"> na performance da predição do algoritmo e </w:t>
      </w:r>
      <w:del w:id="1050" w:author="Erico de Souza Loewe" w:date="2020-11-08T21:40:00Z">
        <w:r w:rsidR="00FA5F4E">
          <w:delText xml:space="preserve">do </w:delText>
        </w:r>
      </w:del>
      <w:r w:rsidR="00864E51">
        <w:t xml:space="preserve">modelo informado ao </w:t>
      </w:r>
      <w:r w:rsidR="00864E51" w:rsidRPr="00E7273F">
        <w:rPr>
          <w:i/>
        </w:rPr>
        <w:t>sklearn</w:t>
      </w:r>
      <w:del w:id="1051" w:author="Erico de Souza Loewe" w:date="2020-11-08T21:40:00Z">
        <w:r w:rsidR="00210A77">
          <w:delText xml:space="preserve">, </w:delText>
        </w:r>
        <w:r w:rsidR="005A7C3A">
          <w:delText>recebe</w:delText>
        </w:r>
        <w:r w:rsidR="000771B1">
          <w:delText>u</w:delText>
        </w:r>
      </w:del>
      <w:ins w:id="1052" w:author="Erico de Souza Loewe" w:date="2020-11-08T21:40:00Z">
        <w:r w:rsidR="00751FD7">
          <w:t>.</w:t>
        </w:r>
        <w:r w:rsidR="005A7C3A">
          <w:t xml:space="preserve"> Esse método, recebe</w:t>
        </w:r>
      </w:ins>
      <w:r w:rsidR="005A7C3A">
        <w:t xml:space="preserve"> por parâmetro </w:t>
      </w:r>
      <w:del w:id="1053" w:author="Erico de Souza Loewe" w:date="2020-11-08T21:40:00Z">
        <w:r w:rsidR="00FF3850">
          <w:delText>suas constatações</w:delText>
        </w:r>
        <w:r w:rsidR="001850B4">
          <w:delText>,</w:delText>
        </w:r>
      </w:del>
      <w:ins w:id="1054" w:author="Erico de Souza Loewe" w:date="2020-11-08T21:40:00Z">
        <w:r w:rsidR="005A7C3A">
          <w:t>as características de teste</w:t>
        </w:r>
      </w:ins>
      <w:r w:rsidR="005A7C3A">
        <w:t xml:space="preserve"> retiradas </w:t>
      </w:r>
      <w:del w:id="1055" w:author="Erico de Souza Loewe" w:date="2020-11-08T21:40:00Z">
        <w:r w:rsidR="005A2621">
          <w:delText>n</w:delText>
        </w:r>
        <w:r w:rsidR="005A7C3A">
          <w:delText>o</w:delText>
        </w:r>
      </w:del>
      <w:ins w:id="1056" w:author="Erico de Souza Loewe" w:date="2020-11-08T21:40:00Z">
        <w:r w:rsidR="005A7C3A">
          <w:t>do</w:t>
        </w:r>
      </w:ins>
      <w:r w:rsidR="005A7C3A">
        <w:t xml:space="preserve"> modelo (</w:t>
      </w:r>
      <w:r w:rsidR="005A7C3A" w:rsidRPr="005A7C3A">
        <w:rPr>
          <w:i/>
        </w:rPr>
        <w:t>X_test</w:t>
      </w:r>
      <w:del w:id="1057" w:author="Erico de Souza Loewe" w:date="2020-11-08T21:40:00Z">
        <w:r w:rsidR="005A7C3A">
          <w:delText>)</w:delText>
        </w:r>
        <w:r w:rsidR="00FA5F4E">
          <w:delText>.</w:delText>
        </w:r>
        <w:r w:rsidR="005A7C3A">
          <w:delText xml:space="preserve"> </w:delText>
        </w:r>
        <w:r w:rsidR="005A2621">
          <w:delText>A</w:delText>
        </w:r>
        <w:r w:rsidR="005A7C3A">
          <w:delText>s</w:delText>
        </w:r>
      </w:del>
      <w:ins w:id="1058" w:author="Erico de Souza Loewe" w:date="2020-11-08T21:40:00Z">
        <w:r w:rsidR="005A7C3A">
          <w:t>) e as</w:t>
        </w:r>
      </w:ins>
      <w:r w:rsidR="005A7C3A">
        <w:t xml:space="preserve"> classes </w:t>
      </w:r>
      <w:del w:id="1059" w:author="Erico de Souza Loewe" w:date="2020-11-08T21:40:00Z">
        <w:r w:rsidR="0099668D">
          <w:delText>dele</w:delText>
        </w:r>
        <w:r w:rsidR="00CE569C">
          <w:delText>,</w:delText>
        </w:r>
      </w:del>
      <w:ins w:id="1060" w:author="Erico de Souza Loewe" w:date="2020-11-08T21:40:00Z">
        <w:r w:rsidR="005A7C3A">
          <w:t>de teste</w:t>
        </w:r>
      </w:ins>
      <w:r w:rsidR="005A7C3A">
        <w:t xml:space="preserve"> retiradas do modelo (</w:t>
      </w:r>
      <w:r w:rsidR="005A7C3A" w:rsidRPr="005A7C3A">
        <w:rPr>
          <w:i/>
        </w:rPr>
        <w:t>y_test</w:t>
      </w:r>
      <w:del w:id="1061" w:author="Erico de Souza Loewe" w:date="2020-11-08T21:40:00Z">
        <w:r w:rsidR="005A7C3A">
          <w:delText>)</w:delText>
        </w:r>
        <w:r w:rsidR="003D6DDB">
          <w:delText>,</w:delText>
        </w:r>
        <w:r w:rsidR="00A31EAE">
          <w:delText xml:space="preserve"> retorna</w:delText>
        </w:r>
        <w:r w:rsidR="003D6DDB">
          <w:delText>ram</w:delText>
        </w:r>
      </w:del>
      <w:ins w:id="1062" w:author="Erico de Souza Loewe" w:date="2020-11-08T21:40:00Z">
        <w:r w:rsidR="005A7C3A">
          <w:t>)</w:t>
        </w:r>
        <w:r w:rsidR="00A31EAE">
          <w:t xml:space="preserve"> e retorna</w:t>
        </w:r>
      </w:ins>
      <w:r w:rsidR="00A31EAE">
        <w:t xml:space="preserve"> </w:t>
      </w:r>
      <w:r w:rsidR="00EF4A01">
        <w:t>à</w:t>
      </w:r>
      <w:r w:rsidR="00A31EAE">
        <w:t xml:space="preserve"> acurácia do modelo gerado</w:t>
      </w:r>
      <w:del w:id="1063" w:author="Erico de Souza Loewe" w:date="2020-11-08T21:40:00Z">
        <w:r w:rsidR="003D6DDB">
          <w:delText>,</w:delText>
        </w:r>
        <w:r w:rsidR="00EF4A01">
          <w:delText xml:space="preserve"> obte</w:delText>
        </w:r>
        <w:r w:rsidR="003D6DDB">
          <w:delText>ndo</w:delText>
        </w:r>
      </w:del>
      <w:ins w:id="1064" w:author="Erico de Souza Loewe" w:date="2020-11-08T21:40:00Z">
        <w:r w:rsidR="00A31EAE">
          <w:t>.</w:t>
        </w:r>
        <w:r w:rsidR="00EF4A01">
          <w:t xml:space="preserve"> O qual obteve</w:t>
        </w:r>
      </w:ins>
      <w:r w:rsidR="00EF4A01">
        <w:t xml:space="preserve"> uma média de 0,15 nos testes realizados.</w:t>
      </w:r>
    </w:p>
    <w:p w14:paraId="1C6251BA" w14:textId="4F879E0A" w:rsidR="00972812" w:rsidRDefault="00972812" w:rsidP="00210C75">
      <w:pPr>
        <w:pStyle w:val="Ttulo3"/>
      </w:pPr>
      <w:bookmarkStart w:id="1065" w:name="_Toc55523386"/>
      <w:bookmarkStart w:id="1066" w:name="_Toc55260969"/>
      <w:r>
        <w:t>Taxonomia dos gêneros</w:t>
      </w:r>
      <w:bookmarkEnd w:id="1065"/>
      <w:bookmarkEnd w:id="1066"/>
    </w:p>
    <w:p w14:paraId="374E4EDB" w14:textId="43EE5EB7" w:rsidR="009863A4" w:rsidRDefault="00972812" w:rsidP="00210C75">
      <w:r>
        <w:tab/>
      </w:r>
      <w:del w:id="1067" w:author="Erico de Souza Loewe" w:date="2020-11-08T21:40:00Z">
        <w:r w:rsidR="004F7ED2">
          <w:delText>I</w:delText>
        </w:r>
        <w:r w:rsidR="000D33E5">
          <w:delText>ntenta</w:delText>
        </w:r>
        <w:r w:rsidR="00F806D1">
          <w:delText>ndo manter,</w:delText>
        </w:r>
        <w:r w:rsidR="00715C18">
          <w:delText xml:space="preserve"> nas classes de predição, somente </w:delText>
        </w:r>
        <w:r w:rsidR="000218AB">
          <w:delText>o</w:delText>
        </w:r>
        <w:r w:rsidR="00715C18">
          <w:delText xml:space="preserve"> principal</w:delText>
        </w:r>
        <w:r w:rsidR="000218AB">
          <w:delText xml:space="preserve"> do </w:delText>
        </w:r>
      </w:del>
      <w:ins w:id="1068" w:author="Erico de Souza Loewe" w:date="2020-11-08T21:40:00Z">
        <w:r>
          <w:t xml:space="preserve">Visando melhorar o </w:t>
        </w:r>
      </w:ins>
      <w:r>
        <w:rPr>
          <w:rPrChange w:id="1069" w:author="Erico de Souza Loewe" w:date="2020-11-08T21:40:00Z">
            <w:rPr>
              <w:i/>
            </w:rPr>
          </w:rPrChange>
        </w:rPr>
        <w:t>score</w:t>
      </w:r>
      <w:r>
        <w:t xml:space="preserve"> </w:t>
      </w:r>
      <w:del w:id="1070" w:author="Erico de Souza Loewe" w:date="2020-11-08T21:40:00Z">
        <w:r w:rsidR="000218AB">
          <w:delText>de recomendação</w:delText>
        </w:r>
        <w:r w:rsidR="004F7ED2">
          <w:delText xml:space="preserve"> na sua melhoria</w:delText>
        </w:r>
        <w:r w:rsidR="00715C18">
          <w:delText>,</w:delText>
        </w:r>
        <w:r w:rsidR="005F50E1">
          <w:delText xml:space="preserve"> efetuou-se</w:delText>
        </w:r>
      </w:del>
      <w:ins w:id="1071" w:author="Erico de Souza Loewe" w:date="2020-11-08T21:40:00Z">
        <w:r>
          <w:t>das recomendações, foi realizado</w:t>
        </w:r>
      </w:ins>
      <w:r>
        <w:t xml:space="preserve"> uma busca dos principais gêneros musicais e a relação com seus </w:t>
      </w:r>
      <w:r w:rsidR="00715C18">
        <w:t>subgêneros</w:t>
      </w:r>
      <w:del w:id="1072" w:author="Erico de Souza Loewe" w:date="2020-11-08T21:40:00Z">
        <w:r w:rsidR="001805CA">
          <w:delText>.</w:delText>
        </w:r>
        <w:r w:rsidR="00715C18">
          <w:delText xml:space="preserve"> </w:delText>
        </w:r>
        <w:r w:rsidR="0087085C">
          <w:delText>Isto posto</w:delText>
        </w:r>
        <w:r w:rsidR="00BF738E">
          <w:delText xml:space="preserve">, </w:delText>
        </w:r>
        <w:r w:rsidR="00715C18">
          <w:delText>reduz</w:delText>
        </w:r>
      </w:del>
      <w:ins w:id="1073" w:author="Erico de Souza Loewe" w:date="2020-11-08T21:40:00Z">
        <w:r w:rsidR="00715C18">
          <w:t>, para nas classes de predição, manter somente o principal, reduzindo assim</w:t>
        </w:r>
      </w:ins>
      <w:r w:rsidR="00715C18">
        <w:t xml:space="preserve"> a</w:t>
      </w:r>
      <w:r w:rsidR="00FF723C">
        <w:t>s</w:t>
      </w:r>
      <w:r w:rsidR="00715C18">
        <w:t xml:space="preserve"> possibilidades</w:t>
      </w:r>
      <w:r w:rsidR="00FF723C">
        <w:t xml:space="preserve"> de resultados</w:t>
      </w:r>
      <w:r w:rsidR="00715C18">
        <w:t xml:space="preserve"> para o algoritmo KNN. </w:t>
      </w:r>
      <w:r w:rsidR="009863A4">
        <w:t>O</w:t>
      </w:r>
      <w:ins w:id="1074" w:author="Erico de Souza Loewe" w:date="2020-11-08T21:40:00Z">
        <w:r w:rsidR="009863A4">
          <w:t xml:space="preserve"> principal</w:t>
        </w:r>
      </w:ins>
      <w:r w:rsidR="009863A4">
        <w:t xml:space="preserve"> objetivo da busca</w:t>
      </w:r>
      <w:ins w:id="1075" w:author="Erico de Souza Loewe" w:date="2020-11-08T21:40:00Z">
        <w:r w:rsidR="009863A4">
          <w:t>,</w:t>
        </w:r>
      </w:ins>
      <w:r w:rsidR="009863A4">
        <w:t xml:space="preserve"> era</w:t>
      </w:r>
      <w:ins w:id="1076" w:author="Erico de Souza Loewe" w:date="2020-11-08T21:40:00Z">
        <w:r w:rsidR="009863A4">
          <w:t xml:space="preserve"> encontrar uma lista que supria a lista de gêneros do Spotify, para</w:t>
        </w:r>
      </w:ins>
      <w:r w:rsidR="009863A4">
        <w:t xml:space="preserve">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w:t>
      </w:r>
      <w:del w:id="1077" w:author="Erico de Souza Loewe" w:date="2020-11-08T21:40:00Z">
        <w:r w:rsidR="00156C1F">
          <w:delText>em prol de</w:delText>
        </w:r>
        <w:r w:rsidR="009863A4">
          <w:delText xml:space="preserve"> encontrar uma lista que supri</w:delText>
        </w:r>
        <w:r w:rsidR="00156C1F">
          <w:delText>sse</w:delText>
        </w:r>
        <w:r w:rsidR="009863A4">
          <w:delText xml:space="preserve"> a lista de gêneros do</w:delText>
        </w:r>
      </w:del>
      <w:ins w:id="1078" w:author="Erico de Souza Loewe" w:date="2020-11-08T21:40:00Z">
        <w:r w:rsidR="00C53BED">
          <w:t>pois o</w:t>
        </w:r>
      </w:ins>
      <w:r w:rsidR="00C53BED">
        <w:t xml:space="preserve"> Spotify </w:t>
      </w:r>
      <w:del w:id="1079" w:author="Erico de Souza Loewe" w:date="2020-11-08T21:40:00Z">
        <w:r w:rsidR="00991C67">
          <w:delText>-</w:delText>
        </w:r>
        <w:r w:rsidR="00A87CC1">
          <w:delText xml:space="preserve"> algo que</w:delText>
        </w:r>
        <w:r w:rsidR="00657371">
          <w:delText xml:space="preserve"> ele</w:delText>
        </w:r>
        <w:r w:rsidR="00C53BED">
          <w:delText xml:space="preserve"> </w:delText>
        </w:r>
      </w:del>
      <w:r w:rsidR="00C53BED">
        <w:t>não dispõe</w:t>
      </w:r>
      <w:ins w:id="1080" w:author="Erico de Souza Loewe" w:date="2020-11-08T21:40:00Z">
        <w:r w:rsidR="00C53BED">
          <w:t xml:space="preserve"> dessa relação</w:t>
        </w:r>
      </w:ins>
      <w:r w:rsidR="00500219">
        <w:t>.</w:t>
      </w:r>
      <w:r w:rsidR="00664424">
        <w:t xml:space="preserve"> </w:t>
      </w:r>
    </w:p>
    <w:p w14:paraId="38194D4B" w14:textId="39CFCFC7" w:rsidR="00972812" w:rsidRPr="00BE0510" w:rsidRDefault="009A3330" w:rsidP="00210C75">
      <w:r>
        <w:tab/>
        <w:t xml:space="preserve">A lista </w:t>
      </w:r>
      <w:del w:id="1081" w:author="Erico de Souza Loewe" w:date="2020-11-08T21:40:00Z">
        <w:r w:rsidR="00E54111">
          <w:delText>(</w:delText>
        </w:r>
      </w:del>
      <w:ins w:id="1082" w:author="Erico de Souza Loewe" w:date="2020-11-08T21:40:00Z">
        <w:r>
          <w:t xml:space="preserve">a </w:t>
        </w:r>
      </w:ins>
      <w:r>
        <w:t xml:space="preserve">relação </w:t>
      </w:r>
      <w:r w:rsidR="007F3C08">
        <w:t>dos gêneros</w:t>
      </w:r>
      <w:r>
        <w:t xml:space="preserve"> com </w:t>
      </w:r>
      <w:r w:rsidR="007F3C08">
        <w:t>seus subgêneros</w:t>
      </w:r>
      <w:del w:id="1083" w:author="Erico de Souza Loewe" w:date="2020-11-08T21:40:00Z">
        <w:r w:rsidR="00E54111">
          <w:delText>)</w:delText>
        </w:r>
        <w:r>
          <w:delText xml:space="preserve"> </w:delText>
        </w:r>
        <w:r w:rsidR="00B80E6B">
          <w:delText xml:space="preserve">pôde </w:delText>
        </w:r>
        <w:r w:rsidR="00EF3656">
          <w:delText>ser</w:delText>
        </w:r>
        <w:r>
          <w:delText xml:space="preserve"> </w:delText>
        </w:r>
        <w:r w:rsidR="00B80E6B">
          <w:delText>identificada</w:delText>
        </w:r>
      </w:del>
      <w:ins w:id="1084" w:author="Erico de Souza Loewe" w:date="2020-11-08T21:40:00Z">
        <w:r>
          <w:t xml:space="preserve"> foi </w:t>
        </w:r>
        <w:r w:rsidR="00662C90">
          <w:t>encontrada</w:t>
        </w:r>
      </w:ins>
      <w:r>
        <w:t xml:space="preserve"> em um </w:t>
      </w:r>
      <w:r w:rsidRPr="009A3330">
        <w:rPr>
          <w:i/>
        </w:rPr>
        <w:t>showcase</w:t>
      </w:r>
      <w:r>
        <w:t xml:space="preserve"> </w:t>
      </w:r>
      <w:del w:id="1085" w:author="Erico de Souza Loewe" w:date="2020-11-08T21:40:00Z">
        <w:r w:rsidR="004E4E1A">
          <w:delText xml:space="preserve">que faz parte </w:delText>
        </w:r>
      </w:del>
      <w:r>
        <w:t xml:space="preserve">do Spotify </w:t>
      </w:r>
      <w:del w:id="1086" w:author="Erico de Souza Loewe" w:date="2020-11-08T21:40:00Z">
        <w:r w:rsidR="001E44D4">
          <w:delText>denominado de</w:delText>
        </w:r>
      </w:del>
      <w:ins w:id="1087" w:author="Erico de Souza Loewe" w:date="2020-11-08T21:40:00Z">
        <w:r>
          <w:t>chamado</w:t>
        </w:r>
      </w:ins>
      <w:r>
        <w:t xml:space="preserve"> Music Popcorn</w:t>
      </w:r>
      <w:r w:rsidR="00803FCE">
        <w:t xml:space="preserve"> (</w:t>
      </w:r>
      <w:hyperlink r:id="rId66" w:history="1">
        <w:r w:rsidR="00803FCE" w:rsidRPr="00A97051">
          <w:rPr>
            <w:rStyle w:val="Hyperlink"/>
          </w:rPr>
          <w:t>https://developer.spotify.com/community/showcase/music-popcorn/</w:t>
        </w:r>
      </w:hyperlink>
      <w:r w:rsidR="00803FCE">
        <w:t>)</w:t>
      </w:r>
      <w:r w:rsidR="00504D14">
        <w:t>.</w:t>
      </w:r>
      <w:r w:rsidR="007F3C08">
        <w:t xml:space="preserve"> </w:t>
      </w:r>
      <w:del w:id="1088" w:author="Erico de Souza Loewe" w:date="2020-11-08T21:40:00Z">
        <w:r w:rsidR="003F575D">
          <w:delText>Mesmo que</w:delText>
        </w:r>
        <w:r w:rsidR="007F3C08">
          <w:delText xml:space="preserve"> </w:delText>
        </w:r>
      </w:del>
      <w:r w:rsidR="007F3C08">
        <w:t xml:space="preserve">Ele </w:t>
      </w:r>
      <w:del w:id="1089" w:author="Erico de Souza Loewe" w:date="2020-11-08T21:40:00Z">
        <w:r w:rsidR="007F3C08">
          <w:delText>possu</w:delText>
        </w:r>
        <w:r w:rsidR="003F575D">
          <w:delText>a</w:delText>
        </w:r>
      </w:del>
      <w:ins w:id="1090" w:author="Erico de Souza Loewe" w:date="2020-11-08T21:40:00Z">
        <w:r w:rsidR="007F3C08">
          <w:t>possui</w:t>
        </w:r>
      </w:ins>
      <w:r w:rsidR="007F3C08">
        <w:t xml:space="preserve"> uma lista de 1107 gêneros, 4 vezes menos do que o Spotify possui hoje,</w:t>
      </w:r>
      <w:ins w:id="1091" w:author="Erico de Souza Loewe" w:date="2020-11-08T21:40:00Z">
        <w:r w:rsidR="007F3C08">
          <w:t xml:space="preserve"> </w:t>
        </w:r>
        <w:r w:rsidR="008A3ACD">
          <w:t>porém</w:t>
        </w:r>
      </w:ins>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210C75">
      <w:pPr>
        <w:pStyle w:val="Ttulo2"/>
        <w:rPr>
          <w:i/>
        </w:rPr>
      </w:pPr>
      <w:bookmarkStart w:id="1092" w:name="_Toc55523387"/>
      <w:bookmarkStart w:id="1093" w:name="_Toc55260970"/>
      <w:r>
        <w:t xml:space="preserve">Modelagem </w:t>
      </w:r>
      <w:r w:rsidR="00CC1095">
        <w:t xml:space="preserve">do </w:t>
      </w:r>
      <w:r>
        <w:t>sistema</w:t>
      </w:r>
      <w:r w:rsidR="00726572">
        <w:t xml:space="preserve"> </w:t>
      </w:r>
      <w:r w:rsidR="00AE024C">
        <w:rPr>
          <w:i/>
        </w:rPr>
        <w:t>LORS</w:t>
      </w:r>
      <w:bookmarkEnd w:id="1092"/>
      <w:bookmarkEnd w:id="1093"/>
    </w:p>
    <w:p w14:paraId="3B5520AA" w14:textId="0BF674ED" w:rsidR="0034393F" w:rsidRDefault="00CC7162" w:rsidP="00210C75">
      <w:r>
        <w:tab/>
      </w:r>
      <w:del w:id="1094" w:author="Erico de Souza Loewe" w:date="2020-11-08T21:40:00Z">
        <w:r w:rsidR="0076091E">
          <w:delText>No</w:delText>
        </w:r>
      </w:del>
      <w:ins w:id="1095" w:author="Erico de Souza Loewe" w:date="2020-11-08T21:40:00Z">
        <w:r>
          <w:t>O</w:t>
        </w:r>
      </w:ins>
      <w:r>
        <w:t xml:space="preserve"> sistema LORS</w:t>
      </w:r>
      <w:del w:id="1096" w:author="Erico de Souza Loewe" w:date="2020-11-08T21:40:00Z">
        <w:r w:rsidR="0016283E">
          <w:delText>,</w:delText>
        </w:r>
      </w:del>
      <w:ins w:id="1097" w:author="Erico de Souza Loewe" w:date="2020-11-08T21:40:00Z">
        <w:r>
          <w:t xml:space="preserve"> </w:t>
        </w:r>
        <w:r w:rsidR="00D458A3">
          <w:t>foi</w:t>
        </w:r>
      </w:ins>
      <w:r w:rsidR="00D458A3">
        <w:t xml:space="preserve"> desenvolvido para</w:t>
      </w:r>
      <w:del w:id="1098" w:author="Erico de Souza Loewe" w:date="2020-11-08T21:40:00Z">
        <w:r w:rsidR="00B8062D">
          <w:delText>,</w:delText>
        </w:r>
      </w:del>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del w:id="1099" w:author="Erico de Souza Loewe" w:date="2020-11-08T21:40:00Z">
        <w:r w:rsidR="0076091E">
          <w:delText>,</w:delText>
        </w:r>
      </w:del>
      <w:ins w:id="1100" w:author="Erico de Souza Loewe" w:date="2020-11-08T21:40:00Z">
        <w:r w:rsidR="009C7510">
          <w:t xml:space="preserve">. </w:t>
        </w:r>
        <w:r w:rsidR="00CA68CD">
          <w:t>Nele</w:t>
        </w:r>
      </w:ins>
      <w:r w:rsidR="00CA68CD">
        <w:t xml:space="preserve"> é realizado a</w:t>
      </w:r>
      <w:r w:rsidR="009C7510">
        <w:t xml:space="preserve"> predição do gênero musical baseando-se no contexto </w:t>
      </w:r>
      <w:r w:rsidR="00145F69">
        <w:t>e o histórico de músicas reproduzidas</w:t>
      </w:r>
      <w:del w:id="1101" w:author="Erico de Souza Loewe" w:date="2020-11-08T21:40:00Z">
        <w:r w:rsidR="0076091E">
          <w:delText>.</w:delText>
        </w:r>
        <w:r w:rsidR="009102B8">
          <w:delText xml:space="preserve"> </w:delText>
        </w:r>
        <w:r w:rsidR="0076091E">
          <w:delText>O</w:delText>
        </w:r>
      </w:del>
      <w:ins w:id="1102" w:author="Erico de Souza Loewe" w:date="2020-11-08T21:40:00Z">
        <w:r w:rsidR="009102B8">
          <w:t>, e entregue o</w:t>
        </w:r>
      </w:ins>
      <w:r w:rsidR="009102B8">
        <w:t xml:space="preserve"> resultado </w:t>
      </w:r>
      <w:del w:id="1103" w:author="Erico de Souza Loewe" w:date="2020-11-08T21:40:00Z">
        <w:r w:rsidR="00A81BB6">
          <w:delText>correspondente</w:delText>
        </w:r>
        <w:r w:rsidR="00907AEF">
          <w:delText xml:space="preserve"> passa a ser entregue</w:delText>
        </w:r>
        <w:r w:rsidR="009102B8">
          <w:delText xml:space="preserve"> </w:delText>
        </w:r>
      </w:del>
      <w:r w:rsidR="009102B8">
        <w:t>através de uma API</w:t>
      </w:r>
      <w:r w:rsidR="00375E1B">
        <w:t>,</w:t>
      </w:r>
      <w:r w:rsidR="002F0BD6">
        <w:t xml:space="preserve"> </w:t>
      </w:r>
      <w:del w:id="1104" w:author="Erico de Souza Loewe" w:date="2020-11-08T21:40:00Z">
        <w:r w:rsidR="002F0BD6">
          <w:delText>pode</w:delText>
        </w:r>
        <w:r w:rsidR="00907AEF">
          <w:delText>ndo</w:delText>
        </w:r>
      </w:del>
      <w:ins w:id="1105" w:author="Erico de Souza Loewe" w:date="2020-11-08T21:40:00Z">
        <w:r w:rsidR="00375E1B">
          <w:t>a qual</w:t>
        </w:r>
        <w:r w:rsidR="002F0BD6">
          <w:t xml:space="preserve"> pode</w:t>
        </w:r>
      </w:ins>
      <w:r w:rsidR="002F0BD6">
        <w:t xml:space="preserve"> ser consumida por qualquer </w:t>
      </w:r>
      <w:r w:rsidR="0034393F">
        <w:t>usuário</w:t>
      </w:r>
      <w:r w:rsidR="002F0BD6">
        <w:t xml:space="preserve"> que utilize o </w:t>
      </w:r>
      <w:r w:rsidR="002F0BD6">
        <w:rPr>
          <w:rPrChange w:id="1106" w:author="Erico de Souza Loewe" w:date="2020-11-08T21:40:00Z">
            <w:rPr>
              <w:i/>
            </w:rPr>
          </w:rPrChange>
        </w:rPr>
        <w:t>plugin Web</w:t>
      </w:r>
      <w:r w:rsidR="004E1FF1">
        <w:t xml:space="preserve"> desenvolvido nesse trabalho</w:t>
      </w:r>
      <w:r w:rsidR="009102B8">
        <w:t>.</w:t>
      </w:r>
    </w:p>
    <w:p w14:paraId="0AD4FE53" w14:textId="77777777" w:rsidR="00BC6F82" w:rsidRDefault="00BC6F82" w:rsidP="00210C75">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210C75">
      <w:pPr>
        <w:pStyle w:val="Legenda"/>
      </w:pPr>
      <w:bookmarkStart w:id="1107" w:name="_Ref54973275"/>
      <w:bookmarkStart w:id="1108" w:name="_Toc55260899"/>
      <w:r>
        <w:t xml:space="preserve">Figura </w:t>
      </w:r>
      <w:r w:rsidR="006B25B5">
        <w:fldChar w:fldCharType="begin"/>
      </w:r>
      <w:r w:rsidR="006B25B5">
        <w:instrText xml:space="preserve"> SEQ Figura \* ARABIC </w:instrText>
      </w:r>
      <w:r w:rsidR="006B25B5">
        <w:fldChar w:fldCharType="separate"/>
      </w:r>
      <w:r w:rsidR="00772326">
        <w:rPr>
          <w:noProof/>
        </w:rPr>
        <w:t>24</w:t>
      </w:r>
      <w:r w:rsidR="006B25B5">
        <w:rPr>
          <w:noProof/>
        </w:rPr>
        <w:fldChar w:fldCharType="end"/>
      </w:r>
      <w:bookmarkEnd w:id="1107"/>
      <w:r>
        <w:t xml:space="preserve"> Visão macro do sistema LORS </w:t>
      </w:r>
      <w:r w:rsidRPr="00A73EA3">
        <w:t>(próprio, 2020)</w:t>
      </w:r>
      <w:bookmarkEnd w:id="1108"/>
    </w:p>
    <w:p w14:paraId="50849F02" w14:textId="2E1C0717" w:rsidR="00BC6F82" w:rsidRDefault="00E62979" w:rsidP="00210C75">
      <w:r>
        <w:tab/>
      </w:r>
      <w:r w:rsidR="00B060DE">
        <w:t xml:space="preserve">O </w:t>
      </w:r>
      <w:r w:rsidR="00B060DE">
        <w:rPr>
          <w:rPrChange w:id="1109" w:author="Erico de Souza Loewe" w:date="2020-11-08T21:40:00Z">
            <w:rPr>
              <w:i/>
            </w:rPr>
          </w:rPrChange>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w:t>
      </w:r>
      <w:del w:id="1110" w:author="Erico de Souza Loewe" w:date="2020-11-08T21:40:00Z">
        <w:r w:rsidR="00466714">
          <w:delText>,</w:delText>
        </w:r>
      </w:del>
      <w:r w:rsidR="00B060DE">
        <w:t xml:space="preserve"> a</w:t>
      </w:r>
      <w:r w:rsidR="00A9537E">
        <w:t xml:space="preserve"> cada 30 minutos</w:t>
      </w:r>
      <w:del w:id="1111" w:author="Erico de Souza Loewe" w:date="2020-11-08T21:40:00Z">
        <w:r w:rsidR="00466714">
          <w:delText>,</w:delText>
        </w:r>
      </w:del>
      <w:r w:rsidR="00A9537E">
        <w:t xml:space="preserve"> </w:t>
      </w:r>
      <w:r w:rsidR="00233140">
        <w:t>solicitar</w:t>
      </w:r>
      <w:r w:rsidR="00A9537E">
        <w:t xml:space="preserve"> ao usuário uma atualização de contexto, isso é, </w:t>
      </w:r>
      <w:r w:rsidR="006E66D9">
        <w:t>abrir</w:t>
      </w:r>
      <w:r w:rsidR="00A9537E">
        <w:t xml:space="preserve"> um formulário</w:t>
      </w:r>
      <w:del w:id="1112" w:author="Erico de Souza Loewe" w:date="2020-11-08T21:40:00Z">
        <w:r w:rsidR="00E502D9">
          <w:delText>.</w:delText>
        </w:r>
        <w:r w:rsidR="00A9537E">
          <w:delText xml:space="preserve"> </w:delText>
        </w:r>
        <w:r w:rsidR="0022107A">
          <w:delText>Dessa forma,</w:delText>
        </w:r>
        <w:r w:rsidR="00C12991">
          <w:delText xml:space="preserve"> ele</w:delText>
        </w:r>
      </w:del>
      <w:ins w:id="1113" w:author="Erico de Souza Loewe" w:date="2020-11-08T21:40:00Z">
        <w:r w:rsidR="00A9537E">
          <w:t>, o qual</w:t>
        </w:r>
      </w:ins>
      <w:r w:rsidR="00A9537E">
        <w:t xml:space="preserve"> possibilita o preenchimento do humor, atividades e localização atual do usuário. </w:t>
      </w:r>
      <w:del w:id="1114" w:author="Erico de Souza Loewe" w:date="2020-11-08T21:40:00Z">
        <w:r w:rsidR="00066D7E">
          <w:delText>As</w:delText>
        </w:r>
      </w:del>
      <w:ins w:id="1115" w:author="Erico de Souza Loewe" w:date="2020-11-08T21:40:00Z">
        <w:r w:rsidR="00A9537E">
          <w:t>Essas</w:t>
        </w:r>
      </w:ins>
      <w:r w:rsidR="00A9537E">
        <w:t xml:space="preserve"> informações </w:t>
      </w:r>
      <w:del w:id="1116" w:author="Erico de Souza Loewe" w:date="2020-11-08T21:40:00Z">
        <w:r w:rsidR="00A9537E">
          <w:delText>s</w:delText>
        </w:r>
        <w:r w:rsidR="00066D7E">
          <w:delText>ão</w:delText>
        </w:r>
      </w:del>
      <w:ins w:id="1117" w:author="Erico de Souza Loewe" w:date="2020-11-08T21:40:00Z">
        <w:r w:rsidR="00A9537E">
          <w:t>serão</w:t>
        </w:r>
      </w:ins>
      <w:r w:rsidR="00A9537E">
        <w:t xml:space="preserve"> salvas e relacionadas as próximas músicas reproduzidas ou salvas pelo usuário.</w:t>
      </w:r>
    </w:p>
    <w:p w14:paraId="47B0BDAB" w14:textId="6136AAD7" w:rsidR="00A619B9" w:rsidRDefault="00A619B9" w:rsidP="00210C75">
      <w:pPr>
        <w:pStyle w:val="Ttulo3"/>
      </w:pPr>
      <w:bookmarkStart w:id="1118" w:name="_Toc55523388"/>
      <w:bookmarkStart w:id="1119" w:name="_Toc55260971"/>
      <w:r>
        <w:t>POC (</w:t>
      </w:r>
      <w:r w:rsidRPr="0057045C">
        <w:rPr>
          <w:rPrChange w:id="1120" w:author="Erico de Souza Loewe" w:date="2020-11-08T21:40:00Z">
            <w:rPr>
              <w:i/>
            </w:rPr>
          </w:rPrChange>
        </w:rPr>
        <w:t>Proof of Concept</w:t>
      </w:r>
      <w:r>
        <w:t>)</w:t>
      </w:r>
      <w:bookmarkEnd w:id="1118"/>
      <w:bookmarkEnd w:id="1119"/>
    </w:p>
    <w:p w14:paraId="6F5E523F" w14:textId="2011F9CF" w:rsidR="00BC4F3D" w:rsidRDefault="00CC7162" w:rsidP="00210C75">
      <w:pPr>
        <w:rPr>
          <w:ins w:id="1121" w:author="Erico de Souza Loewe" w:date="2020-11-08T21:40:00Z"/>
        </w:rPr>
      </w:pPr>
      <w:r>
        <w:tab/>
      </w:r>
      <w:del w:id="1122" w:author="Erico de Souza Loewe" w:date="2020-11-08T21:40:00Z">
        <w:r w:rsidR="00D612B2">
          <w:delText>Na</w:delText>
        </w:r>
        <w:r w:rsidR="007B0097">
          <w:delText xml:space="preserve"> elaboração</w:delText>
        </w:r>
        <w:r w:rsidR="00D612B2">
          <w:delText xml:space="preserve"> de</w:delText>
        </w:r>
      </w:del>
      <w:ins w:id="1123" w:author="Erico de Souza Loewe" w:date="2020-11-08T21:40:00Z">
        <w:r w:rsidR="00266735">
          <w:t>Inicialmente</w:t>
        </w:r>
        <w:r>
          <w:t xml:space="preserve"> foi </w:t>
        </w:r>
        <w:r w:rsidR="00474300">
          <w:t>desenvolvido</w:t>
        </w:r>
      </w:ins>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del w:id="1124" w:author="Erico de Souza Loewe" w:date="2020-11-08T21:40:00Z">
        <w:r w:rsidR="0047656A">
          <w:rPr>
            <w:i/>
          </w:rPr>
          <w:delText>,</w:delText>
        </w:r>
        <w:r w:rsidR="00187CA5">
          <w:delText xml:space="preserve"> utiliz</w:delText>
        </w:r>
        <w:r w:rsidR="00D612B2">
          <w:delText>ou</w:delText>
        </w:r>
        <w:r w:rsidR="0047656A">
          <w:delText>-se</w:delText>
        </w:r>
      </w:del>
      <w:ins w:id="1125" w:author="Erico de Souza Loewe" w:date="2020-11-08T21:40:00Z">
        <w:r w:rsidR="00187CA5">
          <w:t>. Ne</w:t>
        </w:r>
        <w:r w:rsidR="00BB553C">
          <w:t>la</w:t>
        </w:r>
        <w:r w:rsidR="00187CA5">
          <w:t xml:space="preserve"> foi utilizado</w:t>
        </w:r>
      </w:ins>
      <w:r w:rsidR="00187CA5">
        <w:t xml:space="preserve"> </w:t>
      </w:r>
      <w:r w:rsidR="003B7346">
        <w:t xml:space="preserve">somente </w:t>
      </w:r>
      <w:del w:id="1126" w:author="Erico de Souza Loewe" w:date="2020-11-08T21:40:00Z">
        <w:r w:rsidR="0047656A">
          <w:delText>d</w:delText>
        </w:r>
        <w:r w:rsidR="003B7346">
          <w:delText>os</w:delText>
        </w:r>
      </w:del>
      <w:ins w:id="1127" w:author="Erico de Souza Loewe" w:date="2020-11-08T21:40:00Z">
        <w:r w:rsidR="003B7346">
          <w:t>os</w:t>
        </w:r>
      </w:ins>
      <w:r w:rsidR="003B7346">
        <w:t xml:space="preserve"> dados do</w:t>
      </w:r>
      <w:r w:rsidR="00187CA5">
        <w:t xml:space="preserve"> </w:t>
      </w:r>
      <w:r w:rsidR="001B5479">
        <w:t>usuário</w:t>
      </w:r>
      <w:r w:rsidR="003B7346">
        <w:t xml:space="preserve"> que</w:t>
      </w:r>
      <w:r w:rsidR="00B27B5D">
        <w:t xml:space="preserve"> </w:t>
      </w:r>
      <w:del w:id="1128" w:author="Erico de Souza Loewe" w:date="2020-11-08T21:40:00Z">
        <w:r w:rsidR="00B27B5D">
          <w:delText>t</w:delText>
        </w:r>
        <w:r w:rsidR="0047656A">
          <w:delText>i</w:delText>
        </w:r>
        <w:r w:rsidR="00B27B5D">
          <w:delText>ve</w:delText>
        </w:r>
        <w:r w:rsidR="0047656A">
          <w:delText>ram</w:delText>
        </w:r>
      </w:del>
      <w:ins w:id="1129" w:author="Erico de Souza Loewe" w:date="2020-11-08T21:40:00Z">
        <w:r w:rsidR="00B27B5D">
          <w:t>teve</w:t>
        </w:r>
      </w:ins>
      <w:r w:rsidR="00B27B5D">
        <w:t xml:space="preser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w:t>
      </w:r>
      <w:del w:id="1130" w:author="Erico de Souza Loewe" w:date="2020-11-08T21:40:00Z">
        <w:r w:rsidR="00237A2A">
          <w:delText>fo</w:delText>
        </w:r>
        <w:r w:rsidR="00886354">
          <w:delText>ram</w:delText>
        </w:r>
        <w:r w:rsidR="00237A2A">
          <w:delText xml:space="preserve"> </w:delText>
        </w:r>
        <w:r w:rsidR="007510AF">
          <w:delText>concebidos</w:delText>
        </w:r>
      </w:del>
      <w:ins w:id="1131" w:author="Erico de Souza Loewe" w:date="2020-11-08T21:40:00Z">
        <w:r w:rsidR="00237A2A">
          <w:t>foi realizado</w:t>
        </w:r>
      </w:ins>
      <w:r w:rsidR="00237A2A">
        <w:t xml:space="preserve"> nessa POC. </w:t>
      </w:r>
      <w:del w:id="1132" w:author="Erico de Souza Loewe" w:date="2020-11-08T21:40:00Z">
        <w:r w:rsidR="00952402">
          <w:delText xml:space="preserve">Os </w:delText>
        </w:r>
        <w:r w:rsidR="00AC6D2B">
          <w:delText>três</w:delText>
        </w:r>
      </w:del>
    </w:p>
    <w:p w14:paraId="2A9889C4" w14:textId="3540C9DE" w:rsidR="00102897" w:rsidRDefault="00BC4F3D" w:rsidP="00210C75">
      <w:ins w:id="1133" w:author="Erico de Souza Loewe" w:date="2020-11-08T21:40:00Z">
        <w:r>
          <w:tab/>
        </w:r>
        <w:r w:rsidR="00054F5A">
          <w:t>Para aperfeiçoar o uso algoritmo f</w:t>
        </w:r>
        <w:r w:rsidR="00685A10">
          <w:t>oram realizados</w:t>
        </w:r>
      </w:ins>
      <w:r w:rsidR="00187CA5">
        <w:t xml:space="preserve"> </w:t>
      </w:r>
      <w:r w:rsidR="00DD5F09">
        <w:t>test</w:t>
      </w:r>
      <w:r w:rsidR="00685A10">
        <w:t>es</w:t>
      </w:r>
      <w:r w:rsidR="00DD5F09">
        <w:t xml:space="preserve"> </w:t>
      </w:r>
      <w:del w:id="1134" w:author="Erico de Souza Loewe" w:date="2020-11-08T21:40:00Z">
        <w:r w:rsidR="00143551">
          <w:delText>(</w:delText>
        </w:r>
        <w:r w:rsidR="00CF7876">
          <w:delText>(</w:delText>
        </w:r>
      </w:del>
      <w:ins w:id="1135" w:author="Erico de Souza Loewe" w:date="2020-11-08T21:40:00Z">
        <w:r w:rsidR="00861246">
          <w:t>d</w:t>
        </w:r>
        <w:r w:rsidR="00DD5F09">
          <w:t>o KNN</w:t>
        </w:r>
        <w:r w:rsidR="00054F5A">
          <w:t>, que visavam</w:t>
        </w:r>
        <w:r w:rsidR="00CF7876">
          <w:t>: (</w:t>
        </w:r>
      </w:ins>
      <w:r w:rsidR="00CF7876">
        <w:t>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del w:id="1136" w:author="Erico de Souza Loewe" w:date="2020-11-08T21:40:00Z">
        <w:r w:rsidR="00054F5A" w:rsidRPr="00054F5A">
          <w:delText>.</w:delText>
        </w:r>
        <w:r w:rsidR="00143551">
          <w:delText>)</w:delText>
        </w:r>
        <w:r w:rsidR="00BB0E9E">
          <w:delText xml:space="preserve"> serviram de apoio para o aperfeiçoamento no uso </w:delText>
        </w:r>
        <w:r w:rsidR="00CF1139">
          <w:delText>do algoritmo</w:delText>
        </w:r>
      </w:del>
      <w:r w:rsidR="00054F5A" w:rsidRPr="00054F5A">
        <w:t>.</w:t>
      </w:r>
    </w:p>
    <w:p w14:paraId="3F620038" w14:textId="0088A4DC" w:rsidR="001E49AE" w:rsidRPr="00054F5A" w:rsidRDefault="001E49AE" w:rsidP="00210C75">
      <w:pPr>
        <w:pStyle w:val="Ttulo3"/>
      </w:pPr>
      <w:bookmarkStart w:id="1137" w:name="_Ref54920174"/>
      <w:bookmarkStart w:id="1138" w:name="_Toc55523389"/>
      <w:bookmarkStart w:id="1139" w:name="_Toc55260972"/>
      <w:r>
        <w:t>Servidor</w:t>
      </w:r>
      <w:bookmarkEnd w:id="1137"/>
      <w:bookmarkEnd w:id="1138"/>
      <w:bookmarkEnd w:id="1139"/>
    </w:p>
    <w:p w14:paraId="4F516A50" w14:textId="6D996537" w:rsidR="00CC7162" w:rsidRDefault="00CD4175" w:rsidP="00210C75">
      <w:r>
        <w:tab/>
        <w:t xml:space="preserve">Com a </w:t>
      </w:r>
      <w:r w:rsidR="004845A6">
        <w:t>lógica</w:t>
      </w:r>
      <w:r>
        <w:t xml:space="preserve"> desenvolvida na POC, </w:t>
      </w:r>
      <w:del w:id="1140" w:author="Erico de Souza Loewe" w:date="2020-11-08T21:40:00Z">
        <w:r w:rsidR="0066348A">
          <w:delText>composto de</w:delText>
        </w:r>
      </w:del>
      <w:ins w:id="1141" w:author="Erico de Souza Loewe" w:date="2020-11-08T21:40:00Z">
        <w:r>
          <w:t>foi realizado</w:t>
        </w:r>
      </w:ins>
      <w:r>
        <w:t xml:space="preserve"> uma exportação do código para scripts </w:t>
      </w:r>
      <w:r w:rsidRPr="00A671E6">
        <w:rPr>
          <w:i/>
        </w:rPr>
        <w:t>python</w:t>
      </w:r>
      <w:del w:id="1142" w:author="Erico de Souza Loewe" w:date="2020-11-08T21:40:00Z">
        <w:r w:rsidR="0066348A">
          <w:delText>,</w:delText>
        </w:r>
      </w:del>
      <w:ins w:id="1143" w:author="Erico de Souza Loewe" w:date="2020-11-08T21:40:00Z">
        <w:r>
          <w:t>.</w:t>
        </w:r>
        <w:r w:rsidR="00BC4F3D">
          <w:t xml:space="preserve"> Então foi desenvolvido</w:t>
        </w:r>
      </w:ins>
      <w:r w:rsidR="00BC4F3D">
        <w:t xml:space="preserve"> um servidor </w:t>
      </w:r>
      <w:del w:id="1144" w:author="Erico de Souza Loewe" w:date="2020-11-08T21:40:00Z">
        <w:r w:rsidR="00D742A6">
          <w:delText>progredi</w:delText>
        </w:r>
        <w:r w:rsidR="00903F8C">
          <w:delText>u em sua criação</w:delText>
        </w:r>
        <w:r w:rsidR="00E37423">
          <w:delText>. Tal,</w:delText>
        </w:r>
        <w:r w:rsidR="00BC4F3D">
          <w:delText xml:space="preserve"> utiliza</w:delText>
        </w:r>
      </w:del>
      <w:ins w:id="1145" w:author="Erico de Souza Loewe" w:date="2020-11-08T21:40:00Z">
        <w:r w:rsidR="00BC4F3D">
          <w:t>utilizando</w:t>
        </w:r>
      </w:ins>
      <w:r w:rsidR="00BC4F3D">
        <w:t xml:space="preserve"> a lib </w:t>
      </w:r>
      <w:r w:rsidR="00BC4F3D" w:rsidRPr="00BC4F3D">
        <w:rPr>
          <w:i/>
        </w:rPr>
        <w:t>Flask</w:t>
      </w:r>
      <w:r w:rsidR="00BC4F3D">
        <w:t xml:space="preserve"> e </w:t>
      </w:r>
      <w:del w:id="1146" w:author="Erico de Souza Loewe" w:date="2020-11-08T21:40:00Z">
        <w:r w:rsidR="00175C35">
          <w:delText>integra</w:delText>
        </w:r>
      </w:del>
      <w:ins w:id="1147" w:author="Erico de Souza Loewe" w:date="2020-11-08T21:40:00Z">
        <w:r w:rsidR="00175C35">
          <w:t>integrado</w:t>
        </w:r>
      </w:ins>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w:t>
      </w:r>
      <w:del w:id="1148" w:author="Erico de Souza Loewe" w:date="2020-11-08T21:40:00Z">
        <w:r w:rsidR="00BC3568">
          <w:delText>A</w:delText>
        </w:r>
      </w:del>
      <w:ins w:id="1149" w:author="Erico de Souza Loewe" w:date="2020-11-08T21:40:00Z">
        <w:r w:rsidR="00EC008C">
          <w:t>Foi criado uma</w:t>
        </w:r>
      </w:ins>
      <w:r w:rsidR="00EC008C">
        <w:t xml:space="preserve"> rota do tipo GET / </w:t>
      </w:r>
      <w:del w:id="1150" w:author="Erico de Souza Loewe" w:date="2020-11-08T21:40:00Z">
        <w:r w:rsidR="00BC3568">
          <w:delText>elaborada</w:delText>
        </w:r>
      </w:del>
      <w:ins w:id="1151" w:author="Erico de Souza Loewe" w:date="2020-11-08T21:40:00Z">
        <w:r w:rsidR="00EC008C">
          <w:t>que</w:t>
        </w:r>
      </w:ins>
      <w:r w:rsidR="00EC008C">
        <w:t xml:space="preserve"> recebe 4 parâmetros: (i) </w:t>
      </w:r>
      <w:r w:rsidR="00EC008C" w:rsidRPr="009F2243">
        <w:rPr>
          <w:i/>
        </w:rPr>
        <w:t>uri</w:t>
      </w:r>
      <w:r w:rsidR="00EC008C">
        <w:t xml:space="preserve">, o </w:t>
      </w:r>
      <w:r w:rsidR="00EC008C" w:rsidRPr="009F2243">
        <w:rPr>
          <w:i/>
        </w:rPr>
        <w:t>id</w:t>
      </w:r>
      <w:r w:rsidR="00EC008C">
        <w:t xml:space="preserve"> do </w:t>
      </w:r>
      <w:r w:rsidR="009C040A">
        <w:rPr>
          <w:rPrChange w:id="1152" w:author="Erico de Souza Loewe" w:date="2020-11-08T21:40:00Z">
            <w:rPr>
              <w:i/>
            </w:rPr>
          </w:rPrChange>
        </w:rPr>
        <w:t>S</w:t>
      </w:r>
      <w:r w:rsidR="00EC008C">
        <w:rPr>
          <w:rPrChange w:id="1153" w:author="Erico de Souza Loewe" w:date="2020-11-08T21:40:00Z">
            <w:rPr>
              <w:i/>
            </w:rPr>
          </w:rPrChange>
        </w:rPr>
        <w:t>potify</w:t>
      </w:r>
      <w:r w:rsidR="00EC008C">
        <w:t xml:space="preserve">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w:t>
      </w:r>
      <w:del w:id="1154" w:author="Erico de Souza Loewe" w:date="2020-11-08T21:40:00Z">
        <w:r w:rsidR="00B918DF">
          <w:delText>Ela também</w:delText>
        </w:r>
        <w:r w:rsidR="00F76D34">
          <w:delText xml:space="preserve"> </w:delText>
        </w:r>
        <w:r w:rsidR="00B918DF">
          <w:delText>detém</w:delText>
        </w:r>
      </w:del>
      <w:ins w:id="1155" w:author="Erico de Souza Loewe" w:date="2020-11-08T21:40:00Z">
        <w:r w:rsidR="00F76D34">
          <w:t>A rota tem</w:t>
        </w:r>
      </w:ins>
      <w:r w:rsidR="00F76D34">
        <w:t xml:space="preserve"> como retorno o gênero resultado da predição e o </w:t>
      </w:r>
      <w:r w:rsidR="00F76D34" w:rsidRPr="00A2524B">
        <w:rPr>
          <w:i/>
        </w:rPr>
        <w:t>score</w:t>
      </w:r>
      <w:r w:rsidR="00F76D34">
        <w:t xml:space="preserve"> do modelo. </w:t>
      </w:r>
    </w:p>
    <w:p w14:paraId="60CA0880" w14:textId="0F6DFA08" w:rsidR="00476DE7" w:rsidRDefault="00476DE7" w:rsidP="00210C75">
      <w:pPr>
        <w:pStyle w:val="Ttulo3"/>
      </w:pPr>
      <w:bookmarkStart w:id="1156" w:name="_Toc55523390"/>
      <w:bookmarkStart w:id="1157" w:name="_Toc55260973"/>
      <w:r>
        <w:t>Hospedagem</w:t>
      </w:r>
      <w:bookmarkEnd w:id="1156"/>
      <w:bookmarkEnd w:id="1157"/>
    </w:p>
    <w:p w14:paraId="3E88E256" w14:textId="31FD1B24" w:rsidR="00A619B9" w:rsidRDefault="00A619B9" w:rsidP="00210C75">
      <w:r>
        <w:tab/>
      </w:r>
      <w:r w:rsidR="006C7391">
        <w:t>O servidor</w:t>
      </w:r>
      <w:del w:id="1158" w:author="Erico de Souza Loewe" w:date="2020-11-08T21:40:00Z">
        <w:r w:rsidR="005D79F3">
          <w:delText>,</w:delText>
        </w:r>
      </w:del>
      <w:ins w:id="1159" w:author="Erico de Souza Loewe" w:date="2020-11-08T21:40:00Z">
        <w:r w:rsidR="006C7391" w:rsidRPr="006C7391">
          <w:t xml:space="preserve"> foi</w:t>
        </w:r>
      </w:ins>
      <w:r w:rsidR="006C7391" w:rsidRPr="006C7391">
        <w:t xml:space="preserve">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del w:id="1160" w:author="Erico de Souza Loewe" w:date="2020-11-08T21:40:00Z">
        <w:r w:rsidR="00D142E9">
          <w:delText>,</w:delText>
        </w:r>
      </w:del>
      <w:r w:rsidR="00404669">
        <w:t xml:space="preserve"> utilizando da conteinerização do Docker</w:t>
      </w:r>
      <w:del w:id="1161" w:author="Erico de Souza Loewe" w:date="2020-11-08T21:40:00Z">
        <w:r w:rsidR="00D142E9">
          <w:delText>,</w:delText>
        </w:r>
      </w:del>
      <w:ins w:id="1162" w:author="Erico de Souza Loewe" w:date="2020-11-08T21:40:00Z">
        <w:r w:rsidR="006C7391" w:rsidRPr="006C7391">
          <w:t>. Essa</w:t>
        </w:r>
      </w:ins>
      <w:r w:rsidR="006C7391" w:rsidRPr="006C7391">
        <w:t xml:space="preserve"> é uma ferramenta </w:t>
      </w:r>
      <w:r w:rsidR="00A05D50">
        <w:t>paga</w:t>
      </w:r>
      <w:del w:id="1163" w:author="Erico de Souza Loewe" w:date="2020-11-08T21:40:00Z">
        <w:r w:rsidR="004014E5">
          <w:delText>.</w:delText>
        </w:r>
        <w:r w:rsidR="006C7391" w:rsidRPr="006C7391">
          <w:delText xml:space="preserve"> </w:delText>
        </w:r>
        <w:r w:rsidR="004014E5">
          <w:delText>Ess</w:delText>
        </w:r>
        <w:r w:rsidR="00332652">
          <w:delText>e,</w:delText>
        </w:r>
      </w:del>
      <w:ins w:id="1164" w:author="Erico de Souza Loewe" w:date="2020-11-08T21:40:00Z">
        <w:r w:rsidR="006C7391" w:rsidRPr="006C7391">
          <w:t>, que</w:t>
        </w:r>
      </w:ins>
      <w:r w:rsidR="006C7391" w:rsidRPr="006C7391">
        <w:t xml:space="preserv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8" w:history="1">
        <w:r w:rsidR="00F52659" w:rsidRPr="00A97051">
          <w:rPr>
            <w:rStyle w:val="Hyperlink"/>
          </w:rPr>
          <w:t>https://lors.azurewebsites.net/</w:t>
        </w:r>
      </w:hyperlink>
      <w:r w:rsidR="00F52659">
        <w:t xml:space="preserve"> </w:t>
      </w:r>
    </w:p>
    <w:p w14:paraId="363E72C5" w14:textId="5F776FC5" w:rsidR="00920CB8" w:rsidRDefault="00920CB8" w:rsidP="00210C75">
      <w:pPr>
        <w:pStyle w:val="Ttulo3"/>
      </w:pPr>
      <w:bookmarkStart w:id="1165" w:name="_Toc55523391"/>
      <w:bookmarkStart w:id="1166" w:name="_Toc55260974"/>
      <w:r>
        <w:t>Recomendação</w:t>
      </w:r>
      <w:bookmarkEnd w:id="1165"/>
      <w:bookmarkEnd w:id="1166"/>
    </w:p>
    <w:p w14:paraId="0E3E5EEF" w14:textId="701107F1" w:rsidR="00920CB8" w:rsidRDefault="00920CB8" w:rsidP="00210C75">
      <w:r>
        <w:tab/>
      </w:r>
      <w:r w:rsidR="00491E3C">
        <w:t>N</w:t>
      </w:r>
      <w:r w:rsidR="000C727B">
        <w:t>o momento em que o servidor recebe uma requisição,</w:t>
      </w:r>
      <w:r w:rsidR="00EA2219">
        <w:t xml:space="preserve"> </w:t>
      </w:r>
      <w:r w:rsidR="00795FD7">
        <w:t xml:space="preserve">é </w:t>
      </w:r>
      <w:r w:rsidR="00664FD8">
        <w:t>feito o tratamento dos parâmetros</w:t>
      </w:r>
      <w:del w:id="1167" w:author="Erico de Souza Loewe" w:date="2020-11-08T21:40:00Z">
        <w:r w:rsidR="008844B0">
          <w:delText>.</w:delText>
        </w:r>
        <w:r w:rsidR="004F6BC7">
          <w:delText xml:space="preserve"> </w:delText>
        </w:r>
        <w:r w:rsidR="00763587">
          <w:delText>O mesmo</w:delText>
        </w:r>
      </w:del>
      <w:ins w:id="1168" w:author="Erico de Souza Loewe" w:date="2020-11-08T21:40:00Z">
        <w:r w:rsidR="004F6BC7">
          <w:t>, isso é,</w:t>
        </w:r>
      </w:ins>
      <w:r w:rsidR="004F6BC7">
        <w:t xml:space="preserve">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w:t>
      </w:r>
      <w:del w:id="1169" w:author="Erico de Souza Loewe" w:date="2020-11-08T21:40:00Z">
        <w:r w:rsidR="0053077C">
          <w:delText>,</w:delText>
        </w:r>
      </w:del>
      <w:r w:rsidR="00AE5E93">
        <w:t xml:space="preserv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w:t>
      </w:r>
      <w:del w:id="1170" w:author="Erico de Souza Loewe" w:date="2020-11-08T21:40:00Z">
        <w:r w:rsidR="00713C32">
          <w:delText>busca</w:delText>
        </w:r>
        <w:r w:rsidR="008354BF">
          <w:delText xml:space="preserve"> de</w:delText>
        </w:r>
      </w:del>
      <w:ins w:id="1171" w:author="Erico de Souza Loewe" w:date="2020-11-08T21:40:00Z">
        <w:r w:rsidR="00713C32">
          <w:t>buscarmos</w:t>
        </w:r>
      </w:ins>
      <w:r w:rsidR="00713C32">
        <w:t xml:space="preserve"> </w:t>
      </w:r>
      <w:r w:rsidR="00E64DDC">
        <w:t>músicas</w:t>
      </w:r>
      <w:r w:rsidR="00713C32">
        <w:t xml:space="preserve"> que foram curtidas (</w:t>
      </w:r>
      <w:r w:rsidR="00713C32" w:rsidRPr="00177837">
        <w:rPr>
          <w:i/>
        </w:rPr>
        <w:t>like</w:t>
      </w:r>
      <w:r w:rsidR="00713C32">
        <w:t>=1)</w:t>
      </w:r>
      <w:r w:rsidR="00782051">
        <w:t xml:space="preserve">, </w:t>
      </w:r>
      <w:del w:id="1172" w:author="Erico de Souza Loewe" w:date="2020-11-08T21:40:00Z">
        <w:r w:rsidR="0061390D">
          <w:delText>as</w:delText>
        </w:r>
        <w:r w:rsidR="00782051">
          <w:delText xml:space="preserve"> </w:delText>
        </w:r>
      </w:del>
      <w:r w:rsidR="00782051">
        <w:t xml:space="preserve">não </w:t>
      </w:r>
      <w:ins w:id="1173" w:author="Erico de Souza Loewe" w:date="2020-11-08T21:40:00Z">
        <w:r w:rsidR="00782051">
          <w:t xml:space="preserve">foram </w:t>
        </w:r>
      </w:ins>
      <w:r w:rsidR="002327CE">
        <w:t>marcadas como “Não gostei”</w:t>
      </w:r>
      <w:r w:rsidR="00782051">
        <w:t xml:space="preserve"> (</w:t>
      </w:r>
      <w:r w:rsidR="00782051" w:rsidRPr="00177837">
        <w:rPr>
          <w:i/>
        </w:rPr>
        <w:t>hate</w:t>
      </w:r>
      <w:r w:rsidR="00782051">
        <w:t xml:space="preserve">=0) </w:t>
      </w:r>
      <w:del w:id="1174" w:author="Erico de Souza Loewe" w:date="2020-11-08T21:40:00Z">
        <w:r w:rsidR="00A67B80">
          <w:delText>junto</w:delText>
        </w:r>
        <w:r w:rsidR="00782051">
          <w:delText xml:space="preserve"> </w:delText>
        </w:r>
        <w:r w:rsidR="00A67B80">
          <w:delText>d</w:delText>
        </w:r>
        <w:r w:rsidR="0061390D">
          <w:delText>aquelas</w:delText>
        </w:r>
      </w:del>
      <w:ins w:id="1175" w:author="Erico de Souza Loewe" w:date="2020-11-08T21:40:00Z">
        <w:r w:rsidR="00782051">
          <w:t>e que foram</w:t>
        </w:r>
      </w:ins>
      <w:r w:rsidR="00782051">
        <w:t xml:space="preserve">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210C75">
      <w:pPr>
        <w:pStyle w:val="Legenda"/>
      </w:pPr>
      <w:bookmarkStart w:id="1176" w:name="_Ref54920412"/>
      <w:bookmarkStart w:id="1177" w:name="_Toc55524309"/>
      <w:bookmarkStart w:id="1178" w:name="_Toc55260911"/>
      <w:r>
        <w:t xml:space="preserve">Quadro </w:t>
      </w:r>
      <w:r w:rsidR="006B25B5">
        <w:fldChar w:fldCharType="begin"/>
      </w:r>
      <w:r w:rsidR="006B25B5">
        <w:instrText xml:space="preserve"> SEQ Quadro \* ARABIC </w:instrText>
      </w:r>
      <w:r w:rsidR="006B25B5">
        <w:fldChar w:fldCharType="separate"/>
      </w:r>
      <w:r>
        <w:rPr>
          <w:noProof/>
        </w:rPr>
        <w:t>4</w:t>
      </w:r>
      <w:r w:rsidR="006B25B5">
        <w:rPr>
          <w:noProof/>
        </w:rPr>
        <w:fldChar w:fldCharType="end"/>
      </w:r>
      <w:bookmarkEnd w:id="1176"/>
      <w:r>
        <w:t xml:space="preserve"> Campos e seus respectivos valores utilizados</w:t>
      </w:r>
      <w:r>
        <w:rPr>
          <w:noProof/>
        </w:rPr>
        <w:t xml:space="preserve"> na recomendação</w:t>
      </w:r>
      <w:r w:rsidR="00772326">
        <w:rPr>
          <w:noProof/>
        </w:rPr>
        <w:t xml:space="preserve"> </w:t>
      </w:r>
      <w:r w:rsidR="00772326" w:rsidRPr="00A73EA3">
        <w:t>(próprio, 2020)</w:t>
      </w:r>
      <w:bookmarkEnd w:id="1177"/>
      <w:bookmarkEnd w:id="1178"/>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210C75">
            <w:r>
              <w:t>Campo</w:t>
            </w:r>
          </w:p>
        </w:tc>
        <w:tc>
          <w:tcPr>
            <w:tcW w:w="2500" w:type="pct"/>
          </w:tcPr>
          <w:p w14:paraId="1B2189EE" w14:textId="4DF4ADDC" w:rsidR="00713C32" w:rsidRDefault="00713C32" w:rsidP="00210C75">
            <w:r>
              <w:t>Valor padrão</w:t>
            </w:r>
          </w:p>
        </w:tc>
      </w:tr>
      <w:tr w:rsidR="00713C32" w14:paraId="5CE41670" w14:textId="77777777" w:rsidTr="00EF5382">
        <w:tc>
          <w:tcPr>
            <w:tcW w:w="2500" w:type="pct"/>
          </w:tcPr>
          <w:p w14:paraId="64D3F829" w14:textId="78375FE9" w:rsidR="00713C32" w:rsidRPr="006133E1" w:rsidRDefault="00713C32" w:rsidP="00210C75">
            <w:r w:rsidRPr="006133E1">
              <w:t>like</w:t>
            </w:r>
          </w:p>
        </w:tc>
        <w:tc>
          <w:tcPr>
            <w:tcW w:w="2500" w:type="pct"/>
          </w:tcPr>
          <w:p w14:paraId="32E43A67" w14:textId="44F9186D" w:rsidR="00713C32" w:rsidRDefault="00713C32" w:rsidP="00210C75">
            <w:r>
              <w:t>1</w:t>
            </w:r>
          </w:p>
        </w:tc>
      </w:tr>
      <w:tr w:rsidR="00713C32" w14:paraId="741F9A54" w14:textId="77777777" w:rsidTr="00EF5382">
        <w:tc>
          <w:tcPr>
            <w:tcW w:w="2500" w:type="pct"/>
          </w:tcPr>
          <w:p w14:paraId="353DADDD" w14:textId="3AF711B9" w:rsidR="00713C32" w:rsidRPr="006133E1" w:rsidRDefault="00713C32" w:rsidP="00210C75">
            <w:r w:rsidRPr="006133E1">
              <w:t>hate</w:t>
            </w:r>
          </w:p>
        </w:tc>
        <w:tc>
          <w:tcPr>
            <w:tcW w:w="2500" w:type="pct"/>
          </w:tcPr>
          <w:p w14:paraId="1A43D5B3" w14:textId="232AEEEE" w:rsidR="00713C32" w:rsidRDefault="00713C32" w:rsidP="00210C75">
            <w:r>
              <w:t>0</w:t>
            </w:r>
          </w:p>
        </w:tc>
      </w:tr>
      <w:tr w:rsidR="00713C32" w14:paraId="3E37878E" w14:textId="77777777" w:rsidTr="00EF5382">
        <w:tc>
          <w:tcPr>
            <w:tcW w:w="2500" w:type="pct"/>
          </w:tcPr>
          <w:p w14:paraId="7B706D97" w14:textId="5E757D11" w:rsidR="00713C32" w:rsidRPr="006133E1" w:rsidRDefault="00713C32" w:rsidP="00210C75">
            <w:r w:rsidRPr="006133E1">
              <w:t>restart</w:t>
            </w:r>
          </w:p>
        </w:tc>
        <w:tc>
          <w:tcPr>
            <w:tcW w:w="2500" w:type="pct"/>
          </w:tcPr>
          <w:p w14:paraId="23293B69" w14:textId="411CF86D" w:rsidR="00713C32" w:rsidRDefault="00713C32" w:rsidP="00210C75">
            <w:r>
              <w:t>1</w:t>
            </w:r>
          </w:p>
        </w:tc>
      </w:tr>
      <w:tr w:rsidR="00713C32" w14:paraId="27B26924" w14:textId="77777777" w:rsidTr="00EF5382">
        <w:tc>
          <w:tcPr>
            <w:tcW w:w="2500" w:type="pct"/>
          </w:tcPr>
          <w:p w14:paraId="7358236E" w14:textId="2532AF8D" w:rsidR="00713C32" w:rsidRPr="006133E1" w:rsidRDefault="00713C32" w:rsidP="00210C75">
            <w:r w:rsidRPr="006133E1">
              <w:t>feeling</w:t>
            </w:r>
          </w:p>
        </w:tc>
        <w:tc>
          <w:tcPr>
            <w:tcW w:w="2500" w:type="pct"/>
          </w:tcPr>
          <w:p w14:paraId="175432CB" w14:textId="0F7350E2" w:rsidR="00713C32" w:rsidRDefault="00713C32" w:rsidP="00210C75">
            <w:r>
              <w:t>0</w:t>
            </w:r>
          </w:p>
        </w:tc>
      </w:tr>
      <w:tr w:rsidR="00713C32" w14:paraId="12D50365" w14:textId="77777777" w:rsidTr="00EF5382">
        <w:tc>
          <w:tcPr>
            <w:tcW w:w="2500" w:type="pct"/>
          </w:tcPr>
          <w:p w14:paraId="02784E31" w14:textId="6A3316A8" w:rsidR="00713C32" w:rsidRPr="006133E1" w:rsidRDefault="00713C32" w:rsidP="00210C75">
            <w:r w:rsidRPr="006133E1">
              <w:t>activity</w:t>
            </w:r>
          </w:p>
        </w:tc>
        <w:tc>
          <w:tcPr>
            <w:tcW w:w="2500" w:type="pct"/>
          </w:tcPr>
          <w:p w14:paraId="5C5C658C" w14:textId="55F29510" w:rsidR="00713C32" w:rsidRDefault="00713C32" w:rsidP="00210C75">
            <w:r>
              <w:t>0</w:t>
            </w:r>
          </w:p>
        </w:tc>
      </w:tr>
      <w:tr w:rsidR="00713C32" w14:paraId="014C4CBB" w14:textId="77777777" w:rsidTr="00EF5382">
        <w:tc>
          <w:tcPr>
            <w:tcW w:w="2500" w:type="pct"/>
          </w:tcPr>
          <w:p w14:paraId="38464744" w14:textId="5FC95FAA" w:rsidR="00713C32" w:rsidRPr="006133E1" w:rsidRDefault="00713C32" w:rsidP="00210C75">
            <w:r w:rsidRPr="006133E1">
              <w:t>location</w:t>
            </w:r>
          </w:p>
        </w:tc>
        <w:tc>
          <w:tcPr>
            <w:tcW w:w="2500" w:type="pct"/>
          </w:tcPr>
          <w:p w14:paraId="7B28CE32" w14:textId="564D7209" w:rsidR="00713C32" w:rsidRDefault="00713C32" w:rsidP="00210C75">
            <w:r>
              <w:t>0</w:t>
            </w:r>
          </w:p>
        </w:tc>
      </w:tr>
    </w:tbl>
    <w:p w14:paraId="2C9A0D9C" w14:textId="77777777" w:rsidR="00795FD7" w:rsidRDefault="00795FD7" w:rsidP="00210C75"/>
    <w:p w14:paraId="585BAE25" w14:textId="35F51F2B" w:rsidR="00920CB8" w:rsidRDefault="00920CB8" w:rsidP="00210C75">
      <w:r>
        <w:tab/>
      </w:r>
      <w:r w:rsidR="007D3FC6" w:rsidRPr="007D3FC6">
        <w:t>Com o modelo pronto (Seção 4.1.1</w:t>
      </w:r>
      <w:del w:id="1179" w:author="Erico de Souza Loewe" w:date="2020-11-08T21:40:00Z">
        <w:r w:rsidR="007D3FC6" w:rsidRPr="007D3FC6">
          <w:delText>)</w:delText>
        </w:r>
      </w:del>
      <w:ins w:id="1180" w:author="Erico de Souza Loewe" w:date="2020-11-08T21:40:00Z">
        <w:r w:rsidR="007D3FC6" w:rsidRPr="007D3FC6">
          <w:t>),</w:t>
        </w:r>
      </w:ins>
      <w:r w:rsidR="007D3FC6" w:rsidRPr="007D3FC6">
        <w:t xml:space="preserve"> </w:t>
      </w:r>
      <w:r w:rsidR="007D3FC6">
        <w:t xml:space="preserve">e os </w:t>
      </w:r>
      <w:r w:rsidR="00495801">
        <w:t>parâmetros</w:t>
      </w:r>
      <w:r w:rsidR="007D3FC6">
        <w:t xml:space="preserve"> tratados</w:t>
      </w:r>
      <w:del w:id="1181" w:author="Erico de Souza Loewe" w:date="2020-11-08T21:40:00Z">
        <w:r w:rsidR="00DC7F51">
          <w:delText>,</w:delText>
        </w:r>
        <w:r w:rsidR="002B456F">
          <w:delText xml:space="preserve"> f</w:delText>
        </w:r>
        <w:r w:rsidR="00340CEF">
          <w:delText>e</w:delText>
        </w:r>
        <w:r w:rsidR="002B456F">
          <w:delText>z-se</w:delText>
        </w:r>
        <w:r w:rsidR="009A6576">
          <w:delText xml:space="preserve"> mister</w:delText>
        </w:r>
      </w:del>
      <w:ins w:id="1182" w:author="Erico de Souza Loewe" w:date="2020-11-08T21:40:00Z">
        <w:r w:rsidR="007D3FC6">
          <w:t xml:space="preserve"> é realizado</w:t>
        </w:r>
      </w:ins>
      <w:r w:rsidR="007D3FC6">
        <w:t xml:space="preserve">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del w:id="1183" w:author="Erico de Souza Loewe" w:date="2020-11-08T21:40:00Z">
        <w:r w:rsidR="00E02C25">
          <w:delText>,</w:delText>
        </w:r>
      </w:del>
      <w:ins w:id="1184" w:author="Erico de Souza Loewe" w:date="2020-11-08T21:40:00Z">
        <w:r w:rsidR="00DE0920" w:rsidRPr="00DE0920">
          <w:t xml:space="preserve"> e</w:t>
        </w:r>
      </w:ins>
      <w:r w:rsidR="00DE0920" w:rsidRPr="00DE0920">
        <w:t xml:space="preserve"> devolvido a classe resultante</w:t>
      </w:r>
      <w:del w:id="1185" w:author="Erico de Souza Loewe" w:date="2020-11-08T21:40:00Z">
        <w:r w:rsidR="00E02C25">
          <w:delText>.</w:delText>
        </w:r>
        <w:r w:rsidR="00642197">
          <w:delText xml:space="preserve"> </w:delText>
        </w:r>
        <w:r w:rsidR="0038158E">
          <w:delText>I</w:delText>
        </w:r>
        <w:r w:rsidR="00642197">
          <w:delText>sso</w:delText>
        </w:r>
      </w:del>
      <w:ins w:id="1186" w:author="Erico de Souza Loewe" w:date="2020-11-08T21:40:00Z">
        <w:r w:rsidR="00642197">
          <w:t>, isso</w:t>
        </w:r>
      </w:ins>
      <w:r w:rsidR="00642197">
        <w:t xml:space="preserve"> é,</w:t>
      </w:r>
      <w:del w:id="1187" w:author="Erico de Souza Loewe" w:date="2020-11-08T21:40:00Z">
        <w:r w:rsidR="0038158E">
          <w:delText xml:space="preserve"> ter</w:delText>
        </w:r>
      </w:del>
      <w:r w:rsidR="00642197">
        <w:t xml:space="preserve"> o gênero</w:t>
      </w:r>
      <w:r w:rsidR="006B769C">
        <w:t xml:space="preserve"> resultante </w:t>
      </w:r>
      <w:r w:rsidR="00DE0920" w:rsidRPr="00DE0920">
        <w:t>como resposta a requisição.</w:t>
      </w:r>
    </w:p>
    <w:p w14:paraId="355E5078" w14:textId="17B977FC" w:rsidR="00E55F09" w:rsidRDefault="00E1072D" w:rsidP="00210C75">
      <w:pPr>
        <w:pStyle w:val="Ttulo3"/>
      </w:pPr>
      <w:bookmarkStart w:id="1188" w:name="_Toc55523392"/>
      <w:bookmarkStart w:id="1189" w:name="_Toc55260975"/>
      <w:r>
        <w:t>Resultado da recomendação</w:t>
      </w:r>
      <w:r w:rsidR="00E162DC">
        <w:t xml:space="preserve"> (integração </w:t>
      </w:r>
      <w:del w:id="1190" w:author="Erico de Souza Loewe" w:date="2020-11-08T21:40:00Z">
        <w:r w:rsidR="00E162DC">
          <w:delText>app</w:delText>
        </w:r>
      </w:del>
      <w:ins w:id="1191" w:author="Erico de Souza Loewe" w:date="2020-11-08T21:40:00Z">
        <w:r w:rsidR="00D710C7" w:rsidRPr="00F56039">
          <w:rPr>
            <w:i/>
          </w:rPr>
          <w:t>web</w:t>
        </w:r>
        <w:commentRangeStart w:id="1192"/>
        <w:r w:rsidR="00D710C7" w:rsidRPr="00F56039">
          <w:rPr>
            <w:i/>
          </w:rPr>
          <w:t>app</w:t>
        </w:r>
        <w:commentRangeEnd w:id="1192"/>
        <w:r w:rsidR="00D710C7" w:rsidRPr="00F56039">
          <w:rPr>
            <w:rStyle w:val="Refdecomentrio"/>
            <w:i/>
            <w:iCs w:val="0"/>
          </w:rPr>
          <w:commentReference w:id="1192"/>
        </w:r>
      </w:ins>
      <w:r w:rsidR="00E162DC">
        <w:t>)</w:t>
      </w:r>
      <w:bookmarkEnd w:id="1188"/>
      <w:bookmarkEnd w:id="1189"/>
    </w:p>
    <w:p w14:paraId="2830BCFC" w14:textId="7C66B455" w:rsidR="00772326" w:rsidRDefault="00E1072D" w:rsidP="00210C75">
      <w:del w:id="1193" w:author="Erico de Souza Loewe" w:date="2020-11-08T21:40:00Z">
        <w:r>
          <w:tab/>
        </w:r>
        <w:r w:rsidR="00B173B9">
          <w:delText>U</w:delText>
        </w:r>
        <w:r w:rsidR="006E0E64">
          <w:delText>ma integração no plugin</w:delText>
        </w:r>
        <w:r w:rsidR="00C72C26">
          <w:delText xml:space="preserve"> se deu como necess</w:delText>
        </w:r>
        <w:r w:rsidR="006D382B">
          <w:delText>ário</w:delText>
        </w:r>
        <w:r w:rsidR="009D2DFE">
          <w:delText xml:space="preserve"> </w:delText>
        </w:r>
        <w:r w:rsidR="006D382B">
          <w:delText>n</w:delText>
        </w:r>
        <w:r w:rsidR="009D2DFE">
          <w:delText>o</w:delText>
        </w:r>
      </w:del>
      <w:ins w:id="1194" w:author="Erico de Souza Loewe" w:date="2020-11-08T21:40:00Z">
        <w:r>
          <w:tab/>
        </w:r>
        <w:r w:rsidR="009D2DFE">
          <w:t>Tendo o</w:t>
        </w:r>
      </w:ins>
      <w:r w:rsidR="009D2DFE">
        <w:t xml:space="preserve"> servidor pronto e publicado, </w:t>
      </w:r>
      <w:del w:id="1195" w:author="Erico de Souza Loewe" w:date="2020-11-08T21:40:00Z">
        <w:r w:rsidR="009D2DFE">
          <w:delText>obt</w:delText>
        </w:r>
        <w:r w:rsidR="006D382B">
          <w:delText>endo</w:delText>
        </w:r>
      </w:del>
      <w:ins w:id="1196" w:author="Erico de Souza Loewe" w:date="2020-11-08T21:40:00Z">
        <w:r w:rsidR="009D2DFE">
          <w:t>foi desenvolvido uma integração no plugin. Nela, é obtido as</w:t>
        </w:r>
      </w:ins>
      <w:r w:rsidR="009D2DFE">
        <w:t xml:space="preserve"> informações de contexto e </w:t>
      </w:r>
      <w:del w:id="1197" w:author="Erico de Souza Loewe" w:date="2020-11-08T21:40:00Z">
        <w:r w:rsidR="009D2DFE">
          <w:delText>solicita</w:delText>
        </w:r>
        <w:r w:rsidR="00495135">
          <w:delText>n</w:delText>
        </w:r>
        <w:r w:rsidR="009D2DFE">
          <w:delText>do</w:delText>
        </w:r>
      </w:del>
      <w:ins w:id="1198" w:author="Erico de Souza Loewe" w:date="2020-11-08T21:40:00Z">
        <w:r w:rsidR="009D2DFE">
          <w:t>solicitado</w:t>
        </w:r>
      </w:ins>
      <w:r w:rsidR="009D2DFE">
        <w:t xml:space="preserve"> ao LORS o gênero recomendado. </w:t>
      </w:r>
      <w:r w:rsidR="00CB498C">
        <w:t xml:space="preserve">Com o retorno do gênero, é feito uma nova requisição de busca ao </w:t>
      </w:r>
      <w:r w:rsidR="00CB498C">
        <w:rPr>
          <w:rPrChange w:id="1199" w:author="Erico de Souza Loewe" w:date="2020-11-08T21:40:00Z">
            <w:rPr>
              <w:i/>
            </w:rPr>
          </w:rPrChange>
        </w:rPr>
        <w:t>Spotify</w:t>
      </w:r>
      <w:r w:rsidR="00CB498C">
        <w:t xml:space="preserve"> das principais 20 </w:t>
      </w:r>
      <w:r w:rsidR="00CB498C" w:rsidRPr="004945EC">
        <w:rPr>
          <w:i/>
        </w:rPr>
        <w:t>playlists</w:t>
      </w:r>
      <w:r w:rsidR="00CB498C">
        <w:t xml:space="preserve"> que </w:t>
      </w:r>
      <w:del w:id="1200" w:author="Erico de Souza Loewe" w:date="2020-11-08T21:40:00Z">
        <w:r w:rsidR="008D1D71">
          <w:delText xml:space="preserve">o </w:delText>
        </w:r>
      </w:del>
      <w:r w:rsidR="00CB498C">
        <w:t>contenham</w:t>
      </w:r>
      <w:ins w:id="1201" w:author="Erico de Souza Loewe" w:date="2020-11-08T21:40:00Z">
        <w:r w:rsidR="00CB498C">
          <w:t xml:space="preserve"> o </w:t>
        </w:r>
        <w:r w:rsidR="00783EE4">
          <w:t>ele</w:t>
        </w:r>
      </w:ins>
      <w:r w:rsidR="00CB498C">
        <w:t xml:space="preserve"> no nome.</w:t>
      </w:r>
    </w:p>
    <w:p w14:paraId="5757E4C3" w14:textId="77777777" w:rsidR="00772326" w:rsidRDefault="00772326" w:rsidP="00210C75">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210C75">
      <w:pPr>
        <w:pStyle w:val="Legenda"/>
      </w:pPr>
      <w:bookmarkStart w:id="1202" w:name="_Ref54973248"/>
      <w:bookmarkStart w:id="1203" w:name="_Toc55260900"/>
      <w:r>
        <w:t xml:space="preserve">Figura </w:t>
      </w:r>
      <w:r w:rsidR="006B25B5">
        <w:fldChar w:fldCharType="begin"/>
      </w:r>
      <w:r w:rsidR="006B25B5">
        <w:instrText xml:space="preserve"> SEQ Figura \* ARABIC </w:instrText>
      </w:r>
      <w:r w:rsidR="006B25B5">
        <w:fldChar w:fldCharType="separate"/>
      </w:r>
      <w:r>
        <w:rPr>
          <w:noProof/>
        </w:rPr>
        <w:t>25</w:t>
      </w:r>
      <w:r w:rsidR="006B25B5">
        <w:rPr>
          <w:noProof/>
        </w:rPr>
        <w:fldChar w:fldCharType="end"/>
      </w:r>
      <w:bookmarkEnd w:id="1202"/>
      <w:r>
        <w:t xml:space="preserve"> Tela de recomendações </w:t>
      </w:r>
      <w:r w:rsidRPr="00A73EA3">
        <w:t>(próprio, 2020)</w:t>
      </w:r>
      <w:bookmarkEnd w:id="1203"/>
    </w:p>
    <w:p w14:paraId="2ECDE85C" w14:textId="471E1C21" w:rsidR="007E224E" w:rsidRDefault="005B2851" w:rsidP="00210C75">
      <w:r>
        <w:tab/>
        <w:t xml:space="preserve"> No fim, é</w:t>
      </w:r>
      <w:r w:rsidR="002A1475">
        <w:t xml:space="preserve"> apresentado o gênero </w:t>
      </w:r>
      <w:r w:rsidR="00B55F8C">
        <w:t>recomendado</w:t>
      </w:r>
      <w:r w:rsidR="002A1475">
        <w:t xml:space="preserve"> na tela</w:t>
      </w:r>
      <w:del w:id="1204" w:author="Erico de Souza Loewe" w:date="2020-11-08T21:40:00Z">
        <w:r w:rsidR="00D84B8D">
          <w:delText>.</w:delText>
        </w:r>
        <w:r>
          <w:delText xml:space="preserve"> </w:delText>
        </w:r>
        <w:r w:rsidR="00D84B8D">
          <w:delText>T</w:delText>
        </w:r>
        <w:r>
          <w:delText>rata</w:delText>
        </w:r>
        <w:r w:rsidR="001E3EBF">
          <w:delText>sse</w:delText>
        </w:r>
        <w:r>
          <w:delText xml:space="preserve"> </w:delText>
        </w:r>
        <w:r w:rsidR="001E3EBF">
          <w:delText>d</w:delText>
        </w:r>
        <w:r>
          <w:delText>o</w:delText>
        </w:r>
      </w:del>
      <w:ins w:id="1205" w:author="Erico de Souza Loewe" w:date="2020-11-08T21:40:00Z">
        <w:r w:rsidR="000F357B">
          <w:t>,</w:t>
        </w:r>
        <w:r>
          <w:t xml:space="preserve"> trata</w:t>
        </w:r>
        <w:r w:rsidR="00BB05C7">
          <w:t>n</w:t>
        </w:r>
        <w:r>
          <w:t>do o</w:t>
        </w:r>
      </w:ins>
      <w:r>
        <w:t xml:space="preserve"> retorno do </w:t>
      </w:r>
      <w:r>
        <w:rPr>
          <w:rPrChange w:id="1206" w:author="Erico de Souza Loewe" w:date="2020-11-08T21:40:00Z">
            <w:rPr>
              <w:i/>
            </w:rPr>
          </w:rPrChange>
        </w:rPr>
        <w:t>Spotify</w:t>
      </w:r>
      <w:del w:id="1207" w:author="Erico de Souza Loewe" w:date="2020-11-08T21:40:00Z">
        <w:r w:rsidR="001E3EBF">
          <w:delText>,</w:delText>
        </w:r>
      </w:del>
      <w:ins w:id="1208" w:author="Erico de Souza Loewe" w:date="2020-11-08T21:40:00Z">
        <w:r>
          <w:t xml:space="preserve"> e</w:t>
        </w:r>
      </w:ins>
      <w:r>
        <w:t xml:space="preserve"> apresentado </w:t>
      </w:r>
      <w:del w:id="1209" w:author="Erico de Souza Loewe" w:date="2020-11-08T21:40:00Z">
        <w:r w:rsidR="001E3EBF">
          <w:delText>n</w:delText>
        </w:r>
        <w:r>
          <w:delText>as</w:delText>
        </w:r>
      </w:del>
      <w:ins w:id="1210" w:author="Erico de Souza Loewe" w:date="2020-11-08T21:40:00Z">
        <w:r>
          <w:t>as</w:t>
        </w:r>
      </w:ins>
      <w:r>
        <w:t xml:space="preserve"> </w:t>
      </w:r>
      <w:r w:rsidRPr="00CE0464">
        <w:rPr>
          <w:i/>
        </w:rPr>
        <w:t>playlists</w:t>
      </w:r>
      <w:r>
        <w:t xml:space="preserve"> </w:t>
      </w:r>
      <w:del w:id="1211" w:author="Erico de Souza Loewe" w:date="2020-11-08T21:40:00Z">
        <w:r w:rsidR="001E3EBF">
          <w:delText>d</w:delText>
        </w:r>
        <w:r>
          <w:delText>a</w:delText>
        </w:r>
      </w:del>
      <w:ins w:id="1212" w:author="Erico de Souza Loewe" w:date="2020-11-08T21:40:00Z">
        <w:r>
          <w:t>na</w:t>
        </w:r>
      </w:ins>
      <w:r>
        <w:t xml:space="preserve">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xml:space="preserve">, permitindo </w:t>
      </w:r>
      <w:del w:id="1213" w:author="Erico de Souza Loewe" w:date="2020-11-08T21:40:00Z">
        <w:r w:rsidR="00AE715E">
          <w:delText>ao</w:delText>
        </w:r>
      </w:del>
      <w:ins w:id="1214" w:author="Erico de Souza Loewe" w:date="2020-11-08T21:40:00Z">
        <w:r>
          <w:t>assim, que o</w:t>
        </w:r>
      </w:ins>
      <w:r>
        <w:t xml:space="preserve"> usuário </w:t>
      </w:r>
      <w:del w:id="1215" w:author="Erico de Souza Loewe" w:date="2020-11-08T21:40:00Z">
        <w:r>
          <w:delText>escolh</w:delText>
        </w:r>
        <w:r w:rsidR="00AE715E">
          <w:delText>er</w:delText>
        </w:r>
      </w:del>
      <w:ins w:id="1216" w:author="Erico de Souza Loewe" w:date="2020-11-08T21:40:00Z">
        <w:r>
          <w:t>escolha</w:t>
        </w:r>
      </w:ins>
      <w:r>
        <w:t xml:space="preserve"> uma das playlists para reproduzir.</w:t>
      </w:r>
    </w:p>
    <w:p w14:paraId="5B38AEEA" w14:textId="2CFE47ED" w:rsidR="002F06E8" w:rsidRDefault="002F06E8" w:rsidP="00210C75">
      <w:pPr>
        <w:pStyle w:val="Ttulo3"/>
      </w:pPr>
      <w:bookmarkStart w:id="1217" w:name="_Toc55523393"/>
      <w:bookmarkStart w:id="1218" w:name="_Toc55260976"/>
      <w:r>
        <w:t>Resultados do experimento</w:t>
      </w:r>
      <w:bookmarkEnd w:id="1217"/>
      <w:bookmarkEnd w:id="1218"/>
    </w:p>
    <w:p w14:paraId="43F6EBC8" w14:textId="6458B6AE" w:rsidR="008B60F5" w:rsidRDefault="002F06E8" w:rsidP="00210C75">
      <w:r>
        <w:tab/>
      </w:r>
      <w:del w:id="1219" w:author="Erico de Souza Loewe" w:date="2020-11-08T21:40:00Z">
        <w:r w:rsidR="003E401B">
          <w:delText>É</w:delText>
        </w:r>
        <w:r w:rsidR="0057572C">
          <w:delText xml:space="preserve"> </w:delText>
        </w:r>
      </w:del>
      <w:ins w:id="1220" w:author="Erico de Souza Loewe" w:date="2020-11-08T21:40:00Z">
        <w:r w:rsidR="0057572C">
          <w:t xml:space="preserve">Com o modelo pronto, é </w:t>
        </w:r>
      </w:ins>
      <w:r w:rsidR="0057572C">
        <w:t xml:space="preserve">importante garantir o </w:t>
      </w:r>
      <w:ins w:id="1221" w:author="Erico de Souza Loewe" w:date="2020-11-08T21:40:00Z">
        <w:r w:rsidR="0057572C">
          <w:t xml:space="preserve">seu </w:t>
        </w:r>
      </w:ins>
      <w:r w:rsidR="0057572C">
        <w:t xml:space="preserve">funcionamento e </w:t>
      </w:r>
      <w:del w:id="1222" w:author="Erico de Souza Loewe" w:date="2020-11-08T21:40:00Z">
        <w:r w:rsidR="00F038F9">
          <w:delText>a</w:delText>
        </w:r>
        <w:r w:rsidR="0057572C">
          <w:delText xml:space="preserve"> </w:delText>
        </w:r>
      </w:del>
      <w:r w:rsidR="0057572C">
        <w:t>precisão</w:t>
      </w:r>
      <w:del w:id="1223" w:author="Erico de Souza Loewe" w:date="2020-11-08T21:40:00Z">
        <w:r w:rsidR="00F038F9">
          <w:delText xml:space="preserve"> do modelo</w:delText>
        </w:r>
        <w:r w:rsidR="003E401B">
          <w:delText xml:space="preserve"> já pront</w:delText>
        </w:r>
        <w:r w:rsidR="00CA709A">
          <w:delText>o</w:delText>
        </w:r>
        <w:r w:rsidR="00CE78D5">
          <w:delText>.</w:delText>
        </w:r>
      </w:del>
      <w:ins w:id="1224" w:author="Erico de Souza Loewe" w:date="2020-11-08T21:40:00Z">
        <w:r w:rsidR="00CE78D5">
          <w:t>.</w:t>
        </w:r>
      </w:ins>
      <w:r w:rsidR="00D50BAA">
        <w:t xml:space="preserve"> </w:t>
      </w:r>
      <w:r w:rsidR="00CE78D5">
        <w:t>P</w:t>
      </w:r>
      <w:r w:rsidR="00D50BAA">
        <w:t xml:space="preserve">ara </w:t>
      </w:r>
      <w:ins w:id="1225" w:author="Erico de Souza Loewe" w:date="2020-11-08T21:40:00Z">
        <w:r w:rsidR="00D50BAA">
          <w:t xml:space="preserve">garantir </w:t>
        </w:r>
      </w:ins>
      <w:r w:rsidR="00D50BAA">
        <w:t xml:space="preserve">que as recomendações </w:t>
      </w:r>
      <w:del w:id="1226" w:author="Erico de Souza Loewe" w:date="2020-11-08T21:40:00Z">
        <w:r w:rsidR="00D50BAA">
          <w:delText>est</w:delText>
        </w:r>
        <w:r w:rsidR="00CA709A">
          <w:delText>ejam</w:delText>
        </w:r>
      </w:del>
      <w:ins w:id="1227" w:author="Erico de Souza Loewe" w:date="2020-11-08T21:40:00Z">
        <w:r w:rsidR="00D50BAA">
          <w:t>estão</w:t>
        </w:r>
      </w:ins>
      <w:r w:rsidR="00D50BAA">
        <w:t xml:space="preserve"> funciona</w:t>
      </w:r>
      <w:r w:rsidR="00CD5977">
        <w:t>n</w:t>
      </w:r>
      <w:r w:rsidR="00D50BAA">
        <w:t>do</w:t>
      </w:r>
      <w:r w:rsidR="006C6391">
        <w:t xml:space="preserve">, </w:t>
      </w:r>
      <w:r w:rsidR="007F5B46">
        <w:t xml:space="preserve">foi </w:t>
      </w:r>
      <w:del w:id="1228" w:author="Erico de Souza Loewe" w:date="2020-11-08T21:40:00Z">
        <w:r w:rsidR="00645C31">
          <w:delText>aferido</w:delText>
        </w:r>
      </w:del>
      <w:ins w:id="1229" w:author="Erico de Souza Loewe" w:date="2020-11-08T21:40:00Z">
        <w:r w:rsidR="006C6391">
          <w:t>a</w:t>
        </w:r>
        <w:r w:rsidR="007F5B46">
          <w:t>va</w:t>
        </w:r>
        <w:r w:rsidR="006C6391">
          <w:t>liado</w:t>
        </w:r>
      </w:ins>
      <w:r w:rsidR="0057572C">
        <w:t xml:space="preserve"> </w:t>
      </w:r>
      <w:r w:rsidR="007F5B46">
        <w:t>a</w:t>
      </w:r>
      <w:r w:rsidR="0057572C">
        <w:t xml:space="preserve"> acurácia</w:t>
      </w:r>
      <w:r w:rsidR="00BE3D08">
        <w:t xml:space="preserve"> </w:t>
      </w:r>
      <w:r w:rsidR="007F5B46">
        <w:t>e a matriz de confusão do modelo.</w:t>
      </w:r>
    </w:p>
    <w:p w14:paraId="4BBBDC57" w14:textId="27815A1E" w:rsidR="00F60D41" w:rsidRDefault="0036700B" w:rsidP="00210C75">
      <w:del w:id="1230" w:author="Erico de Souza Loewe" w:date="2020-11-08T21:40:00Z">
        <w:r>
          <w:tab/>
        </w:r>
        <w:r w:rsidR="00645C31">
          <w:delText>I</w:delText>
        </w:r>
        <w:r w:rsidR="00AA53AE">
          <w:delText>nicialmente</w:delText>
        </w:r>
        <w:r w:rsidR="00645C31">
          <w:delText>, ele</w:delText>
        </w:r>
      </w:del>
      <w:ins w:id="1231" w:author="Erico de Souza Loewe" w:date="2020-11-08T21:40:00Z">
        <w:r>
          <w:tab/>
        </w:r>
        <w:r w:rsidR="00AA53AE">
          <w:t>O modelo inicialmente</w:t>
        </w:r>
      </w:ins>
      <w:r w:rsidR="00AA53AE">
        <w:t xml:space="preserve"> obteve uma acurácia de 0,15, o que é muito baixo. </w:t>
      </w:r>
      <w:del w:id="1232" w:author="Erico de Souza Loewe" w:date="2020-11-08T21:40:00Z">
        <w:r w:rsidR="00B05652">
          <w:delText>A hip</w:delText>
        </w:r>
        <w:r w:rsidR="002B3486">
          <w:delText xml:space="preserve">ótese </w:delText>
        </w:r>
        <w:r w:rsidR="00923A81">
          <w:delText>estaria na</w:delText>
        </w:r>
      </w:del>
      <w:ins w:id="1233" w:author="Erico de Souza Loewe" w:date="2020-11-08T21:40:00Z">
        <w:r w:rsidR="00AA53AE">
          <w:t xml:space="preserve">Foi analisado o modelo e visto que poderiam ser </w:t>
        </w:r>
        <w:r w:rsidR="00110CE6">
          <w:t>diminuídos</w:t>
        </w:r>
        <w:r w:rsidR="00AA53AE">
          <w:t xml:space="preserve"> a</w:t>
        </w:r>
      </w:ins>
      <w:r w:rsidR="00AA53AE">
        <w:t xml:space="preserve"> quantidade de gêneros</w:t>
      </w:r>
      <w:r w:rsidR="007408DF">
        <w:t xml:space="preserve"> (classes</w:t>
      </w:r>
      <w:del w:id="1234" w:author="Erico de Souza Loewe" w:date="2020-11-08T21:40:00Z">
        <w:r w:rsidR="001364C4">
          <w:delText>)</w:delText>
        </w:r>
        <w:r w:rsidR="000B0E52">
          <w:delText>;</w:delText>
        </w:r>
        <w:r w:rsidR="00AA53AE">
          <w:delText xml:space="preserve"> </w:delText>
        </w:r>
        <w:r w:rsidR="00110CE6">
          <w:delText>diminuí</w:delText>
        </w:r>
        <w:r w:rsidR="00EA0FB1">
          <w:delText>-los poderia aumentar a precisão do experime</w:delText>
        </w:r>
        <w:r w:rsidR="001364C4">
          <w:delText>nto</w:delText>
        </w:r>
        <w:r w:rsidR="00685043">
          <w:delText>.</w:delText>
        </w:r>
        <w:r w:rsidR="00AA53AE">
          <w:delText xml:space="preserve"> realiz</w:delText>
        </w:r>
        <w:r w:rsidR="00DB5B0D">
          <w:delText>ar-se-ia</w:delText>
        </w:r>
        <w:r w:rsidR="00AA53AE">
          <w:delText xml:space="preserve"> </w:delText>
        </w:r>
        <w:r w:rsidR="00DB5B0D">
          <w:delText>um</w:delText>
        </w:r>
        <w:r w:rsidR="00AA53AE">
          <w:delText>a</w:delText>
        </w:r>
      </w:del>
      <w:ins w:id="1235" w:author="Erico de Souza Loewe" w:date="2020-11-08T21:40:00Z">
        <w:r w:rsidR="007408DF">
          <w:t>)</w:t>
        </w:r>
        <w:r w:rsidR="00AA53AE">
          <w:t>, então, foi realizado a</w:t>
        </w:r>
      </w:ins>
      <w:r w:rsidR="00AA53AE">
        <w:t xml:space="preserve"> taxonomia dos gêneros, mantendo somente os</w:t>
      </w:r>
      <w:ins w:id="1236" w:author="Erico de Souza Loewe" w:date="2020-11-08T21:40:00Z">
        <w:r w:rsidR="00AA53AE">
          <w:t xml:space="preserve"> gêneros</w:t>
        </w:r>
      </w:ins>
      <w:r w:rsidR="00AA53AE">
        <w:t xml:space="preserve"> principais.</w:t>
      </w:r>
      <w:r w:rsidR="004858F7">
        <w:t xml:space="preserve"> Com essa alteração, a acurácia do algoritmo passou de 0,15 para 0,46</w:t>
      </w:r>
      <w:r w:rsidR="00F97163">
        <w:t xml:space="preserve">, um </w:t>
      </w:r>
      <w:r w:rsidR="005C1A2F">
        <w:t>acréscimo</w:t>
      </w:r>
      <w:r w:rsidR="00F97163">
        <w:t xml:space="preserve"> de </w:t>
      </w:r>
      <w:del w:id="1237" w:author="Erico de Souza Loewe" w:date="2020-11-08T21:40:00Z">
        <w:r w:rsidR="00D26DD4">
          <w:delText>2</w:delText>
        </w:r>
        <w:r w:rsidR="00F97163">
          <w:delText>06%</w:delText>
        </w:r>
        <w:r w:rsidR="005655D5">
          <w:delText xml:space="preserve">, tendo em vista o 0,15 </w:delText>
        </w:r>
        <w:r w:rsidR="00300581">
          <w:delText>como um valor</w:delText>
        </w:r>
        <w:r w:rsidR="00C81FDC">
          <w:delText xml:space="preserve"> total</w:delText>
        </w:r>
        <w:r w:rsidR="00692847">
          <w:delText>.</w:delText>
        </w:r>
      </w:del>
      <w:ins w:id="1238" w:author="Erico de Souza Loewe" w:date="2020-11-08T21:40:00Z">
        <w:r w:rsidR="00F97163">
          <w:t>306%</w:t>
        </w:r>
        <w:r w:rsidR="00692847">
          <w:t>.</w:t>
        </w:r>
      </w:ins>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10C75">
            <w:pPr>
              <w:rPr>
                <w:lang w:eastAsia="pt-BR"/>
              </w:rPr>
            </w:pPr>
            <w:r>
              <w:rPr>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10C75">
            <w:pPr>
              <w:rPr>
                <w:lang w:eastAsia="pt-BR"/>
              </w:rPr>
            </w:pPr>
            <w:r>
              <w:rPr>
                <w:lang w:eastAsia="pt-BR"/>
              </w:rPr>
              <w:t>CLASSE</w:t>
            </w:r>
            <w:r w:rsidR="00641CC6">
              <w:rPr>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10C75">
            <w:pPr>
              <w:rPr>
                <w:lang w:eastAsia="pt-BR"/>
              </w:rPr>
            </w:pPr>
            <w:r w:rsidRPr="002A3520">
              <w:rPr>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10C75">
            <w:pPr>
              <w:rPr>
                <w:lang w:eastAsia="pt-BR"/>
              </w:rPr>
            </w:pPr>
            <w:r w:rsidRPr="002A3520">
              <w:rPr>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10C75">
            <w:pPr>
              <w:rPr>
                <w:lang w:eastAsia="pt-BR"/>
              </w:rPr>
            </w:pPr>
            <w:r w:rsidRPr="002A3520">
              <w:rPr>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10C75">
            <w:pPr>
              <w:rPr>
                <w:lang w:eastAsia="pt-BR"/>
              </w:rPr>
            </w:pPr>
            <w:r w:rsidRPr="002A3520">
              <w:rPr>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10C75">
            <w:pPr>
              <w:rPr>
                <w:lang w:eastAsia="pt-BR"/>
              </w:rPr>
            </w:pPr>
            <w:r w:rsidRPr="002A3520">
              <w:rPr>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10C75">
            <w:pPr>
              <w:rPr>
                <w:lang w:eastAsia="pt-BR"/>
              </w:rPr>
            </w:pPr>
            <w:r w:rsidRPr="002A3520">
              <w:rPr>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10C75">
            <w:pPr>
              <w:rPr>
                <w:lang w:eastAsia="pt-BR"/>
              </w:rPr>
            </w:pPr>
            <w:r w:rsidRPr="002A3520">
              <w:rPr>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10C75">
            <w:pPr>
              <w:rPr>
                <w:lang w:eastAsia="pt-BR"/>
              </w:rPr>
            </w:pPr>
            <w:r w:rsidRPr="002A3520">
              <w:rPr>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10C75">
            <w:pPr>
              <w:rPr>
                <w:lang w:eastAsia="pt-BR"/>
              </w:rPr>
            </w:pPr>
            <w:r w:rsidRPr="002A3520">
              <w:rPr>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10C75">
            <w:pPr>
              <w:rPr>
                <w:lang w:eastAsia="pt-BR"/>
              </w:rPr>
            </w:pPr>
            <w:r w:rsidRPr="002A3520">
              <w:rPr>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10C75">
            <w:pPr>
              <w:rPr>
                <w:lang w:eastAsia="pt-BR"/>
              </w:rPr>
            </w:pPr>
            <w:r w:rsidRPr="002A3520">
              <w:rPr>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10C75">
            <w:pPr>
              <w:rPr>
                <w:lang w:eastAsia="pt-BR"/>
              </w:rPr>
            </w:pPr>
            <w:r w:rsidRPr="002A3520">
              <w:rPr>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10C75">
            <w:pPr>
              <w:rPr>
                <w:lang w:eastAsia="pt-BR"/>
              </w:rPr>
            </w:pPr>
            <w:r w:rsidRPr="002A3520">
              <w:rPr>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10C75">
            <w:pPr>
              <w:rPr>
                <w:lang w:eastAsia="pt-BR"/>
              </w:rPr>
            </w:pPr>
            <w:r w:rsidRPr="002A3520">
              <w:rPr>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10C75">
            <w:pPr>
              <w:rPr>
                <w:lang w:eastAsia="pt-BR"/>
              </w:rPr>
            </w:pPr>
            <w:r w:rsidRPr="002A3520">
              <w:rPr>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10C75">
            <w:pPr>
              <w:rPr>
                <w:lang w:eastAsia="pt-BR"/>
              </w:rPr>
            </w:pPr>
            <w:r w:rsidRPr="002A3520">
              <w:rPr>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10C75">
            <w:pPr>
              <w:rPr>
                <w:lang w:eastAsia="pt-BR"/>
              </w:rPr>
            </w:pPr>
            <w:r w:rsidRPr="002A3520">
              <w:rPr>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10C75">
            <w:pPr>
              <w:rPr>
                <w:lang w:eastAsia="pt-BR"/>
              </w:rPr>
            </w:pPr>
            <w:r w:rsidRPr="002A3520">
              <w:rPr>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10C75">
            <w:pPr>
              <w:rPr>
                <w:lang w:eastAsia="pt-BR"/>
              </w:rPr>
            </w:pPr>
            <w:r w:rsidRPr="002A3520">
              <w:rPr>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10C75">
            <w:pPr>
              <w:rPr>
                <w:lang w:eastAsia="pt-BR"/>
              </w:rPr>
            </w:pPr>
            <w:r w:rsidRPr="002A3520">
              <w:rPr>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10C75">
            <w:pPr>
              <w:rPr>
                <w:lang w:eastAsia="pt-BR"/>
              </w:rPr>
            </w:pPr>
            <w:r w:rsidRPr="002A3520">
              <w:rPr>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10C75">
            <w:pPr>
              <w:rPr>
                <w:lang w:eastAsia="pt-BR"/>
              </w:rPr>
            </w:pPr>
            <w:r w:rsidRPr="002A3520">
              <w:rPr>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10C75">
            <w:pPr>
              <w:rPr>
                <w:lang w:eastAsia="pt-BR"/>
              </w:rPr>
            </w:pPr>
            <w:r w:rsidRPr="002A3520">
              <w:rPr>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10C75">
            <w:pPr>
              <w:rPr>
                <w:lang w:eastAsia="pt-BR"/>
              </w:rPr>
            </w:pPr>
            <w:r w:rsidRPr="002A3520">
              <w:rPr>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10C75">
            <w:pPr>
              <w:rPr>
                <w:lang w:eastAsia="pt-BR"/>
              </w:rPr>
            </w:pPr>
            <w:r w:rsidRPr="002A3520">
              <w:rPr>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10C75">
            <w:pPr>
              <w:rPr>
                <w:lang w:eastAsia="pt-BR"/>
              </w:rPr>
            </w:pPr>
            <w:r w:rsidRPr="002A3520">
              <w:rPr>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10C75">
            <w:pPr>
              <w:rPr>
                <w:lang w:eastAsia="pt-BR"/>
              </w:rPr>
            </w:pPr>
            <w:r w:rsidRPr="002A3520">
              <w:rPr>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10C75">
            <w:pPr>
              <w:rPr>
                <w:lang w:eastAsia="pt-BR"/>
              </w:rPr>
            </w:pPr>
            <w:r w:rsidRPr="002A3520">
              <w:rPr>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10C75">
            <w:pPr>
              <w:rPr>
                <w:lang w:eastAsia="pt-BR"/>
              </w:rPr>
            </w:pPr>
            <w:r w:rsidRPr="002A3520">
              <w:rPr>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10C75">
            <w:pPr>
              <w:rPr>
                <w:lang w:eastAsia="pt-BR"/>
              </w:rPr>
            </w:pPr>
            <w:r w:rsidRPr="002A3520">
              <w:rPr>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10C75">
            <w:pPr>
              <w:rPr>
                <w:lang w:eastAsia="pt-BR"/>
              </w:rPr>
            </w:pPr>
            <w:r w:rsidRPr="002A3520">
              <w:rPr>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10C75">
            <w:pPr>
              <w:rPr>
                <w:lang w:eastAsia="pt-BR"/>
              </w:rPr>
            </w:pPr>
            <w:r w:rsidRPr="002A3520">
              <w:rPr>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10C75">
            <w:pPr>
              <w:rPr>
                <w:lang w:eastAsia="pt-BR"/>
              </w:rPr>
            </w:pPr>
            <w:r w:rsidRPr="002A3520">
              <w:rPr>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10C75">
            <w:pPr>
              <w:rPr>
                <w:lang w:eastAsia="pt-BR"/>
              </w:rPr>
            </w:pPr>
            <w:r w:rsidRPr="002A3520">
              <w:rPr>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10C75">
            <w:pPr>
              <w:rPr>
                <w:lang w:eastAsia="pt-BR"/>
              </w:rPr>
            </w:pPr>
            <w:r w:rsidRPr="002A3520">
              <w:rPr>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10C75">
            <w:pPr>
              <w:rPr>
                <w:lang w:eastAsia="pt-BR"/>
              </w:rPr>
            </w:pPr>
            <w:r w:rsidRPr="002A3520">
              <w:rPr>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10C75">
            <w:pPr>
              <w:rPr>
                <w:lang w:eastAsia="pt-BR"/>
              </w:rPr>
            </w:pPr>
            <w:r w:rsidRPr="002A3520">
              <w:rPr>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10C75">
            <w:pPr>
              <w:rPr>
                <w:lang w:eastAsia="pt-BR"/>
              </w:rPr>
            </w:pPr>
            <w:r w:rsidRPr="002A3520">
              <w:rPr>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10C75">
            <w:pPr>
              <w:rPr>
                <w:lang w:eastAsia="pt-BR"/>
              </w:rPr>
            </w:pPr>
            <w:r w:rsidRPr="002A3520">
              <w:rPr>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10C75">
            <w:pPr>
              <w:rPr>
                <w:lang w:eastAsia="pt-BR"/>
              </w:rPr>
            </w:pPr>
            <w:r w:rsidRPr="002A3520">
              <w:rPr>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10C75">
            <w:pPr>
              <w:rPr>
                <w:lang w:eastAsia="pt-BR"/>
              </w:rPr>
            </w:pPr>
            <w:r w:rsidRPr="002A3520">
              <w:rPr>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10C75">
            <w:pPr>
              <w:rPr>
                <w:lang w:eastAsia="pt-BR"/>
              </w:rPr>
            </w:pPr>
            <w:r w:rsidRPr="002A3520">
              <w:rPr>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10C75">
            <w:pPr>
              <w:rPr>
                <w:lang w:eastAsia="pt-BR"/>
              </w:rPr>
            </w:pPr>
            <w:r w:rsidRPr="002A3520">
              <w:rPr>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10C75">
            <w:pPr>
              <w:rPr>
                <w:lang w:eastAsia="pt-BR"/>
              </w:rPr>
            </w:pPr>
            <w:r w:rsidRPr="002A3520">
              <w:rPr>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10C75">
            <w:pPr>
              <w:rPr>
                <w:lang w:eastAsia="pt-BR"/>
              </w:rPr>
            </w:pPr>
            <w:r w:rsidRPr="002A3520">
              <w:rPr>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10C75">
            <w:pPr>
              <w:rPr>
                <w:lang w:eastAsia="pt-BR"/>
              </w:rPr>
            </w:pPr>
            <w:r w:rsidRPr="002A3520">
              <w:rPr>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10C75">
            <w:pPr>
              <w:rPr>
                <w:lang w:eastAsia="pt-BR"/>
              </w:rPr>
            </w:pPr>
            <w:r w:rsidRPr="002A3520">
              <w:rPr>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10C75">
            <w:pPr>
              <w:rPr>
                <w:lang w:eastAsia="pt-BR"/>
              </w:rPr>
            </w:pPr>
            <w:r w:rsidRPr="002A3520">
              <w:rPr>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10C75">
            <w:pPr>
              <w:rPr>
                <w:lang w:eastAsia="pt-BR"/>
              </w:rPr>
            </w:pPr>
            <w:r w:rsidRPr="002A3520">
              <w:rPr>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10C75">
            <w:pPr>
              <w:rPr>
                <w:lang w:eastAsia="pt-BR"/>
              </w:rPr>
            </w:pPr>
            <w:r w:rsidRPr="002A3520">
              <w:rPr>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10C75">
            <w:pPr>
              <w:rPr>
                <w:lang w:eastAsia="pt-BR"/>
              </w:rPr>
            </w:pPr>
            <w:r w:rsidRPr="002A3520">
              <w:rPr>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10C75">
            <w:pPr>
              <w:rPr>
                <w:lang w:eastAsia="pt-BR"/>
              </w:rPr>
            </w:pPr>
            <w:r w:rsidRPr="002A3520">
              <w:rPr>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10C75">
            <w:pPr>
              <w:rPr>
                <w:lang w:eastAsia="pt-BR"/>
              </w:rPr>
            </w:pPr>
            <w:r w:rsidRPr="002A3520">
              <w:rPr>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10C75">
            <w:pPr>
              <w:rPr>
                <w:lang w:eastAsia="pt-BR"/>
              </w:rPr>
            </w:pPr>
            <w:r w:rsidRPr="002A3520">
              <w:rPr>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10C75">
            <w:pPr>
              <w:rPr>
                <w:lang w:eastAsia="pt-BR"/>
              </w:rPr>
            </w:pPr>
            <w:r w:rsidRPr="002A3520">
              <w:rPr>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10C75">
            <w:pPr>
              <w:rPr>
                <w:lang w:eastAsia="pt-BR"/>
              </w:rPr>
            </w:pPr>
            <w:r w:rsidRPr="002A3520">
              <w:rPr>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10C75">
            <w:pPr>
              <w:rPr>
                <w:lang w:eastAsia="pt-BR"/>
              </w:rPr>
            </w:pPr>
            <w:r w:rsidRPr="002A3520">
              <w:rPr>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10C75">
            <w:pPr>
              <w:rPr>
                <w:lang w:eastAsia="pt-BR"/>
              </w:rPr>
            </w:pPr>
            <w:r w:rsidRPr="002A3520">
              <w:rPr>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10C75">
            <w:pPr>
              <w:rPr>
                <w:lang w:eastAsia="pt-BR"/>
              </w:rPr>
            </w:pPr>
            <w:r w:rsidRPr="002A3520">
              <w:rPr>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10C75">
            <w:pPr>
              <w:rPr>
                <w:lang w:eastAsia="pt-BR"/>
              </w:rPr>
            </w:pPr>
            <w:r w:rsidRPr="002A3520">
              <w:rPr>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10C75">
            <w:pPr>
              <w:rPr>
                <w:lang w:eastAsia="pt-BR"/>
              </w:rPr>
            </w:pPr>
            <w:r w:rsidRPr="002A3520">
              <w:rPr>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10C75">
            <w:pPr>
              <w:rPr>
                <w:lang w:eastAsia="pt-BR"/>
              </w:rPr>
            </w:pPr>
            <w:r w:rsidRPr="002A3520">
              <w:rPr>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10C75">
            <w:pPr>
              <w:rPr>
                <w:lang w:eastAsia="pt-BR"/>
              </w:rPr>
            </w:pPr>
            <w:r w:rsidRPr="002A3520">
              <w:rPr>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10C75">
            <w:pPr>
              <w:rPr>
                <w:lang w:eastAsia="pt-BR"/>
              </w:rPr>
            </w:pPr>
            <w:r w:rsidRPr="002A3520">
              <w:rPr>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10C75">
            <w:pPr>
              <w:rPr>
                <w:lang w:eastAsia="pt-BR"/>
              </w:rPr>
            </w:pPr>
            <w:r w:rsidRPr="002A3520">
              <w:rPr>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10C75">
            <w:pPr>
              <w:rPr>
                <w:lang w:eastAsia="pt-BR"/>
              </w:rPr>
            </w:pPr>
            <w:r w:rsidRPr="002A3520">
              <w:rPr>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10C75">
            <w:pPr>
              <w:rPr>
                <w:lang w:eastAsia="pt-BR"/>
              </w:rPr>
            </w:pPr>
            <w:r w:rsidRPr="002A3520">
              <w:rPr>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10C75">
            <w:pPr>
              <w:rPr>
                <w:lang w:eastAsia="pt-BR"/>
              </w:rPr>
            </w:pPr>
            <w:r w:rsidRPr="002A3520">
              <w:rPr>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10C75">
            <w:pPr>
              <w:rPr>
                <w:lang w:eastAsia="pt-BR"/>
              </w:rPr>
            </w:pPr>
            <w:r w:rsidRPr="002A3520">
              <w:rPr>
                <w:lang w:eastAsia="pt-BR"/>
              </w:rPr>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10C75">
            <w:pPr>
              <w:rPr>
                <w:lang w:eastAsia="pt-BR"/>
              </w:rPr>
            </w:pPr>
            <w:r w:rsidRPr="002A3520">
              <w:rPr>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10C75">
            <w:pPr>
              <w:rPr>
                <w:lang w:eastAsia="pt-BR"/>
              </w:rPr>
            </w:pPr>
            <w:r w:rsidRPr="002A3520">
              <w:rPr>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10C75">
            <w:pPr>
              <w:rPr>
                <w:lang w:eastAsia="pt-BR"/>
              </w:rPr>
            </w:pPr>
            <w:r w:rsidRPr="002A3520">
              <w:rPr>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10C75">
            <w:pPr>
              <w:rPr>
                <w:lang w:eastAsia="pt-BR"/>
              </w:rPr>
            </w:pPr>
            <w:r w:rsidRPr="002A3520">
              <w:rPr>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10C75">
            <w:pPr>
              <w:rPr>
                <w:lang w:eastAsia="pt-BR"/>
              </w:rPr>
            </w:pPr>
            <w:r w:rsidRPr="002A3520">
              <w:rPr>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10C75">
            <w:pPr>
              <w:rPr>
                <w:lang w:eastAsia="pt-BR"/>
              </w:rPr>
            </w:pPr>
            <w:r w:rsidRPr="002A3520">
              <w:rPr>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10C75">
            <w:pPr>
              <w:rPr>
                <w:lang w:eastAsia="pt-BR"/>
              </w:rPr>
            </w:pPr>
            <w:r w:rsidRPr="002A3520">
              <w:rPr>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10C75">
            <w:pPr>
              <w:rPr>
                <w:lang w:eastAsia="pt-BR"/>
              </w:rPr>
            </w:pPr>
            <w:r w:rsidRPr="002A3520">
              <w:rPr>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10C75">
            <w:pPr>
              <w:rPr>
                <w:lang w:eastAsia="pt-BR"/>
              </w:rPr>
            </w:pPr>
            <w:r w:rsidRPr="002A3520">
              <w:rPr>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10C75">
            <w:pPr>
              <w:rPr>
                <w:lang w:eastAsia="pt-BR"/>
              </w:rPr>
            </w:pPr>
            <w:r w:rsidRPr="002A3520">
              <w:rPr>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10C75">
            <w:pPr>
              <w:rPr>
                <w:lang w:eastAsia="pt-BR"/>
              </w:rPr>
            </w:pPr>
            <w:r w:rsidRPr="002A3520">
              <w:rPr>
                <w:lang w:eastAsia="pt-BR"/>
              </w:rPr>
              <w:t>39</w:t>
            </w:r>
          </w:p>
        </w:tc>
      </w:tr>
    </w:tbl>
    <w:p w14:paraId="5E066101" w14:textId="0568592B" w:rsidR="00205C38" w:rsidRDefault="00205C38" w:rsidP="00210C75">
      <w:pPr>
        <w:pStyle w:val="Legenda"/>
      </w:pPr>
      <w:bookmarkStart w:id="1239" w:name="_Ref55013755"/>
      <w:bookmarkStart w:id="1240" w:name="_Toc55260922"/>
      <w:r>
        <w:t xml:space="preserve">Tabela </w:t>
      </w:r>
      <w:r w:rsidR="006B25B5">
        <w:fldChar w:fldCharType="begin"/>
      </w:r>
      <w:r w:rsidR="006B25B5">
        <w:instrText xml:space="preserve"> SEQ Tabela \* ARABIC </w:instrText>
      </w:r>
      <w:r w:rsidR="006B25B5">
        <w:fldChar w:fldCharType="separate"/>
      </w:r>
      <w:r w:rsidR="003924EC">
        <w:rPr>
          <w:noProof/>
        </w:rPr>
        <w:t>1</w:t>
      </w:r>
      <w:r w:rsidR="006B25B5">
        <w:rPr>
          <w:noProof/>
        </w:rPr>
        <w:fldChar w:fldCharType="end"/>
      </w:r>
      <w:bookmarkEnd w:id="1239"/>
      <w:r>
        <w:t xml:space="preserve"> relação dos </w:t>
      </w:r>
      <w:r w:rsidR="00CC3975">
        <w:t>gêneros</w:t>
      </w:r>
      <w:r>
        <w:t xml:space="preserve"> e a classe utilizada no KNN </w:t>
      </w:r>
      <w:r w:rsidRPr="00205C38">
        <w:t>(próprio, 2020)</w:t>
      </w:r>
      <w:bookmarkEnd w:id="1240"/>
    </w:p>
    <w:p w14:paraId="2ED6BFD8" w14:textId="0C34A65B" w:rsidR="00267E26" w:rsidRDefault="00F60D41" w:rsidP="00210C75">
      <w:r>
        <w:t xml:space="preserve"> </w:t>
      </w:r>
      <w:r w:rsidR="00267E26">
        <w:tab/>
      </w:r>
      <w:r w:rsidR="00267E26" w:rsidRPr="00267E26">
        <w:t>A matriz de confusão do usuário</w:t>
      </w:r>
      <w:del w:id="1241" w:author="Erico de Souza Loewe" w:date="2020-11-08T21:40:00Z">
        <w:r w:rsidR="00CE7F23">
          <w:delText>,</w:delText>
        </w:r>
        <w:r w:rsidR="00267E26" w:rsidRPr="00267E26">
          <w:delText xml:space="preserve"> </w:delText>
        </w:r>
        <w:r w:rsidR="00CE7F23">
          <w:delText xml:space="preserve">a </w:delText>
        </w:r>
        <w:r w:rsidR="00267E26" w:rsidRPr="00267E26">
          <w:delText>utilizad</w:delText>
        </w:r>
        <w:r w:rsidR="00CE7F23">
          <w:delText>a</w:delText>
        </w:r>
      </w:del>
      <w:ins w:id="1242" w:author="Erico de Souza Loewe" w:date="2020-11-08T21:40:00Z">
        <w:r w:rsidR="00267E26" w:rsidRPr="00267E26">
          <w:t xml:space="preserve"> utilizado</w:t>
        </w:r>
      </w:ins>
      <w:r w:rsidR="00267E26" w:rsidRPr="00267E26">
        <w:t xml:space="preserve"> nos testes</w:t>
      </w:r>
      <w:del w:id="1243" w:author="Erico de Souza Loewe" w:date="2020-11-08T21:40:00Z">
        <w:r w:rsidR="00CE7F23">
          <w:delText>,</w:delText>
        </w:r>
        <w:r w:rsidR="00267E26" w:rsidRPr="00267E26">
          <w:delText xml:space="preserve"> </w:delText>
        </w:r>
        <w:r w:rsidR="00FC4BB6">
          <w:delText>está</w:delText>
        </w:r>
        <w:r w:rsidR="00267E26" w:rsidRPr="00267E26">
          <w:delText xml:space="preserve"> dispon</w:delText>
        </w:r>
        <w:r w:rsidR="00FC4BB6">
          <w:delText>ível</w:delText>
        </w:r>
      </w:del>
      <w:ins w:id="1244" w:author="Erico de Souza Loewe" w:date="2020-11-08T21:40:00Z">
        <w:r w:rsidR="00267E26" w:rsidRPr="00267E26">
          <w:t xml:space="preserve"> foi disponibilizada</w:t>
        </w:r>
      </w:ins>
      <w:r w:rsidR="00267E26" w:rsidRPr="00267E26">
        <w:t xml:space="preserve">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del w:id="1245" w:author="Erico de Souza Loewe" w:date="2020-11-08T21:40:00Z">
        <w:r w:rsidR="00267E26" w:rsidRPr="00267E26">
          <w:delText>.</w:delText>
        </w:r>
      </w:del>
      <w:ins w:id="1246" w:author="Erico de Souza Loewe" w:date="2020-11-08T21:40:00Z">
        <w:r w:rsidR="00267E26" w:rsidRPr="00267E26">
          <w:t xml:space="preserve"> desse trabalho.</w:t>
        </w:r>
      </w:ins>
      <w:r w:rsidR="00267E26" w:rsidRPr="00267E26">
        <w:t xml:space="preserve"> Nela, é possível verificar que o modelo somente obteve sucesso na recomendação da categoria de número 12. </w:t>
      </w:r>
      <w:del w:id="1247" w:author="Erico de Souza Loewe" w:date="2020-11-08T21:40:00Z">
        <w:r w:rsidR="009D5B8E">
          <w:delText>A</w:delText>
        </w:r>
        <w:r w:rsidR="00267E26" w:rsidRPr="00267E26">
          <w:delText>contec</w:delText>
        </w:r>
        <w:r w:rsidR="009D5B8E">
          <w:delText>e</w:delText>
        </w:r>
      </w:del>
      <w:ins w:id="1248" w:author="Erico de Souza Loewe" w:date="2020-11-08T21:40:00Z">
        <w:r w:rsidR="00267E26" w:rsidRPr="00267E26">
          <w:t>Isso pode ter acontecido,</w:t>
        </w:r>
      </w:ins>
      <w:r w:rsidR="00267E26" w:rsidRPr="00267E26">
        <w:t xml:space="preserve"> devido ao curto período de uso da aplicação e </w:t>
      </w:r>
      <w:ins w:id="1249" w:author="Erico de Souza Loewe" w:date="2020-11-08T21:40:00Z">
        <w:r w:rsidR="00267E26" w:rsidRPr="00267E26">
          <w:t xml:space="preserve">devido </w:t>
        </w:r>
      </w:ins>
      <w:r w:rsidR="00267E26" w:rsidRPr="00267E26">
        <w:t>ao gosto musical do usuário estar mais voltado aquele estilo musica</w:t>
      </w:r>
      <w:r w:rsidR="00267E26">
        <w:t>l</w:t>
      </w:r>
      <w:r w:rsidR="00267E26" w:rsidRPr="00267E26">
        <w:t>.</w:t>
      </w:r>
      <w:r w:rsidR="00680A87">
        <w:t xml:space="preserve"> </w:t>
      </w:r>
      <w:del w:id="1250" w:author="Erico de Souza Loewe" w:date="2020-11-08T21:40:00Z">
        <w:r w:rsidR="00C464BD">
          <w:delText>E</w:delText>
        </w:r>
        <w:r w:rsidR="00197B73">
          <w:delText>ncontrada</w:delText>
        </w:r>
      </w:del>
      <w:ins w:id="1251" w:author="Erico de Souza Loewe" w:date="2020-11-08T21:40:00Z">
        <w:r w:rsidR="00197B73">
          <w:t xml:space="preserve">A categoria de </w:t>
        </w:r>
        <w:r w:rsidR="00F577D1">
          <w:t>número</w:t>
        </w:r>
        <w:r w:rsidR="00197B73">
          <w:t xml:space="preserve"> 12 pode ser encontrada</w:t>
        </w:r>
      </w:ins>
      <w:r w:rsidR="00197B73">
        <w:t xml:space="preserve">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xml:space="preserve">, </w:t>
      </w:r>
      <w:del w:id="1252" w:author="Erico de Souza Loewe" w:date="2020-11-08T21:40:00Z">
        <w:r w:rsidR="00C464BD">
          <w:delText>ela</w:delText>
        </w:r>
      </w:del>
      <w:ins w:id="1253" w:author="Erico de Souza Loewe" w:date="2020-11-08T21:40:00Z">
        <w:r w:rsidR="00197B73">
          <w:t>que</w:t>
        </w:r>
      </w:ins>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210C75"/>
        </w:tc>
        <w:tc>
          <w:tcPr>
            <w:tcW w:w="2265" w:type="dxa"/>
            <w:tcBorders>
              <w:right w:val="single" w:sz="4" w:space="0" w:color="auto"/>
            </w:tcBorders>
          </w:tcPr>
          <w:p w14:paraId="70568DC2" w14:textId="77777777" w:rsidR="005272A3" w:rsidRDefault="005272A3" w:rsidP="00210C75"/>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210C75">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210C75"/>
        </w:tc>
        <w:tc>
          <w:tcPr>
            <w:tcW w:w="2265" w:type="dxa"/>
            <w:tcBorders>
              <w:bottom w:val="single" w:sz="4" w:space="0" w:color="auto"/>
              <w:right w:val="single" w:sz="4" w:space="0" w:color="auto"/>
            </w:tcBorders>
          </w:tcPr>
          <w:p w14:paraId="394FE46A" w14:textId="77777777" w:rsidR="005272A3" w:rsidRDefault="005272A3" w:rsidP="00210C75"/>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210C75">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210C75">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210C75">
            <w:r>
              <w:t xml:space="preserve">CLASSE </w:t>
            </w:r>
          </w:p>
          <w:p w14:paraId="29329557" w14:textId="697A9CD8" w:rsidR="005272A3" w:rsidRDefault="003A7CD0" w:rsidP="00210C75">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210C75">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210C75">
            <w:commentRangeStart w:id="1254"/>
            <w:r>
              <w:t>184</w:t>
            </w:r>
            <w:commentRangeEnd w:id="1254"/>
            <w:r w:rsidR="009D5421">
              <w:rPr>
                <w:rStyle w:val="Refdecomentrio"/>
              </w:rPr>
              <w:commentReference w:id="125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210C75">
            <w:commentRangeStart w:id="1255"/>
            <w:r>
              <w:t>180</w:t>
            </w:r>
            <w:commentRangeEnd w:id="1255"/>
            <w:r w:rsidR="0055253D">
              <w:rPr>
                <w:rStyle w:val="Refdecomentrio"/>
              </w:rPr>
              <w:commentReference w:id="125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210C75"/>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210C75">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210C75">
            <w:commentRangeStart w:id="1256"/>
            <w:r>
              <w:t>46</w:t>
            </w:r>
            <w:commentRangeEnd w:id="1256"/>
            <w:r w:rsidR="0055253D">
              <w:rPr>
                <w:rStyle w:val="Refdecomentrio"/>
              </w:rPr>
              <w:commentReference w:id="125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210C75">
            <w:commentRangeStart w:id="1257"/>
            <w:r>
              <w:t>38</w:t>
            </w:r>
            <w:commentRangeEnd w:id="1257"/>
            <w:r w:rsidR="0055253D">
              <w:rPr>
                <w:rStyle w:val="Refdecomentrio"/>
              </w:rPr>
              <w:commentReference w:id="1257"/>
            </w:r>
          </w:p>
        </w:tc>
      </w:tr>
    </w:tbl>
    <w:p w14:paraId="51E5EBFE" w14:textId="389DEE65" w:rsidR="005272A3" w:rsidRDefault="003924EC" w:rsidP="00210C75">
      <w:pPr>
        <w:pStyle w:val="Legenda"/>
      </w:pPr>
      <w:bookmarkStart w:id="1258" w:name="_Ref55253627"/>
      <w:bookmarkStart w:id="1259" w:name="_Toc55260923"/>
      <w:r>
        <w:t xml:space="preserve">Tabela </w:t>
      </w:r>
      <w:r w:rsidR="006B25B5">
        <w:fldChar w:fldCharType="begin"/>
      </w:r>
      <w:r w:rsidR="006B25B5">
        <w:instrText xml:space="preserve"> SEQ Tabela \* ARABIC </w:instrText>
      </w:r>
      <w:r w:rsidR="006B25B5">
        <w:fldChar w:fldCharType="separate"/>
      </w:r>
      <w:r>
        <w:rPr>
          <w:noProof/>
        </w:rPr>
        <w:t>2</w:t>
      </w:r>
      <w:r w:rsidR="006B25B5">
        <w:rPr>
          <w:noProof/>
        </w:rPr>
        <w:fldChar w:fldCharType="end"/>
      </w:r>
      <w:bookmarkEnd w:id="1258"/>
      <w:r>
        <w:t xml:space="preserve"> matriz confusão da classe 12, gênero musical country</w:t>
      </w:r>
      <w:r w:rsidR="00CE2C6D">
        <w:t xml:space="preserve"> </w:t>
      </w:r>
      <w:r w:rsidR="00CE2C6D" w:rsidRPr="0006553D">
        <w:t>(próprio, 2020)</w:t>
      </w:r>
      <w:bookmarkEnd w:id="1259"/>
    </w:p>
    <w:p w14:paraId="09756A89" w14:textId="558666F7" w:rsidR="004F58A2" w:rsidRDefault="004F58A2" w:rsidP="00210C75">
      <w:r>
        <w:tab/>
        <w:t xml:space="preserve">Para </w:t>
      </w:r>
      <w:ins w:id="1260" w:author="Erico de Souza Loewe" w:date="2020-11-08T21:40:00Z">
        <w:r>
          <w:t xml:space="preserve">realizar </w:t>
        </w:r>
      </w:ins>
      <w:r>
        <w:t xml:space="preserve">uma </w:t>
      </w:r>
      <w:r w:rsidR="003C445B">
        <w:t>análise</w:t>
      </w:r>
      <w:r>
        <w:t xml:space="preserve"> mais aprofundada, </w:t>
      </w:r>
      <w:ins w:id="1261" w:author="Erico de Souza Loewe" w:date="2020-11-08T21:40:00Z">
        <w:r>
          <w:t xml:space="preserve">foi utilizado </w:t>
        </w:r>
      </w:ins>
      <w:r>
        <w:t xml:space="preserve">o </w:t>
      </w:r>
      <w:r w:rsidR="00276B0A">
        <w:t>gênero</w:t>
      </w:r>
      <w:r>
        <w:t xml:space="preserve"> </w:t>
      </w:r>
      <w:del w:id="1262" w:author="Erico de Souza Loewe" w:date="2020-11-08T21:40:00Z">
        <w:r w:rsidR="009552FB">
          <w:delText>de</w:delText>
        </w:r>
      </w:del>
      <w:ins w:id="1263" w:author="Erico de Souza Loewe" w:date="2020-11-08T21:40:00Z">
        <w:r>
          <w:t>com a</w:t>
        </w:r>
      </w:ins>
      <w:r>
        <w:t xml:space="preserve"> maior quantidade de recomendações</w:t>
      </w:r>
      <w:del w:id="1264" w:author="Erico de Souza Loewe" w:date="2020-11-08T21:40:00Z">
        <w:r w:rsidR="002D2E1D">
          <w:delText>, o de</w:delText>
        </w:r>
        <w:r w:rsidR="00125F06">
          <w:delText xml:space="preserve"> </w:delText>
        </w:r>
      </w:del>
      <w:ins w:id="1265" w:author="Erico de Souza Loewe" w:date="2020-11-08T21:40:00Z">
        <w:r w:rsidR="00125F06">
          <w:t xml:space="preserve"> (</w:t>
        </w:r>
      </w:ins>
      <w:r w:rsidR="00125F06">
        <w:t>230 itens</w:t>
      </w:r>
      <w:del w:id="1266" w:author="Erico de Souza Loewe" w:date="2020-11-08T21:40:00Z">
        <w:r>
          <w:delText>,</w:delText>
        </w:r>
      </w:del>
      <w:ins w:id="1267" w:author="Erico de Souza Loewe" w:date="2020-11-08T21:40:00Z">
        <w:r w:rsidR="00125F06">
          <w:t>)</w:t>
        </w:r>
        <w:r>
          <w:t>,</w:t>
        </w:r>
      </w:ins>
      <w:r>
        <w:t xml:space="preserve"> isso é o </w:t>
      </w:r>
      <w:r>
        <w:rPr>
          <w:rPrChange w:id="1268" w:author="Erico de Souza Loewe" w:date="2020-11-08T21:40:00Z">
            <w:rPr>
              <w:i/>
            </w:rPr>
          </w:rPrChange>
        </w:rPr>
        <w:t>cou</w:t>
      </w:r>
      <w:r w:rsidR="005D6CEC">
        <w:rPr>
          <w:rPrChange w:id="1269" w:author="Erico de Souza Loewe" w:date="2020-11-08T21:40:00Z">
            <w:rPr>
              <w:i/>
            </w:rPr>
          </w:rPrChange>
        </w:rPr>
        <w:t>n</w:t>
      </w:r>
      <w:r>
        <w:rPr>
          <w:rPrChange w:id="1270" w:author="Erico de Souza Loewe" w:date="2020-11-08T21:40:00Z">
            <w:rPr>
              <w:i/>
            </w:rPr>
          </w:rPrChange>
        </w:rPr>
        <w:t>try</w:t>
      </w:r>
      <w:r>
        <w:t xml:space="preserve"> (classe 12</w:t>
      </w:r>
      <w:del w:id="1271" w:author="Erico de Souza Loewe" w:date="2020-11-08T21:40:00Z">
        <w:r>
          <w:delText>)</w:delText>
        </w:r>
        <w:r w:rsidR="002D2E1D">
          <w:delText>, teve sua prioridade</w:delText>
        </w:r>
        <w:r w:rsidR="00263E92">
          <w:delText>.</w:delText>
        </w:r>
        <w:r w:rsidR="003C445B">
          <w:delText xml:space="preserve"> </w:delText>
        </w:r>
        <w:r w:rsidR="00E0170D">
          <w:delText>Pela</w:delText>
        </w:r>
      </w:del>
      <w:ins w:id="1272" w:author="Erico de Souza Loewe" w:date="2020-11-08T21:40:00Z">
        <w:r>
          <w:t>)</w:t>
        </w:r>
        <w:r w:rsidR="00263E92">
          <w:t>.</w:t>
        </w:r>
        <w:r w:rsidR="003C445B">
          <w:t xml:space="preserve"> Na</w:t>
        </w:r>
      </w:ins>
      <w:r w:rsidR="003C445B">
        <w:t xml:space="preserve"> análise, </w:t>
      </w:r>
      <w:ins w:id="1273" w:author="Erico de Souza Loewe" w:date="2020-11-08T21:40:00Z">
        <w:r w:rsidR="003C445B">
          <w:t xml:space="preserve">foi criado </w:t>
        </w:r>
      </w:ins>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del w:id="1274" w:author="Erico de Souza Loewe" w:date="2020-11-08T21:40:00Z">
        <w:r w:rsidR="009470AD">
          <w:delText xml:space="preserve"> contém</w:delText>
        </w:r>
        <w:r w:rsidR="003D4AF5">
          <w:delText xml:space="preserve"> </w:delText>
        </w:r>
        <w:r w:rsidR="00554821">
          <w:delText>a</w:delText>
        </w:r>
        <w:r w:rsidR="003D4AF5">
          <w:delText xml:space="preserve"> avalia</w:delText>
        </w:r>
        <w:r w:rsidR="00554821">
          <w:delText>ção</w:delText>
        </w:r>
        <w:r w:rsidR="003D4AF5">
          <w:delText xml:space="preserve"> </w:delText>
        </w:r>
        <w:r w:rsidR="00554821">
          <w:delText>d</w:delText>
        </w:r>
        <w:r w:rsidR="003D4AF5">
          <w:delText>os</w:delText>
        </w:r>
      </w:del>
      <w:ins w:id="1275" w:author="Erico de Souza Loewe" w:date="2020-11-08T21:40:00Z">
        <w:r w:rsidR="003D4AF5">
          <w:t>, para avaliar os</w:t>
        </w:r>
      </w:ins>
      <w:r w:rsidR="003D4AF5">
        <w:t xml:space="preserve"> dados de precisão, </w:t>
      </w:r>
      <w:del w:id="1276" w:author="Erico de Souza Loewe" w:date="2020-11-08T21:40:00Z">
        <w:r w:rsidR="00554821">
          <w:delText>o</w:delText>
        </w:r>
        <w:r w:rsidR="003D4AF5">
          <w:delText xml:space="preserve"> </w:delText>
        </w:r>
      </w:del>
      <w:r w:rsidR="003D4AF5" w:rsidRPr="00095D8C">
        <w:rPr>
          <w:i/>
        </w:rPr>
        <w:t>recall</w:t>
      </w:r>
      <w:r w:rsidR="00DC62F8">
        <w:t xml:space="preserve"> e </w:t>
      </w:r>
      <w:del w:id="1277" w:author="Erico de Souza Loewe" w:date="2020-11-08T21:40:00Z">
        <w:r w:rsidR="00554821">
          <w:delText>o</w:delText>
        </w:r>
        <w:r w:rsidR="00DC62F8">
          <w:delText xml:space="preserve"> </w:delText>
        </w:r>
      </w:del>
      <w:r w:rsidR="00DC62F8" w:rsidRPr="00DC62F8">
        <w:rPr>
          <w:i/>
        </w:rPr>
        <w:t>f-measure</w:t>
      </w:r>
      <w:r w:rsidR="003D4AF5">
        <w:t>.</w:t>
      </w:r>
      <w:r w:rsidR="00125F06">
        <w:t xml:space="preserve"> A precisão do modelo</w:t>
      </w:r>
      <w:del w:id="1278" w:author="Erico de Souza Loewe" w:date="2020-11-08T21:40:00Z">
        <w:r w:rsidR="00837ACC">
          <w:delText>,</w:delText>
        </w:r>
      </w:del>
      <w:r w:rsidR="00125F06">
        <w:t xml:space="preserve"> ao realizar a recomendação dessa classe</w:t>
      </w:r>
      <w:del w:id="1279" w:author="Erico de Souza Loewe" w:date="2020-11-08T21:40:00Z">
        <w:r w:rsidR="00663051">
          <w:delText>,</w:delText>
        </w:r>
        <w:r w:rsidR="00125F06">
          <w:delText xml:space="preserve"> </w:delText>
        </w:r>
        <w:r w:rsidR="00D77BF8">
          <w:delText>é</w:delText>
        </w:r>
      </w:del>
      <w:ins w:id="1280" w:author="Erico de Souza Loewe" w:date="2020-11-08T21:40:00Z">
        <w:r w:rsidR="00125F06">
          <w:t xml:space="preserve"> foi</w:t>
        </w:r>
      </w:ins>
      <w:r w:rsidR="00125F06">
        <w:t xml:space="preserve"> de 0,51, </w:t>
      </w:r>
      <w:del w:id="1281" w:author="Erico de Souza Loewe" w:date="2020-11-08T21:40:00Z">
        <w:r w:rsidR="003117B0">
          <w:delText>ou seja,</w:delText>
        </w:r>
      </w:del>
      <w:ins w:id="1282" w:author="Erico de Souza Loewe" w:date="2020-11-08T21:40:00Z">
        <w:r w:rsidR="00125F06">
          <w:t xml:space="preserve">isso mostra que </w:t>
        </w:r>
        <w:r w:rsidR="00D254D3">
          <w:t>o modelo</w:t>
        </w:r>
      </w:ins>
      <w:r w:rsidR="00D254D3">
        <w:t xml:space="preserve"> </w:t>
      </w:r>
      <w:r w:rsidR="006A5B2D">
        <w:t>está</w:t>
      </w:r>
      <w:r w:rsidR="00D254D3">
        <w:t xml:space="preserve"> com dificuldades de classificar o </w:t>
      </w:r>
      <w:r w:rsidR="001B6492">
        <w:t>gênero</w:t>
      </w:r>
      <w:r w:rsidR="00D254D3">
        <w:t xml:space="preserve"> </w:t>
      </w:r>
      <w:r w:rsidR="00D254D3">
        <w:rPr>
          <w:rPrChange w:id="1283" w:author="Erico de Souza Loewe" w:date="2020-11-08T21:40:00Z">
            <w:rPr>
              <w:i/>
            </w:rPr>
          </w:rPrChange>
        </w:rPr>
        <w:t>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210C75">
      <w:r>
        <w:tab/>
        <w:t xml:space="preserve">Outra métrica interessante é o </w:t>
      </w:r>
      <w:r w:rsidRPr="00095D8C">
        <w:rPr>
          <w:i/>
        </w:rPr>
        <w:t>f-measure</w:t>
      </w:r>
      <w:r>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10C75">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F22A20"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10C75">
            <w:pPr>
              <w:rPr>
                <w:lang w:eastAsia="pt-BR"/>
              </w:rPr>
            </w:pPr>
            <w:bookmarkStart w:id="1284" w:name="_Ref55011605"/>
            <w:bookmarkStart w:id="1285" w:name="_Ref55011600"/>
          </w:p>
        </w:tc>
        <w:tc>
          <w:tcPr>
            <w:tcW w:w="160" w:type="dxa"/>
            <w:noWrap/>
            <w:hideMark/>
          </w:tcPr>
          <w:p w14:paraId="012D67BB"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F11C51"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DD82FC9"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79AE0796"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2465EFF8"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75B3B4EA"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0A305B37"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6</w:t>
            </w:r>
          </w:p>
        </w:tc>
        <w:tc>
          <w:tcPr>
            <w:tcW w:w="160" w:type="dxa"/>
            <w:noWrap/>
            <w:hideMark/>
          </w:tcPr>
          <w:p w14:paraId="7C27F729"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7</w:t>
            </w:r>
          </w:p>
        </w:tc>
        <w:tc>
          <w:tcPr>
            <w:tcW w:w="160" w:type="dxa"/>
            <w:noWrap/>
            <w:hideMark/>
          </w:tcPr>
          <w:p w14:paraId="2441EA37"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8</w:t>
            </w:r>
          </w:p>
        </w:tc>
        <w:tc>
          <w:tcPr>
            <w:tcW w:w="160" w:type="dxa"/>
            <w:noWrap/>
            <w:hideMark/>
          </w:tcPr>
          <w:p w14:paraId="0FC2FF73"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9</w:t>
            </w:r>
          </w:p>
        </w:tc>
        <w:tc>
          <w:tcPr>
            <w:tcW w:w="160" w:type="dxa"/>
            <w:noWrap/>
            <w:hideMark/>
          </w:tcPr>
          <w:p w14:paraId="46CE8C7C"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7CF0433D"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11</w:t>
            </w:r>
          </w:p>
        </w:tc>
        <w:tc>
          <w:tcPr>
            <w:tcW w:w="160" w:type="dxa"/>
            <w:noWrap/>
            <w:hideMark/>
          </w:tcPr>
          <w:p w14:paraId="28508554"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12</w:t>
            </w:r>
          </w:p>
        </w:tc>
        <w:tc>
          <w:tcPr>
            <w:tcW w:w="160" w:type="dxa"/>
            <w:noWrap/>
            <w:hideMark/>
          </w:tcPr>
          <w:p w14:paraId="3417BF42"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13</w:t>
            </w:r>
          </w:p>
        </w:tc>
        <w:tc>
          <w:tcPr>
            <w:tcW w:w="160" w:type="dxa"/>
            <w:noWrap/>
            <w:hideMark/>
          </w:tcPr>
          <w:p w14:paraId="0E11155B"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14</w:t>
            </w:r>
          </w:p>
        </w:tc>
        <w:tc>
          <w:tcPr>
            <w:tcW w:w="160" w:type="dxa"/>
            <w:noWrap/>
            <w:hideMark/>
          </w:tcPr>
          <w:p w14:paraId="406CF763"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15</w:t>
            </w:r>
          </w:p>
        </w:tc>
        <w:tc>
          <w:tcPr>
            <w:tcW w:w="160" w:type="dxa"/>
            <w:noWrap/>
            <w:hideMark/>
          </w:tcPr>
          <w:p w14:paraId="2F5B54B4"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16</w:t>
            </w:r>
          </w:p>
        </w:tc>
        <w:tc>
          <w:tcPr>
            <w:tcW w:w="160" w:type="dxa"/>
            <w:noWrap/>
            <w:hideMark/>
          </w:tcPr>
          <w:p w14:paraId="5DCD38A8"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17</w:t>
            </w:r>
          </w:p>
        </w:tc>
        <w:tc>
          <w:tcPr>
            <w:tcW w:w="160" w:type="dxa"/>
            <w:noWrap/>
            <w:hideMark/>
          </w:tcPr>
          <w:p w14:paraId="250378DF"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18</w:t>
            </w:r>
          </w:p>
        </w:tc>
        <w:tc>
          <w:tcPr>
            <w:tcW w:w="160" w:type="dxa"/>
            <w:noWrap/>
            <w:hideMark/>
          </w:tcPr>
          <w:p w14:paraId="1140D5D0"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19</w:t>
            </w:r>
          </w:p>
        </w:tc>
        <w:tc>
          <w:tcPr>
            <w:tcW w:w="160" w:type="dxa"/>
            <w:noWrap/>
            <w:hideMark/>
          </w:tcPr>
          <w:p w14:paraId="7F573505"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20</w:t>
            </w:r>
          </w:p>
        </w:tc>
        <w:tc>
          <w:tcPr>
            <w:tcW w:w="160" w:type="dxa"/>
            <w:noWrap/>
            <w:hideMark/>
          </w:tcPr>
          <w:p w14:paraId="4F9A0451"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21</w:t>
            </w:r>
          </w:p>
        </w:tc>
        <w:tc>
          <w:tcPr>
            <w:tcW w:w="160" w:type="dxa"/>
            <w:noWrap/>
            <w:hideMark/>
          </w:tcPr>
          <w:p w14:paraId="62A468DF"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22</w:t>
            </w:r>
          </w:p>
        </w:tc>
        <w:tc>
          <w:tcPr>
            <w:tcW w:w="160" w:type="dxa"/>
            <w:noWrap/>
            <w:hideMark/>
          </w:tcPr>
          <w:p w14:paraId="58581DDC"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23</w:t>
            </w:r>
          </w:p>
        </w:tc>
        <w:tc>
          <w:tcPr>
            <w:tcW w:w="160" w:type="dxa"/>
            <w:noWrap/>
            <w:hideMark/>
          </w:tcPr>
          <w:p w14:paraId="477E5B83"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24</w:t>
            </w:r>
          </w:p>
        </w:tc>
        <w:tc>
          <w:tcPr>
            <w:tcW w:w="160" w:type="dxa"/>
            <w:noWrap/>
            <w:hideMark/>
          </w:tcPr>
          <w:p w14:paraId="55897B38"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25</w:t>
            </w:r>
          </w:p>
        </w:tc>
        <w:tc>
          <w:tcPr>
            <w:tcW w:w="160" w:type="dxa"/>
            <w:noWrap/>
            <w:hideMark/>
          </w:tcPr>
          <w:p w14:paraId="1648E9E4"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26</w:t>
            </w:r>
          </w:p>
        </w:tc>
        <w:tc>
          <w:tcPr>
            <w:tcW w:w="160" w:type="dxa"/>
            <w:noWrap/>
            <w:hideMark/>
          </w:tcPr>
          <w:p w14:paraId="06417B71"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27</w:t>
            </w:r>
          </w:p>
        </w:tc>
        <w:tc>
          <w:tcPr>
            <w:tcW w:w="160" w:type="dxa"/>
            <w:noWrap/>
            <w:hideMark/>
          </w:tcPr>
          <w:p w14:paraId="19294697"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28</w:t>
            </w:r>
          </w:p>
        </w:tc>
        <w:tc>
          <w:tcPr>
            <w:tcW w:w="160" w:type="dxa"/>
            <w:noWrap/>
            <w:hideMark/>
          </w:tcPr>
          <w:p w14:paraId="5F85CC98"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29</w:t>
            </w:r>
          </w:p>
        </w:tc>
        <w:tc>
          <w:tcPr>
            <w:tcW w:w="160" w:type="dxa"/>
            <w:noWrap/>
            <w:hideMark/>
          </w:tcPr>
          <w:p w14:paraId="2B06D6D6"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30</w:t>
            </w:r>
          </w:p>
        </w:tc>
        <w:tc>
          <w:tcPr>
            <w:tcW w:w="160" w:type="dxa"/>
            <w:noWrap/>
            <w:hideMark/>
          </w:tcPr>
          <w:p w14:paraId="406C8DA2"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31</w:t>
            </w:r>
          </w:p>
        </w:tc>
        <w:tc>
          <w:tcPr>
            <w:tcW w:w="160" w:type="dxa"/>
            <w:noWrap/>
            <w:hideMark/>
          </w:tcPr>
          <w:p w14:paraId="1F825B0B"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32</w:t>
            </w:r>
          </w:p>
        </w:tc>
        <w:tc>
          <w:tcPr>
            <w:tcW w:w="160" w:type="dxa"/>
            <w:noWrap/>
            <w:hideMark/>
          </w:tcPr>
          <w:p w14:paraId="66EB6AA5"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33</w:t>
            </w:r>
          </w:p>
        </w:tc>
        <w:tc>
          <w:tcPr>
            <w:tcW w:w="160" w:type="dxa"/>
            <w:noWrap/>
            <w:hideMark/>
          </w:tcPr>
          <w:p w14:paraId="706717E0"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34</w:t>
            </w:r>
          </w:p>
        </w:tc>
        <w:tc>
          <w:tcPr>
            <w:tcW w:w="160" w:type="dxa"/>
            <w:noWrap/>
            <w:hideMark/>
          </w:tcPr>
          <w:p w14:paraId="3E0BE7B5"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35</w:t>
            </w:r>
          </w:p>
        </w:tc>
        <w:tc>
          <w:tcPr>
            <w:tcW w:w="160" w:type="dxa"/>
            <w:noWrap/>
            <w:hideMark/>
          </w:tcPr>
          <w:p w14:paraId="69C4E3FE"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36</w:t>
            </w:r>
          </w:p>
        </w:tc>
        <w:tc>
          <w:tcPr>
            <w:tcW w:w="160" w:type="dxa"/>
            <w:noWrap/>
            <w:hideMark/>
          </w:tcPr>
          <w:p w14:paraId="416B6DED"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37</w:t>
            </w:r>
          </w:p>
        </w:tc>
        <w:tc>
          <w:tcPr>
            <w:tcW w:w="160" w:type="dxa"/>
            <w:noWrap/>
            <w:hideMark/>
          </w:tcPr>
          <w:p w14:paraId="5164F117"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38</w:t>
            </w:r>
          </w:p>
        </w:tc>
        <w:tc>
          <w:tcPr>
            <w:tcW w:w="160" w:type="dxa"/>
            <w:noWrap/>
            <w:hideMark/>
          </w:tcPr>
          <w:p w14:paraId="2881F0F3"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39</w:t>
            </w:r>
          </w:p>
        </w:tc>
      </w:tr>
      <w:tr w:rsidR="00F22A20"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10C75">
            <w:pPr>
              <w:rPr>
                <w:lang w:eastAsia="pt-BR"/>
              </w:rPr>
            </w:pPr>
            <w:r w:rsidRPr="00205C38">
              <w:rPr>
                <w:lang w:eastAsia="pt-BR"/>
              </w:rPr>
              <w:t>0</w:t>
            </w:r>
          </w:p>
        </w:tc>
        <w:tc>
          <w:tcPr>
            <w:tcW w:w="160" w:type="dxa"/>
            <w:noWrap/>
            <w:hideMark/>
          </w:tcPr>
          <w:p w14:paraId="041AD9D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246E7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AF99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A5CF1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068D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11AC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4D44C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550D4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EBBF2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110AF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DE90B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63181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A0397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C987E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6EDA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BD20B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9E00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9461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77BE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E537D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9BD21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8F71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8CACC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CD7D0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423F8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8ACFB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4E8A0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10ED8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75317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F8029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748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E4BAC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DD13E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51F2B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DA2AB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A61B4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7065D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0042D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1152D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A35A5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10C75">
            <w:pPr>
              <w:rPr>
                <w:lang w:eastAsia="pt-BR"/>
              </w:rPr>
            </w:pPr>
            <w:r w:rsidRPr="00205C38">
              <w:rPr>
                <w:lang w:eastAsia="pt-BR"/>
              </w:rPr>
              <w:t>1</w:t>
            </w:r>
          </w:p>
        </w:tc>
        <w:tc>
          <w:tcPr>
            <w:tcW w:w="160" w:type="dxa"/>
            <w:noWrap/>
            <w:hideMark/>
          </w:tcPr>
          <w:p w14:paraId="17F5988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E9D0E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0027E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0797A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2515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08393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9054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9C0AA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5243D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00B93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CF2C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F8A34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29CACD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9F8A0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7FD5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27279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25C6C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47D01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8067EE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3F7CF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AB1FF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F75FE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A276B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54D38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432EA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61328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DD376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A3FF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9945F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1D331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3E2C4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35BD1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319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7ECA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0F224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A1F20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CFBF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FD141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F8147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36D55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10C75">
            <w:pPr>
              <w:rPr>
                <w:lang w:eastAsia="pt-BR"/>
              </w:rPr>
            </w:pPr>
            <w:r w:rsidRPr="00205C38">
              <w:rPr>
                <w:lang w:eastAsia="pt-BR"/>
              </w:rPr>
              <w:t>2</w:t>
            </w:r>
          </w:p>
        </w:tc>
        <w:tc>
          <w:tcPr>
            <w:tcW w:w="160" w:type="dxa"/>
            <w:noWrap/>
            <w:hideMark/>
          </w:tcPr>
          <w:p w14:paraId="397F993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24FC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09557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217A7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633FC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91AE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F1600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FE4F9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3FA27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4907A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64E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F9175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011F9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2425225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A4539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27300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6A5F8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DF6F7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5307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E1B45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FC5A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DF121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C564E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BCD16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B9397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DDC7F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4E45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D0CEC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98A9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AED9D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E84B6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A2562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D03A4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57EE6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6121D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5BC85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2265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994DE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4D775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E76E2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10C75">
            <w:pPr>
              <w:rPr>
                <w:lang w:eastAsia="pt-BR"/>
              </w:rPr>
            </w:pPr>
            <w:r w:rsidRPr="00205C38">
              <w:rPr>
                <w:lang w:eastAsia="pt-BR"/>
              </w:rPr>
              <w:t>3</w:t>
            </w:r>
          </w:p>
        </w:tc>
        <w:tc>
          <w:tcPr>
            <w:tcW w:w="160" w:type="dxa"/>
            <w:noWrap/>
            <w:hideMark/>
          </w:tcPr>
          <w:p w14:paraId="5FD113C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F010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AE72D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77F7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5DA94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35191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0F3AB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4CC91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CB30D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1CF4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766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49F3D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1D975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42C81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02964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4D360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1EA8E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41567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9E08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B1C80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5425D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3B71E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8DA6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46BD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D9377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30EFA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6687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7B560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A041C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07629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5D9CF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5B510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3F395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70880F0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B6725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4E31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C916A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77CC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7D7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18976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10C75">
            <w:pPr>
              <w:rPr>
                <w:lang w:eastAsia="pt-BR"/>
              </w:rPr>
            </w:pPr>
            <w:r w:rsidRPr="00205C38">
              <w:rPr>
                <w:lang w:eastAsia="pt-BR"/>
              </w:rPr>
              <w:t>4</w:t>
            </w:r>
          </w:p>
        </w:tc>
        <w:tc>
          <w:tcPr>
            <w:tcW w:w="160" w:type="dxa"/>
            <w:noWrap/>
            <w:hideMark/>
          </w:tcPr>
          <w:p w14:paraId="7510E5F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53D0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77B9D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20F83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DE6B8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CF2FC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6969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F6677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EBAC6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40B38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34BF1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93251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0331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82B0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BF51E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B4F77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8631B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E72E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FBDD7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6B0EB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216EE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A98D7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A58C9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1030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1664E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29D13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4C79B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E5F4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D6A53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8C200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B523C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2A597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B711B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2F20A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05511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0564D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FAFC8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B782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1BAA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5A00E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10C75">
            <w:pPr>
              <w:rPr>
                <w:lang w:eastAsia="pt-BR"/>
              </w:rPr>
            </w:pPr>
            <w:r w:rsidRPr="00205C38">
              <w:rPr>
                <w:lang w:eastAsia="pt-BR"/>
              </w:rPr>
              <w:t>5</w:t>
            </w:r>
          </w:p>
        </w:tc>
        <w:tc>
          <w:tcPr>
            <w:tcW w:w="160" w:type="dxa"/>
            <w:noWrap/>
            <w:hideMark/>
          </w:tcPr>
          <w:p w14:paraId="1DC2535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03EF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12372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D9A94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40F7A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69346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0C4D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13768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B77DE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64C9D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A1658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BFB22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221CB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9</w:t>
            </w:r>
          </w:p>
        </w:tc>
        <w:tc>
          <w:tcPr>
            <w:tcW w:w="160" w:type="dxa"/>
            <w:noWrap/>
            <w:hideMark/>
          </w:tcPr>
          <w:p w14:paraId="52B397A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CEBED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7BDC4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BF578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8DC31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8121A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F5635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F06EE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DC32A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90A94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AFCD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83455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907BDA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90449A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89464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5B0D9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25C30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B7EDF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2FD67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43A1F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A981E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E980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FF9C1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148AE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21AAB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9E1BE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A1FB7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10C75">
            <w:pPr>
              <w:rPr>
                <w:lang w:eastAsia="pt-BR"/>
              </w:rPr>
            </w:pPr>
            <w:r w:rsidRPr="00205C38">
              <w:rPr>
                <w:lang w:eastAsia="pt-BR"/>
              </w:rPr>
              <w:t>6</w:t>
            </w:r>
          </w:p>
        </w:tc>
        <w:tc>
          <w:tcPr>
            <w:tcW w:w="160" w:type="dxa"/>
            <w:noWrap/>
            <w:hideMark/>
          </w:tcPr>
          <w:p w14:paraId="3684D67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244F1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FB50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5D05B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B21BD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E314C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A19C1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EE113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2177C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157D9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80C85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93EAA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9D281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17A8A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AE3EF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B2BFA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6F6AC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5FE02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2646A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71476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CC8F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9DDF5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8D910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01888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DF1B0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1CA4A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E63F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10133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BD79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E3366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ABA7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74974A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0DA70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CD88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F63DC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AD69F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9C60A4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459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6291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82187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10C75">
            <w:pPr>
              <w:rPr>
                <w:lang w:eastAsia="pt-BR"/>
              </w:rPr>
            </w:pPr>
            <w:r w:rsidRPr="00205C38">
              <w:rPr>
                <w:lang w:eastAsia="pt-BR"/>
              </w:rPr>
              <w:t>7</w:t>
            </w:r>
          </w:p>
        </w:tc>
        <w:tc>
          <w:tcPr>
            <w:tcW w:w="160" w:type="dxa"/>
            <w:noWrap/>
            <w:hideMark/>
          </w:tcPr>
          <w:p w14:paraId="3D9368A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21E64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8CA41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80B05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FA089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27926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27FFD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8F8C9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11456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FBA3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B77BE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189E3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7B5D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C9906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B5BBF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F82EC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271F1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DFD7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657F6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D650C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E6273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7ADD3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85735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A62A0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A6C6C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2391C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9CA44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575D5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A382E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E1C4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4190A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56748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C0A1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FBCD4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FEB16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E86E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1991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EB216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6D7E0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87C36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10C75">
            <w:pPr>
              <w:rPr>
                <w:lang w:eastAsia="pt-BR"/>
              </w:rPr>
            </w:pPr>
            <w:r w:rsidRPr="00205C38">
              <w:rPr>
                <w:lang w:eastAsia="pt-BR"/>
              </w:rPr>
              <w:t>8</w:t>
            </w:r>
          </w:p>
        </w:tc>
        <w:tc>
          <w:tcPr>
            <w:tcW w:w="160" w:type="dxa"/>
            <w:noWrap/>
            <w:hideMark/>
          </w:tcPr>
          <w:p w14:paraId="560DF6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58AE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6EA65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F0637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25DDB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B6D85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968A4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4390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A15453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0C61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0E49B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F5C0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E980E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0234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B30F8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67709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56C2F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83735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EC03F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60887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5F715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8B7D4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51FDD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84BE6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8A762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E46B9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01935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7E75F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0DD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CF7CD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F5C5A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ABBD2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8471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F707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8EB3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C50E6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C6425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EBAA9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2FB67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CDB99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10C75">
            <w:pPr>
              <w:rPr>
                <w:lang w:eastAsia="pt-BR"/>
              </w:rPr>
            </w:pPr>
            <w:r w:rsidRPr="00205C38">
              <w:rPr>
                <w:lang w:eastAsia="pt-BR"/>
              </w:rPr>
              <w:t>9</w:t>
            </w:r>
          </w:p>
        </w:tc>
        <w:tc>
          <w:tcPr>
            <w:tcW w:w="160" w:type="dxa"/>
            <w:noWrap/>
            <w:hideMark/>
          </w:tcPr>
          <w:p w14:paraId="70250DD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913FF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506DA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8B87F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EC08F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1FC2D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2A24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982E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2B5B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5A63C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B1A1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832C8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50301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5271F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EB221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87B4E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33047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4006B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4DF2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55FFD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44C2F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F8016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5AA26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166A3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F6CF4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7A88D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E0AD3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61322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CCE31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30F80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A7ABA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7156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FEFA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DDE3A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73A35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4DE5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57D54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9E8E5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C7864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7665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10C75">
            <w:pPr>
              <w:rPr>
                <w:lang w:eastAsia="pt-BR"/>
              </w:rPr>
            </w:pPr>
            <w:r w:rsidRPr="00205C38">
              <w:rPr>
                <w:lang w:eastAsia="pt-BR"/>
              </w:rPr>
              <w:t>10</w:t>
            </w:r>
          </w:p>
        </w:tc>
        <w:tc>
          <w:tcPr>
            <w:tcW w:w="160" w:type="dxa"/>
            <w:noWrap/>
            <w:hideMark/>
          </w:tcPr>
          <w:p w14:paraId="18BB2ED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01CC8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10DEC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3FD39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A5D48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D7E6A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B7C4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FFC81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AB94C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78B87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49A3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0E1E5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E3EA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A75B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71D40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DFC32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4D47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AE0EF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819F2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C3918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3CE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F77DC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A171E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9B2AE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A533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E7104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68C04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A50BA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7BCF7C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AA5F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3F088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36AAD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44A96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23060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ABADF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3E7C2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2DDB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51713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70032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591E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10C75">
            <w:pPr>
              <w:rPr>
                <w:lang w:eastAsia="pt-BR"/>
              </w:rPr>
            </w:pPr>
            <w:r w:rsidRPr="00205C38">
              <w:rPr>
                <w:lang w:eastAsia="pt-BR"/>
              </w:rPr>
              <w:t>11</w:t>
            </w:r>
          </w:p>
        </w:tc>
        <w:tc>
          <w:tcPr>
            <w:tcW w:w="160" w:type="dxa"/>
            <w:noWrap/>
            <w:hideMark/>
          </w:tcPr>
          <w:p w14:paraId="5DD253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D949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D2BBD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7C6F4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C6111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89B9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96B00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C4D2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8524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59E2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40C90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6DB0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23BB8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DDFFF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B24D8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53FF6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797B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89140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D2150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7D88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DC4AF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3555B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26928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D0AD8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9E9F9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5E160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7F51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7891F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84F97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63155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355D3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44E8B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9FC63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82EAE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7A034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DD45C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CA2A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D8AF9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8D5521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BBA14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10C75">
            <w:pPr>
              <w:rPr>
                <w:lang w:eastAsia="pt-BR"/>
              </w:rPr>
            </w:pPr>
            <w:r w:rsidRPr="00205C38">
              <w:rPr>
                <w:lang w:eastAsia="pt-BR"/>
              </w:rPr>
              <w:t>12</w:t>
            </w:r>
          </w:p>
        </w:tc>
        <w:tc>
          <w:tcPr>
            <w:tcW w:w="160" w:type="dxa"/>
            <w:noWrap/>
            <w:hideMark/>
          </w:tcPr>
          <w:p w14:paraId="01A732E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58F86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3D4BA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8BFD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812CE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A5804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366BB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CEED5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744D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BD67E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48FE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61540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E07EC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184</w:t>
            </w:r>
          </w:p>
        </w:tc>
        <w:tc>
          <w:tcPr>
            <w:tcW w:w="160" w:type="dxa"/>
            <w:noWrap/>
            <w:hideMark/>
          </w:tcPr>
          <w:p w14:paraId="456D99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B4F59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DE20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24</w:t>
            </w:r>
          </w:p>
        </w:tc>
        <w:tc>
          <w:tcPr>
            <w:tcW w:w="160" w:type="dxa"/>
            <w:noWrap/>
            <w:hideMark/>
          </w:tcPr>
          <w:p w14:paraId="6E14969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E1B7F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5B062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07B8F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4FE1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95676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37ACF20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CCAF1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65A49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6877F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CF4A1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5A753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500B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CBDC7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632C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67AD5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71349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17</w:t>
            </w:r>
          </w:p>
        </w:tc>
        <w:tc>
          <w:tcPr>
            <w:tcW w:w="160" w:type="dxa"/>
            <w:noWrap/>
            <w:hideMark/>
          </w:tcPr>
          <w:p w14:paraId="78FBBD8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3C09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20FA3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2BC5D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522D0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7E96A1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47B5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10C75">
            <w:pPr>
              <w:rPr>
                <w:lang w:eastAsia="pt-BR"/>
              </w:rPr>
            </w:pPr>
            <w:r w:rsidRPr="00205C38">
              <w:rPr>
                <w:lang w:eastAsia="pt-BR"/>
              </w:rPr>
              <w:t>13</w:t>
            </w:r>
          </w:p>
        </w:tc>
        <w:tc>
          <w:tcPr>
            <w:tcW w:w="160" w:type="dxa"/>
            <w:noWrap/>
            <w:hideMark/>
          </w:tcPr>
          <w:p w14:paraId="0A4C139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738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57DCA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B7F39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08BF4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9F9F8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B8AF0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1E77A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E0332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174CF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EF711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D1B0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62A87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E5BFB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7905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69256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CDE64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07C1D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A3B6E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ACDAC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516E0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7517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FE43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62730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E2A6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15E03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472C9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686C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EE608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FA172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55F8A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31B45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E0C0A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4CA0D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C312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A898E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EB3C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44B03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29FC2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BB8F3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10C75">
            <w:pPr>
              <w:rPr>
                <w:lang w:eastAsia="pt-BR"/>
              </w:rPr>
            </w:pPr>
            <w:r w:rsidRPr="00205C38">
              <w:rPr>
                <w:lang w:eastAsia="pt-BR"/>
              </w:rPr>
              <w:t>14</w:t>
            </w:r>
          </w:p>
        </w:tc>
        <w:tc>
          <w:tcPr>
            <w:tcW w:w="160" w:type="dxa"/>
            <w:noWrap/>
            <w:hideMark/>
          </w:tcPr>
          <w:p w14:paraId="3957075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C100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40DA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120AA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302A9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DE04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6BC7B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D90E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1F297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87768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DA016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741A9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2CF4C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7AC5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5C7A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E0C10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5AE5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D2C719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0E268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E8513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80C5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196E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BF46D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0D7A2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14E28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43D2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E7ABB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B359E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8DE0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DBC4E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1CA76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4E248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DD403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F555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E388D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064BA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91C09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96B9D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6494D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AFFD2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10C75">
            <w:pPr>
              <w:rPr>
                <w:lang w:eastAsia="pt-BR"/>
              </w:rPr>
            </w:pPr>
            <w:r w:rsidRPr="00205C38">
              <w:rPr>
                <w:lang w:eastAsia="pt-BR"/>
              </w:rPr>
              <w:t>15</w:t>
            </w:r>
          </w:p>
        </w:tc>
        <w:tc>
          <w:tcPr>
            <w:tcW w:w="160" w:type="dxa"/>
            <w:noWrap/>
            <w:hideMark/>
          </w:tcPr>
          <w:p w14:paraId="5CFB421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24516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5330A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7E9A3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EFDD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16C15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04A5B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5709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1F8B3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2B6D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0669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14A22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9D881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64</w:t>
            </w:r>
          </w:p>
        </w:tc>
        <w:tc>
          <w:tcPr>
            <w:tcW w:w="160" w:type="dxa"/>
            <w:noWrap/>
            <w:hideMark/>
          </w:tcPr>
          <w:p w14:paraId="167B812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1572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C83D1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3CDCAB2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9E73B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CA4C6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E227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17B42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66A2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37F23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7A229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8E61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4A2ED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F2D6C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2560E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02C43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2E9DC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683B7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BEA32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5848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723A10D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A44A1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BA38B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1F2D8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21AA5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218FDA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B716B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10C75">
            <w:pPr>
              <w:rPr>
                <w:lang w:eastAsia="pt-BR"/>
              </w:rPr>
            </w:pPr>
            <w:r w:rsidRPr="00205C38">
              <w:rPr>
                <w:lang w:eastAsia="pt-BR"/>
              </w:rPr>
              <w:t>16</w:t>
            </w:r>
          </w:p>
        </w:tc>
        <w:tc>
          <w:tcPr>
            <w:tcW w:w="160" w:type="dxa"/>
            <w:noWrap/>
            <w:hideMark/>
          </w:tcPr>
          <w:p w14:paraId="1FF3856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52502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DAED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DBB33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777B3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BE708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EECCF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392FB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E844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89F51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8B293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B860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67233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BEE7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BFF58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3BA5E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5818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4A5A2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5D2A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4556B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1B706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B52B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57F9D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1856B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C296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22C94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912BB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480E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664B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6372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28EA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C3BC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2F86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4E722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7D9A0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A0A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CC5C2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F7C7F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C018D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86BB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10C75">
            <w:pPr>
              <w:rPr>
                <w:lang w:eastAsia="pt-BR"/>
              </w:rPr>
            </w:pPr>
            <w:r w:rsidRPr="00205C38">
              <w:rPr>
                <w:lang w:eastAsia="pt-BR"/>
              </w:rPr>
              <w:t>17</w:t>
            </w:r>
          </w:p>
        </w:tc>
        <w:tc>
          <w:tcPr>
            <w:tcW w:w="160" w:type="dxa"/>
            <w:noWrap/>
            <w:hideMark/>
          </w:tcPr>
          <w:p w14:paraId="3CE12C4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6BE52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41CDD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2D3C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0339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D05CC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3472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4DAAB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9AF89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3F5E9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1DC23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B0AA9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D8E6C2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D7FE9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4DD7D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5D504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5FDDAE9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80189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3D5AF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D768F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E348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5A0A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445DC10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C2FFD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DE7E5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A21DF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6422F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69EF55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37C62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B8B58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19F33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94244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4174F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0030FD2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6C775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2B2AF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1BE5E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4E994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5BA0B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30B8D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10C75">
            <w:pPr>
              <w:rPr>
                <w:lang w:eastAsia="pt-BR"/>
              </w:rPr>
            </w:pPr>
            <w:r w:rsidRPr="00205C38">
              <w:rPr>
                <w:lang w:eastAsia="pt-BR"/>
              </w:rPr>
              <w:t>18</w:t>
            </w:r>
          </w:p>
        </w:tc>
        <w:tc>
          <w:tcPr>
            <w:tcW w:w="160" w:type="dxa"/>
            <w:noWrap/>
            <w:hideMark/>
          </w:tcPr>
          <w:p w14:paraId="65EC4DA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6B0BC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AEC50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976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C7BE5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DE049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621D4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09BDC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3443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1D4E5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367C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C00C2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9F71D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DE082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EAFCC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F15FC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F503B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9BEE2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0B246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7F868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5831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68050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96B8C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3AE00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B1B94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1C890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C1443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62725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C9E36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4BD4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7F34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11B49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48D0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65575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D42D7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E058E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EDAA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D6F8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0863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E886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10C75">
            <w:pPr>
              <w:rPr>
                <w:lang w:eastAsia="pt-BR"/>
              </w:rPr>
            </w:pPr>
            <w:r w:rsidRPr="00205C38">
              <w:rPr>
                <w:lang w:eastAsia="pt-BR"/>
              </w:rPr>
              <w:t>19</w:t>
            </w:r>
          </w:p>
        </w:tc>
        <w:tc>
          <w:tcPr>
            <w:tcW w:w="160" w:type="dxa"/>
            <w:noWrap/>
            <w:hideMark/>
          </w:tcPr>
          <w:p w14:paraId="408DA75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58D53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F8BC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6F0CA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459E9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1CF9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E67BD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29138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E040D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248D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641B2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71769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DE474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616E3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CF3F9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C7D32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4FD7C8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A01C3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665E0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318D9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12381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FEC0D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37F27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5C645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832E0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89EF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B4FD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7B689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674A6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9D64E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358A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21591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645B2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0A4B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0CABC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26173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55FF8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39011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EB8C6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76E6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10C75">
            <w:pPr>
              <w:rPr>
                <w:lang w:eastAsia="pt-BR"/>
              </w:rPr>
            </w:pPr>
            <w:r w:rsidRPr="00205C38">
              <w:rPr>
                <w:lang w:eastAsia="pt-BR"/>
              </w:rPr>
              <w:t>20</w:t>
            </w:r>
          </w:p>
        </w:tc>
        <w:tc>
          <w:tcPr>
            <w:tcW w:w="160" w:type="dxa"/>
            <w:noWrap/>
            <w:hideMark/>
          </w:tcPr>
          <w:p w14:paraId="66CC60B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A65E1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75430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98F1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71ED6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ADABA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A050E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4CC9B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E27D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F23D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3B8EB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DED70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EAF0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1EB50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1371D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01E8B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4A92F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F60F8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BEDEF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7BE47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F9BC4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B87EA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DEBF2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572A4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FCF49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3F9A1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06893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CBEE2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C5E2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35E8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347F6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08163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4A063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73DC4C1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5FAA0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09C34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9454C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84362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F098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BD6E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10C75">
            <w:pPr>
              <w:rPr>
                <w:lang w:eastAsia="pt-BR"/>
              </w:rPr>
            </w:pPr>
            <w:r w:rsidRPr="00205C38">
              <w:rPr>
                <w:lang w:eastAsia="pt-BR"/>
              </w:rPr>
              <w:t>21</w:t>
            </w:r>
          </w:p>
        </w:tc>
        <w:tc>
          <w:tcPr>
            <w:tcW w:w="160" w:type="dxa"/>
            <w:noWrap/>
            <w:hideMark/>
          </w:tcPr>
          <w:p w14:paraId="372A53D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DDF051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D354F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6E78B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901A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615E5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6C7D5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10DDE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1EA1D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339FA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80AEB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BCB0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CBF38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4AFBA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A42B2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174A1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4D81F13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0F2F1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8F09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5E2D8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05552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A0B38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7F140D4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4DF7F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2FA2B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821F5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F95D2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7716A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ADDA9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A6BFE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1D93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9D782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6AA5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8</w:t>
            </w:r>
          </w:p>
        </w:tc>
        <w:tc>
          <w:tcPr>
            <w:tcW w:w="160" w:type="dxa"/>
            <w:noWrap/>
            <w:hideMark/>
          </w:tcPr>
          <w:p w14:paraId="769173F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1BC47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4C15E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F19D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2C975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B7EF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767E1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10C75">
            <w:pPr>
              <w:rPr>
                <w:lang w:eastAsia="pt-BR"/>
              </w:rPr>
            </w:pPr>
            <w:r w:rsidRPr="00205C38">
              <w:rPr>
                <w:lang w:eastAsia="pt-BR"/>
              </w:rPr>
              <w:t>22</w:t>
            </w:r>
          </w:p>
        </w:tc>
        <w:tc>
          <w:tcPr>
            <w:tcW w:w="160" w:type="dxa"/>
            <w:noWrap/>
            <w:hideMark/>
          </w:tcPr>
          <w:p w14:paraId="30A9E46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AD004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F0F6C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3890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08AF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4C13B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9E77E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6AB9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69A1D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736CC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220CA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4C39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3B9E9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3FD5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F8313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84FE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27F17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678A2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2B897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45031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93EB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B435E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41E2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86A6F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BF82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08151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1DA0D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B04C9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78348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84AE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38CD8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30F2A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D8F4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31BFD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9A6CE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4FEDA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5CC11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68434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E9F64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99C27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10C75">
            <w:pPr>
              <w:rPr>
                <w:lang w:eastAsia="pt-BR"/>
              </w:rPr>
            </w:pPr>
            <w:r w:rsidRPr="00205C38">
              <w:rPr>
                <w:lang w:eastAsia="pt-BR"/>
              </w:rPr>
              <w:t>23</w:t>
            </w:r>
          </w:p>
        </w:tc>
        <w:tc>
          <w:tcPr>
            <w:tcW w:w="160" w:type="dxa"/>
            <w:noWrap/>
            <w:hideMark/>
          </w:tcPr>
          <w:p w14:paraId="3221D1A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741FF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FB716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3AE72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C3398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82F9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A0630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04543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1FBD2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8BF6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C4002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47A0C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F0CC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D80BF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50CA3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6B849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0EC972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3FA76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05687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848AF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D436B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43F68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555703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BD9E6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73B64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23C2B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1BDE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0FDF9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01DAE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37C67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C5379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F37C5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F51A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F52A6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68AE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05B75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57ADD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B604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C4527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9D3AC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10C75">
            <w:pPr>
              <w:rPr>
                <w:lang w:eastAsia="pt-BR"/>
              </w:rPr>
            </w:pPr>
            <w:r w:rsidRPr="00205C38">
              <w:rPr>
                <w:lang w:eastAsia="pt-BR"/>
              </w:rPr>
              <w:t>24</w:t>
            </w:r>
          </w:p>
        </w:tc>
        <w:tc>
          <w:tcPr>
            <w:tcW w:w="160" w:type="dxa"/>
            <w:noWrap/>
            <w:hideMark/>
          </w:tcPr>
          <w:p w14:paraId="383D851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281D5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F9BBB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3A2342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B8184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895B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881E5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FF8A4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679E8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9074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8A95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9E4A51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9EA90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w:t>
            </w:r>
          </w:p>
        </w:tc>
        <w:tc>
          <w:tcPr>
            <w:tcW w:w="160" w:type="dxa"/>
            <w:noWrap/>
            <w:hideMark/>
          </w:tcPr>
          <w:p w14:paraId="28C6DE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5BBBD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43313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C468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E5BAD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3E97C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50E7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7E81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EFF33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51EFD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6B4F7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D571A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77406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EEBCF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D3E1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B744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27A5C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10683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79D48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DBFA4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1CE2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34276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D9A9F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59232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A61CC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ABE6E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C6CEA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10C75">
            <w:pPr>
              <w:rPr>
                <w:lang w:eastAsia="pt-BR"/>
              </w:rPr>
            </w:pPr>
            <w:r w:rsidRPr="00205C38">
              <w:rPr>
                <w:lang w:eastAsia="pt-BR"/>
              </w:rPr>
              <w:t>25</w:t>
            </w:r>
          </w:p>
        </w:tc>
        <w:tc>
          <w:tcPr>
            <w:tcW w:w="160" w:type="dxa"/>
            <w:noWrap/>
            <w:hideMark/>
          </w:tcPr>
          <w:p w14:paraId="34A4D8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FFA35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2AEA1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6292B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A3A96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A6F1B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92F74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245E7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47E93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C9FC5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2023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7B36A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EC22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FFB13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3D90C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7CBF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88292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A0A5E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0845E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6DE23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8B4B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E1A44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596704A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29D5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FC0B9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556BD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16AB4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B4FDD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7BB69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17A3C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F1FD1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87AE2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30001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80D6A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B7FCD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6BB01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4EBF4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0D536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46327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0B168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10C75">
            <w:pPr>
              <w:rPr>
                <w:lang w:eastAsia="pt-BR"/>
              </w:rPr>
            </w:pPr>
            <w:r w:rsidRPr="00205C38">
              <w:rPr>
                <w:lang w:eastAsia="pt-BR"/>
              </w:rPr>
              <w:t>26</w:t>
            </w:r>
          </w:p>
        </w:tc>
        <w:tc>
          <w:tcPr>
            <w:tcW w:w="160" w:type="dxa"/>
            <w:noWrap/>
            <w:hideMark/>
          </w:tcPr>
          <w:p w14:paraId="4D462E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8472C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33125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54086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2F4A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000B4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D522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054D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887A2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C277A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75A49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396F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6D2AF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15005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BC05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28A9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FF103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1F2D8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22A2C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CBAD7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CAB4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6D203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7AC49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D495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67A09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87AA0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928FC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A3B3B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5D316F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96530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FB5A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ED28EB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B9E39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5CDAE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4732A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36EFC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E7C68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B75EB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B965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6963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10C75">
            <w:pPr>
              <w:rPr>
                <w:lang w:eastAsia="pt-BR"/>
              </w:rPr>
            </w:pPr>
            <w:r w:rsidRPr="00205C38">
              <w:rPr>
                <w:lang w:eastAsia="pt-BR"/>
              </w:rPr>
              <w:t>27</w:t>
            </w:r>
          </w:p>
        </w:tc>
        <w:tc>
          <w:tcPr>
            <w:tcW w:w="160" w:type="dxa"/>
            <w:noWrap/>
            <w:hideMark/>
          </w:tcPr>
          <w:p w14:paraId="273CD81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3AC7C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0F7DA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535CE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1F2A4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A6FB3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00DA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6D88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3E1FE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5A4E0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7091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9639D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35DB2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11</w:t>
            </w:r>
          </w:p>
        </w:tc>
        <w:tc>
          <w:tcPr>
            <w:tcW w:w="160" w:type="dxa"/>
            <w:noWrap/>
            <w:hideMark/>
          </w:tcPr>
          <w:p w14:paraId="742620A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C0195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99C52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572D1DD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DEB58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2E779A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33B62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DF6A2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F93E2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D2370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96181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269FD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CFD1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1E68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45E11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26D85E6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AB9B9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7C025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717B7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9AA49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8908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BCEE1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7F0C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ABFF9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7A32A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F5295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4013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10C75">
            <w:pPr>
              <w:rPr>
                <w:lang w:eastAsia="pt-BR"/>
              </w:rPr>
            </w:pPr>
            <w:r w:rsidRPr="00205C38">
              <w:rPr>
                <w:lang w:eastAsia="pt-BR"/>
              </w:rPr>
              <w:t>28</w:t>
            </w:r>
          </w:p>
        </w:tc>
        <w:tc>
          <w:tcPr>
            <w:tcW w:w="160" w:type="dxa"/>
            <w:noWrap/>
            <w:hideMark/>
          </w:tcPr>
          <w:p w14:paraId="62AD21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DAA96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A088B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A8A65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02791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EBB87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100FD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3D3CF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58CBF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957C5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061D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45A4A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C9B18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AD01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1BB97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5E28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F0B4B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513E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E5D6E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72AA0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F25C7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D0F2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F4131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CEC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C63D0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3ED80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F38CB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6A3D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C9C66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CC997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28010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BBA2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678D2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9F36E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0A5A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3A8EB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80C00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54322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13BE1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6FF7E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10C75">
            <w:pPr>
              <w:rPr>
                <w:lang w:eastAsia="pt-BR"/>
              </w:rPr>
            </w:pPr>
            <w:r w:rsidRPr="00205C38">
              <w:rPr>
                <w:lang w:eastAsia="pt-BR"/>
              </w:rPr>
              <w:t>29</w:t>
            </w:r>
          </w:p>
        </w:tc>
        <w:tc>
          <w:tcPr>
            <w:tcW w:w="160" w:type="dxa"/>
            <w:noWrap/>
            <w:hideMark/>
          </w:tcPr>
          <w:p w14:paraId="5196623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43C7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057D70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E135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BB652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24FB8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D38E2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1CC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9E13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E286B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565B0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EE88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E97ED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2B37C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B1CE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5A79B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FC0B2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443D9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FCB28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5B01D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61C8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510B1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22CFF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90039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E612F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7366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1DE6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215D3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0142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4F9C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209D7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44D20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3AA93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3B7B80A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04157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B8149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FA3AE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247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7A1AF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68F09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10C75">
            <w:pPr>
              <w:rPr>
                <w:lang w:eastAsia="pt-BR"/>
              </w:rPr>
            </w:pPr>
            <w:r w:rsidRPr="00205C38">
              <w:rPr>
                <w:lang w:eastAsia="pt-BR"/>
              </w:rPr>
              <w:t>30</w:t>
            </w:r>
          </w:p>
        </w:tc>
        <w:tc>
          <w:tcPr>
            <w:tcW w:w="160" w:type="dxa"/>
            <w:noWrap/>
            <w:hideMark/>
          </w:tcPr>
          <w:p w14:paraId="7BBE98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EA22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48DBB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20F9D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1E174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6F0A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F2D44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C754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0F28F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A2F8E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345F5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3930E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66B5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2A206C0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E163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06767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01FADE0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24EB5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64596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C74A4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9F2C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641D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D07E3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86620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BE89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76D6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BC11B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01179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F1C6F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6B52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4C48B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8F6B5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163CB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24997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213C2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0DAC0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8CD4F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D3EF5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909E2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0F88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10C75">
            <w:pPr>
              <w:rPr>
                <w:lang w:eastAsia="pt-BR"/>
              </w:rPr>
            </w:pPr>
            <w:r w:rsidRPr="00205C38">
              <w:rPr>
                <w:lang w:eastAsia="pt-BR"/>
              </w:rPr>
              <w:t>31</w:t>
            </w:r>
          </w:p>
        </w:tc>
        <w:tc>
          <w:tcPr>
            <w:tcW w:w="160" w:type="dxa"/>
            <w:noWrap/>
            <w:hideMark/>
          </w:tcPr>
          <w:p w14:paraId="41CD4A3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A62BC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E94EE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859C6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CE387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5922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92EB3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5727C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9EB6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CBE38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E3AB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24D2E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AE97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E9A568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F5BDE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83FAD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3C2BA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6496F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014D8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07801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CADD8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A1940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B9BB6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7EC0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05F76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F0C26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5E7B5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AE08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947EA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CBD93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59A35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C4AE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33256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292F19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F7830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86A138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7B410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79E1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2DC590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325D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10C75">
            <w:pPr>
              <w:rPr>
                <w:lang w:eastAsia="pt-BR"/>
              </w:rPr>
            </w:pPr>
            <w:r w:rsidRPr="00205C38">
              <w:rPr>
                <w:lang w:eastAsia="pt-BR"/>
              </w:rPr>
              <w:t>32</w:t>
            </w:r>
          </w:p>
        </w:tc>
        <w:tc>
          <w:tcPr>
            <w:tcW w:w="160" w:type="dxa"/>
            <w:noWrap/>
            <w:hideMark/>
          </w:tcPr>
          <w:p w14:paraId="3CD8401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FEEB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1621C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1A785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803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F02BB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CB254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61643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4F5D6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BE881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77AE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5FDE5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E070F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24</w:t>
            </w:r>
          </w:p>
        </w:tc>
        <w:tc>
          <w:tcPr>
            <w:tcW w:w="160" w:type="dxa"/>
            <w:noWrap/>
            <w:hideMark/>
          </w:tcPr>
          <w:p w14:paraId="665B702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EA64A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2353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9</w:t>
            </w:r>
          </w:p>
        </w:tc>
        <w:tc>
          <w:tcPr>
            <w:tcW w:w="160" w:type="dxa"/>
            <w:noWrap/>
            <w:hideMark/>
          </w:tcPr>
          <w:p w14:paraId="1155749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67AC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5A923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A94E9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387F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8D79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4589829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64544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028E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2FE1B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F4230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F141D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780E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D66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EE8B9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6DE44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DAD85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17</w:t>
            </w:r>
          </w:p>
        </w:tc>
        <w:tc>
          <w:tcPr>
            <w:tcW w:w="160" w:type="dxa"/>
            <w:noWrap/>
            <w:hideMark/>
          </w:tcPr>
          <w:p w14:paraId="09A9B6E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DA922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260B5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8E817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08AEA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7E213E5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62861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10C75">
            <w:pPr>
              <w:rPr>
                <w:lang w:eastAsia="pt-BR"/>
              </w:rPr>
            </w:pPr>
            <w:r w:rsidRPr="00205C38">
              <w:rPr>
                <w:lang w:eastAsia="pt-BR"/>
              </w:rPr>
              <w:t>33</w:t>
            </w:r>
          </w:p>
        </w:tc>
        <w:tc>
          <w:tcPr>
            <w:tcW w:w="160" w:type="dxa"/>
            <w:noWrap/>
            <w:hideMark/>
          </w:tcPr>
          <w:p w14:paraId="4D7260E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FCEDF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42DBD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F904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40A91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A388A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BE82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ACD04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F43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9BF3E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E853E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E7E2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EE95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3BD90E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FB26F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137D9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C6073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0F780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7CCDC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F03E4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9175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60C45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F58FE0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16D96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9EB2A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38D55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5E0DB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407FB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707AB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20227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6BEE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6609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80561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E74BA1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14654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7EACA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2B51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D9600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4613B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6EE9C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10C75">
            <w:pPr>
              <w:rPr>
                <w:lang w:eastAsia="pt-BR"/>
              </w:rPr>
            </w:pPr>
            <w:r w:rsidRPr="00205C38">
              <w:rPr>
                <w:lang w:eastAsia="pt-BR"/>
              </w:rPr>
              <w:t>34</w:t>
            </w:r>
          </w:p>
        </w:tc>
        <w:tc>
          <w:tcPr>
            <w:tcW w:w="160" w:type="dxa"/>
            <w:noWrap/>
            <w:hideMark/>
          </w:tcPr>
          <w:p w14:paraId="7BC0E7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E4D4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6872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5C13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72518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ADD4B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C697A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B477F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6C509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BD03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4F023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1552C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1538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A21329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9E91A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46F33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EC366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EFEF9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C6B2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2C38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05166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390B9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7F67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B5F8B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13CE7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E55FD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9B5BA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18029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291F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99CDC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7930A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4B4D5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E27C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00C4F92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96B0E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0E15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50CF4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2C0B5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BE5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6F3B3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10C75">
            <w:pPr>
              <w:rPr>
                <w:lang w:eastAsia="pt-BR"/>
              </w:rPr>
            </w:pPr>
            <w:r w:rsidRPr="00205C38">
              <w:rPr>
                <w:lang w:eastAsia="pt-BR"/>
              </w:rPr>
              <w:t>35</w:t>
            </w:r>
          </w:p>
        </w:tc>
        <w:tc>
          <w:tcPr>
            <w:tcW w:w="160" w:type="dxa"/>
            <w:noWrap/>
            <w:hideMark/>
          </w:tcPr>
          <w:p w14:paraId="6A470EF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152D9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838F6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20C16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A755B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913A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6B2C5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91596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20978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628D6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D6B2E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B35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60053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2B575D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765E9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16D9F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575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622C9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55956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51E75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23BF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82103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B4C17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6E772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DED2B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476A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DC523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4AFA6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74DC8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3D910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237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35CDE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28DFE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22514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93BD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501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81A10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0C82A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D488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D3AF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10C75">
            <w:pPr>
              <w:rPr>
                <w:lang w:eastAsia="pt-BR"/>
              </w:rPr>
            </w:pPr>
            <w:r w:rsidRPr="00205C38">
              <w:rPr>
                <w:lang w:eastAsia="pt-BR"/>
              </w:rPr>
              <w:t>36</w:t>
            </w:r>
          </w:p>
        </w:tc>
        <w:tc>
          <w:tcPr>
            <w:tcW w:w="160" w:type="dxa"/>
            <w:noWrap/>
            <w:hideMark/>
          </w:tcPr>
          <w:p w14:paraId="54A5CD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C56FF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65FD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C0A0C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E3985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5799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A0B6B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8EC74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80A49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E3844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B51D3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E49E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D6000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CCEA7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4B6E6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6845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9EBB5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84EC7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15DF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2F7FF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4BE98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4B145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768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579B5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EFA8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29E4E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3E73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EAF80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38BF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140DD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62C94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D0145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A910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F9D92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0CEE0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14979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07C71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6E4C7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7791F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28C2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10C75">
            <w:pPr>
              <w:rPr>
                <w:lang w:eastAsia="pt-BR"/>
              </w:rPr>
            </w:pPr>
            <w:r w:rsidRPr="00205C38">
              <w:rPr>
                <w:lang w:eastAsia="pt-BR"/>
              </w:rPr>
              <w:t>37</w:t>
            </w:r>
          </w:p>
        </w:tc>
        <w:tc>
          <w:tcPr>
            <w:tcW w:w="160" w:type="dxa"/>
            <w:noWrap/>
            <w:hideMark/>
          </w:tcPr>
          <w:p w14:paraId="461FDCF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6D21C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B4FF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BA73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F9FA1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CCE3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7F66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7ACD4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22CEE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067414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408C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5BC60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C8A9C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55</w:t>
            </w:r>
          </w:p>
        </w:tc>
        <w:tc>
          <w:tcPr>
            <w:tcW w:w="160" w:type="dxa"/>
            <w:noWrap/>
            <w:hideMark/>
          </w:tcPr>
          <w:p w14:paraId="4F24EF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F20BC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BA81E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7417102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D384B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96D3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48DE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8806D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7AD9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00308D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77A2F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B466D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2D99F3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BDF6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B0ABB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B8AE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1D6D5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F83E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8D3D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7E005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3DE0E2F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6F651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85CA8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8105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5784E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6A92DE6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6ABD4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10C75">
            <w:pPr>
              <w:rPr>
                <w:lang w:eastAsia="pt-BR"/>
              </w:rPr>
            </w:pPr>
            <w:r w:rsidRPr="00205C38">
              <w:rPr>
                <w:lang w:eastAsia="pt-BR"/>
              </w:rPr>
              <w:t>38</w:t>
            </w:r>
          </w:p>
        </w:tc>
        <w:tc>
          <w:tcPr>
            <w:tcW w:w="160" w:type="dxa"/>
            <w:noWrap/>
            <w:hideMark/>
          </w:tcPr>
          <w:p w14:paraId="31C080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140E8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7E7A6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29C88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FFF05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B3092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72D9B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16EBF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673C3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7D1F5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28D40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5BE97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174B0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08A6F1A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90D1B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AD2C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048F4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F8999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28FBB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4C73D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05D8D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5BF3F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AA1D7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3A783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23939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E253C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6166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D8523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A3B8C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F3DFE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E0F9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D0B5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C5A3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2CA37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A88C77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588D4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3092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6075B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9091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22E3B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10C75">
            <w:pPr>
              <w:rPr>
                <w:lang w:eastAsia="pt-BR"/>
              </w:rPr>
            </w:pPr>
            <w:r w:rsidRPr="00205C38">
              <w:rPr>
                <w:lang w:eastAsia="pt-BR"/>
              </w:rPr>
              <w:t>39</w:t>
            </w:r>
          </w:p>
        </w:tc>
        <w:tc>
          <w:tcPr>
            <w:tcW w:w="160" w:type="dxa"/>
            <w:noWrap/>
            <w:hideMark/>
          </w:tcPr>
          <w:p w14:paraId="23FA75A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81243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5859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791F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C4F22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689B7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5EF43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CAFF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B3DE3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60C3B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4208B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564E1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FC0B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40913B4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9C8E2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073DB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6BD6BE5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50E0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AE5C7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1DC30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CFCB2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B212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1D7BB4B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D023E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FE057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24C16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1C937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5115A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B8FCC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C5B52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C3A41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7AB0D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DF019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4C13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8AAC8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08A42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8F785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077BB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21EF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ECE68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bl>
    <w:p w14:paraId="148A0EA6" w14:textId="1A6C529D" w:rsidR="004E0FBD" w:rsidRDefault="00F15A2C" w:rsidP="00210C75">
      <w:pPr>
        <w:pStyle w:val="Legenda"/>
      </w:pPr>
      <w:bookmarkStart w:id="1286" w:name="_Ref55013706"/>
      <w:bookmarkStart w:id="1287" w:name="_Toc55260924"/>
      <w:r>
        <w:t xml:space="preserve">Tabela </w:t>
      </w:r>
      <w:r w:rsidR="006B25B5">
        <w:fldChar w:fldCharType="begin"/>
      </w:r>
      <w:r w:rsidR="006B25B5">
        <w:instrText xml:space="preserve"> SEQ Tabela \* ARABIC </w:instrText>
      </w:r>
      <w:r w:rsidR="006B25B5">
        <w:fldChar w:fldCharType="separate"/>
      </w:r>
      <w:r w:rsidR="003924EC">
        <w:rPr>
          <w:noProof/>
        </w:rPr>
        <w:t>3</w:t>
      </w:r>
      <w:r w:rsidR="006B25B5">
        <w:rPr>
          <w:noProof/>
        </w:rPr>
        <w:fldChar w:fldCharType="end"/>
      </w:r>
      <w:bookmarkEnd w:id="1284"/>
      <w:bookmarkEnd w:id="1286"/>
      <w:r>
        <w:t xml:space="preserve"> Matrix confusão do usuário </w:t>
      </w:r>
      <w:r w:rsidRPr="00251B57">
        <w:t>spotify:user:4i3jdhv6vubcjdpwsn38iv8u4</w:t>
      </w:r>
      <w:r w:rsidR="0006553D">
        <w:t xml:space="preserve"> </w:t>
      </w:r>
      <w:bookmarkStart w:id="1288" w:name="_Hlk55013242"/>
      <w:r w:rsidR="0006553D" w:rsidRPr="0006553D">
        <w:t>(próprio, 2020)</w:t>
      </w:r>
      <w:bookmarkEnd w:id="1285"/>
      <w:bookmarkEnd w:id="1287"/>
      <w:bookmarkEnd w:id="1288"/>
    </w:p>
    <w:p w14:paraId="29875599" w14:textId="25559537" w:rsidR="008F2AE9" w:rsidRPr="006C1E7D" w:rsidRDefault="008F2AE9" w:rsidP="00210C75">
      <w:pPr>
        <w:pStyle w:val="Ttulo1"/>
      </w:pPr>
      <w:bookmarkStart w:id="1289" w:name="_Toc55523394"/>
      <w:bookmarkStart w:id="1290" w:name="_Toc55260977"/>
      <w:r w:rsidRPr="006C1E7D">
        <w:t>CONCLUSÃO</w:t>
      </w:r>
      <w:bookmarkEnd w:id="1289"/>
      <w:bookmarkEnd w:id="1290"/>
    </w:p>
    <w:p w14:paraId="7F93A115" w14:textId="14D39A12" w:rsidR="0081162D" w:rsidRDefault="00DF3A09" w:rsidP="00210C75">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210C75">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210C75">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210C75">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210C75">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210C75">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210C75">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210C75">
      <w:pPr>
        <w:pStyle w:val="Ttulo2"/>
      </w:pPr>
      <w:bookmarkStart w:id="1291" w:name="_Toc55523395"/>
      <w:bookmarkStart w:id="1292" w:name="_Toc55260978"/>
      <w:r>
        <w:t>Trabalhos futuros</w:t>
      </w:r>
      <w:bookmarkEnd w:id="1291"/>
      <w:bookmarkEnd w:id="1292"/>
    </w:p>
    <w:p w14:paraId="62A984E0" w14:textId="25183BAC" w:rsidR="00330AAC" w:rsidRPr="00330AAC" w:rsidRDefault="00595F70" w:rsidP="00210C75">
      <w:r>
        <w:tab/>
      </w:r>
      <w:r w:rsidR="00330AAC">
        <w:t>Abaixo é apresentado algumas melhorias e continuidade nos estudos relativos ao sistema de recomendação apresentado.</w:t>
      </w:r>
    </w:p>
    <w:p w14:paraId="17034882" w14:textId="1DFF7A55" w:rsidR="00E47144" w:rsidRDefault="007F0694" w:rsidP="001F7C27">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1F7C27">
      <w:pPr>
        <w:pStyle w:val="Listas1"/>
      </w:pPr>
      <w:r>
        <w:t xml:space="preserve">Encontrar uma base mais completa para realizar a taxonomia dos </w:t>
      </w:r>
      <w:r w:rsidR="008C3534">
        <w:t>gêneros</w:t>
      </w:r>
    </w:p>
    <w:p w14:paraId="4DAE0FBD" w14:textId="6BA911A2" w:rsidR="00EC7695" w:rsidRDefault="00782E87" w:rsidP="001F7C27">
      <w:pPr>
        <w:pStyle w:val="Listas1"/>
      </w:pPr>
      <w:r>
        <w:t>Realizar a leitura d</w:t>
      </w:r>
      <w:r w:rsidR="00626AA7">
        <w:t xml:space="preserve">a emoção através dos batimentos cardíacos de um </w:t>
      </w:r>
      <w:r w:rsidR="00626AA7" w:rsidRPr="00626AA7">
        <w:rPr>
          <w:i/>
        </w:rPr>
        <w:t>wearable</w:t>
      </w:r>
    </w:p>
    <w:p w14:paraId="13F6C7B9" w14:textId="3F010B76" w:rsidR="00EC7695" w:rsidRDefault="00A9264D" w:rsidP="001F7C27">
      <w:pPr>
        <w:pStyle w:val="Listas1"/>
      </w:pPr>
      <w:r>
        <w:t xml:space="preserve">Carregar histórico do Spotify para auxiliar o </w:t>
      </w:r>
      <w:r w:rsidR="006A48DB" w:rsidRPr="008C3534">
        <w:rPr>
          <w:i/>
        </w:rPr>
        <w:t>C</w:t>
      </w:r>
      <w:r w:rsidRPr="008C3534">
        <w:rPr>
          <w:i/>
        </w:rPr>
        <w:t xml:space="preserve">old </w:t>
      </w:r>
      <w:r w:rsidR="006A48DB" w:rsidRPr="008C3534">
        <w:rPr>
          <w:i/>
        </w:rPr>
        <w:t>S</w:t>
      </w:r>
      <w:r w:rsidRPr="008C3534">
        <w:rPr>
          <w:i/>
        </w:rPr>
        <w:t>tart</w:t>
      </w:r>
      <w:r>
        <w:t xml:space="preserve"> do </w:t>
      </w:r>
      <w:r w:rsidR="003C72A4">
        <w:t>KNN</w:t>
      </w:r>
    </w:p>
    <w:p w14:paraId="2621901A" w14:textId="5AD1EBD5" w:rsidR="00ED5086" w:rsidRDefault="00ED5086" w:rsidP="001F7C27">
      <w:pPr>
        <w:pStyle w:val="Listas1"/>
      </w:pPr>
      <w:r>
        <w:t xml:space="preserve">Realizar perguntas sobre gêneros, músicas e artistas para auxiliar no </w:t>
      </w:r>
      <w:r w:rsidRPr="00D47715">
        <w:rPr>
          <w:i/>
        </w:rPr>
        <w:t>Cold Start</w:t>
      </w:r>
      <w:r>
        <w:t xml:space="preserve"> do KNN</w:t>
      </w:r>
    </w:p>
    <w:p w14:paraId="42514197" w14:textId="22F687CA" w:rsidR="00686E20" w:rsidRPr="00782C2E" w:rsidRDefault="00686E20" w:rsidP="001F7C27">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rPr>
        <w:t>recall</w:t>
      </w:r>
    </w:p>
    <w:p w14:paraId="66C4159D" w14:textId="548D6220" w:rsidR="00782C2E" w:rsidRDefault="00782C2E" w:rsidP="001F7C27">
      <w:pPr>
        <w:pStyle w:val="Listas1"/>
      </w:pPr>
      <w:r>
        <w:t xml:space="preserve">Utilizar latitude e longitude para assimilar a localização em </w:t>
      </w:r>
      <w:r w:rsidRPr="0060684E">
        <w:rPr>
          <w:i/>
        </w:rPr>
        <w:t>label</w:t>
      </w:r>
      <w:r>
        <w:t xml:space="preserve"> e facilitar o seu preenchimento</w:t>
      </w:r>
    </w:p>
    <w:p w14:paraId="4EFA4B9A" w14:textId="66FC7582" w:rsidR="00B92A38" w:rsidRDefault="00B92A38" w:rsidP="001F7C27">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1F7C27">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1F7C27">
      <w:pPr>
        <w:pStyle w:val="Listas1"/>
      </w:pPr>
      <w:r>
        <w:t xml:space="preserve">Inserir </w:t>
      </w:r>
      <w:r w:rsidRPr="00581A29">
        <w:rPr>
          <w:i/>
        </w:rPr>
        <w:t>feature</w:t>
      </w:r>
      <w:r w:rsidR="0075046B">
        <w:t xml:space="preserve"> “amigos ou sozinho”</w:t>
      </w:r>
      <w:r>
        <w:t xml:space="preserve"> ao plugin e utilizar no modelo</w:t>
      </w:r>
    </w:p>
    <w:p w14:paraId="697F3C69" w14:textId="64FA7545" w:rsidR="008F2AE9" w:rsidRPr="00310EA6" w:rsidRDefault="008F2AE9" w:rsidP="00210C75">
      <w:pPr>
        <w:pStyle w:val="Ttulo1-semnumerao"/>
      </w:pPr>
      <w:bookmarkStart w:id="1293" w:name="_Toc55523396"/>
      <w:bookmarkStart w:id="1294" w:name="_Toc55260979"/>
      <w:commentRangeStart w:id="1295"/>
      <w:commentRangeStart w:id="1296"/>
      <w:r w:rsidRPr="00310EA6">
        <w:t>Referências Bibliográficas</w:t>
      </w:r>
      <w:commentRangeEnd w:id="1295"/>
      <w:r w:rsidR="009518DB">
        <w:rPr>
          <w:rStyle w:val="Refdecomentrio"/>
          <w:b w:val="0"/>
          <w:caps w:val="0"/>
          <w:snapToGrid/>
          <w:spacing w:val="0"/>
          <w:kern w:val="0"/>
        </w:rPr>
        <w:commentReference w:id="1295"/>
      </w:r>
      <w:commentRangeEnd w:id="1296"/>
      <w:r w:rsidR="005A74E7">
        <w:rPr>
          <w:rStyle w:val="Refdecomentrio"/>
          <w:b w:val="0"/>
          <w:caps w:val="0"/>
          <w:snapToGrid/>
          <w:spacing w:val="0"/>
          <w:kern w:val="0"/>
        </w:rPr>
        <w:commentReference w:id="1296"/>
      </w:r>
      <w:bookmarkEnd w:id="1293"/>
      <w:bookmarkEnd w:id="1294"/>
    </w:p>
    <w:p w14:paraId="7910AA52" w14:textId="038CCEBD" w:rsidR="00EE2360" w:rsidRPr="006449D5" w:rsidRDefault="00C648F5" w:rsidP="00210C75">
      <w:pPr>
        <w:rPr>
          <w:noProof/>
          <w:lang w:val="en-US"/>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w:t>
      </w:r>
      <w:r w:rsidR="00EE2360" w:rsidRPr="006449D5">
        <w:rPr>
          <w:noProof/>
          <w:lang w:val="en-US"/>
        </w:rPr>
        <w:t xml:space="preserve">2020. </w:t>
      </w:r>
    </w:p>
    <w:p w14:paraId="0F6301A8" w14:textId="77777777" w:rsidR="00EE2360" w:rsidRPr="00EE2360" w:rsidRDefault="00EE2360" w:rsidP="00210C75">
      <w:pPr>
        <w:rPr>
          <w:noProof/>
        </w:rPr>
      </w:pPr>
      <w:r w:rsidRPr="006449D5">
        <w:rPr>
          <w:noProof/>
          <w:lang w:val="en-US"/>
        </w:rPr>
        <w:t xml:space="preserve">ACM RECSYS COMMUNITY. </w:t>
      </w:r>
      <w:r w:rsidRPr="006449D5">
        <w:rPr>
          <w:b/>
          <w:bCs/>
          <w:noProof/>
          <w:lang w:val="en-US"/>
        </w:rPr>
        <w:t>RecSys – ACM Recommender Systems</w:t>
      </w:r>
      <w:r w:rsidRPr="006449D5">
        <w:rPr>
          <w:noProof/>
          <w:lang w:val="en-US"/>
        </w:rPr>
        <w:t xml:space="preserve">. Disponível em: &lt;https://recsys.acm.org/&gt;. </w:t>
      </w:r>
      <w:r w:rsidRPr="00EE2360">
        <w:rPr>
          <w:noProof/>
        </w:rPr>
        <w:t xml:space="preserve">Acesso em: 28 abr. 2020. </w:t>
      </w:r>
    </w:p>
    <w:p w14:paraId="644332DE" w14:textId="77777777" w:rsidR="00EE2360" w:rsidRPr="006449D5" w:rsidRDefault="00EE2360" w:rsidP="00210C75">
      <w:pPr>
        <w:rPr>
          <w:noProof/>
          <w:lang w:val="en-US"/>
        </w:rPr>
      </w:pPr>
      <w:r w:rsidRPr="00EE2360">
        <w:rPr>
          <w:noProof/>
        </w:rPr>
        <w:t xml:space="preserve">ALIAGA, W. K. DESENVOLVIMENTO DE UM SISTEMA DE RECOMENDACÃO MUSICAL SENSÍVEL AO CONTEXTO. </w:t>
      </w:r>
      <w:r w:rsidRPr="006449D5">
        <w:rPr>
          <w:noProof/>
          <w:lang w:val="en-US"/>
        </w:rPr>
        <w:t xml:space="preserve">2018. </w:t>
      </w:r>
    </w:p>
    <w:p w14:paraId="01034844" w14:textId="77777777" w:rsidR="00EE2360" w:rsidRPr="006449D5" w:rsidRDefault="00EE2360" w:rsidP="00210C75">
      <w:pPr>
        <w:rPr>
          <w:noProof/>
          <w:lang w:val="en-US"/>
        </w:rPr>
      </w:pPr>
      <w:r w:rsidRPr="006449D5">
        <w:rPr>
          <w:noProof/>
          <w:lang w:val="en-US"/>
        </w:rPr>
        <w:t xml:space="preserve">BHATNAGAR, V. Collaborative filtering using data mining and analysis. [s.l: s.n.]. </w:t>
      </w:r>
    </w:p>
    <w:p w14:paraId="75F81578" w14:textId="77777777" w:rsidR="00EE2360" w:rsidRPr="006449D5" w:rsidRDefault="00EE2360" w:rsidP="00210C75">
      <w:pPr>
        <w:rPr>
          <w:noProof/>
          <w:lang w:val="en-US"/>
        </w:rPr>
      </w:pPr>
      <w:r w:rsidRPr="006449D5">
        <w:rPr>
          <w:noProof/>
          <w:lang w:val="en-US"/>
        </w:rPr>
        <w:t xml:space="preserve">BORJA, K.; DIERINGER, S. Streaming or stealing? The complementary features between music streaming and music piracy. </w:t>
      </w:r>
      <w:r w:rsidRPr="006449D5">
        <w:rPr>
          <w:b/>
          <w:bCs/>
          <w:noProof/>
          <w:lang w:val="en-US"/>
        </w:rPr>
        <w:t>Journal of Retailing and Consumer Services</w:t>
      </w:r>
      <w:r w:rsidRPr="006449D5">
        <w:rPr>
          <w:noProof/>
          <w:lang w:val="en-US"/>
        </w:rPr>
        <w:t xml:space="preserve">, v. 32, p. 86–95, 2016. </w:t>
      </w:r>
    </w:p>
    <w:p w14:paraId="495C8259" w14:textId="77777777" w:rsidR="00EE2360" w:rsidRPr="00EE2360" w:rsidRDefault="00EE2360" w:rsidP="00210C75">
      <w:pPr>
        <w:rPr>
          <w:noProof/>
        </w:rPr>
      </w:pPr>
      <w:r w:rsidRPr="006449D5">
        <w:rPr>
          <w:noProof/>
          <w:lang w:val="en-US"/>
        </w:rPr>
        <w:t xml:space="preserve">DIETMAR, J. et al. </w:t>
      </w:r>
      <w:r w:rsidRPr="006449D5">
        <w:rPr>
          <w:b/>
          <w:bCs/>
          <w:noProof/>
          <w:lang w:val="en-US"/>
        </w:rPr>
        <w:t>Recommendation system -An Introduction</w:t>
      </w:r>
      <w:r w:rsidRPr="006449D5">
        <w:rPr>
          <w:noProof/>
          <w:lang w:val="en-US"/>
        </w:rPr>
        <w:t xml:space="preserve">. [s.l: s.n.]. </w:t>
      </w:r>
      <w:r w:rsidRPr="00EE2360">
        <w:rPr>
          <w:noProof/>
        </w:rPr>
        <w:t>v. 91</w:t>
      </w:r>
    </w:p>
    <w:p w14:paraId="7D0168F8" w14:textId="77777777" w:rsidR="00EE2360" w:rsidRPr="00EE2360" w:rsidRDefault="00EE2360" w:rsidP="00210C75">
      <w:pPr>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6449D5" w:rsidRDefault="00EE2360" w:rsidP="00210C75">
      <w:pPr>
        <w:rPr>
          <w:noProof/>
          <w:lang w:val="en-US"/>
        </w:rPr>
      </w:pPr>
      <w:r w:rsidRPr="006449D5">
        <w:rPr>
          <w:noProof/>
          <w:lang w:val="en-US"/>
        </w:rPr>
        <w:t xml:space="preserve">ERIKSSON, M. et al. </w:t>
      </w:r>
      <w:r w:rsidRPr="006449D5">
        <w:rPr>
          <w:b/>
          <w:bCs/>
          <w:noProof/>
          <w:lang w:val="en-US"/>
        </w:rPr>
        <w:t>Spotify Teardown</w:t>
      </w:r>
      <w:r w:rsidRPr="006449D5">
        <w:rPr>
          <w:noProof/>
          <w:lang w:val="en-US"/>
        </w:rPr>
        <w:t xml:space="preserve">. [s.l.] MIT Press, 2019. </w:t>
      </w:r>
    </w:p>
    <w:p w14:paraId="35C0C752" w14:textId="77777777" w:rsidR="00EE2360" w:rsidRPr="006449D5" w:rsidRDefault="00EE2360" w:rsidP="00210C75">
      <w:pPr>
        <w:rPr>
          <w:noProof/>
          <w:lang w:val="en-US"/>
        </w:rPr>
      </w:pPr>
      <w:r w:rsidRPr="006449D5">
        <w:rPr>
          <w:noProof/>
          <w:lang w:val="en-US"/>
        </w:rPr>
        <w:t xml:space="preserve">FALK, K. Practical Recommender Systems. [s.l: s.n.]. </w:t>
      </w:r>
    </w:p>
    <w:p w14:paraId="3FAB6AF5" w14:textId="77777777" w:rsidR="00EE2360" w:rsidRPr="00EE2360" w:rsidRDefault="00EE2360" w:rsidP="00210C75">
      <w:pPr>
        <w:rPr>
          <w:noProof/>
        </w:rPr>
      </w:pPr>
      <w:r w:rsidRPr="006449D5">
        <w:rPr>
          <w:noProof/>
          <w:lang w:val="en-US"/>
        </w:rPr>
        <w:t xml:space="preserve">IFPI. </w:t>
      </w:r>
      <w:r w:rsidRPr="006449D5">
        <w:rPr>
          <w:b/>
          <w:bCs/>
          <w:noProof/>
          <w:lang w:val="en-US"/>
        </w:rPr>
        <w:t>IFPI Global Music Report 2019</w:t>
      </w:r>
      <w:r w:rsidRPr="006449D5">
        <w:rPr>
          <w:noProof/>
          <w:lang w:val="en-US"/>
        </w:rPr>
        <w:t xml:space="preserve">. </w:t>
      </w:r>
      <w:r w:rsidRPr="00EE2360">
        <w:rPr>
          <w:noProof/>
        </w:rPr>
        <w:t xml:space="preserve">Disponível em: &lt;https://www.ifpi.org/news/IFPI-GLOBAL-MUSIC-REPORT-2019&gt;. </w:t>
      </w:r>
    </w:p>
    <w:p w14:paraId="2E330E80" w14:textId="77777777" w:rsidR="00EE2360" w:rsidRPr="006449D5" w:rsidRDefault="00EE2360" w:rsidP="00210C75">
      <w:pPr>
        <w:rPr>
          <w:noProof/>
          <w:lang w:val="en-US"/>
        </w:rPr>
      </w:pPr>
      <w:r w:rsidRPr="006449D5">
        <w:rPr>
          <w:noProof/>
          <w:lang w:val="en-US"/>
        </w:rPr>
        <w:t xml:space="preserve">JOSÉ, I. </w:t>
      </w:r>
      <w:r w:rsidRPr="006449D5">
        <w:rPr>
          <w:b/>
          <w:bCs/>
          <w:noProof/>
          <w:lang w:val="en-US"/>
        </w:rPr>
        <w:t>KNN (K-Nearest Neighbors) #1</w:t>
      </w:r>
      <w:r w:rsidRPr="006449D5">
        <w:rPr>
          <w:noProof/>
          <w:lang w:val="en-US"/>
        </w:rPr>
        <w:t xml:space="preserve">. </w:t>
      </w:r>
      <w:r w:rsidRPr="00EE2360">
        <w:rPr>
          <w:noProof/>
        </w:rPr>
        <w:t xml:space="preserve">Disponível em: &lt;https://medium.com/brasil-ai/knn-k-nearest-neighbors-1-e140c82e9c4e&gt;. </w:t>
      </w:r>
      <w:r w:rsidRPr="006449D5">
        <w:rPr>
          <w:noProof/>
          <w:lang w:val="en-US"/>
        </w:rPr>
        <w:t xml:space="preserve">Acesso em: 4 out. 2020. </w:t>
      </w:r>
    </w:p>
    <w:p w14:paraId="77C001A3" w14:textId="77777777" w:rsidR="00EE2360" w:rsidRPr="006449D5" w:rsidRDefault="00EE2360" w:rsidP="00210C75">
      <w:pPr>
        <w:rPr>
          <w:ins w:id="1297" w:author="Erico de Souza Loewe" w:date="2020-11-08T21:40:00Z"/>
          <w:noProof/>
          <w:lang w:val="en-US"/>
        </w:rPr>
      </w:pPr>
      <w:ins w:id="1298" w:author="Erico de Souza Loewe" w:date="2020-11-08T21:40:00Z">
        <w:r w:rsidRPr="006449D5">
          <w:rPr>
            <w:noProof/>
            <w:lang w:val="en-US"/>
          </w:rPr>
          <w:t xml:space="preserve">L’HUILLIER, A. The new challenges when modeling context through diversity over time in recommender systems. </w:t>
        </w:r>
        <w:r w:rsidRPr="006449D5">
          <w:rPr>
            <w:b/>
            <w:bCs/>
            <w:noProof/>
            <w:lang w:val="en-US"/>
          </w:rPr>
          <w:t>UMAP 2016 - Proceedings of the 2016 Conference on User Modeling Adaptation and Personalization</w:t>
        </w:r>
        <w:r w:rsidRPr="006449D5">
          <w:rPr>
            <w:noProof/>
            <w:lang w:val="en-US"/>
          </w:rPr>
          <w:t xml:space="preserve">, p. 341–344, 2016. </w:t>
        </w:r>
      </w:ins>
    </w:p>
    <w:p w14:paraId="1C0BD2D0" w14:textId="77777777" w:rsidR="00EE2360" w:rsidRPr="006449D5" w:rsidRDefault="00EE2360" w:rsidP="00210C75">
      <w:pPr>
        <w:rPr>
          <w:noProof/>
          <w:lang w:val="en-US"/>
        </w:rPr>
      </w:pPr>
      <w:r w:rsidRPr="006449D5">
        <w:rPr>
          <w:noProof/>
          <w:lang w:val="en-US"/>
        </w:rPr>
        <w:t xml:space="preserve">LUDEWIG, M. et al. Effective nearest-neighbor music recommendations. </w:t>
      </w:r>
      <w:r w:rsidRPr="006449D5">
        <w:rPr>
          <w:b/>
          <w:bCs/>
          <w:noProof/>
          <w:lang w:val="en-US"/>
        </w:rPr>
        <w:t>ACM International Conference Proceeding Series</w:t>
      </w:r>
      <w:r w:rsidRPr="006449D5">
        <w:rPr>
          <w:noProof/>
          <w:lang w:val="en-US"/>
        </w:rPr>
        <w:t xml:space="preserve">, 2018. </w:t>
      </w:r>
    </w:p>
    <w:p w14:paraId="0CA32E23" w14:textId="77777777" w:rsidR="00EE2360" w:rsidRPr="00EE2360" w:rsidRDefault="00EE2360" w:rsidP="00210C75">
      <w:pPr>
        <w:rPr>
          <w:noProof/>
        </w:rPr>
      </w:pPr>
      <w:r w:rsidRPr="006449D5">
        <w:rPr>
          <w:noProof/>
          <w:lang w:val="en-US"/>
        </w:rPr>
        <w:t xml:space="preserve">LUINI, B. J. R.; WHITMAN, A. E.; DATE, P. </w:t>
      </w:r>
      <w:r w:rsidRPr="006449D5">
        <w:rPr>
          <w:b/>
          <w:bCs/>
          <w:noProof/>
          <w:lang w:val="en-US"/>
        </w:rPr>
        <w:t>Streaming Audio: The FezGuys’ Guide</w:t>
      </w:r>
      <w:r w:rsidRPr="006449D5">
        <w:rPr>
          <w:noProof/>
          <w:lang w:val="en-US"/>
        </w:rPr>
        <w:t xml:space="preserve">. </w:t>
      </w:r>
      <w:r w:rsidRPr="00EE2360">
        <w:rPr>
          <w:noProof/>
        </w:rPr>
        <w:t xml:space="preserve">[s.l: s.n.]. </w:t>
      </w:r>
    </w:p>
    <w:p w14:paraId="6B2DAD82" w14:textId="77777777" w:rsidR="00EE2360" w:rsidRPr="00EE2360" w:rsidRDefault="00EE2360" w:rsidP="00210C75">
      <w:pPr>
        <w:rPr>
          <w:noProof/>
        </w:rPr>
      </w:pPr>
      <w:r w:rsidRPr="00EE2360">
        <w:rPr>
          <w:noProof/>
        </w:rPr>
        <w:t xml:space="preserve">MURARO, R. M. Os avanços tecnológicos e o futuro da humanidadeQuerendo ser Deus, , 2009. </w:t>
      </w:r>
    </w:p>
    <w:p w14:paraId="5266484A" w14:textId="77777777" w:rsidR="00EE2360" w:rsidRPr="006449D5" w:rsidRDefault="00EE2360" w:rsidP="00210C75">
      <w:pPr>
        <w:rPr>
          <w:noProof/>
          <w:lang w:val="en-US"/>
        </w:rPr>
      </w:pPr>
      <w:r w:rsidRPr="006449D5">
        <w:rPr>
          <w:noProof/>
          <w:lang w:val="en-US"/>
        </w:rPr>
        <w:t xml:space="preserve">NIWA, H. </w:t>
      </w:r>
      <w:r w:rsidRPr="006449D5">
        <w:rPr>
          <w:b/>
          <w:bCs/>
          <w:noProof/>
          <w:lang w:val="en-US"/>
        </w:rPr>
        <w:t>Streaming Systems</w:t>
      </w:r>
      <w:r w:rsidRPr="006449D5">
        <w:rPr>
          <w:noProof/>
          <w:lang w:val="en-US"/>
        </w:rPr>
        <w:t>. [s.l.] O’Reilly Media, 2018. v. 134</w:t>
      </w:r>
    </w:p>
    <w:p w14:paraId="38F026A9" w14:textId="77777777" w:rsidR="00EE2360" w:rsidRPr="006449D5" w:rsidRDefault="00EE2360" w:rsidP="00210C75">
      <w:pPr>
        <w:rPr>
          <w:noProof/>
          <w:lang w:val="en-US"/>
        </w:rPr>
      </w:pPr>
      <w:r w:rsidRPr="006449D5">
        <w:rPr>
          <w:noProof/>
          <w:lang w:val="en-US"/>
        </w:rPr>
        <w:t xml:space="preserve">PEDREGOSA, F. et al. Scikit-learn: Machine Learning in {P}ython. </w:t>
      </w:r>
      <w:r w:rsidRPr="006449D5">
        <w:rPr>
          <w:b/>
          <w:bCs/>
          <w:noProof/>
          <w:lang w:val="en-US"/>
        </w:rPr>
        <w:t>Journal of Machine Learning Research</w:t>
      </w:r>
      <w:r w:rsidRPr="006449D5">
        <w:rPr>
          <w:noProof/>
          <w:lang w:val="en-US"/>
        </w:rPr>
        <w:t xml:space="preserve">, v. 12, p. 2825–2830, 2011. </w:t>
      </w:r>
    </w:p>
    <w:p w14:paraId="7007EAD2" w14:textId="77777777" w:rsidR="00EE2360" w:rsidRPr="006449D5" w:rsidRDefault="00EE2360" w:rsidP="00210C75">
      <w:pPr>
        <w:rPr>
          <w:noProof/>
          <w:lang w:val="en-US"/>
        </w:rPr>
      </w:pPr>
      <w:r w:rsidRPr="006449D5">
        <w:rPr>
          <w:noProof/>
          <w:lang w:val="en-US"/>
        </w:rPr>
        <w:t xml:space="preserve">RÄTSCH, G. A brief introduction into machine learning. </w:t>
      </w:r>
      <w:r w:rsidRPr="006449D5">
        <w:rPr>
          <w:b/>
          <w:bCs/>
          <w:noProof/>
          <w:lang w:val="en-US"/>
        </w:rPr>
        <w:t>21st Chaos Communication Congress</w:t>
      </w:r>
      <w:r w:rsidRPr="006449D5">
        <w:rPr>
          <w:noProof/>
          <w:lang w:val="en-US"/>
        </w:rPr>
        <w:t xml:space="preserve">, p. 1–6, 2004. </w:t>
      </w:r>
    </w:p>
    <w:p w14:paraId="7AC87ACA" w14:textId="77777777" w:rsidR="00EE2360" w:rsidRPr="006449D5" w:rsidRDefault="00EE2360" w:rsidP="00210C75">
      <w:pPr>
        <w:rPr>
          <w:noProof/>
          <w:lang w:val="en-US"/>
        </w:rPr>
      </w:pPr>
      <w:r w:rsidRPr="006449D5">
        <w:rPr>
          <w:noProof/>
          <w:lang w:val="en-US"/>
        </w:rPr>
        <w:t xml:space="preserve">RESNICK, PAUL AND VARIAN, H. R. Recommender Systems. </w:t>
      </w:r>
      <w:r w:rsidRPr="006449D5">
        <w:rPr>
          <w:b/>
          <w:bCs/>
          <w:noProof/>
          <w:lang w:val="en-US"/>
        </w:rPr>
        <w:t>Communications of the ACM</w:t>
      </w:r>
      <w:r w:rsidRPr="006449D5">
        <w:rPr>
          <w:noProof/>
          <w:lang w:val="en-US"/>
        </w:rPr>
        <w:t xml:space="preserve">, v. 40, n. 4, p. 56–58, 1997. </w:t>
      </w:r>
    </w:p>
    <w:p w14:paraId="781B8500" w14:textId="77777777" w:rsidR="00EE2360" w:rsidRPr="006449D5" w:rsidRDefault="00EE2360" w:rsidP="00210C75">
      <w:pPr>
        <w:rPr>
          <w:noProof/>
          <w:lang w:val="en-US"/>
        </w:rPr>
      </w:pPr>
      <w:r w:rsidRPr="006449D5">
        <w:rPr>
          <w:noProof/>
          <w:lang w:val="en-US"/>
        </w:rPr>
        <w:t xml:space="preserve">RICCI, F.; ROKACH, L.; SHAPIRA, B. </w:t>
      </w:r>
      <w:r w:rsidRPr="006449D5">
        <w:rPr>
          <w:b/>
          <w:bCs/>
          <w:noProof/>
          <w:lang w:val="en-US"/>
        </w:rPr>
        <w:t>Recommender Systems Handbook</w:t>
      </w:r>
      <w:r w:rsidRPr="006449D5">
        <w:rPr>
          <w:noProof/>
          <w:lang w:val="en-US"/>
        </w:rPr>
        <w:t xml:space="preserve">. [s.l: s.n.]. </w:t>
      </w:r>
    </w:p>
    <w:p w14:paraId="52CA4750" w14:textId="77777777" w:rsidR="00EE2360" w:rsidRPr="006449D5" w:rsidRDefault="00EE2360" w:rsidP="00210C75">
      <w:pPr>
        <w:rPr>
          <w:noProof/>
          <w:lang w:val="en-US"/>
        </w:rPr>
      </w:pPr>
      <w:r w:rsidRPr="006449D5">
        <w:rPr>
          <w:noProof/>
          <w:lang w:val="en-US"/>
        </w:rPr>
        <w:t xml:space="preserve">T.M. COVER, P. E. H. Nearest Neighbor Pattern Classfication. v. I, p. 1–28, 1967. </w:t>
      </w:r>
    </w:p>
    <w:p w14:paraId="351E9AB6" w14:textId="77777777" w:rsidR="00EE2360" w:rsidRPr="006449D5" w:rsidRDefault="00EE2360" w:rsidP="00210C75">
      <w:pPr>
        <w:rPr>
          <w:noProof/>
          <w:lang w:val="en-US"/>
        </w:rPr>
      </w:pPr>
      <w:r w:rsidRPr="006449D5">
        <w:rPr>
          <w:noProof/>
          <w:lang w:val="en-US"/>
        </w:rPr>
        <w:t xml:space="preserve">TKALČIČ, M. et al. Prediction of music pairwise preferences from facial expressions. </w:t>
      </w:r>
      <w:r w:rsidRPr="006449D5">
        <w:rPr>
          <w:b/>
          <w:bCs/>
          <w:noProof/>
          <w:lang w:val="en-US"/>
        </w:rPr>
        <w:t>International Conference on Intelligent User Interfaces, Proceedings IUI</w:t>
      </w:r>
      <w:r w:rsidRPr="006449D5">
        <w:rPr>
          <w:noProof/>
          <w:lang w:val="en-US"/>
        </w:rPr>
        <w:t xml:space="preserve">, v. Part F1476, p. 150–159, 2019. </w:t>
      </w:r>
    </w:p>
    <w:p w14:paraId="7221F901" w14:textId="77777777" w:rsidR="00EE2360" w:rsidRPr="006449D5" w:rsidRDefault="00EE2360" w:rsidP="00210C75">
      <w:pPr>
        <w:rPr>
          <w:noProof/>
          <w:lang w:val="en-US"/>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w:t>
      </w:r>
      <w:r w:rsidRPr="006449D5">
        <w:rPr>
          <w:noProof/>
          <w:lang w:val="en-US"/>
        </w:rPr>
        <w:t xml:space="preserve">Acesso em: 12 mar. 2020. </w:t>
      </w:r>
    </w:p>
    <w:p w14:paraId="1C5A80BE" w14:textId="77777777" w:rsidR="00EE2360" w:rsidRPr="006449D5" w:rsidRDefault="00EE2360" w:rsidP="00210C75">
      <w:pPr>
        <w:rPr>
          <w:noProof/>
          <w:lang w:val="en-US"/>
        </w:rPr>
      </w:pPr>
      <w:r w:rsidRPr="006449D5">
        <w:rPr>
          <w:noProof/>
          <w:lang w:val="en-US"/>
        </w:rPr>
        <w:t xml:space="preserve">VOLOKHIN, S.; AGICHTEIN, E. Towards intent-aware contextual music recommendation: Initial experiments. </w:t>
      </w:r>
      <w:r w:rsidRPr="006449D5">
        <w:rPr>
          <w:b/>
          <w:bCs/>
          <w:noProof/>
          <w:lang w:val="en-US"/>
        </w:rPr>
        <w:t>41st International ACM SIGIR Conference on Research and Development in Information Retrieval, SIGIR 2018</w:t>
      </w:r>
      <w:r w:rsidRPr="006449D5">
        <w:rPr>
          <w:noProof/>
          <w:lang w:val="en-US"/>
        </w:rPr>
        <w:t xml:space="preserve">, p. 1045–1048, 2018. </w:t>
      </w:r>
    </w:p>
    <w:p w14:paraId="5709C9B8" w14:textId="77777777" w:rsidR="00EE2360" w:rsidRPr="00EE2360" w:rsidRDefault="00EE2360" w:rsidP="00210C75">
      <w:pPr>
        <w:rPr>
          <w:noProof/>
        </w:rPr>
      </w:pPr>
      <w:r w:rsidRPr="006449D5">
        <w:rPr>
          <w:noProof/>
          <w:lang w:val="en-US"/>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210C75">
      <w:r>
        <w:fldChar w:fldCharType="end"/>
      </w:r>
    </w:p>
    <w:p w14:paraId="6CB804B0" w14:textId="77777777" w:rsidR="008F2AE9" w:rsidRDefault="008F2AE9" w:rsidP="00210C75"/>
    <w:p w14:paraId="6A98B2A5" w14:textId="77777777" w:rsidR="008F2AE9" w:rsidRDefault="008F2AE9" w:rsidP="00210C75"/>
    <w:p w14:paraId="7F0A548E" w14:textId="77777777" w:rsidR="008F2AE9" w:rsidRDefault="008F2AE9" w:rsidP="00210C75"/>
    <w:p w14:paraId="4A5ACC03" w14:textId="77777777" w:rsidR="008F2AE9" w:rsidRDefault="008F2AE9" w:rsidP="00210C75"/>
    <w:sectPr w:rsidR="008F2AE9" w:rsidSect="00A5403F">
      <w:headerReference w:type="even" r:id="rId70"/>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Juliano Varella De Carvalho" w:date="2020-11-04T10:27:00Z" w:initials="JVDC">
    <w:p w14:paraId="3EDDFC63" w14:textId="7613732F" w:rsidR="00390E18" w:rsidRDefault="00390E18" w:rsidP="00210C75">
      <w:pPr>
        <w:pStyle w:val="Textodecomentrio"/>
      </w:pPr>
      <w:r>
        <w:rPr>
          <w:rStyle w:val="Refdecomentrio"/>
        </w:rPr>
        <w:annotationRef/>
      </w:r>
      <w:r>
        <w:t>Rever após o resumo ficar completo.</w:t>
      </w:r>
    </w:p>
  </w:comment>
  <w:comment w:id="20" w:author="Juliano Varella De Carvalho" w:date="2020-11-04T10:53:00Z" w:initials="JVDC">
    <w:p w14:paraId="4128BAB2" w14:textId="528F1A4D" w:rsidR="00390E18" w:rsidRDefault="00390E18" w:rsidP="00210C75">
      <w:pPr>
        <w:pStyle w:val="Textodecomentrio"/>
      </w:pPr>
      <w:r>
        <w:rPr>
          <w:rStyle w:val="Refdecomentrio"/>
        </w:rPr>
        <w:annotationRef/>
      </w:r>
    </w:p>
  </w:comment>
  <w:comment w:id="22" w:author="Juliano Varella De Carvalho" w:date="2020-11-04T10:54:00Z" w:initials="JVDC">
    <w:p w14:paraId="5B959318" w14:textId="4C38238D" w:rsidR="00390E18" w:rsidRDefault="00390E18" w:rsidP="00210C75">
      <w:pPr>
        <w:pStyle w:val="Textodecomentrio"/>
      </w:pPr>
      <w:r>
        <w:rPr>
          <w:rStyle w:val="Refdecomentrio"/>
        </w:rPr>
        <w:annotationRef/>
      </w:r>
      <w:r>
        <w:t>Insere aqui o Objetivo Geral do Trabalho (tem no anteprojeto)</w:t>
      </w:r>
    </w:p>
  </w:comment>
  <w:comment w:id="24" w:author="Juliano Varella De Carvalho" w:date="2020-11-04T10:54:00Z" w:initials="JVDC">
    <w:p w14:paraId="3A083F12" w14:textId="77777777" w:rsidR="00390E18" w:rsidRDefault="00390E18" w:rsidP="00210C75">
      <w:pPr>
        <w:pStyle w:val="Textodecomentrio"/>
      </w:pPr>
      <w:r>
        <w:rPr>
          <w:rStyle w:val="Refdecomentrio"/>
        </w:rPr>
        <w:annotationRef/>
      </w:r>
      <w:r>
        <w:t>Insere aqui os Objetivos Específicos do Trabalho (tem no anteprojeto)</w:t>
      </w:r>
    </w:p>
  </w:comment>
  <w:comment w:id="26" w:author="Juliano Varella De Carvalho" w:date="2020-11-04T10:57:00Z" w:initials="JVDC">
    <w:p w14:paraId="2A646846" w14:textId="305167C3" w:rsidR="00390E18" w:rsidRDefault="00390E18" w:rsidP="00210C75">
      <w:pPr>
        <w:pStyle w:val="Textodecomentrio"/>
      </w:pPr>
      <w:r>
        <w:rPr>
          <w:rStyle w:val="Refdecomentrio"/>
        </w:rPr>
        <w:annotationRef/>
      </w:r>
      <w:r>
        <w:t>Insere aqui a Metodologia do Trabalho (tem no anteprojeto e podes adaptar, de acordo com o que realmente foi feito)</w:t>
      </w:r>
    </w:p>
  </w:comment>
  <w:comment w:id="27" w:author="Juliano Varella De Carvalho" w:date="2020-04-01T18:59:00Z" w:initials="JVDC">
    <w:p w14:paraId="170C5BC4" w14:textId="77777777" w:rsidR="004B66F0" w:rsidRDefault="004B66F0" w:rsidP="00210C75">
      <w:pPr>
        <w:pStyle w:val="Textodecomentrio"/>
      </w:pPr>
      <w:r>
        <w:rPr>
          <w:rStyle w:val="Refdecomentrio"/>
        </w:rPr>
        <w:annotationRef/>
      </w:r>
      <w:r>
        <w:t>Ficou extenso e confusa essa parte.</w:t>
      </w:r>
    </w:p>
  </w:comment>
  <w:comment w:id="28" w:author="Juliano Varella De Carvalho" w:date="2020-04-03T14:58:00Z" w:initials="JVDC">
    <w:p w14:paraId="50293AB4" w14:textId="77777777" w:rsidR="004B66F0" w:rsidRDefault="004B66F0" w:rsidP="00210C75">
      <w:pPr>
        <w:pStyle w:val="Textodecomentrio"/>
      </w:pPr>
      <w:r>
        <w:rPr>
          <w:rStyle w:val="Refdecomentrio"/>
        </w:rPr>
        <w:annotationRef/>
      </w:r>
      <w:r>
        <w:t>Isto está confuso.</w:t>
      </w:r>
    </w:p>
  </w:comment>
  <w:comment w:id="29" w:author="Juliano Varella De Carvalho" w:date="2020-11-04T10:56:00Z" w:initials="JVDC">
    <w:p w14:paraId="2B229308" w14:textId="3F52FF17" w:rsidR="00390E18" w:rsidRDefault="00390E18" w:rsidP="00210C75">
      <w:pPr>
        <w:pStyle w:val="Textodecomentrio"/>
      </w:pPr>
      <w:r>
        <w:rPr>
          <w:rStyle w:val="Refdecomentrio"/>
        </w:rPr>
        <w:annotationRef/>
      </w:r>
      <w:r>
        <w:t>Trabalho foi feito, não pode ter nada no futuro !</w:t>
      </w:r>
    </w:p>
  </w:comment>
  <w:comment w:id="34" w:author="Juliano Varella De Carvalho" w:date="2020-11-04T11:31:00Z" w:initials="JVDC">
    <w:p w14:paraId="275BC421" w14:textId="2801E2C0" w:rsidR="00390E18" w:rsidRDefault="00390E18" w:rsidP="00210C75">
      <w:pPr>
        <w:pStyle w:val="Textodecomentrio"/>
      </w:pPr>
      <w:r>
        <w:rPr>
          <w:rStyle w:val="Refdecomentrio"/>
        </w:rPr>
        <w:annotationRef/>
      </w:r>
      <w:r>
        <w:t>Insere a referência bibliográfica.</w:t>
      </w:r>
    </w:p>
  </w:comment>
  <w:comment w:id="35" w:author="Juliano Varella De Carvalho" w:date="2020-11-04T11:39:00Z" w:initials="JVDC">
    <w:p w14:paraId="1702979B" w14:textId="533B2268" w:rsidR="00390E18" w:rsidRDefault="00390E18" w:rsidP="00210C75">
      <w:pPr>
        <w:pStyle w:val="Textodecomentrio"/>
      </w:pPr>
      <w:r>
        <w:rPr>
          <w:rStyle w:val="Refdecomentrio"/>
        </w:rPr>
        <w:annotationRef/>
      </w:r>
      <w:r>
        <w:t>Colocar a referência.</w:t>
      </w:r>
    </w:p>
  </w:comment>
  <w:comment w:id="40" w:author="Tatiane Schwanck Schardosim" w:date="2020-07-01T21:47:00Z" w:initials="TSS">
    <w:p w14:paraId="5B1E7062" w14:textId="3C2A5374" w:rsidR="00390E18" w:rsidRDefault="00390E18" w:rsidP="00210C75">
      <w:pPr>
        <w:pStyle w:val="Textodecomentrio"/>
      </w:pPr>
      <w:r>
        <w:rPr>
          <w:rStyle w:val="Refdecomentrio"/>
        </w:rPr>
        <w:annotationRef/>
      </w:r>
      <w:r>
        <w:rPr>
          <w:noProof/>
        </w:rPr>
        <w:t>Tens que apresnetar cada figura.</w:t>
      </w:r>
    </w:p>
  </w:comment>
  <w:comment w:id="41" w:author="Juliano Varella De Carvalho" w:date="2020-11-04T11:52:00Z" w:initials="JVDC">
    <w:p w14:paraId="44749732" w14:textId="77777777" w:rsidR="00390E18" w:rsidRDefault="00390E18" w:rsidP="00210C75">
      <w:pPr>
        <w:pStyle w:val="Textodecomentrio"/>
      </w:pPr>
      <w:r>
        <w:rPr>
          <w:rStyle w:val="Refdecomentrio"/>
        </w:rPr>
        <w:annotationRef/>
      </w:r>
      <w:r>
        <w:t>Todas as Figuras devem ser centralizadas !</w:t>
      </w:r>
    </w:p>
    <w:p w14:paraId="10FD5C31" w14:textId="15D4BE4B" w:rsidR="00390E18" w:rsidRDefault="00390E18" w:rsidP="00210C75">
      <w:pPr>
        <w:pStyle w:val="Textodecomentrio"/>
      </w:pPr>
      <w:r>
        <w:t>A legenda fica em cima da figura e embaixo fica a Fonte (sem negrito). Como fiz aqui.</w:t>
      </w:r>
    </w:p>
  </w:comment>
  <w:comment w:id="54" w:author="Juliano Varella De Carvalho" w:date="2020-11-05T16:09:00Z" w:initials="JVDC">
    <w:p w14:paraId="070DC38B" w14:textId="1DC823CF" w:rsidR="00390E18" w:rsidRDefault="00390E18" w:rsidP="00210C75">
      <w:pPr>
        <w:pStyle w:val="Textodecomentrio"/>
      </w:pPr>
      <w:r>
        <w:rPr>
          <w:rStyle w:val="Refdecomentrio"/>
        </w:rPr>
        <w:annotationRef/>
      </w:r>
      <w:r>
        <w:t>Espaço abaixo muito grande.</w:t>
      </w:r>
    </w:p>
  </w:comment>
  <w:comment w:id="60" w:author="Tatiane Schwanck Schardosim" w:date="2020-07-01T21:50:00Z" w:initials="TSS">
    <w:p w14:paraId="6454CB88" w14:textId="241115AC" w:rsidR="00390E18" w:rsidRDefault="00390E18" w:rsidP="00210C75">
      <w:pPr>
        <w:pStyle w:val="Textodecomentrio"/>
      </w:pPr>
      <w:r>
        <w:rPr>
          <w:rStyle w:val="Refdecomentrio"/>
        </w:rPr>
        <w:annotationRef/>
      </w:r>
      <w:r>
        <w:rPr>
          <w:noProof/>
        </w:rPr>
        <w:t>4 ou 3?</w:t>
      </w:r>
    </w:p>
  </w:comment>
  <w:comment w:id="61" w:author="Érico Souza Loewe" w:date="2020-07-01T23:35:00Z" w:initials="ÉSL">
    <w:p w14:paraId="7AF31837" w14:textId="7782D339" w:rsidR="00390E18" w:rsidRDefault="00390E18" w:rsidP="00210C75">
      <w:pPr>
        <w:pStyle w:val="Textodecomentrio"/>
      </w:pPr>
      <w:r>
        <w:rPr>
          <w:rStyle w:val="Refdecomentrio"/>
        </w:rPr>
        <w:annotationRef/>
      </w:r>
      <w:r>
        <w:t>4 mas no fim só foi avaliado 3</w:t>
      </w:r>
    </w:p>
  </w:comment>
  <w:comment w:id="65" w:author="Tatiane Schwanck Schardosim" w:date="2020-07-01T21:51:00Z" w:initials="TSS">
    <w:p w14:paraId="369A950C" w14:textId="6354BDC1" w:rsidR="00390E18" w:rsidRDefault="00390E18" w:rsidP="00210C75">
      <w:pPr>
        <w:pStyle w:val="Textodecomentrio"/>
      </w:pPr>
      <w:r>
        <w:rPr>
          <w:rStyle w:val="Refdecomentrio"/>
        </w:rPr>
        <w:annotationRef/>
      </w:r>
      <w:r>
        <w:rPr>
          <w:noProof/>
        </w:rPr>
        <w:t>breve o que?</w:t>
      </w:r>
    </w:p>
  </w:comment>
  <w:comment w:id="67" w:author="Juliano Varella De Carvalho" w:date="2020-11-05T16:13:00Z" w:initials="JVDC">
    <w:p w14:paraId="7C200BDB" w14:textId="032ADF59" w:rsidR="00390E18" w:rsidRDefault="00390E18" w:rsidP="00210C75">
      <w:pPr>
        <w:pStyle w:val="Textodecomentrio"/>
      </w:pPr>
      <w:r>
        <w:rPr>
          <w:rStyle w:val="Refdecomentrio"/>
        </w:rPr>
        <w:annotationRef/>
      </w:r>
      <w:r>
        <w:t>Inserir referência</w:t>
      </w:r>
    </w:p>
  </w:comment>
  <w:comment w:id="69" w:author="Juliano Varella De Carvalho" w:date="2020-11-05T16:14:00Z" w:initials="JVDC">
    <w:p w14:paraId="55E14BC2" w14:textId="064C9FF4" w:rsidR="00390E18" w:rsidRDefault="00390E18" w:rsidP="00210C75">
      <w:pPr>
        <w:pStyle w:val="Textodecomentrio"/>
      </w:pPr>
      <w:r>
        <w:rPr>
          <w:rStyle w:val="Refdecomentrio"/>
        </w:rPr>
        <w:annotationRef/>
      </w:r>
      <w:r>
        <w:t>Colocar a referência.</w:t>
      </w:r>
    </w:p>
  </w:comment>
  <w:comment w:id="70" w:author="Juliano Varella De Carvalho" w:date="2020-11-05T16:15:00Z" w:initials="JVDC">
    <w:p w14:paraId="44A11654" w14:textId="2EB37868" w:rsidR="00390E18" w:rsidRDefault="00390E18" w:rsidP="00210C75">
      <w:pPr>
        <w:pStyle w:val="Textodecomentrio"/>
      </w:pPr>
      <w:r>
        <w:rPr>
          <w:rStyle w:val="Refdecomentrio"/>
        </w:rPr>
        <w:annotationRef/>
      </w:r>
      <w:r>
        <w:t>Estranho.</w:t>
      </w:r>
    </w:p>
  </w:comment>
  <w:comment w:id="72" w:author="Juliano Varella De Carvalho" w:date="2020-11-05T16:16:00Z" w:initials="JVDC">
    <w:p w14:paraId="06E9A42A" w14:textId="77777777" w:rsidR="00390E18" w:rsidRDefault="00390E18" w:rsidP="00210C75">
      <w:pPr>
        <w:pStyle w:val="Textodecomentrio"/>
      </w:pPr>
      <w:r>
        <w:rPr>
          <w:rStyle w:val="Refdecomentrio"/>
        </w:rPr>
        <w:annotationRef/>
      </w:r>
      <w:r>
        <w:t>O número de seção está errado, deveria ser 2.4.1.2.1</w:t>
      </w:r>
    </w:p>
    <w:p w14:paraId="0D232720" w14:textId="77777777" w:rsidR="00390E18" w:rsidRDefault="00390E18" w:rsidP="00210C75">
      <w:pPr>
        <w:pStyle w:val="Textodecomentrio"/>
      </w:pPr>
    </w:p>
    <w:p w14:paraId="778C21D1" w14:textId="50F432B0" w:rsidR="00390E18" w:rsidRDefault="00390E18" w:rsidP="00210C75">
      <w:pPr>
        <w:pStyle w:val="Textodecomentrio"/>
      </w:pPr>
      <w:r>
        <w:t>Talvez seja melhor colocar um marcador como uma bolinha, visto que vai ficar um número de subseção muito grande.</w:t>
      </w:r>
    </w:p>
  </w:comment>
  <w:comment w:id="88" w:author="Juliano Varella De Carvalho" w:date="2020-11-05T16:34:00Z" w:initials="JVDC">
    <w:p w14:paraId="38E8DC11" w14:textId="41C3D8C0" w:rsidR="00390E18" w:rsidRDefault="00390E18" w:rsidP="00210C75">
      <w:pPr>
        <w:pStyle w:val="Textodecomentrio"/>
      </w:pPr>
      <w:r>
        <w:rPr>
          <w:rStyle w:val="Refdecomentrio"/>
        </w:rPr>
        <w:annotationRef/>
      </w:r>
      <w:r>
        <w:t>Referência.</w:t>
      </w:r>
    </w:p>
  </w:comment>
  <w:comment w:id="124" w:author="Tatiane Schwanck Schardosim" w:date="2020-07-01T20:16:00Z" w:initials="TSS">
    <w:p w14:paraId="5D663E53" w14:textId="77777777" w:rsidR="00462EC4" w:rsidRDefault="00462EC4" w:rsidP="00210C75">
      <w:pPr>
        <w:pStyle w:val="Textodecomentrio"/>
      </w:pPr>
      <w:r>
        <w:rPr>
          <w:rStyle w:val="Refdecomentrio"/>
        </w:rPr>
        <w:annotationRef/>
      </w:r>
      <w:r>
        <w:rPr>
          <w:noProof/>
        </w:rPr>
        <w:t>Revisar o texto, diz que foi feito um estudo, bla bla bla</w:t>
      </w:r>
    </w:p>
  </w:comment>
  <w:comment w:id="136" w:author="Juliano Varella De Carvalho" w:date="2020-11-05T16:45:00Z" w:initials="JVDC">
    <w:p w14:paraId="4FE7EF66" w14:textId="0D224A42" w:rsidR="00390E18" w:rsidRDefault="00390E18" w:rsidP="00210C75">
      <w:pPr>
        <w:pStyle w:val="Textodecomentrio"/>
      </w:pPr>
      <w:r>
        <w:rPr>
          <w:rStyle w:val="Refdecomentrio"/>
        </w:rPr>
        <w:annotationRef/>
      </w:r>
      <w:r>
        <w:t>A legenda tem que ficar junto do Quadro.</w:t>
      </w:r>
    </w:p>
  </w:comment>
  <w:comment w:id="137" w:author="Juliano Varella De Carvalho" w:date="2020-11-05T16:46:00Z" w:initials="JVDC">
    <w:p w14:paraId="77878271" w14:textId="3DC2DE50" w:rsidR="00390E18" w:rsidRDefault="00390E18" w:rsidP="00210C75">
      <w:pPr>
        <w:pStyle w:val="Textodecomentrio"/>
      </w:pPr>
      <w:r>
        <w:rPr>
          <w:rStyle w:val="Refdecomentrio"/>
        </w:rPr>
        <w:annotationRef/>
      </w:r>
      <w:r>
        <w:t>Pergunta que farão para ti: porque nesse capítulo já está definido que utilizarás o KNN?</w:t>
      </w:r>
    </w:p>
  </w:comment>
  <w:comment w:id="173" w:author="Juliano Varella De Carvalho" w:date="2020-08-15T15:30:00Z" w:initials="JVDC">
    <w:p w14:paraId="6E476473" w14:textId="77777777" w:rsidR="00A820D4" w:rsidRDefault="00A820D4" w:rsidP="00210C75">
      <w:pPr>
        <w:pStyle w:val="Textodecomentrio"/>
      </w:pPr>
      <w:r>
        <w:rPr>
          <w:rStyle w:val="Refdecomentrio"/>
        </w:rPr>
        <w:annotationRef/>
      </w:r>
      <w:r>
        <w:t>A fonte está muito pequena, talvez tenhas que colocar 4 formas em cima e 4 abaixo.</w:t>
      </w:r>
    </w:p>
  </w:comment>
  <w:comment w:id="174" w:author="Tatiane Schwanck Schardosim" w:date="2020-07-01T20:56:00Z" w:initials="TSS">
    <w:p w14:paraId="43E57AB3" w14:textId="77777777" w:rsidR="00A820D4" w:rsidRDefault="00A820D4" w:rsidP="00210C75">
      <w:pPr>
        <w:pStyle w:val="Textodecomentrio"/>
      </w:pPr>
      <w:r>
        <w:rPr>
          <w:rStyle w:val="Refdecomentrio"/>
        </w:rPr>
        <w:annotationRef/>
      </w:r>
      <w:r>
        <w:rPr>
          <w:noProof/>
        </w:rPr>
        <w:t>Acho que a fonte ficou pequena</w:t>
      </w:r>
    </w:p>
  </w:comment>
  <w:comment w:id="175" w:author="Érico Souza Loewe" w:date="2020-07-02T00:14:00Z" w:initials="ÉSL">
    <w:p w14:paraId="55A106A8" w14:textId="77777777" w:rsidR="00A820D4" w:rsidRDefault="00A820D4" w:rsidP="00210C75">
      <w:pPr>
        <w:pStyle w:val="Textodecomentrio"/>
      </w:pPr>
      <w:r>
        <w:rPr>
          <w:rStyle w:val="Refdecomentrio"/>
        </w:rPr>
        <w:annotationRef/>
      </w:r>
      <w:r>
        <w:t>Ficou mesmo, mas não tem como aumentar</w:t>
      </w:r>
    </w:p>
  </w:comment>
  <w:comment w:id="203" w:author="Juliano Varella De Carvalho" w:date="2020-08-15T15:05:00Z" w:initials="JVDC">
    <w:p w14:paraId="7408A155" w14:textId="0E1B7595" w:rsidR="00390E18" w:rsidRDefault="00390E18" w:rsidP="00210C75">
      <w:pPr>
        <w:pStyle w:val="Textodecomentrio"/>
      </w:pPr>
      <w:r>
        <w:rPr>
          <w:rStyle w:val="Refdecomentrio"/>
        </w:rPr>
        <w:annotationRef/>
      </w:r>
      <w:r>
        <w:t>Rever essa formatação, não está de acordo com o padrão.</w:t>
      </w:r>
    </w:p>
  </w:comment>
  <w:comment w:id="209" w:author="Juliano Varella De Carvalho" w:date="2020-08-15T15:06:00Z" w:initials="JVDC">
    <w:p w14:paraId="4B139E28" w14:textId="77777777" w:rsidR="00462EC4" w:rsidRDefault="00462EC4" w:rsidP="00210C75">
      <w:pPr>
        <w:pStyle w:val="Textodecomentrio"/>
      </w:pPr>
      <w:r>
        <w:rPr>
          <w:rStyle w:val="Refdecomentrio"/>
        </w:rPr>
        <w:annotationRef/>
      </w:r>
      <w:r>
        <w:t>Colocar um conceito de Sistema de Recomendação baseado em uma referência do tema.</w:t>
      </w:r>
    </w:p>
  </w:comment>
  <w:comment w:id="204" w:author="Juliano Varella De Carvalho" w:date="2020-08-15T15:06:00Z" w:initials="JVDC">
    <w:p w14:paraId="4E7A90C5" w14:textId="36C37BC7" w:rsidR="00390E18" w:rsidRDefault="00390E18" w:rsidP="00210C75">
      <w:pPr>
        <w:pStyle w:val="Textodecomentrio"/>
      </w:pPr>
      <w:r>
        <w:rPr>
          <w:rStyle w:val="Refdecomentrio"/>
        </w:rPr>
        <w:annotationRef/>
      </w:r>
      <w:r>
        <w:t>Colocar um conceito de Sistema de Recomendação baseado em uma referência do tema.</w:t>
      </w:r>
    </w:p>
  </w:comment>
  <w:comment w:id="210" w:author="Juliano Varella De Carvalho" w:date="2020-11-05T17:08:00Z" w:initials="JVDC">
    <w:p w14:paraId="15B56A74" w14:textId="7D497E07" w:rsidR="00390E18" w:rsidRDefault="00390E18" w:rsidP="00210C75">
      <w:pPr>
        <w:pStyle w:val="Textodecomentrio"/>
      </w:pPr>
      <w:r>
        <w:rPr>
          <w:rStyle w:val="Refdecomentrio"/>
        </w:rPr>
        <w:annotationRef/>
      </w:r>
      <w:r>
        <w:t>Coloca a referência utilizada.</w:t>
      </w:r>
    </w:p>
  </w:comment>
  <w:comment w:id="213" w:author="Juliano Varella De Carvalho" w:date="2020-11-05T17:09:00Z" w:initials="JVDC">
    <w:p w14:paraId="5A307B78" w14:textId="11FCD8F5" w:rsidR="00390E18" w:rsidRDefault="00390E18" w:rsidP="00210C75">
      <w:pPr>
        <w:pStyle w:val="Textodecomentrio"/>
      </w:pPr>
      <w:r>
        <w:rPr>
          <w:rStyle w:val="Refdecomentrio"/>
        </w:rPr>
        <w:annotationRef/>
      </w:r>
      <w:r>
        <w:t>Tem muito espaço abaixo.</w:t>
      </w:r>
    </w:p>
  </w:comment>
  <w:comment w:id="216" w:author="Juliano Varella De Carvalho" w:date="2020-11-05T17:11:00Z" w:initials="JVDC">
    <w:p w14:paraId="2C1BEB19" w14:textId="6E2C586E" w:rsidR="00390E18" w:rsidRDefault="00390E18" w:rsidP="00210C75">
      <w:pPr>
        <w:pStyle w:val="Textodecomentrio"/>
      </w:pPr>
      <w:r>
        <w:rPr>
          <w:rStyle w:val="Refdecomentrio"/>
        </w:rPr>
        <w:annotationRef/>
      </w:r>
      <w:r>
        <w:t>Não é Figura 9 é 8. Deves revisar todas as referências para as figuras.</w:t>
      </w:r>
    </w:p>
  </w:comment>
  <w:comment w:id="234" w:author="Juliano Varella De Carvalho" w:date="2020-08-15T15:10:00Z" w:initials="JVDC">
    <w:p w14:paraId="26030F69" w14:textId="4CE4CCEF" w:rsidR="00390E18" w:rsidRDefault="00390E18" w:rsidP="00210C75">
      <w:pPr>
        <w:pStyle w:val="Textodecomentrio"/>
      </w:pPr>
      <w:r>
        <w:rPr>
          <w:rStyle w:val="Refdecomentrio"/>
        </w:rPr>
        <w:annotationRef/>
      </w:r>
      <w:r>
        <w:t>Não está formatado adequadamente.</w:t>
      </w:r>
    </w:p>
  </w:comment>
  <w:comment w:id="237" w:author="Juliano Varella De Carvalho" w:date="2020-08-15T15:11:00Z" w:initials="JVDC">
    <w:p w14:paraId="672A7206" w14:textId="06B38E59" w:rsidR="00390E18" w:rsidRDefault="00390E18" w:rsidP="00210C75">
      <w:pPr>
        <w:pStyle w:val="Textodecomentrio"/>
      </w:pPr>
      <w:r>
        <w:rPr>
          <w:rStyle w:val="Refdecomentrio"/>
        </w:rPr>
        <w:annotationRef/>
      </w:r>
      <w:r>
        <w:t>Esse estudo está baseado em quê ????</w:t>
      </w:r>
    </w:p>
  </w:comment>
  <w:comment w:id="241" w:author="Juliano Varella De Carvalho" w:date="2020-08-15T15:11:00Z" w:initials="JVDC">
    <w:p w14:paraId="699431A0" w14:textId="77FAAF77" w:rsidR="00390E18" w:rsidRDefault="00390E18" w:rsidP="00210C75">
      <w:pPr>
        <w:pStyle w:val="Textodecomentrio"/>
      </w:pPr>
      <w:r>
        <w:rPr>
          <w:rStyle w:val="Refdecomentrio"/>
        </w:rPr>
        <w:annotationRef/>
      </w:r>
      <w:r>
        <w:t>Melhorar esse texto.</w:t>
      </w:r>
    </w:p>
  </w:comment>
  <w:comment w:id="243" w:author="Juliano Varella De Carvalho" w:date="2020-08-15T15:11:00Z" w:initials="JVDC">
    <w:p w14:paraId="69B77D0B" w14:textId="77777777" w:rsidR="00462EC4" w:rsidRDefault="00462EC4" w:rsidP="00210C75">
      <w:pPr>
        <w:pStyle w:val="Textodecomentrio"/>
      </w:pPr>
      <w:r>
        <w:rPr>
          <w:rStyle w:val="Refdecomentrio"/>
        </w:rPr>
        <w:annotationRef/>
      </w:r>
      <w:r>
        <w:t>Melhorar esse texto.</w:t>
      </w:r>
    </w:p>
  </w:comment>
  <w:comment w:id="238" w:author="Juliano Varella De Carvalho" w:date="2020-11-05T17:13:00Z" w:initials="JVDC">
    <w:p w14:paraId="3F64EB0A" w14:textId="2C0017E5" w:rsidR="00390E18" w:rsidRDefault="00390E18" w:rsidP="00210C75">
      <w:pPr>
        <w:pStyle w:val="Textodecomentrio"/>
      </w:pPr>
      <w:r>
        <w:rPr>
          <w:rStyle w:val="Refdecomentrio"/>
        </w:rPr>
        <w:annotationRef/>
      </w:r>
      <w:r>
        <w:t>Isto não foi feito assim !</w:t>
      </w:r>
    </w:p>
  </w:comment>
  <w:comment w:id="247" w:author="Juliano Varella De Carvalho" w:date="2020-08-15T15:12:00Z" w:initials="JVDC">
    <w:p w14:paraId="5192D913" w14:textId="4D2CDC01" w:rsidR="00390E18" w:rsidRDefault="00390E18" w:rsidP="00210C75">
      <w:pPr>
        <w:pStyle w:val="Textodecomentrio"/>
      </w:pPr>
      <w:r>
        <w:rPr>
          <w:rStyle w:val="Refdecomentrio"/>
        </w:rPr>
        <w:annotationRef/>
      </w:r>
      <w:r>
        <w:t>Não está formatado corretamente.</w:t>
      </w:r>
    </w:p>
  </w:comment>
  <w:comment w:id="252" w:author="Juliano Varella De Carvalho" w:date="2020-08-15T15:13:00Z" w:initials="JVDC">
    <w:p w14:paraId="0821AAB8" w14:textId="24448837" w:rsidR="00390E18" w:rsidRDefault="00390E18" w:rsidP="00210C75">
      <w:pPr>
        <w:pStyle w:val="Textodecomentrio"/>
      </w:pPr>
      <w:r>
        <w:rPr>
          <w:rStyle w:val="Refdecomentrio"/>
        </w:rPr>
        <w:annotationRef/>
      </w:r>
      <w:r>
        <w:t>Onde foram encontrados ???</w:t>
      </w:r>
    </w:p>
  </w:comment>
  <w:comment w:id="256" w:author="Juliano Varella De Carvalho" w:date="2020-08-15T15:13:00Z" w:initials="JVDC">
    <w:p w14:paraId="35C536B5" w14:textId="77777777" w:rsidR="00462EC4" w:rsidRDefault="00462EC4" w:rsidP="00210C75">
      <w:pPr>
        <w:pStyle w:val="Textodecomentrio"/>
      </w:pPr>
      <w:r>
        <w:rPr>
          <w:rStyle w:val="Refdecomentrio"/>
        </w:rPr>
        <w:annotationRef/>
      </w:r>
      <w:r>
        <w:t>Onde foram encontrados ???</w:t>
      </w:r>
    </w:p>
  </w:comment>
  <w:comment w:id="255" w:author="Juliano Varella De Carvalho" w:date="2020-08-15T15:19:00Z" w:initials="JVDC">
    <w:p w14:paraId="1E17D4CA" w14:textId="427F4B4E" w:rsidR="00390E18" w:rsidRDefault="00390E18" w:rsidP="00210C75">
      <w:pPr>
        <w:pStyle w:val="Textodecomentrio"/>
      </w:pPr>
      <w:r>
        <w:rPr>
          <w:rStyle w:val="Refdecomentrio"/>
        </w:rPr>
        <w:annotationRef/>
      </w:r>
      <w:r>
        <w:t>Por que há tanto espaço abaixo ???</w:t>
      </w:r>
    </w:p>
  </w:comment>
  <w:comment w:id="259" w:author="Juliano Varella De Carvalho" w:date="2020-08-15T15:13:00Z" w:initials="JVDC">
    <w:p w14:paraId="742A7D0B" w14:textId="76A3C8AD" w:rsidR="00390E18" w:rsidRDefault="00390E18" w:rsidP="00210C75">
      <w:pPr>
        <w:pStyle w:val="Textodecomentrio"/>
      </w:pPr>
      <w:r>
        <w:rPr>
          <w:rStyle w:val="Refdecomentrio"/>
        </w:rPr>
        <w:annotationRef/>
      </w:r>
      <w:r>
        <w:t>Segue o mesmo padrão de lista das ações.</w:t>
      </w:r>
    </w:p>
  </w:comment>
  <w:comment w:id="273" w:author="Juliano Varella De Carvalho" w:date="2020-11-05T17:15:00Z" w:initials="JVDC">
    <w:p w14:paraId="162D1320" w14:textId="03AFF060" w:rsidR="00390E18" w:rsidRDefault="00390E18" w:rsidP="00210C75">
      <w:pPr>
        <w:pStyle w:val="Textodecomentrio"/>
      </w:pPr>
      <w:r>
        <w:rPr>
          <w:rStyle w:val="Refdecomentrio"/>
        </w:rPr>
        <w:annotationRef/>
      </w:r>
      <w:r>
        <w:t>Não seria um webapp?</w:t>
      </w:r>
    </w:p>
  </w:comment>
  <w:comment w:id="287" w:author="Juliano Varella De Carvalho" w:date="2020-11-05T17:15:00Z" w:initials="JVDC">
    <w:p w14:paraId="5AA4EABC" w14:textId="77777777" w:rsidR="00D710C7" w:rsidRDefault="00D710C7" w:rsidP="00210C75">
      <w:pPr>
        <w:pStyle w:val="Textodecomentrio"/>
      </w:pPr>
      <w:r>
        <w:rPr>
          <w:rStyle w:val="Refdecomentrio"/>
        </w:rPr>
        <w:annotationRef/>
      </w:r>
      <w:r>
        <w:t>Não seria um webapp?</w:t>
      </w:r>
    </w:p>
  </w:comment>
  <w:comment w:id="288" w:author="Juliano Varella De Carvalho" w:date="2020-08-15T15:16:00Z" w:initials="JVDC">
    <w:p w14:paraId="315110E6" w14:textId="2AE8A9E8" w:rsidR="00390E18" w:rsidRDefault="00390E18" w:rsidP="00210C75">
      <w:pPr>
        <w:pStyle w:val="Textodecomentrio"/>
      </w:pPr>
      <w:r>
        <w:rPr>
          <w:rStyle w:val="Refdecomentrio"/>
        </w:rPr>
        <w:annotationRef/>
      </w:r>
      <w:r>
        <w:t>Precisas definir o que queres dizer sobre obter implicitamente e obter explicitamente. Não está claro.</w:t>
      </w:r>
    </w:p>
  </w:comment>
  <w:comment w:id="291" w:author="Juliano Varella De Carvalho" w:date="2020-08-15T15:19:00Z" w:initials="JVDC">
    <w:p w14:paraId="2878C3DB" w14:textId="2D3C5BF8" w:rsidR="00390E18" w:rsidRDefault="00390E18" w:rsidP="00210C75">
      <w:pPr>
        <w:pStyle w:val="Textodecomentrio"/>
      </w:pPr>
      <w:r>
        <w:rPr>
          <w:rStyle w:val="Refdecomentrio"/>
        </w:rPr>
        <w:annotationRef/>
      </w:r>
      <w:r>
        <w:t>Por que há tanto espaço abaixo ???</w:t>
      </w:r>
    </w:p>
  </w:comment>
  <w:comment w:id="301" w:author="Juliano Varella De Carvalho" w:date="2020-11-05T17:15:00Z" w:initials="JVDC">
    <w:p w14:paraId="2067FD8A" w14:textId="77777777" w:rsidR="00D710C7" w:rsidRDefault="00D710C7" w:rsidP="00210C75">
      <w:pPr>
        <w:pStyle w:val="Textodecomentrio"/>
      </w:pPr>
      <w:r>
        <w:rPr>
          <w:rStyle w:val="Refdecomentrio"/>
        </w:rPr>
        <w:annotationRef/>
      </w:r>
      <w:r>
        <w:t>Não seria um webapp?</w:t>
      </w:r>
    </w:p>
  </w:comment>
  <w:comment w:id="304" w:author="Tatiane Schwanck Schardosim" w:date="2020-07-01T20:52:00Z" w:initials="TSS">
    <w:p w14:paraId="5DB90FFD" w14:textId="1FA73627" w:rsidR="00390E18" w:rsidRDefault="00390E18" w:rsidP="00210C75">
      <w:pPr>
        <w:pStyle w:val="Textodecomentrio"/>
      </w:pPr>
      <w:r>
        <w:rPr>
          <w:rStyle w:val="Refdecomentrio"/>
        </w:rPr>
        <w:annotationRef/>
      </w:r>
      <w:r>
        <w:rPr>
          <w:noProof/>
        </w:rPr>
        <w:t>Localização está nos dois?</w:t>
      </w:r>
    </w:p>
  </w:comment>
  <w:comment w:id="305" w:author="Érico Souza Loewe" w:date="2020-07-02T00:04:00Z" w:initials="ÉSL">
    <w:p w14:paraId="4F2B8452" w14:textId="371ACD1D" w:rsidR="00390E18" w:rsidRDefault="00390E18" w:rsidP="00210C75">
      <w:pPr>
        <w:pStyle w:val="Textodecomentrio"/>
      </w:pPr>
      <w:r>
        <w:rPr>
          <w:rStyle w:val="Refdecomentrio"/>
        </w:rPr>
        <w:annotationRef/>
      </w:r>
      <w:r>
        <w:t>Sim, sera obtido das duas maneiras</w:t>
      </w:r>
    </w:p>
  </w:comment>
  <w:comment w:id="338" w:author="Tatiane Schwanck Schardosim" w:date="2020-07-01T20:54:00Z" w:initials="TSS">
    <w:p w14:paraId="6345B211" w14:textId="03CD21A0" w:rsidR="00390E18" w:rsidRDefault="00390E18" w:rsidP="00210C75">
      <w:pPr>
        <w:pStyle w:val="Textodecomentrio"/>
      </w:pPr>
      <w:r>
        <w:rPr>
          <w:rStyle w:val="Refdecomentrio"/>
        </w:rPr>
        <w:annotationRef/>
      </w:r>
      <w:r>
        <w:rPr>
          <w:noProof/>
        </w:rPr>
        <w:t>Revisa a concordância</w:t>
      </w:r>
    </w:p>
  </w:comment>
  <w:comment w:id="347" w:author="Juliano Varella De Carvalho" w:date="2020-08-15T15:25:00Z" w:initials="JVDC">
    <w:p w14:paraId="7858D77B" w14:textId="66F59ED7" w:rsidR="00390E18" w:rsidRDefault="00390E18" w:rsidP="00210C75">
      <w:pPr>
        <w:pStyle w:val="Textodecomentrio"/>
      </w:pPr>
      <w:r>
        <w:rPr>
          <w:rStyle w:val="Refdecomentrio"/>
        </w:rPr>
        <w:annotationRef/>
      </w:r>
      <w:r>
        <w:rPr>
          <w:rStyle w:val="Refdecomentrio"/>
        </w:rPr>
        <w:t>Os verbos não são no futuro !!! Ou presente ou passado.</w:t>
      </w:r>
    </w:p>
  </w:comment>
  <w:comment w:id="348" w:author="Tatiane Schwanck Schardosim" w:date="2020-07-01T20:55:00Z" w:initials="TSS">
    <w:p w14:paraId="00038D8A" w14:textId="23599823" w:rsidR="00390E18" w:rsidRDefault="00390E18" w:rsidP="00210C75">
      <w:pPr>
        <w:pStyle w:val="Textodecomentrio"/>
      </w:pPr>
      <w:r>
        <w:rPr>
          <w:rStyle w:val="Refdecomentrio"/>
        </w:rPr>
        <w:annotationRef/>
      </w:r>
      <w:r>
        <w:rPr>
          <w:noProof/>
        </w:rPr>
        <w:t>Será um app?</w:t>
      </w:r>
    </w:p>
  </w:comment>
  <w:comment w:id="349" w:author="Érico Souza Loewe" w:date="2020-07-02T00:12:00Z" w:initials="ÉSL">
    <w:p w14:paraId="44B9C80F" w14:textId="7EE8DC98" w:rsidR="00390E18" w:rsidRDefault="00390E18" w:rsidP="00210C75">
      <w:pPr>
        <w:pStyle w:val="Textodecomentrio"/>
      </w:pPr>
      <w:r>
        <w:rPr>
          <w:rStyle w:val="Refdecomentrio"/>
        </w:rPr>
        <w:annotationRef/>
      </w:r>
      <w:r>
        <w:t>Será um webapp</w:t>
      </w:r>
    </w:p>
  </w:comment>
  <w:comment w:id="355" w:author="Juliano Varella De Carvalho" w:date="2020-08-15T15:30:00Z" w:initials="JVDC">
    <w:p w14:paraId="470A7400" w14:textId="77777777" w:rsidR="00A820D4" w:rsidRDefault="00A820D4" w:rsidP="00210C75">
      <w:pPr>
        <w:pStyle w:val="Textodecomentrio"/>
      </w:pPr>
      <w:r>
        <w:rPr>
          <w:rStyle w:val="Refdecomentrio"/>
        </w:rPr>
        <w:annotationRef/>
      </w:r>
      <w:r>
        <w:t>A fonte está muito pequena, talvez tenhas que colocar 4 formas em cima e 4 abaixo.</w:t>
      </w:r>
    </w:p>
  </w:comment>
  <w:comment w:id="356" w:author="Tatiane Schwanck Schardosim" w:date="2020-07-01T20:56:00Z" w:initials="TSS">
    <w:p w14:paraId="7710FBF6" w14:textId="77777777" w:rsidR="00A820D4" w:rsidRDefault="00A820D4" w:rsidP="00210C75">
      <w:pPr>
        <w:pStyle w:val="Textodecomentrio"/>
      </w:pPr>
      <w:r>
        <w:rPr>
          <w:rStyle w:val="Refdecomentrio"/>
        </w:rPr>
        <w:annotationRef/>
      </w:r>
      <w:r>
        <w:rPr>
          <w:noProof/>
        </w:rPr>
        <w:t>Acho que a fonte ficou pequena</w:t>
      </w:r>
    </w:p>
  </w:comment>
  <w:comment w:id="360" w:author="Érico Souza Loewe" w:date="2020-07-02T00:14:00Z" w:initials="ÉSL">
    <w:p w14:paraId="619F1602" w14:textId="77777777" w:rsidR="00A820D4" w:rsidRDefault="00A820D4" w:rsidP="00210C75">
      <w:pPr>
        <w:pStyle w:val="Textodecomentrio"/>
      </w:pPr>
      <w:r>
        <w:rPr>
          <w:rStyle w:val="Refdecomentrio"/>
        </w:rPr>
        <w:annotationRef/>
      </w:r>
      <w:r>
        <w:t>Ficou mesmo, mas não tem como aumentar</w:t>
      </w:r>
    </w:p>
  </w:comment>
  <w:comment w:id="378" w:author="Juliano Varella De Carvalho" w:date="2020-11-05T17:21:00Z" w:initials="JVDC">
    <w:p w14:paraId="38D1C15C" w14:textId="0B5F2CD3" w:rsidR="00390E18" w:rsidRDefault="00390E18" w:rsidP="00210C75">
      <w:pPr>
        <w:pStyle w:val="Textodecomentrio"/>
      </w:pPr>
      <w:r>
        <w:rPr>
          <w:rStyle w:val="Refdecomentrio"/>
        </w:rPr>
        <w:annotationRef/>
      </w:r>
      <w:r>
        <w:t>Muito espaço abaixo.</w:t>
      </w:r>
    </w:p>
  </w:comment>
  <w:comment w:id="371" w:author="Juliano Varella De Carvalho" w:date="2020-08-15T15:34:00Z" w:initials="JVDC">
    <w:p w14:paraId="0FEBEFE3" w14:textId="32F438AA" w:rsidR="00390E18" w:rsidRDefault="00390E18" w:rsidP="00210C75">
      <w:pPr>
        <w:pStyle w:val="Textodecomentrio"/>
      </w:pPr>
      <w:r>
        <w:rPr>
          <w:rStyle w:val="Refdecomentrio"/>
        </w:rPr>
        <w:annotationRef/>
      </w:r>
      <w:r>
        <w:t>Abre uma seção Questionário para falar sobre ele.</w:t>
      </w:r>
    </w:p>
  </w:comment>
  <w:comment w:id="384" w:author="Juliano Varella De Carvalho" w:date="2020-11-05T17:22:00Z" w:initials="JVDC">
    <w:p w14:paraId="5D475C37" w14:textId="28666115" w:rsidR="00390E18" w:rsidRDefault="00390E18" w:rsidP="00210C75">
      <w:pPr>
        <w:pStyle w:val="Textodecomentrio"/>
      </w:pPr>
      <w:r>
        <w:rPr>
          <w:rStyle w:val="Refdecomentrio"/>
        </w:rPr>
        <w:annotationRef/>
      </w:r>
      <w:r>
        <w:t>Manter a legenda do quadro junto com o quadro.</w:t>
      </w:r>
    </w:p>
  </w:comment>
  <w:comment w:id="414" w:author="Juliano Varella De Carvalho" w:date="2020-11-05T17:23:00Z" w:initials="JVDC">
    <w:p w14:paraId="7AA71D25" w14:textId="15CE3960" w:rsidR="00390E18" w:rsidRDefault="00390E18" w:rsidP="00210C75">
      <w:pPr>
        <w:pStyle w:val="Textodecomentrio"/>
      </w:pPr>
      <w:r>
        <w:rPr>
          <w:rStyle w:val="Refdecomentrio"/>
        </w:rPr>
        <w:annotationRef/>
      </w:r>
      <w:r>
        <w:t>E qual foi o relato dessas 5 pessoas sobre o questionário? Finaliza o parágrafo com essa informação.</w:t>
      </w:r>
    </w:p>
  </w:comment>
  <w:comment w:id="418" w:author="Juliano Varella De Carvalho" w:date="2020-08-15T15:45:00Z" w:initials="JVDC">
    <w:p w14:paraId="4EF6E8E3" w14:textId="77777777" w:rsidR="00390E18" w:rsidRDefault="00390E18" w:rsidP="00210C75">
      <w:pPr>
        <w:pStyle w:val="Textodecomentrio"/>
      </w:pPr>
      <w:r>
        <w:rPr>
          <w:rStyle w:val="Refdecomentrio"/>
        </w:rPr>
        <w:annotationRef/>
      </w:r>
      <w:r>
        <w:t>De onde vem essa informação?</w:t>
      </w:r>
    </w:p>
  </w:comment>
  <w:comment w:id="434" w:author="Juliano Varella De Carvalho" w:date="2020-08-15T15:42:00Z" w:initials="JVDC">
    <w:p w14:paraId="7C2EF1EB" w14:textId="77777777" w:rsidR="00462EC4" w:rsidRDefault="00462EC4" w:rsidP="00210C75">
      <w:pPr>
        <w:pStyle w:val="Textodecomentrio"/>
      </w:pPr>
      <w:r>
        <w:rPr>
          <w:rStyle w:val="Refdecomentrio"/>
        </w:rPr>
        <w:annotationRef/>
      </w:r>
      <w:r>
        <w:t>Esse texto podia iniciar a seção 3.2.2</w:t>
      </w:r>
    </w:p>
  </w:comment>
  <w:comment w:id="437" w:author="Juliano Varella De Carvalho" w:date="2020-08-15T15:42:00Z" w:initials="JVDC">
    <w:p w14:paraId="0F931195" w14:textId="77777777" w:rsidR="00390E18" w:rsidRDefault="00390E18" w:rsidP="00210C75">
      <w:pPr>
        <w:pStyle w:val="Textodecomentrio"/>
      </w:pPr>
      <w:r>
        <w:rPr>
          <w:rStyle w:val="Refdecomentrio"/>
        </w:rPr>
        <w:annotationRef/>
      </w:r>
      <w:r>
        <w:t>Esse texto podia iniciar a seção 3.2.2</w:t>
      </w:r>
    </w:p>
  </w:comment>
  <w:comment w:id="438" w:author="Juliano Varella De Carvalho" w:date="2020-11-05T17:25:00Z" w:initials="JVDC">
    <w:p w14:paraId="4B4FD5CB" w14:textId="09821A58" w:rsidR="00390E18" w:rsidRDefault="00390E18" w:rsidP="00210C75">
      <w:pPr>
        <w:pStyle w:val="Textodecomentrio"/>
      </w:pPr>
      <w:r>
        <w:rPr>
          <w:rStyle w:val="Refdecomentrio"/>
        </w:rPr>
        <w:annotationRef/>
      </w:r>
      <w:r>
        <w:t>Põe em uma nota de rodapé.</w:t>
      </w:r>
    </w:p>
  </w:comment>
  <w:comment w:id="447" w:author="Juliano Varella De Carvalho" w:date="2020-08-15T15:47:00Z" w:initials="JVDC">
    <w:p w14:paraId="7D498935" w14:textId="0E79E9F6" w:rsidR="00390E18" w:rsidRDefault="00390E18" w:rsidP="00210C75">
      <w:pPr>
        <w:pStyle w:val="Textodecomentrio"/>
      </w:pPr>
      <w:r>
        <w:rPr>
          <w:rStyle w:val="Refdecomentrio"/>
        </w:rPr>
        <w:annotationRef/>
      </w:r>
      <w:r>
        <w:t>Não seria recomendação musical ???</w:t>
      </w:r>
    </w:p>
  </w:comment>
  <w:comment w:id="459" w:author="Juliano Varella De Carvalho" w:date="2020-08-15T15:50:00Z" w:initials="JVDC">
    <w:p w14:paraId="0F56441A" w14:textId="41D9DDAB" w:rsidR="00390E18" w:rsidRDefault="00390E18" w:rsidP="00210C75">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466" w:author="Juliano Varella De Carvalho" w:date="2020-11-05T17:28:00Z" w:initials="JVDC">
    <w:p w14:paraId="1EBC2364" w14:textId="5240DB97" w:rsidR="00390E18" w:rsidRDefault="00390E18" w:rsidP="00210C75">
      <w:pPr>
        <w:pStyle w:val="Textodecomentrio"/>
      </w:pPr>
      <w:r>
        <w:rPr>
          <w:rStyle w:val="Refdecomentrio"/>
        </w:rPr>
        <w:annotationRef/>
      </w:r>
    </w:p>
  </w:comment>
  <w:comment w:id="492" w:author="Juliano Varella De Carvalho" w:date="2020-11-05T17:29:00Z" w:initials="JVDC">
    <w:p w14:paraId="36038BA7" w14:textId="4CEB5701" w:rsidR="00390E18" w:rsidRDefault="00390E18" w:rsidP="00210C75">
      <w:pPr>
        <w:pStyle w:val="Textodecomentrio"/>
      </w:pPr>
      <w:r>
        <w:rPr>
          <w:rStyle w:val="Refdecomentrio"/>
        </w:rPr>
        <w:annotationRef/>
      </w:r>
      <w:r>
        <w:t>O que é isso? Coloca em uma nota de rodapé ou entre parênteses.</w:t>
      </w:r>
    </w:p>
  </w:comment>
  <w:comment w:id="522" w:author="Juliano Varella De Carvalho" w:date="2020-11-05T17:31:00Z" w:initials="JVDC">
    <w:p w14:paraId="39A7A842" w14:textId="5B2C7662" w:rsidR="00390E18" w:rsidRDefault="00390E18" w:rsidP="00210C75">
      <w:pPr>
        <w:pStyle w:val="Textodecomentrio"/>
      </w:pPr>
      <w:r>
        <w:rPr>
          <w:rStyle w:val="Refdecomentrio"/>
        </w:rPr>
        <w:annotationRef/>
      </w:r>
      <w:r>
        <w:t>Destaca algumas.</w:t>
      </w:r>
    </w:p>
  </w:comment>
  <w:comment w:id="563" w:author="Juliano Varella De Carvalho" w:date="2020-11-05T17:32:00Z" w:initials="JVDC">
    <w:p w14:paraId="7DF00693" w14:textId="1DCC88C9" w:rsidR="00390E18" w:rsidRDefault="00390E18" w:rsidP="00210C75">
      <w:pPr>
        <w:pStyle w:val="Textodecomentrio"/>
      </w:pPr>
      <w:r>
        <w:rPr>
          <w:rStyle w:val="Refdecomentrio"/>
        </w:rPr>
        <w:annotationRef/>
      </w:r>
      <w:r>
        <w:t>Isso aqui é uma figura somente.</w:t>
      </w:r>
    </w:p>
  </w:comment>
  <w:comment w:id="616" w:author="Juliano Varella De Carvalho" w:date="2020-11-05T17:35:00Z" w:initials="JVDC">
    <w:p w14:paraId="04B59353" w14:textId="5648AEDB" w:rsidR="00390E18" w:rsidRDefault="00390E18" w:rsidP="00210C75">
      <w:pPr>
        <w:pStyle w:val="Textodecomentrio"/>
      </w:pPr>
      <w:r>
        <w:rPr>
          <w:rStyle w:val="Refdecomentrio"/>
        </w:rPr>
        <w:annotationRef/>
      </w:r>
      <w:r>
        <w:t>É uma Figura somente.</w:t>
      </w:r>
    </w:p>
  </w:comment>
  <w:comment w:id="659" w:author="Juliano Varella De Carvalho" w:date="2020-11-05T17:46:00Z" w:initials="JVDC">
    <w:p w14:paraId="45570B0B" w14:textId="5FEC1D37" w:rsidR="00390E18" w:rsidRDefault="00390E18" w:rsidP="00210C75">
      <w:pPr>
        <w:pStyle w:val="Textodecomentrio"/>
      </w:pPr>
      <w:r>
        <w:rPr>
          <w:rStyle w:val="Refdecomentrio"/>
        </w:rPr>
        <w:annotationRef/>
      </w:r>
      <w:r>
        <w:t>É uma Figura somente.</w:t>
      </w:r>
    </w:p>
  </w:comment>
  <w:comment w:id="757" w:author="Juliano Varella De Carvalho" w:date="2020-11-05T17:51:00Z" w:initials="JVDC">
    <w:p w14:paraId="74C02612" w14:textId="48765848" w:rsidR="00390E18" w:rsidRDefault="00390E18" w:rsidP="00210C75">
      <w:pPr>
        <w:pStyle w:val="Textodecomentrio"/>
      </w:pPr>
      <w:r>
        <w:rPr>
          <w:rStyle w:val="Refdecomentrio"/>
        </w:rPr>
        <w:annotationRef/>
      </w:r>
      <w:r>
        <w:t>E as 144 pessoas, mencionadas previamente ?</w:t>
      </w:r>
    </w:p>
  </w:comment>
  <w:comment w:id="784" w:author="Juliano Varella De Carvalho" w:date="2020-11-05T17:15:00Z" w:initials="JVDC">
    <w:p w14:paraId="23025B3B" w14:textId="77777777" w:rsidR="00D710C7" w:rsidRDefault="00D710C7" w:rsidP="00210C75">
      <w:pPr>
        <w:pStyle w:val="Textodecomentrio"/>
      </w:pPr>
      <w:r>
        <w:rPr>
          <w:rStyle w:val="Refdecomentrio"/>
        </w:rPr>
        <w:annotationRef/>
      </w:r>
      <w:r>
        <w:t>Não seria um webapp?</w:t>
      </w:r>
    </w:p>
  </w:comment>
  <w:comment w:id="1192" w:author="Juliano Varella De Carvalho" w:date="2020-11-05T17:15:00Z" w:initials="JVDC">
    <w:p w14:paraId="49084341" w14:textId="77777777" w:rsidR="00D710C7" w:rsidRDefault="00D710C7" w:rsidP="00210C75">
      <w:pPr>
        <w:pStyle w:val="Textodecomentrio"/>
      </w:pPr>
      <w:r>
        <w:rPr>
          <w:rStyle w:val="Refdecomentrio"/>
        </w:rPr>
        <w:annotationRef/>
      </w:r>
      <w:r>
        <w:t>Não seria um webapp?</w:t>
      </w:r>
    </w:p>
  </w:comment>
  <w:comment w:id="1254" w:author="Érico Souza Loewe" w:date="2020-11-03T00:14:00Z" w:initials="ÉSL">
    <w:p w14:paraId="3F8FF34E" w14:textId="2895B121" w:rsidR="00390E18" w:rsidRDefault="00390E18" w:rsidP="00210C75">
      <w:pPr>
        <w:pStyle w:val="Textodecomentrio"/>
      </w:pPr>
      <w:r>
        <w:rPr>
          <w:rStyle w:val="Refdecomentrio"/>
        </w:rPr>
        <w:annotationRef/>
      </w:r>
      <w:r>
        <w:t>Verdadeiro positivo (é e é)</w:t>
      </w:r>
    </w:p>
  </w:comment>
  <w:comment w:id="1255" w:author="Érico Souza Loewe" w:date="2020-11-03T00:15:00Z" w:initials="ÉSL">
    <w:p w14:paraId="2B04E5D5" w14:textId="202762A3" w:rsidR="00390E18" w:rsidRDefault="00390E18" w:rsidP="00210C75">
      <w:pPr>
        <w:pStyle w:val="Textodecomentrio"/>
      </w:pPr>
      <w:r>
        <w:rPr>
          <w:rStyle w:val="Refdecomentrio"/>
        </w:rPr>
        <w:annotationRef/>
      </w:r>
      <w:r>
        <w:t>Falso positivo (é mas não é)</w:t>
      </w:r>
    </w:p>
  </w:comment>
  <w:comment w:id="1256" w:author="Érico Souza Loewe" w:date="2020-11-03T00:15:00Z" w:initials="ÉSL">
    <w:p w14:paraId="6A72223B" w14:textId="7D8F2831" w:rsidR="00390E18" w:rsidRDefault="00390E18" w:rsidP="00210C75">
      <w:pPr>
        <w:pStyle w:val="Textodecomentrio"/>
      </w:pPr>
      <w:r>
        <w:rPr>
          <w:rStyle w:val="Refdecomentrio"/>
        </w:rPr>
        <w:annotationRef/>
      </w:r>
      <w:r>
        <w:t>Falso negativo (não é mas é)</w:t>
      </w:r>
    </w:p>
  </w:comment>
  <w:comment w:id="1257" w:author="Érico Souza Loewe" w:date="2020-11-03T00:14:00Z" w:initials="ÉSL">
    <w:p w14:paraId="6983377C" w14:textId="6BF5C3F2" w:rsidR="00390E18" w:rsidRDefault="00390E18" w:rsidP="00210C75">
      <w:pPr>
        <w:pStyle w:val="Textodecomentrio"/>
      </w:pPr>
      <w:r>
        <w:rPr>
          <w:rStyle w:val="Refdecomentrio"/>
        </w:rPr>
        <w:annotationRef/>
      </w:r>
      <w:r>
        <w:t>Verdadeiro negativo (não é e não é)</w:t>
      </w:r>
    </w:p>
  </w:comment>
  <w:comment w:id="1295" w:author="Tatiane Schwanck Schardosim" w:date="2020-07-01T21:30:00Z" w:initials="TSS">
    <w:p w14:paraId="34834409" w14:textId="17229921" w:rsidR="00390E18" w:rsidRDefault="00390E18" w:rsidP="00210C75">
      <w:pPr>
        <w:pStyle w:val="Textodecomentrio"/>
      </w:pPr>
      <w:r>
        <w:rPr>
          <w:rStyle w:val="Refdecomentrio"/>
        </w:rPr>
        <w:annotationRef/>
      </w:r>
      <w:r>
        <w:rPr>
          <w:noProof/>
        </w:rPr>
        <w:t>Não precisa referenciar a bibliografiac no texto?</w:t>
      </w:r>
    </w:p>
  </w:comment>
  <w:comment w:id="1296" w:author="Érico Souza Loewe" w:date="2020-07-02T00:25:00Z" w:initials="ÉSL">
    <w:p w14:paraId="23D9DB80" w14:textId="3D88D14E" w:rsidR="00390E18" w:rsidRDefault="00390E18" w:rsidP="00210C75">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1"/>
  <w15:commentEx w15:paraId="778C21D1" w15:done="1"/>
  <w15:commentEx w15:paraId="38E8DC11" w15:done="1"/>
  <w15:commentEx w15:paraId="5D663E53"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4B139E28" w15:done="1"/>
  <w15:commentEx w15:paraId="4E7A90C5" w15:done="1"/>
  <w15:commentEx w15:paraId="15B56A74" w15:done="1"/>
  <w15:commentEx w15:paraId="5A307B78" w15:done="0"/>
  <w15:commentEx w15:paraId="2C1BEB19" w15:done="0"/>
  <w15:commentEx w15:paraId="26030F69" w15:done="1"/>
  <w15:commentEx w15:paraId="672A7206" w15:done="1"/>
  <w15:commentEx w15:paraId="699431A0" w15:done="1"/>
  <w15:commentEx w15:paraId="69B77D0B" w15:done="1"/>
  <w15:commentEx w15:paraId="3F64EB0A" w15:done="1"/>
  <w15:commentEx w15:paraId="5192D913" w15:done="1"/>
  <w15:commentEx w15:paraId="0821AAB8" w15:done="1"/>
  <w15:commentEx w15:paraId="35C536B5" w15:done="1"/>
  <w15:commentEx w15:paraId="1E17D4CA" w15:done="1"/>
  <w15:commentEx w15:paraId="742A7D0B" w15:done="1"/>
  <w15:commentEx w15:paraId="162D1320" w15:done="1"/>
  <w15:commentEx w15:paraId="5AA4EABC"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1"/>
  <w15:commentEx w15:paraId="00038D8A" w15:done="1"/>
  <w15:commentEx w15:paraId="44B9C80F" w15:paraIdParent="00038D8A" w15:done="1"/>
  <w15:commentEx w15:paraId="470A7400" w15:done="1"/>
  <w15:commentEx w15:paraId="7710FBF6" w15:done="1"/>
  <w15:commentEx w15:paraId="619F1602" w15:paraIdParent="7710FBF6" w15:done="1"/>
  <w15:commentEx w15:paraId="38D1C15C" w15:done="0"/>
  <w15:commentEx w15:paraId="0FEBEFE3" w15:done="1"/>
  <w15:commentEx w15:paraId="5D475C37" w15:done="0"/>
  <w15:commentEx w15:paraId="7AA71D25" w15:done="1"/>
  <w15:commentEx w15:paraId="4EF6E8E3" w15:done="1"/>
  <w15:commentEx w15:paraId="7C2EF1EB" w15:done="1"/>
  <w15:commentEx w15:paraId="0F931195" w15:done="1"/>
  <w15:commentEx w15:paraId="4B4FD5CB" w15:done="1"/>
  <w15:commentEx w15:paraId="7D498935" w15:done="1"/>
  <w15:commentEx w15:paraId="0F56441A" w15:done="1"/>
  <w15:commentEx w15:paraId="1EBC2364" w15:done="1"/>
  <w15:commentEx w15:paraId="36038BA7" w15:done="1"/>
  <w15:commentEx w15:paraId="39A7A842" w15:done="1"/>
  <w15:commentEx w15:paraId="7DF00693" w15:done="0"/>
  <w15:commentEx w15:paraId="04B59353" w15:done="0"/>
  <w15:commentEx w15:paraId="45570B0B" w15:done="0"/>
  <w15:commentEx w15:paraId="74C02612" w15:done="1"/>
  <w15:commentEx w15:paraId="23025B3B" w15:done="1"/>
  <w15:commentEx w15:paraId="49084341"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9D" w16cex:dateUtc="2020-11-05T19:45:00Z"/>
  <w16cex:commentExtensible w16cex:durableId="234EAADF" w16cex:dateUtc="2020-11-05T19:46:00Z"/>
  <w16cex:commentExtensible w16cex:durableId="22E27E15" w16cex:dateUtc="2020-08-15T18:30:00Z"/>
  <w16cex:commentExtensible w16cex:durableId="22A7A566" w16cex:dateUtc="2020-07-02T03:14: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352E4A4" w16cex:dateUtc="2020-08-15T18:30: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38E8DC11" w16cid:durableId="234EA820"/>
  <w16cid:commentId w16cid:paraId="5D663E53" w16cid:durableId="22A79854"/>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5AA4EABC" w16cid:durableId="234F4BA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470A7400" w16cid:durableId="2352E4A4"/>
  <w16cid:commentId w16cid:paraId="7710FBF6" w16cid:durableId="2352E4A3"/>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23025B3B" w16cid:durableId="234F4BDD"/>
  <w16cid:commentId w16cid:paraId="49084341" w16cid:durableId="234F4BF4"/>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5E110" w14:textId="77777777" w:rsidR="00F756DA" w:rsidRDefault="00F756DA" w:rsidP="00210C75">
      <w:r>
        <w:separator/>
      </w:r>
    </w:p>
    <w:p w14:paraId="08F7E8F3" w14:textId="77777777" w:rsidR="00F756DA" w:rsidRDefault="00F756DA" w:rsidP="00210C75"/>
    <w:p w14:paraId="29B0665B" w14:textId="77777777" w:rsidR="00F756DA" w:rsidRDefault="00F756DA" w:rsidP="00210C75"/>
    <w:p w14:paraId="6F536DBF" w14:textId="77777777" w:rsidR="00F756DA" w:rsidRDefault="00F756DA" w:rsidP="00210C75"/>
    <w:p w14:paraId="6EA63D88" w14:textId="77777777" w:rsidR="00F756DA" w:rsidRDefault="00F756DA" w:rsidP="00210C75"/>
    <w:p w14:paraId="7A938210" w14:textId="77777777" w:rsidR="00F756DA" w:rsidRDefault="00F756DA" w:rsidP="00210C75"/>
    <w:p w14:paraId="07F1A32A" w14:textId="77777777" w:rsidR="00F756DA" w:rsidRDefault="00F756DA" w:rsidP="00210C75"/>
    <w:p w14:paraId="5C0D45C4" w14:textId="77777777" w:rsidR="00F756DA" w:rsidRDefault="00F756DA" w:rsidP="00210C75"/>
    <w:p w14:paraId="043A634C" w14:textId="77777777" w:rsidR="00F756DA" w:rsidRDefault="00F756DA" w:rsidP="00210C75"/>
    <w:p w14:paraId="4F000E16" w14:textId="77777777" w:rsidR="00F756DA" w:rsidRDefault="00F756DA" w:rsidP="00210C75"/>
    <w:p w14:paraId="502933AA" w14:textId="77777777" w:rsidR="00F756DA" w:rsidRDefault="00F756DA" w:rsidP="00210C75"/>
    <w:p w14:paraId="57AFDA25" w14:textId="77777777" w:rsidR="00F756DA" w:rsidRDefault="00F756DA" w:rsidP="00210C75"/>
    <w:p w14:paraId="1050B208" w14:textId="77777777" w:rsidR="00F756DA" w:rsidRDefault="00F756DA" w:rsidP="00210C75"/>
    <w:p w14:paraId="02CAA8AA" w14:textId="77777777" w:rsidR="00F756DA" w:rsidRDefault="00F756DA" w:rsidP="00210C75"/>
    <w:p w14:paraId="33B5275F" w14:textId="77777777" w:rsidR="00F756DA" w:rsidRDefault="00F756DA" w:rsidP="00210C75"/>
    <w:p w14:paraId="47B44865" w14:textId="77777777" w:rsidR="00F756DA" w:rsidRDefault="00F756DA" w:rsidP="00210C75"/>
    <w:p w14:paraId="6A4A3636" w14:textId="77777777" w:rsidR="00F756DA" w:rsidRDefault="00F756DA" w:rsidP="00210C75"/>
    <w:p w14:paraId="3C0EA88F" w14:textId="77777777" w:rsidR="00F756DA" w:rsidRDefault="00F756DA" w:rsidP="00210C75"/>
    <w:p w14:paraId="196541DB" w14:textId="77777777" w:rsidR="00F756DA" w:rsidRDefault="00F756DA" w:rsidP="00210C75"/>
    <w:p w14:paraId="5C9C221C" w14:textId="77777777" w:rsidR="00F756DA" w:rsidRDefault="00F756DA" w:rsidP="00210C75"/>
    <w:p w14:paraId="6CD564CF" w14:textId="77777777" w:rsidR="00F756DA" w:rsidRDefault="00F756DA" w:rsidP="00210C75"/>
    <w:p w14:paraId="518954D5" w14:textId="77777777" w:rsidR="00F756DA" w:rsidRDefault="00F756DA" w:rsidP="00210C75"/>
    <w:p w14:paraId="1C883E22" w14:textId="77777777" w:rsidR="00F756DA" w:rsidRDefault="00F756DA" w:rsidP="00210C75"/>
    <w:p w14:paraId="31C44E28" w14:textId="77777777" w:rsidR="00F756DA" w:rsidRDefault="00F756DA" w:rsidP="00210C75"/>
    <w:p w14:paraId="52F72A06" w14:textId="77777777" w:rsidR="00F756DA" w:rsidRDefault="00F756DA" w:rsidP="00210C75"/>
    <w:p w14:paraId="6F140BAF" w14:textId="77777777" w:rsidR="00F756DA" w:rsidRDefault="00F756DA" w:rsidP="00210C75"/>
    <w:p w14:paraId="6F111ACD" w14:textId="77777777" w:rsidR="00F756DA" w:rsidRDefault="00F756DA" w:rsidP="00210C75"/>
    <w:p w14:paraId="7E3E2FC4" w14:textId="77777777" w:rsidR="00F756DA" w:rsidRDefault="00F756DA" w:rsidP="00210C75"/>
    <w:p w14:paraId="32BB77CD" w14:textId="77777777" w:rsidR="00F756DA" w:rsidRDefault="00F756DA" w:rsidP="00210C75"/>
    <w:p w14:paraId="5CEFC837" w14:textId="77777777" w:rsidR="00F756DA" w:rsidRDefault="00F756DA" w:rsidP="00210C75"/>
    <w:p w14:paraId="75E0D087" w14:textId="77777777" w:rsidR="00F756DA" w:rsidRDefault="00F756DA" w:rsidP="00210C75"/>
    <w:p w14:paraId="4CACB01F" w14:textId="77777777" w:rsidR="00F756DA" w:rsidRDefault="00F756DA" w:rsidP="00210C75"/>
    <w:p w14:paraId="17ED7074" w14:textId="77777777" w:rsidR="00F756DA" w:rsidRDefault="00F756DA" w:rsidP="00210C75"/>
    <w:p w14:paraId="0AFFC7CB" w14:textId="77777777" w:rsidR="00F756DA" w:rsidRDefault="00F756DA" w:rsidP="00210C75"/>
    <w:p w14:paraId="11A06C53" w14:textId="77777777" w:rsidR="00F756DA" w:rsidRDefault="00F756DA" w:rsidP="00210C75"/>
    <w:p w14:paraId="52685AC2" w14:textId="77777777" w:rsidR="00F756DA" w:rsidRDefault="00F756DA" w:rsidP="00210C75"/>
    <w:p w14:paraId="086E9D92" w14:textId="77777777" w:rsidR="00F756DA" w:rsidRDefault="00F756DA" w:rsidP="00210C75"/>
    <w:p w14:paraId="169F9C65" w14:textId="77777777" w:rsidR="00F756DA" w:rsidRDefault="00F756DA" w:rsidP="00210C75"/>
    <w:p w14:paraId="043F8492" w14:textId="77777777" w:rsidR="00F756DA" w:rsidRDefault="00F756DA" w:rsidP="00210C75"/>
    <w:p w14:paraId="13CD7928" w14:textId="77777777" w:rsidR="00F756DA" w:rsidRDefault="00F756DA" w:rsidP="00210C75"/>
    <w:p w14:paraId="4CADBC23" w14:textId="77777777" w:rsidR="00F756DA" w:rsidRDefault="00F756DA" w:rsidP="00210C75"/>
    <w:p w14:paraId="401764EE" w14:textId="77777777" w:rsidR="00F756DA" w:rsidRDefault="00F756DA" w:rsidP="00210C75">
      <w:pPr>
        <w:rPr>
          <w:del w:id="8" w:author="Erico de Souza Loewe" w:date="2020-11-08T21:40:00Z"/>
        </w:rPr>
      </w:pPr>
    </w:p>
    <w:p w14:paraId="5C87CC9C" w14:textId="77777777" w:rsidR="00F756DA" w:rsidRDefault="00F756DA" w:rsidP="00210C75">
      <w:pPr>
        <w:rPr>
          <w:del w:id="9" w:author="Erico de Souza Loewe" w:date="2020-11-08T21:40:00Z"/>
        </w:rPr>
      </w:pPr>
    </w:p>
    <w:p w14:paraId="60C167D1" w14:textId="77777777" w:rsidR="00F756DA" w:rsidRDefault="00F756DA" w:rsidP="00210C75">
      <w:pPr>
        <w:rPr>
          <w:del w:id="10" w:author="Erico de Souza Loewe" w:date="2020-11-08T21:40:00Z"/>
        </w:rPr>
      </w:pPr>
    </w:p>
    <w:p w14:paraId="76B8B362" w14:textId="77777777" w:rsidR="00F756DA" w:rsidRDefault="00F756DA" w:rsidP="00210C75">
      <w:pPr>
        <w:rPr>
          <w:del w:id="11" w:author="Erico de Souza Loewe" w:date="2020-11-08T21:40:00Z"/>
        </w:rPr>
      </w:pPr>
    </w:p>
    <w:p w14:paraId="26C6BD79" w14:textId="77777777" w:rsidR="00F756DA" w:rsidRDefault="00F756DA" w:rsidP="00210C75"/>
  </w:endnote>
  <w:endnote w:type="continuationSeparator" w:id="0">
    <w:p w14:paraId="3CFCFAE3" w14:textId="77777777" w:rsidR="00F756DA" w:rsidRDefault="00F756DA" w:rsidP="00210C75">
      <w:r>
        <w:continuationSeparator/>
      </w:r>
    </w:p>
    <w:p w14:paraId="50319FAB" w14:textId="77777777" w:rsidR="00F756DA" w:rsidRDefault="00F756DA" w:rsidP="00210C75"/>
    <w:p w14:paraId="1AC74EB9" w14:textId="77777777" w:rsidR="00F756DA" w:rsidRDefault="00F756DA" w:rsidP="00210C75"/>
    <w:p w14:paraId="6B23BC63" w14:textId="77777777" w:rsidR="00F756DA" w:rsidRDefault="00F756DA" w:rsidP="00210C75"/>
    <w:p w14:paraId="54FF101C" w14:textId="77777777" w:rsidR="00F756DA" w:rsidRDefault="00F756DA" w:rsidP="00210C75"/>
    <w:p w14:paraId="5819DC9C" w14:textId="77777777" w:rsidR="00F756DA" w:rsidRDefault="00F756DA" w:rsidP="00210C75"/>
    <w:p w14:paraId="73312FB9" w14:textId="77777777" w:rsidR="00F756DA" w:rsidRDefault="00F756DA" w:rsidP="00210C75"/>
    <w:p w14:paraId="4100D15B" w14:textId="77777777" w:rsidR="00F756DA" w:rsidRDefault="00F756DA" w:rsidP="00210C75"/>
    <w:p w14:paraId="576C615B" w14:textId="77777777" w:rsidR="00F756DA" w:rsidRDefault="00F756DA" w:rsidP="00210C75"/>
    <w:p w14:paraId="73DFBCF8" w14:textId="77777777" w:rsidR="00F756DA" w:rsidRDefault="00F756DA" w:rsidP="00210C75"/>
    <w:p w14:paraId="696158EC" w14:textId="77777777" w:rsidR="00F756DA" w:rsidRDefault="00F756DA" w:rsidP="00210C75"/>
    <w:p w14:paraId="569D460D" w14:textId="77777777" w:rsidR="00F756DA" w:rsidRDefault="00F756DA" w:rsidP="00210C75"/>
    <w:p w14:paraId="6A954546" w14:textId="77777777" w:rsidR="00F756DA" w:rsidRDefault="00F756DA" w:rsidP="00210C75"/>
    <w:p w14:paraId="7B8F857D" w14:textId="77777777" w:rsidR="00F756DA" w:rsidRDefault="00F756DA" w:rsidP="00210C75"/>
    <w:p w14:paraId="4C00FE4D" w14:textId="77777777" w:rsidR="00F756DA" w:rsidRDefault="00F756DA" w:rsidP="00210C75"/>
    <w:p w14:paraId="5D28AD68" w14:textId="77777777" w:rsidR="00F756DA" w:rsidRDefault="00F756DA" w:rsidP="00210C75"/>
    <w:p w14:paraId="7C915C06" w14:textId="77777777" w:rsidR="00F756DA" w:rsidRDefault="00F756DA" w:rsidP="00210C75"/>
    <w:p w14:paraId="6F844BF0" w14:textId="77777777" w:rsidR="00F756DA" w:rsidRDefault="00F756DA" w:rsidP="00210C75"/>
    <w:p w14:paraId="41621678" w14:textId="77777777" w:rsidR="00F756DA" w:rsidRDefault="00F756DA" w:rsidP="00210C75"/>
    <w:p w14:paraId="6B04E32A" w14:textId="77777777" w:rsidR="00F756DA" w:rsidRDefault="00F756DA" w:rsidP="00210C75"/>
    <w:p w14:paraId="358BBFD7" w14:textId="77777777" w:rsidR="00F756DA" w:rsidRDefault="00F756DA" w:rsidP="00210C75"/>
    <w:p w14:paraId="4D4B5F11" w14:textId="77777777" w:rsidR="00F756DA" w:rsidRDefault="00F756DA" w:rsidP="00210C75"/>
    <w:p w14:paraId="5F8ADF59" w14:textId="77777777" w:rsidR="00F756DA" w:rsidRDefault="00F756DA" w:rsidP="00210C75"/>
    <w:p w14:paraId="6DA740CE" w14:textId="77777777" w:rsidR="00F756DA" w:rsidRDefault="00F756DA" w:rsidP="00210C75"/>
    <w:p w14:paraId="446E191E" w14:textId="77777777" w:rsidR="00F756DA" w:rsidRDefault="00F756DA" w:rsidP="00210C75"/>
    <w:p w14:paraId="4EC67E85" w14:textId="77777777" w:rsidR="00F756DA" w:rsidRDefault="00F756DA" w:rsidP="00210C75"/>
    <w:p w14:paraId="2FF0A05D" w14:textId="77777777" w:rsidR="00F756DA" w:rsidRDefault="00F756DA" w:rsidP="00210C75"/>
    <w:p w14:paraId="3D44E6C7" w14:textId="77777777" w:rsidR="00F756DA" w:rsidRDefault="00F756DA" w:rsidP="00210C75"/>
    <w:p w14:paraId="175635B7" w14:textId="77777777" w:rsidR="00F756DA" w:rsidRDefault="00F756DA" w:rsidP="00210C75"/>
    <w:p w14:paraId="615763A7" w14:textId="77777777" w:rsidR="00F756DA" w:rsidRDefault="00F756DA" w:rsidP="00210C75"/>
    <w:p w14:paraId="7096E404" w14:textId="77777777" w:rsidR="00F756DA" w:rsidRDefault="00F756DA" w:rsidP="00210C75"/>
    <w:p w14:paraId="67B6724D" w14:textId="77777777" w:rsidR="00F756DA" w:rsidRDefault="00F756DA" w:rsidP="00210C75"/>
    <w:p w14:paraId="5D4BCFC2" w14:textId="77777777" w:rsidR="00F756DA" w:rsidRDefault="00F756DA" w:rsidP="00210C75"/>
    <w:p w14:paraId="406E32DF" w14:textId="77777777" w:rsidR="00F756DA" w:rsidRDefault="00F756DA" w:rsidP="00210C75"/>
    <w:p w14:paraId="5EA27658" w14:textId="77777777" w:rsidR="00F756DA" w:rsidRDefault="00F756DA" w:rsidP="00210C75"/>
    <w:p w14:paraId="19A2E5F0" w14:textId="77777777" w:rsidR="00F756DA" w:rsidRDefault="00F756DA" w:rsidP="00210C75"/>
    <w:p w14:paraId="195BE51B" w14:textId="77777777" w:rsidR="00F756DA" w:rsidRDefault="00F756DA" w:rsidP="00210C75"/>
    <w:p w14:paraId="75710A22" w14:textId="77777777" w:rsidR="00F756DA" w:rsidRDefault="00F756DA" w:rsidP="00210C75"/>
    <w:p w14:paraId="0C9EA594" w14:textId="77777777" w:rsidR="00F756DA" w:rsidRDefault="00F756DA" w:rsidP="00210C75"/>
    <w:p w14:paraId="3D42CF8B" w14:textId="77777777" w:rsidR="00F756DA" w:rsidRDefault="00F756DA" w:rsidP="00210C75"/>
    <w:p w14:paraId="4720EADA" w14:textId="77777777" w:rsidR="00F756DA" w:rsidRDefault="00F756DA" w:rsidP="00210C75"/>
    <w:p w14:paraId="54DE817D" w14:textId="77777777" w:rsidR="00F756DA" w:rsidRDefault="00F756DA" w:rsidP="00210C75">
      <w:pPr>
        <w:rPr>
          <w:del w:id="12" w:author="Erico de Souza Loewe" w:date="2020-11-08T21:40:00Z"/>
        </w:rPr>
      </w:pPr>
    </w:p>
    <w:p w14:paraId="771A7F82" w14:textId="77777777" w:rsidR="00F756DA" w:rsidRDefault="00F756DA" w:rsidP="00210C75">
      <w:pPr>
        <w:rPr>
          <w:del w:id="13" w:author="Erico de Souza Loewe" w:date="2020-11-08T21:40:00Z"/>
        </w:rPr>
      </w:pPr>
    </w:p>
    <w:p w14:paraId="4E9A9C08" w14:textId="77777777" w:rsidR="00F756DA" w:rsidRDefault="00F756DA" w:rsidP="00210C75">
      <w:pPr>
        <w:rPr>
          <w:del w:id="14" w:author="Erico de Souza Loewe" w:date="2020-11-08T21:40:00Z"/>
        </w:rPr>
      </w:pPr>
    </w:p>
    <w:p w14:paraId="1C60B7D9" w14:textId="77777777" w:rsidR="00F756DA" w:rsidRDefault="00F756DA" w:rsidP="00210C75">
      <w:pPr>
        <w:rPr>
          <w:del w:id="15" w:author="Erico de Souza Loewe" w:date="2020-11-08T21:40:00Z"/>
        </w:rPr>
      </w:pPr>
    </w:p>
    <w:p w14:paraId="4579CA9C" w14:textId="77777777" w:rsidR="00F756DA" w:rsidRDefault="00F756DA" w:rsidP="00210C75"/>
  </w:endnote>
  <w:endnote w:type="continuationNotice" w:id="1">
    <w:p w14:paraId="063F4CE7" w14:textId="77777777" w:rsidR="00F756DA" w:rsidRDefault="00F756DA" w:rsidP="00210C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B51EC" w14:textId="77777777" w:rsidR="00F22A20" w:rsidRDefault="00F22A20" w:rsidP="00210C7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AC12AF" w14:textId="77777777" w:rsidR="00F756DA" w:rsidRDefault="00F756DA" w:rsidP="00210C75">
      <w:r>
        <w:separator/>
      </w:r>
    </w:p>
    <w:p w14:paraId="1A5593AD" w14:textId="77777777" w:rsidR="00F756DA" w:rsidRDefault="00F756DA" w:rsidP="00210C75"/>
    <w:p w14:paraId="600F0DFE" w14:textId="77777777" w:rsidR="00F756DA" w:rsidRDefault="00F756DA" w:rsidP="00210C75"/>
    <w:p w14:paraId="3C98A151" w14:textId="77777777" w:rsidR="00F756DA" w:rsidRDefault="00F756DA" w:rsidP="00210C75"/>
    <w:p w14:paraId="46716450" w14:textId="77777777" w:rsidR="00F756DA" w:rsidRDefault="00F756DA" w:rsidP="00210C75"/>
    <w:p w14:paraId="07221A45" w14:textId="77777777" w:rsidR="00F756DA" w:rsidRDefault="00F756DA" w:rsidP="00210C75"/>
    <w:p w14:paraId="42568E4D" w14:textId="77777777" w:rsidR="00F756DA" w:rsidRDefault="00F756DA" w:rsidP="00210C75"/>
    <w:p w14:paraId="0D9DF385" w14:textId="77777777" w:rsidR="00F756DA" w:rsidRDefault="00F756DA" w:rsidP="00210C75"/>
    <w:p w14:paraId="7F93FD18" w14:textId="77777777" w:rsidR="00F756DA" w:rsidRDefault="00F756DA" w:rsidP="00210C75"/>
    <w:p w14:paraId="6B61825E" w14:textId="77777777" w:rsidR="00F756DA" w:rsidRDefault="00F756DA" w:rsidP="00210C75"/>
    <w:p w14:paraId="16D34BB5" w14:textId="77777777" w:rsidR="00F756DA" w:rsidRDefault="00F756DA" w:rsidP="00210C75"/>
    <w:p w14:paraId="430C2676" w14:textId="77777777" w:rsidR="00F756DA" w:rsidRDefault="00F756DA" w:rsidP="00210C75"/>
    <w:p w14:paraId="442C5030" w14:textId="77777777" w:rsidR="00F756DA" w:rsidRDefault="00F756DA" w:rsidP="00210C75"/>
    <w:p w14:paraId="730D1AAD" w14:textId="77777777" w:rsidR="00F756DA" w:rsidRDefault="00F756DA" w:rsidP="00210C75"/>
    <w:p w14:paraId="58C54580" w14:textId="77777777" w:rsidR="00F756DA" w:rsidRDefault="00F756DA" w:rsidP="00210C75"/>
    <w:p w14:paraId="230813A6" w14:textId="77777777" w:rsidR="00F756DA" w:rsidRDefault="00F756DA" w:rsidP="00210C75"/>
    <w:p w14:paraId="07E67A1C" w14:textId="77777777" w:rsidR="00F756DA" w:rsidRDefault="00F756DA" w:rsidP="00210C75"/>
    <w:p w14:paraId="2FE73D7E" w14:textId="77777777" w:rsidR="00F756DA" w:rsidRDefault="00F756DA" w:rsidP="00210C75"/>
    <w:p w14:paraId="552EE2E3" w14:textId="77777777" w:rsidR="00F756DA" w:rsidRDefault="00F756DA" w:rsidP="00210C75"/>
    <w:p w14:paraId="02C30FB0" w14:textId="77777777" w:rsidR="00F756DA" w:rsidRDefault="00F756DA" w:rsidP="00210C75"/>
    <w:p w14:paraId="103D71A9" w14:textId="77777777" w:rsidR="00F756DA" w:rsidRDefault="00F756DA" w:rsidP="00210C75"/>
    <w:p w14:paraId="203E2602" w14:textId="77777777" w:rsidR="00F756DA" w:rsidRDefault="00F756DA" w:rsidP="00210C75"/>
    <w:p w14:paraId="0B44DB65" w14:textId="77777777" w:rsidR="00F756DA" w:rsidRDefault="00F756DA" w:rsidP="00210C75"/>
    <w:p w14:paraId="6BA15BCC" w14:textId="77777777" w:rsidR="00F756DA" w:rsidRDefault="00F756DA" w:rsidP="00210C75"/>
    <w:p w14:paraId="284BA476" w14:textId="77777777" w:rsidR="00F756DA" w:rsidRDefault="00F756DA" w:rsidP="00210C75"/>
    <w:p w14:paraId="78F10660" w14:textId="77777777" w:rsidR="00F756DA" w:rsidRDefault="00F756DA" w:rsidP="00210C75"/>
    <w:p w14:paraId="518E83F7" w14:textId="77777777" w:rsidR="00F756DA" w:rsidRDefault="00F756DA" w:rsidP="00210C75"/>
    <w:p w14:paraId="63697491" w14:textId="77777777" w:rsidR="00F756DA" w:rsidRDefault="00F756DA" w:rsidP="00210C75"/>
    <w:p w14:paraId="5FA9D6B6" w14:textId="77777777" w:rsidR="00F756DA" w:rsidRDefault="00F756DA" w:rsidP="00210C75"/>
    <w:p w14:paraId="119EDD83" w14:textId="77777777" w:rsidR="00F756DA" w:rsidRDefault="00F756DA" w:rsidP="00210C75"/>
    <w:p w14:paraId="16A49274" w14:textId="77777777" w:rsidR="00F756DA" w:rsidRDefault="00F756DA" w:rsidP="00210C75"/>
    <w:p w14:paraId="429337E5" w14:textId="77777777" w:rsidR="00F756DA" w:rsidRDefault="00F756DA" w:rsidP="00210C75"/>
    <w:p w14:paraId="24D4182C" w14:textId="77777777" w:rsidR="00F756DA" w:rsidRDefault="00F756DA" w:rsidP="00210C75">
      <w:pPr>
        <w:rPr>
          <w:del w:id="0" w:author="Erico de Souza Loewe" w:date="2020-11-08T21:40:00Z"/>
        </w:rPr>
      </w:pPr>
    </w:p>
    <w:p w14:paraId="77B00A80" w14:textId="77777777" w:rsidR="00F756DA" w:rsidRDefault="00F756DA" w:rsidP="00210C75">
      <w:pPr>
        <w:rPr>
          <w:del w:id="1" w:author="Erico de Souza Loewe" w:date="2020-11-08T21:40:00Z"/>
        </w:rPr>
      </w:pPr>
    </w:p>
    <w:p w14:paraId="378FCB62" w14:textId="77777777" w:rsidR="00F756DA" w:rsidRDefault="00F756DA" w:rsidP="00210C75">
      <w:pPr>
        <w:rPr>
          <w:del w:id="2" w:author="Erico de Souza Loewe" w:date="2020-11-08T21:40:00Z"/>
        </w:rPr>
      </w:pPr>
    </w:p>
    <w:p w14:paraId="227A443F" w14:textId="77777777" w:rsidR="00F756DA" w:rsidRDefault="00F756DA" w:rsidP="00210C75">
      <w:pPr>
        <w:rPr>
          <w:del w:id="3" w:author="Erico de Souza Loewe" w:date="2020-11-08T21:40:00Z"/>
        </w:rPr>
      </w:pPr>
    </w:p>
    <w:p w14:paraId="4798EFF7" w14:textId="77777777" w:rsidR="00F756DA" w:rsidRDefault="00F756DA" w:rsidP="00210C75"/>
  </w:footnote>
  <w:footnote w:type="continuationSeparator" w:id="0">
    <w:p w14:paraId="539A6274" w14:textId="77777777" w:rsidR="00F756DA" w:rsidRDefault="00F756DA" w:rsidP="00210C75">
      <w:r>
        <w:continuationSeparator/>
      </w:r>
    </w:p>
    <w:p w14:paraId="64BFCD49" w14:textId="77777777" w:rsidR="00F756DA" w:rsidRDefault="00F756DA" w:rsidP="00210C75"/>
    <w:p w14:paraId="2D335EDC" w14:textId="77777777" w:rsidR="00F756DA" w:rsidRDefault="00F756DA" w:rsidP="00210C75"/>
    <w:p w14:paraId="26CAE2A2" w14:textId="77777777" w:rsidR="00F756DA" w:rsidRDefault="00F756DA" w:rsidP="00210C75"/>
    <w:p w14:paraId="506529FB" w14:textId="77777777" w:rsidR="00F756DA" w:rsidRDefault="00F756DA" w:rsidP="00210C75"/>
    <w:p w14:paraId="540866D0" w14:textId="77777777" w:rsidR="00F756DA" w:rsidRDefault="00F756DA" w:rsidP="00210C75"/>
    <w:p w14:paraId="615D113A" w14:textId="77777777" w:rsidR="00F756DA" w:rsidRDefault="00F756DA" w:rsidP="00210C75"/>
    <w:p w14:paraId="4A6ACBD7" w14:textId="77777777" w:rsidR="00F756DA" w:rsidRDefault="00F756DA" w:rsidP="00210C75"/>
    <w:p w14:paraId="7E1AD4EA" w14:textId="77777777" w:rsidR="00F756DA" w:rsidRDefault="00F756DA" w:rsidP="00210C75"/>
    <w:p w14:paraId="6666FEBB" w14:textId="77777777" w:rsidR="00F756DA" w:rsidRDefault="00F756DA" w:rsidP="00210C75"/>
    <w:p w14:paraId="1847312A" w14:textId="77777777" w:rsidR="00F756DA" w:rsidRDefault="00F756DA" w:rsidP="00210C75"/>
    <w:p w14:paraId="7E35DAF1" w14:textId="77777777" w:rsidR="00F756DA" w:rsidRDefault="00F756DA" w:rsidP="00210C75"/>
    <w:p w14:paraId="731D42B6" w14:textId="77777777" w:rsidR="00F756DA" w:rsidRDefault="00F756DA" w:rsidP="00210C75"/>
    <w:p w14:paraId="4495475D" w14:textId="77777777" w:rsidR="00F756DA" w:rsidRDefault="00F756DA" w:rsidP="00210C75"/>
    <w:p w14:paraId="2DDF8F61" w14:textId="77777777" w:rsidR="00F756DA" w:rsidRDefault="00F756DA" w:rsidP="00210C75"/>
    <w:p w14:paraId="748C58D9" w14:textId="77777777" w:rsidR="00F756DA" w:rsidRDefault="00F756DA" w:rsidP="00210C75"/>
    <w:p w14:paraId="47396A27" w14:textId="77777777" w:rsidR="00F756DA" w:rsidRDefault="00F756DA" w:rsidP="00210C75"/>
    <w:p w14:paraId="00AA349C" w14:textId="77777777" w:rsidR="00F756DA" w:rsidRDefault="00F756DA" w:rsidP="00210C75"/>
    <w:p w14:paraId="1CB1015E" w14:textId="77777777" w:rsidR="00F756DA" w:rsidRDefault="00F756DA" w:rsidP="00210C75"/>
    <w:p w14:paraId="4D8E2B92" w14:textId="77777777" w:rsidR="00F756DA" w:rsidRDefault="00F756DA" w:rsidP="00210C75"/>
    <w:p w14:paraId="622A5CC3" w14:textId="77777777" w:rsidR="00F756DA" w:rsidRDefault="00F756DA" w:rsidP="00210C75"/>
    <w:p w14:paraId="0E358966" w14:textId="77777777" w:rsidR="00F756DA" w:rsidRDefault="00F756DA" w:rsidP="00210C75"/>
    <w:p w14:paraId="36E4B864" w14:textId="77777777" w:rsidR="00F756DA" w:rsidRDefault="00F756DA" w:rsidP="00210C75"/>
    <w:p w14:paraId="7F829FDA" w14:textId="77777777" w:rsidR="00F756DA" w:rsidRDefault="00F756DA" w:rsidP="00210C75"/>
    <w:p w14:paraId="513B71FE" w14:textId="77777777" w:rsidR="00F756DA" w:rsidRDefault="00F756DA" w:rsidP="00210C75"/>
    <w:p w14:paraId="70910A97" w14:textId="77777777" w:rsidR="00F756DA" w:rsidRDefault="00F756DA" w:rsidP="00210C75"/>
    <w:p w14:paraId="07504396" w14:textId="77777777" w:rsidR="00F756DA" w:rsidRDefault="00F756DA" w:rsidP="00210C75"/>
    <w:p w14:paraId="2D3D875E" w14:textId="77777777" w:rsidR="00F756DA" w:rsidRDefault="00F756DA" w:rsidP="00210C75"/>
    <w:p w14:paraId="2C7EEBA1" w14:textId="77777777" w:rsidR="00F756DA" w:rsidRDefault="00F756DA" w:rsidP="00210C75"/>
    <w:p w14:paraId="1C224819" w14:textId="77777777" w:rsidR="00F756DA" w:rsidRDefault="00F756DA" w:rsidP="00210C75"/>
    <w:p w14:paraId="6A349AEE" w14:textId="77777777" w:rsidR="00F756DA" w:rsidRDefault="00F756DA" w:rsidP="00210C75"/>
    <w:p w14:paraId="7F2890F9" w14:textId="77777777" w:rsidR="00F756DA" w:rsidRDefault="00F756DA" w:rsidP="00210C75"/>
    <w:p w14:paraId="524E8B9B" w14:textId="77777777" w:rsidR="00F756DA" w:rsidRDefault="00F756DA" w:rsidP="00210C75"/>
    <w:p w14:paraId="2A4E898F" w14:textId="77777777" w:rsidR="00F756DA" w:rsidRDefault="00F756DA" w:rsidP="00210C75"/>
    <w:p w14:paraId="21FFFB08" w14:textId="77777777" w:rsidR="00F756DA" w:rsidRDefault="00F756DA" w:rsidP="00210C75"/>
    <w:p w14:paraId="744E31B4" w14:textId="77777777" w:rsidR="00F756DA" w:rsidRDefault="00F756DA" w:rsidP="00210C75"/>
    <w:p w14:paraId="76D5B163" w14:textId="77777777" w:rsidR="00F756DA" w:rsidRDefault="00F756DA" w:rsidP="00210C75"/>
    <w:p w14:paraId="7F030B7C" w14:textId="77777777" w:rsidR="00F756DA" w:rsidRDefault="00F756DA" w:rsidP="00210C75"/>
    <w:p w14:paraId="32DCA33C" w14:textId="77777777" w:rsidR="00F756DA" w:rsidRDefault="00F756DA" w:rsidP="00210C75"/>
    <w:p w14:paraId="556F1321" w14:textId="77777777" w:rsidR="00F756DA" w:rsidRDefault="00F756DA" w:rsidP="00210C75"/>
    <w:p w14:paraId="213DCD21" w14:textId="77777777" w:rsidR="00F756DA" w:rsidRDefault="00F756DA" w:rsidP="00210C75"/>
    <w:p w14:paraId="5AF3334B" w14:textId="77777777" w:rsidR="00F756DA" w:rsidRDefault="00F756DA" w:rsidP="00210C75">
      <w:pPr>
        <w:rPr>
          <w:del w:id="4" w:author="Erico de Souza Loewe" w:date="2020-11-08T21:40:00Z"/>
        </w:rPr>
      </w:pPr>
    </w:p>
    <w:p w14:paraId="3F03A8F3" w14:textId="77777777" w:rsidR="00F756DA" w:rsidRDefault="00F756DA" w:rsidP="00210C75">
      <w:pPr>
        <w:rPr>
          <w:del w:id="5" w:author="Erico de Souza Loewe" w:date="2020-11-08T21:40:00Z"/>
        </w:rPr>
      </w:pPr>
    </w:p>
    <w:p w14:paraId="0A7550EA" w14:textId="77777777" w:rsidR="00F756DA" w:rsidRDefault="00F756DA" w:rsidP="00210C75">
      <w:pPr>
        <w:rPr>
          <w:del w:id="6" w:author="Erico de Souza Loewe" w:date="2020-11-08T21:40:00Z"/>
        </w:rPr>
      </w:pPr>
    </w:p>
    <w:p w14:paraId="51ADE44B" w14:textId="77777777" w:rsidR="00F756DA" w:rsidRDefault="00F756DA" w:rsidP="00210C75">
      <w:pPr>
        <w:rPr>
          <w:del w:id="7" w:author="Erico de Souza Loewe" w:date="2020-11-08T21:40:00Z"/>
        </w:rPr>
      </w:pPr>
    </w:p>
    <w:p w14:paraId="171BEF6F" w14:textId="77777777" w:rsidR="00F756DA" w:rsidRDefault="00F756DA" w:rsidP="00210C75"/>
  </w:footnote>
  <w:footnote w:type="continuationNotice" w:id="1">
    <w:p w14:paraId="66AD5CCE" w14:textId="77777777" w:rsidR="00F756DA" w:rsidRDefault="00F756DA" w:rsidP="00210C75"/>
  </w:footnote>
  <w:footnote w:id="2">
    <w:p w14:paraId="7BFC8581" w14:textId="43C24F19" w:rsidR="009107AE" w:rsidRPr="009107AE" w:rsidRDefault="009107AE" w:rsidP="00210C75">
      <w:pPr>
        <w:pStyle w:val="Textodenotaderodap"/>
      </w:pPr>
      <w:ins w:id="436" w:author="Erico de Souza Loewe" w:date="2020-11-08T21:40:00Z">
        <w:r>
          <w:rPr>
            <w:rStyle w:val="Refdenotaderodap"/>
          </w:rPr>
          <w:footnoteRef/>
        </w:r>
        <w:r>
          <w:t xml:space="preserve"> Link para as respostas do questionário: </w:t>
        </w:r>
        <w:r w:rsidR="00F756DA">
          <w:fldChar w:fldCharType="begin"/>
        </w:r>
        <w:r w:rsidR="00F756DA">
          <w:instrText xml:space="preserve"> HYPERLINK "https://forms.gle/FKW5iJBhT7oEa18eA" </w:instrText>
        </w:r>
        <w:r w:rsidR="00F756DA">
          <w:fldChar w:fldCharType="separate"/>
        </w:r>
        <w:r w:rsidRPr="00275A69">
          <w:rPr>
            <w:rStyle w:val="Hyperlink"/>
          </w:rPr>
          <w:t>https://forms.gle/FKW5iJBhT7oEa18eA</w:t>
        </w:r>
        <w:r w:rsidR="00F756DA">
          <w:rPr>
            <w:rStyle w:val="Hyperlink"/>
          </w:rPr>
          <w:fldChar w:fldCharType="end"/>
        </w:r>
      </w:ins>
    </w:p>
  </w:footnote>
  <w:footnote w:id="3">
    <w:p w14:paraId="60B6B268" w14:textId="2AFC8843" w:rsidR="001A52FC" w:rsidRPr="001A52FC" w:rsidRDefault="001A52FC" w:rsidP="00210C75">
      <w:pPr>
        <w:pStyle w:val="Textodenotaderodap"/>
      </w:pPr>
      <w:ins w:id="496" w:author="Erico de Souza Loewe" w:date="2020-11-08T21:40:00Z">
        <w:r>
          <w:rPr>
            <w:rStyle w:val="Refdenotaderodap"/>
          </w:rPr>
          <w:footnoteRef/>
        </w:r>
        <w:r>
          <w:t xml:space="preserve"> </w:t>
        </w:r>
        <w:r w:rsidRPr="001A52FC">
          <w:t>Problema relacionado a falta de d</w:t>
        </w:r>
        <w:r>
          <w:t>ados em um RecSys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90E18" w:rsidRDefault="00390E18" w:rsidP="00210C75">
    <w:r>
      <w:fldChar w:fldCharType="begin"/>
    </w:r>
    <w:r>
      <w:instrText xml:space="preserve">PAGE  </w:instrText>
    </w:r>
    <w:r>
      <w:fldChar w:fldCharType="separate"/>
    </w:r>
    <w:r>
      <w:rPr>
        <w:noProof/>
      </w:rPr>
      <w:t>24</w:t>
    </w:r>
    <w:r>
      <w:fldChar w:fldCharType="end"/>
    </w:r>
  </w:p>
  <w:p w14:paraId="3D42A6EB" w14:textId="77777777" w:rsidR="00390E18" w:rsidRDefault="00390E18" w:rsidP="00210C7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90E18" w:rsidRDefault="00390E18" w:rsidP="00210C75">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90E18" w:rsidRDefault="00390E18" w:rsidP="00210C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1BD65370"/>
    <w:lvl w:ilvl="0" w:tplc="52B448B8">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93B053E0"/>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2C1E"/>
    <w:rsid w:val="00013D43"/>
    <w:rsid w:val="00013EA8"/>
    <w:rsid w:val="00014514"/>
    <w:rsid w:val="000158A7"/>
    <w:rsid w:val="00015948"/>
    <w:rsid w:val="00016710"/>
    <w:rsid w:val="000178CC"/>
    <w:rsid w:val="00017BB4"/>
    <w:rsid w:val="00017ED1"/>
    <w:rsid w:val="000200DD"/>
    <w:rsid w:val="00020B9D"/>
    <w:rsid w:val="00020FB0"/>
    <w:rsid w:val="000210A2"/>
    <w:rsid w:val="000218AB"/>
    <w:rsid w:val="00022569"/>
    <w:rsid w:val="00022C14"/>
    <w:rsid w:val="00022CCA"/>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99D"/>
    <w:rsid w:val="00032CBA"/>
    <w:rsid w:val="00033685"/>
    <w:rsid w:val="00033EB9"/>
    <w:rsid w:val="000343BB"/>
    <w:rsid w:val="00034EF4"/>
    <w:rsid w:val="000355CB"/>
    <w:rsid w:val="00035600"/>
    <w:rsid w:val="000361E0"/>
    <w:rsid w:val="000365FD"/>
    <w:rsid w:val="00036CF5"/>
    <w:rsid w:val="00037480"/>
    <w:rsid w:val="00037B4D"/>
    <w:rsid w:val="0004090E"/>
    <w:rsid w:val="00040FAF"/>
    <w:rsid w:val="0004177C"/>
    <w:rsid w:val="00041B0E"/>
    <w:rsid w:val="00042ABD"/>
    <w:rsid w:val="00042AD8"/>
    <w:rsid w:val="000438D5"/>
    <w:rsid w:val="00044B7D"/>
    <w:rsid w:val="00044B9F"/>
    <w:rsid w:val="00044C36"/>
    <w:rsid w:val="00046157"/>
    <w:rsid w:val="00046822"/>
    <w:rsid w:val="00047328"/>
    <w:rsid w:val="000500A2"/>
    <w:rsid w:val="0005036F"/>
    <w:rsid w:val="000511B3"/>
    <w:rsid w:val="00051A31"/>
    <w:rsid w:val="00051A51"/>
    <w:rsid w:val="00052630"/>
    <w:rsid w:val="00052712"/>
    <w:rsid w:val="00052B47"/>
    <w:rsid w:val="00053BA2"/>
    <w:rsid w:val="00054150"/>
    <w:rsid w:val="00054F5A"/>
    <w:rsid w:val="000558AF"/>
    <w:rsid w:val="0005610C"/>
    <w:rsid w:val="00056B33"/>
    <w:rsid w:val="00057334"/>
    <w:rsid w:val="000605BC"/>
    <w:rsid w:val="00061454"/>
    <w:rsid w:val="000617F5"/>
    <w:rsid w:val="000624EF"/>
    <w:rsid w:val="00062B77"/>
    <w:rsid w:val="0006464B"/>
    <w:rsid w:val="00064C0B"/>
    <w:rsid w:val="00064C59"/>
    <w:rsid w:val="0006553D"/>
    <w:rsid w:val="000658F9"/>
    <w:rsid w:val="00065B2B"/>
    <w:rsid w:val="000662E4"/>
    <w:rsid w:val="00066BD4"/>
    <w:rsid w:val="00066D7E"/>
    <w:rsid w:val="00067DFC"/>
    <w:rsid w:val="00067F07"/>
    <w:rsid w:val="000700DE"/>
    <w:rsid w:val="00070C47"/>
    <w:rsid w:val="000725C4"/>
    <w:rsid w:val="00072811"/>
    <w:rsid w:val="00073922"/>
    <w:rsid w:val="00074D32"/>
    <w:rsid w:val="000750EB"/>
    <w:rsid w:val="00075EF6"/>
    <w:rsid w:val="00076C7E"/>
    <w:rsid w:val="00077026"/>
    <w:rsid w:val="000771B1"/>
    <w:rsid w:val="0008033C"/>
    <w:rsid w:val="00080343"/>
    <w:rsid w:val="00080E90"/>
    <w:rsid w:val="00081CD1"/>
    <w:rsid w:val="000823A9"/>
    <w:rsid w:val="000831CB"/>
    <w:rsid w:val="00084201"/>
    <w:rsid w:val="00084447"/>
    <w:rsid w:val="00086218"/>
    <w:rsid w:val="0008752E"/>
    <w:rsid w:val="00090528"/>
    <w:rsid w:val="0009114B"/>
    <w:rsid w:val="00091371"/>
    <w:rsid w:val="000913FE"/>
    <w:rsid w:val="000916FC"/>
    <w:rsid w:val="00091F94"/>
    <w:rsid w:val="00092AC7"/>
    <w:rsid w:val="00093383"/>
    <w:rsid w:val="00093E58"/>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E52"/>
    <w:rsid w:val="000B0FEF"/>
    <w:rsid w:val="000B1589"/>
    <w:rsid w:val="000B2725"/>
    <w:rsid w:val="000B2D0D"/>
    <w:rsid w:val="000B36AC"/>
    <w:rsid w:val="000B3ABD"/>
    <w:rsid w:val="000B43F3"/>
    <w:rsid w:val="000B4619"/>
    <w:rsid w:val="000B4A17"/>
    <w:rsid w:val="000B5A54"/>
    <w:rsid w:val="000B6FB9"/>
    <w:rsid w:val="000B7680"/>
    <w:rsid w:val="000B7BD9"/>
    <w:rsid w:val="000B7E73"/>
    <w:rsid w:val="000B7EF7"/>
    <w:rsid w:val="000C049F"/>
    <w:rsid w:val="000C0886"/>
    <w:rsid w:val="000C17E6"/>
    <w:rsid w:val="000C1A86"/>
    <w:rsid w:val="000C2162"/>
    <w:rsid w:val="000C2C66"/>
    <w:rsid w:val="000C396C"/>
    <w:rsid w:val="000C3B63"/>
    <w:rsid w:val="000C4BF5"/>
    <w:rsid w:val="000C4C09"/>
    <w:rsid w:val="000C5F3F"/>
    <w:rsid w:val="000C619D"/>
    <w:rsid w:val="000C68D7"/>
    <w:rsid w:val="000C727B"/>
    <w:rsid w:val="000C7C6D"/>
    <w:rsid w:val="000D03DD"/>
    <w:rsid w:val="000D059E"/>
    <w:rsid w:val="000D1CE9"/>
    <w:rsid w:val="000D1F97"/>
    <w:rsid w:val="000D2456"/>
    <w:rsid w:val="000D287B"/>
    <w:rsid w:val="000D29A5"/>
    <w:rsid w:val="000D33E5"/>
    <w:rsid w:val="000D3738"/>
    <w:rsid w:val="000D48E6"/>
    <w:rsid w:val="000D4B14"/>
    <w:rsid w:val="000D522E"/>
    <w:rsid w:val="000D5324"/>
    <w:rsid w:val="000D6028"/>
    <w:rsid w:val="000D75A6"/>
    <w:rsid w:val="000E08FD"/>
    <w:rsid w:val="000E0E6F"/>
    <w:rsid w:val="000E0EFF"/>
    <w:rsid w:val="000E1436"/>
    <w:rsid w:val="000E1656"/>
    <w:rsid w:val="000E1AFB"/>
    <w:rsid w:val="000E1D95"/>
    <w:rsid w:val="000E1F23"/>
    <w:rsid w:val="000E20F6"/>
    <w:rsid w:val="000E38E4"/>
    <w:rsid w:val="000E3A5F"/>
    <w:rsid w:val="000E3BBD"/>
    <w:rsid w:val="000E3DC8"/>
    <w:rsid w:val="000E3E85"/>
    <w:rsid w:val="000E3F59"/>
    <w:rsid w:val="000E6B26"/>
    <w:rsid w:val="000E785A"/>
    <w:rsid w:val="000E7B55"/>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593A"/>
    <w:rsid w:val="000F64C8"/>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1F0"/>
    <w:rsid w:val="001114F6"/>
    <w:rsid w:val="00111BB6"/>
    <w:rsid w:val="0011263A"/>
    <w:rsid w:val="00113102"/>
    <w:rsid w:val="00113235"/>
    <w:rsid w:val="00113272"/>
    <w:rsid w:val="00113ED4"/>
    <w:rsid w:val="00113F09"/>
    <w:rsid w:val="001142B7"/>
    <w:rsid w:val="0011437A"/>
    <w:rsid w:val="001144BC"/>
    <w:rsid w:val="0011471A"/>
    <w:rsid w:val="001152DA"/>
    <w:rsid w:val="001153A0"/>
    <w:rsid w:val="00116BE4"/>
    <w:rsid w:val="00116CCF"/>
    <w:rsid w:val="001173DF"/>
    <w:rsid w:val="00117E6F"/>
    <w:rsid w:val="00120020"/>
    <w:rsid w:val="001202B3"/>
    <w:rsid w:val="001210D7"/>
    <w:rsid w:val="001220CC"/>
    <w:rsid w:val="00122BC0"/>
    <w:rsid w:val="00123767"/>
    <w:rsid w:val="001238DD"/>
    <w:rsid w:val="00123D2C"/>
    <w:rsid w:val="00123FAD"/>
    <w:rsid w:val="0012444C"/>
    <w:rsid w:val="00124870"/>
    <w:rsid w:val="00125F06"/>
    <w:rsid w:val="001262BA"/>
    <w:rsid w:val="00126765"/>
    <w:rsid w:val="00127D14"/>
    <w:rsid w:val="00127E72"/>
    <w:rsid w:val="00130BE8"/>
    <w:rsid w:val="00130EA5"/>
    <w:rsid w:val="0013166A"/>
    <w:rsid w:val="00131701"/>
    <w:rsid w:val="001318D2"/>
    <w:rsid w:val="00131A07"/>
    <w:rsid w:val="00132291"/>
    <w:rsid w:val="00132FA2"/>
    <w:rsid w:val="00133319"/>
    <w:rsid w:val="001338A9"/>
    <w:rsid w:val="00133BC3"/>
    <w:rsid w:val="00135462"/>
    <w:rsid w:val="001354CB"/>
    <w:rsid w:val="00135ED6"/>
    <w:rsid w:val="00136476"/>
    <w:rsid w:val="001364C4"/>
    <w:rsid w:val="00137168"/>
    <w:rsid w:val="0013729B"/>
    <w:rsid w:val="00137DD3"/>
    <w:rsid w:val="001405F7"/>
    <w:rsid w:val="00140BA4"/>
    <w:rsid w:val="00142DB2"/>
    <w:rsid w:val="00143551"/>
    <w:rsid w:val="00143D40"/>
    <w:rsid w:val="00144E32"/>
    <w:rsid w:val="00144E83"/>
    <w:rsid w:val="001459F2"/>
    <w:rsid w:val="00145F69"/>
    <w:rsid w:val="00145F98"/>
    <w:rsid w:val="00146308"/>
    <w:rsid w:val="00146EE1"/>
    <w:rsid w:val="0014785F"/>
    <w:rsid w:val="00147B63"/>
    <w:rsid w:val="00151EF5"/>
    <w:rsid w:val="001520D5"/>
    <w:rsid w:val="00152445"/>
    <w:rsid w:val="00152AD4"/>
    <w:rsid w:val="00152CB9"/>
    <w:rsid w:val="001531B8"/>
    <w:rsid w:val="00153B58"/>
    <w:rsid w:val="001542D6"/>
    <w:rsid w:val="001548B1"/>
    <w:rsid w:val="001550B2"/>
    <w:rsid w:val="00155708"/>
    <w:rsid w:val="00156029"/>
    <w:rsid w:val="00156C1F"/>
    <w:rsid w:val="00156CBC"/>
    <w:rsid w:val="00157001"/>
    <w:rsid w:val="0016081C"/>
    <w:rsid w:val="0016101C"/>
    <w:rsid w:val="00161244"/>
    <w:rsid w:val="00161AD6"/>
    <w:rsid w:val="001624CD"/>
    <w:rsid w:val="00162619"/>
    <w:rsid w:val="0016283E"/>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5FF3"/>
    <w:rsid w:val="00176C47"/>
    <w:rsid w:val="00176F31"/>
    <w:rsid w:val="0017712E"/>
    <w:rsid w:val="0017724A"/>
    <w:rsid w:val="00177837"/>
    <w:rsid w:val="001805CA"/>
    <w:rsid w:val="0018064D"/>
    <w:rsid w:val="00180781"/>
    <w:rsid w:val="00180C6A"/>
    <w:rsid w:val="00180E28"/>
    <w:rsid w:val="00181CBF"/>
    <w:rsid w:val="001837E5"/>
    <w:rsid w:val="00183FE1"/>
    <w:rsid w:val="00184CE5"/>
    <w:rsid w:val="00184F7C"/>
    <w:rsid w:val="001850B4"/>
    <w:rsid w:val="00185740"/>
    <w:rsid w:val="001862B8"/>
    <w:rsid w:val="00186AB8"/>
    <w:rsid w:val="00186FE2"/>
    <w:rsid w:val="00187032"/>
    <w:rsid w:val="00187174"/>
    <w:rsid w:val="00187CA5"/>
    <w:rsid w:val="0019064E"/>
    <w:rsid w:val="00191035"/>
    <w:rsid w:val="00192084"/>
    <w:rsid w:val="00192101"/>
    <w:rsid w:val="00192BD0"/>
    <w:rsid w:val="00192BDA"/>
    <w:rsid w:val="00193DAA"/>
    <w:rsid w:val="00194AA6"/>
    <w:rsid w:val="00194BAB"/>
    <w:rsid w:val="00194C66"/>
    <w:rsid w:val="001956E6"/>
    <w:rsid w:val="00196CC2"/>
    <w:rsid w:val="00197040"/>
    <w:rsid w:val="0019741D"/>
    <w:rsid w:val="00197B73"/>
    <w:rsid w:val="001A0156"/>
    <w:rsid w:val="001A128B"/>
    <w:rsid w:val="001A18FD"/>
    <w:rsid w:val="001A22D3"/>
    <w:rsid w:val="001A2690"/>
    <w:rsid w:val="001A52FC"/>
    <w:rsid w:val="001A536D"/>
    <w:rsid w:val="001A572F"/>
    <w:rsid w:val="001A6046"/>
    <w:rsid w:val="001A60F6"/>
    <w:rsid w:val="001A64CA"/>
    <w:rsid w:val="001A6A2E"/>
    <w:rsid w:val="001A729E"/>
    <w:rsid w:val="001A7A73"/>
    <w:rsid w:val="001A7AF7"/>
    <w:rsid w:val="001B0E50"/>
    <w:rsid w:val="001B1CDA"/>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524D"/>
    <w:rsid w:val="001C6C85"/>
    <w:rsid w:val="001C6C9A"/>
    <w:rsid w:val="001C7714"/>
    <w:rsid w:val="001D05A1"/>
    <w:rsid w:val="001D1B89"/>
    <w:rsid w:val="001D2070"/>
    <w:rsid w:val="001D208F"/>
    <w:rsid w:val="001D264D"/>
    <w:rsid w:val="001D2E17"/>
    <w:rsid w:val="001D3C78"/>
    <w:rsid w:val="001D3D9F"/>
    <w:rsid w:val="001D3E95"/>
    <w:rsid w:val="001D3FAF"/>
    <w:rsid w:val="001D4368"/>
    <w:rsid w:val="001D46F4"/>
    <w:rsid w:val="001D53C0"/>
    <w:rsid w:val="001D5A80"/>
    <w:rsid w:val="001D5E63"/>
    <w:rsid w:val="001D6C1B"/>
    <w:rsid w:val="001E07DF"/>
    <w:rsid w:val="001E0A1A"/>
    <w:rsid w:val="001E0CB9"/>
    <w:rsid w:val="001E10C6"/>
    <w:rsid w:val="001E1112"/>
    <w:rsid w:val="001E15BC"/>
    <w:rsid w:val="001E1B30"/>
    <w:rsid w:val="001E1F73"/>
    <w:rsid w:val="001E35E9"/>
    <w:rsid w:val="001E3EBF"/>
    <w:rsid w:val="001E44D4"/>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1F7C27"/>
    <w:rsid w:val="0020033C"/>
    <w:rsid w:val="00200B8F"/>
    <w:rsid w:val="00201E61"/>
    <w:rsid w:val="00202002"/>
    <w:rsid w:val="00203F1E"/>
    <w:rsid w:val="00205C38"/>
    <w:rsid w:val="0020708D"/>
    <w:rsid w:val="002074FA"/>
    <w:rsid w:val="00207BD0"/>
    <w:rsid w:val="00210407"/>
    <w:rsid w:val="00210A77"/>
    <w:rsid w:val="00210C75"/>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107A"/>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2DB6"/>
    <w:rsid w:val="00233140"/>
    <w:rsid w:val="002337EE"/>
    <w:rsid w:val="00233953"/>
    <w:rsid w:val="0023412E"/>
    <w:rsid w:val="00234242"/>
    <w:rsid w:val="00235253"/>
    <w:rsid w:val="002364DA"/>
    <w:rsid w:val="002367B6"/>
    <w:rsid w:val="002367C8"/>
    <w:rsid w:val="00237241"/>
    <w:rsid w:val="00237371"/>
    <w:rsid w:val="00237A2A"/>
    <w:rsid w:val="00240613"/>
    <w:rsid w:val="00240D3E"/>
    <w:rsid w:val="00240FAE"/>
    <w:rsid w:val="002419AF"/>
    <w:rsid w:val="00242AFF"/>
    <w:rsid w:val="002430E3"/>
    <w:rsid w:val="00243404"/>
    <w:rsid w:val="00244116"/>
    <w:rsid w:val="002448DF"/>
    <w:rsid w:val="00244979"/>
    <w:rsid w:val="00244DFE"/>
    <w:rsid w:val="0024566C"/>
    <w:rsid w:val="002461BF"/>
    <w:rsid w:val="00246436"/>
    <w:rsid w:val="00246569"/>
    <w:rsid w:val="00246A57"/>
    <w:rsid w:val="0024718F"/>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1812"/>
    <w:rsid w:val="002728EA"/>
    <w:rsid w:val="00272F79"/>
    <w:rsid w:val="002736FC"/>
    <w:rsid w:val="0027395E"/>
    <w:rsid w:val="00274798"/>
    <w:rsid w:val="002750C6"/>
    <w:rsid w:val="00275D20"/>
    <w:rsid w:val="00276B0A"/>
    <w:rsid w:val="00277DEC"/>
    <w:rsid w:val="0028169A"/>
    <w:rsid w:val="00281F2A"/>
    <w:rsid w:val="0028296A"/>
    <w:rsid w:val="002831D7"/>
    <w:rsid w:val="0028378C"/>
    <w:rsid w:val="0028383F"/>
    <w:rsid w:val="00285410"/>
    <w:rsid w:val="002858E3"/>
    <w:rsid w:val="00285BCB"/>
    <w:rsid w:val="0028647A"/>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428B"/>
    <w:rsid w:val="002A59B1"/>
    <w:rsid w:val="002A5D88"/>
    <w:rsid w:val="002A6DB1"/>
    <w:rsid w:val="002A72DA"/>
    <w:rsid w:val="002A7B4C"/>
    <w:rsid w:val="002B021F"/>
    <w:rsid w:val="002B2232"/>
    <w:rsid w:val="002B2A8B"/>
    <w:rsid w:val="002B2B77"/>
    <w:rsid w:val="002B30BD"/>
    <w:rsid w:val="002B3257"/>
    <w:rsid w:val="002B3315"/>
    <w:rsid w:val="002B331B"/>
    <w:rsid w:val="002B3486"/>
    <w:rsid w:val="002B4047"/>
    <w:rsid w:val="002B456F"/>
    <w:rsid w:val="002B61F6"/>
    <w:rsid w:val="002B6338"/>
    <w:rsid w:val="002B6379"/>
    <w:rsid w:val="002B6519"/>
    <w:rsid w:val="002B6979"/>
    <w:rsid w:val="002B6B6F"/>
    <w:rsid w:val="002B6F65"/>
    <w:rsid w:val="002C0684"/>
    <w:rsid w:val="002C09E3"/>
    <w:rsid w:val="002C243E"/>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2E1D"/>
    <w:rsid w:val="002D33DD"/>
    <w:rsid w:val="002D3500"/>
    <w:rsid w:val="002D4647"/>
    <w:rsid w:val="002D4C86"/>
    <w:rsid w:val="002D4E52"/>
    <w:rsid w:val="002D545F"/>
    <w:rsid w:val="002D5D1C"/>
    <w:rsid w:val="002D6865"/>
    <w:rsid w:val="002D745F"/>
    <w:rsid w:val="002D7AA2"/>
    <w:rsid w:val="002D7CBA"/>
    <w:rsid w:val="002D7D4B"/>
    <w:rsid w:val="002E16AD"/>
    <w:rsid w:val="002E1AE7"/>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69C"/>
    <w:rsid w:val="002F4BBE"/>
    <w:rsid w:val="002F50CD"/>
    <w:rsid w:val="002F5E2D"/>
    <w:rsid w:val="002F6935"/>
    <w:rsid w:val="002F6BE8"/>
    <w:rsid w:val="002F7491"/>
    <w:rsid w:val="002F7588"/>
    <w:rsid w:val="00300581"/>
    <w:rsid w:val="003005E3"/>
    <w:rsid w:val="003008EC"/>
    <w:rsid w:val="003012AF"/>
    <w:rsid w:val="00301302"/>
    <w:rsid w:val="003016B2"/>
    <w:rsid w:val="00301AAA"/>
    <w:rsid w:val="00301B22"/>
    <w:rsid w:val="00302815"/>
    <w:rsid w:val="003028F9"/>
    <w:rsid w:val="00302ACD"/>
    <w:rsid w:val="00302CD2"/>
    <w:rsid w:val="0030320C"/>
    <w:rsid w:val="00304EE4"/>
    <w:rsid w:val="003052D8"/>
    <w:rsid w:val="003054DB"/>
    <w:rsid w:val="00305D45"/>
    <w:rsid w:val="00306360"/>
    <w:rsid w:val="003074EF"/>
    <w:rsid w:val="00307B26"/>
    <w:rsid w:val="00307C79"/>
    <w:rsid w:val="00307F38"/>
    <w:rsid w:val="003106D8"/>
    <w:rsid w:val="00310A4E"/>
    <w:rsid w:val="00310DAD"/>
    <w:rsid w:val="00310DD6"/>
    <w:rsid w:val="00310EA6"/>
    <w:rsid w:val="00310F84"/>
    <w:rsid w:val="003117B0"/>
    <w:rsid w:val="003120A8"/>
    <w:rsid w:val="00313722"/>
    <w:rsid w:val="00313845"/>
    <w:rsid w:val="003154C6"/>
    <w:rsid w:val="003154CF"/>
    <w:rsid w:val="00315E4F"/>
    <w:rsid w:val="0031674E"/>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27F0A"/>
    <w:rsid w:val="0033047C"/>
    <w:rsid w:val="0033089C"/>
    <w:rsid w:val="00330AAC"/>
    <w:rsid w:val="00330F84"/>
    <w:rsid w:val="0033142C"/>
    <w:rsid w:val="00331C3E"/>
    <w:rsid w:val="00331D61"/>
    <w:rsid w:val="00331DA4"/>
    <w:rsid w:val="00332652"/>
    <w:rsid w:val="003339D8"/>
    <w:rsid w:val="00334FD9"/>
    <w:rsid w:val="003354BF"/>
    <w:rsid w:val="003358E0"/>
    <w:rsid w:val="00335A74"/>
    <w:rsid w:val="0034010D"/>
    <w:rsid w:val="003407D7"/>
    <w:rsid w:val="0034082C"/>
    <w:rsid w:val="003409B7"/>
    <w:rsid w:val="00340CEF"/>
    <w:rsid w:val="0034169E"/>
    <w:rsid w:val="00341AFA"/>
    <w:rsid w:val="00341E20"/>
    <w:rsid w:val="003428BA"/>
    <w:rsid w:val="00342AAD"/>
    <w:rsid w:val="00342EAF"/>
    <w:rsid w:val="003437DF"/>
    <w:rsid w:val="0034393F"/>
    <w:rsid w:val="00343B6B"/>
    <w:rsid w:val="00343FE4"/>
    <w:rsid w:val="00344796"/>
    <w:rsid w:val="00345147"/>
    <w:rsid w:val="003452B1"/>
    <w:rsid w:val="0034576E"/>
    <w:rsid w:val="00345F52"/>
    <w:rsid w:val="0034606C"/>
    <w:rsid w:val="00350042"/>
    <w:rsid w:val="003509C7"/>
    <w:rsid w:val="003514F9"/>
    <w:rsid w:val="00351DDA"/>
    <w:rsid w:val="00351F71"/>
    <w:rsid w:val="00352AFF"/>
    <w:rsid w:val="00353413"/>
    <w:rsid w:val="003534C8"/>
    <w:rsid w:val="0035375E"/>
    <w:rsid w:val="00353B67"/>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2F"/>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529"/>
    <w:rsid w:val="00375E1B"/>
    <w:rsid w:val="00376470"/>
    <w:rsid w:val="00376619"/>
    <w:rsid w:val="00376A69"/>
    <w:rsid w:val="0037700F"/>
    <w:rsid w:val="003771D9"/>
    <w:rsid w:val="003771F4"/>
    <w:rsid w:val="003776BA"/>
    <w:rsid w:val="0037792A"/>
    <w:rsid w:val="00377BBD"/>
    <w:rsid w:val="00377EB4"/>
    <w:rsid w:val="00380B46"/>
    <w:rsid w:val="0038158E"/>
    <w:rsid w:val="00381EE6"/>
    <w:rsid w:val="00382707"/>
    <w:rsid w:val="00383060"/>
    <w:rsid w:val="0038495F"/>
    <w:rsid w:val="00386344"/>
    <w:rsid w:val="003864E5"/>
    <w:rsid w:val="00386DD8"/>
    <w:rsid w:val="00390005"/>
    <w:rsid w:val="003900CE"/>
    <w:rsid w:val="00390E18"/>
    <w:rsid w:val="00391D2A"/>
    <w:rsid w:val="00392459"/>
    <w:rsid w:val="003924EC"/>
    <w:rsid w:val="003929EF"/>
    <w:rsid w:val="0039323D"/>
    <w:rsid w:val="00393A4C"/>
    <w:rsid w:val="00394FEB"/>
    <w:rsid w:val="0039573D"/>
    <w:rsid w:val="00396243"/>
    <w:rsid w:val="00396453"/>
    <w:rsid w:val="0039669F"/>
    <w:rsid w:val="0039680D"/>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567"/>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D84"/>
    <w:rsid w:val="003D5E2C"/>
    <w:rsid w:val="003D5F4E"/>
    <w:rsid w:val="003D661C"/>
    <w:rsid w:val="003D6DDB"/>
    <w:rsid w:val="003D72FC"/>
    <w:rsid w:val="003E01C9"/>
    <w:rsid w:val="003E1AAE"/>
    <w:rsid w:val="003E1C2E"/>
    <w:rsid w:val="003E2366"/>
    <w:rsid w:val="003E276D"/>
    <w:rsid w:val="003E2A27"/>
    <w:rsid w:val="003E2D2F"/>
    <w:rsid w:val="003E2D3F"/>
    <w:rsid w:val="003E30FB"/>
    <w:rsid w:val="003E3DF9"/>
    <w:rsid w:val="003E401B"/>
    <w:rsid w:val="003E542D"/>
    <w:rsid w:val="003E5C3C"/>
    <w:rsid w:val="003E6969"/>
    <w:rsid w:val="003E6BD2"/>
    <w:rsid w:val="003E735C"/>
    <w:rsid w:val="003E7D1F"/>
    <w:rsid w:val="003F1DA1"/>
    <w:rsid w:val="003F25FB"/>
    <w:rsid w:val="003F2926"/>
    <w:rsid w:val="003F318F"/>
    <w:rsid w:val="003F37F3"/>
    <w:rsid w:val="003F394B"/>
    <w:rsid w:val="003F3A8A"/>
    <w:rsid w:val="003F3B30"/>
    <w:rsid w:val="003F42AB"/>
    <w:rsid w:val="003F42EE"/>
    <w:rsid w:val="003F49DE"/>
    <w:rsid w:val="003F4DAB"/>
    <w:rsid w:val="003F575D"/>
    <w:rsid w:val="003F5FC1"/>
    <w:rsid w:val="003F6AE9"/>
    <w:rsid w:val="003F7E72"/>
    <w:rsid w:val="00400306"/>
    <w:rsid w:val="004014E5"/>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EA6"/>
    <w:rsid w:val="004263E0"/>
    <w:rsid w:val="00426FA3"/>
    <w:rsid w:val="00427ACF"/>
    <w:rsid w:val="0043113F"/>
    <w:rsid w:val="0043114D"/>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283F"/>
    <w:rsid w:val="00442F9E"/>
    <w:rsid w:val="004430B1"/>
    <w:rsid w:val="00443CAD"/>
    <w:rsid w:val="0044472D"/>
    <w:rsid w:val="004453EE"/>
    <w:rsid w:val="004455C7"/>
    <w:rsid w:val="004455FF"/>
    <w:rsid w:val="0044657D"/>
    <w:rsid w:val="004476D1"/>
    <w:rsid w:val="00450056"/>
    <w:rsid w:val="00450B70"/>
    <w:rsid w:val="00451818"/>
    <w:rsid w:val="00451AE1"/>
    <w:rsid w:val="00452894"/>
    <w:rsid w:val="00452D0C"/>
    <w:rsid w:val="00453483"/>
    <w:rsid w:val="00453659"/>
    <w:rsid w:val="00454001"/>
    <w:rsid w:val="0045409A"/>
    <w:rsid w:val="00454839"/>
    <w:rsid w:val="004550D1"/>
    <w:rsid w:val="00455C77"/>
    <w:rsid w:val="00456EA6"/>
    <w:rsid w:val="004573D8"/>
    <w:rsid w:val="00457D80"/>
    <w:rsid w:val="0046022D"/>
    <w:rsid w:val="00461220"/>
    <w:rsid w:val="004625D3"/>
    <w:rsid w:val="00462633"/>
    <w:rsid w:val="00462701"/>
    <w:rsid w:val="0046299E"/>
    <w:rsid w:val="00462A36"/>
    <w:rsid w:val="00462EC4"/>
    <w:rsid w:val="004630C1"/>
    <w:rsid w:val="00463D35"/>
    <w:rsid w:val="00463D3C"/>
    <w:rsid w:val="00463D8A"/>
    <w:rsid w:val="00463F8D"/>
    <w:rsid w:val="0046487C"/>
    <w:rsid w:val="00464DD9"/>
    <w:rsid w:val="00466714"/>
    <w:rsid w:val="0046677E"/>
    <w:rsid w:val="00466889"/>
    <w:rsid w:val="00466A2D"/>
    <w:rsid w:val="00467164"/>
    <w:rsid w:val="0047005D"/>
    <w:rsid w:val="00470688"/>
    <w:rsid w:val="00470F8E"/>
    <w:rsid w:val="004710EA"/>
    <w:rsid w:val="00471239"/>
    <w:rsid w:val="00471514"/>
    <w:rsid w:val="00471674"/>
    <w:rsid w:val="004720C5"/>
    <w:rsid w:val="0047251D"/>
    <w:rsid w:val="00472926"/>
    <w:rsid w:val="0047293F"/>
    <w:rsid w:val="00473796"/>
    <w:rsid w:val="00473AC1"/>
    <w:rsid w:val="00474079"/>
    <w:rsid w:val="00474300"/>
    <w:rsid w:val="00474DE0"/>
    <w:rsid w:val="0047656A"/>
    <w:rsid w:val="00476DE7"/>
    <w:rsid w:val="004802E8"/>
    <w:rsid w:val="00480C05"/>
    <w:rsid w:val="00481C56"/>
    <w:rsid w:val="00483170"/>
    <w:rsid w:val="004832B1"/>
    <w:rsid w:val="00483E10"/>
    <w:rsid w:val="00483F8C"/>
    <w:rsid w:val="004845A6"/>
    <w:rsid w:val="0048499C"/>
    <w:rsid w:val="004854FD"/>
    <w:rsid w:val="004858F7"/>
    <w:rsid w:val="0048590D"/>
    <w:rsid w:val="00485922"/>
    <w:rsid w:val="00485C48"/>
    <w:rsid w:val="00485F0D"/>
    <w:rsid w:val="00486D55"/>
    <w:rsid w:val="004874B9"/>
    <w:rsid w:val="00490A77"/>
    <w:rsid w:val="0049126B"/>
    <w:rsid w:val="0049128D"/>
    <w:rsid w:val="0049181D"/>
    <w:rsid w:val="00491E3C"/>
    <w:rsid w:val="00492551"/>
    <w:rsid w:val="00492B46"/>
    <w:rsid w:val="00492DDA"/>
    <w:rsid w:val="00493EA3"/>
    <w:rsid w:val="00494183"/>
    <w:rsid w:val="004945EC"/>
    <w:rsid w:val="00495135"/>
    <w:rsid w:val="004951D0"/>
    <w:rsid w:val="00495801"/>
    <w:rsid w:val="00495A14"/>
    <w:rsid w:val="00495B67"/>
    <w:rsid w:val="00495C0B"/>
    <w:rsid w:val="00496F40"/>
    <w:rsid w:val="0049713B"/>
    <w:rsid w:val="0049779D"/>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35EA"/>
    <w:rsid w:val="004B4715"/>
    <w:rsid w:val="004B4B18"/>
    <w:rsid w:val="004B57A4"/>
    <w:rsid w:val="004B5B0A"/>
    <w:rsid w:val="004B66F0"/>
    <w:rsid w:val="004B6D40"/>
    <w:rsid w:val="004B7982"/>
    <w:rsid w:val="004C052C"/>
    <w:rsid w:val="004C0DFC"/>
    <w:rsid w:val="004C1BFF"/>
    <w:rsid w:val="004C258B"/>
    <w:rsid w:val="004C3A1B"/>
    <w:rsid w:val="004C5AB3"/>
    <w:rsid w:val="004C6DA1"/>
    <w:rsid w:val="004C6E0E"/>
    <w:rsid w:val="004C764E"/>
    <w:rsid w:val="004C7D75"/>
    <w:rsid w:val="004C7F1C"/>
    <w:rsid w:val="004D03C4"/>
    <w:rsid w:val="004D0700"/>
    <w:rsid w:val="004D1ED0"/>
    <w:rsid w:val="004D25F2"/>
    <w:rsid w:val="004D3460"/>
    <w:rsid w:val="004D3E38"/>
    <w:rsid w:val="004D51C7"/>
    <w:rsid w:val="004D5489"/>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4E1A"/>
    <w:rsid w:val="004E536D"/>
    <w:rsid w:val="004E58B2"/>
    <w:rsid w:val="004E5936"/>
    <w:rsid w:val="004E6377"/>
    <w:rsid w:val="004E75AE"/>
    <w:rsid w:val="004E768F"/>
    <w:rsid w:val="004E79FF"/>
    <w:rsid w:val="004F05A8"/>
    <w:rsid w:val="004F074B"/>
    <w:rsid w:val="004F0F20"/>
    <w:rsid w:val="004F127B"/>
    <w:rsid w:val="004F16E0"/>
    <w:rsid w:val="004F1933"/>
    <w:rsid w:val="004F1BBA"/>
    <w:rsid w:val="004F1C5F"/>
    <w:rsid w:val="004F202C"/>
    <w:rsid w:val="004F24F7"/>
    <w:rsid w:val="004F2D0D"/>
    <w:rsid w:val="004F2FB8"/>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4F7ED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340"/>
    <w:rsid w:val="005238DB"/>
    <w:rsid w:val="00523D6F"/>
    <w:rsid w:val="00524B65"/>
    <w:rsid w:val="0052514E"/>
    <w:rsid w:val="005267FC"/>
    <w:rsid w:val="005272A3"/>
    <w:rsid w:val="00527A15"/>
    <w:rsid w:val="00530122"/>
    <w:rsid w:val="0053040E"/>
    <w:rsid w:val="00530530"/>
    <w:rsid w:val="0053077C"/>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44E9"/>
    <w:rsid w:val="00554821"/>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5D5"/>
    <w:rsid w:val="00565B0F"/>
    <w:rsid w:val="00565DA2"/>
    <w:rsid w:val="005661E6"/>
    <w:rsid w:val="00566F51"/>
    <w:rsid w:val="00567A14"/>
    <w:rsid w:val="00567F63"/>
    <w:rsid w:val="0057045C"/>
    <w:rsid w:val="00570C20"/>
    <w:rsid w:val="00571016"/>
    <w:rsid w:val="00571439"/>
    <w:rsid w:val="00571D46"/>
    <w:rsid w:val="00571F6E"/>
    <w:rsid w:val="00571F73"/>
    <w:rsid w:val="005721BC"/>
    <w:rsid w:val="00572A54"/>
    <w:rsid w:val="00572EBE"/>
    <w:rsid w:val="0057502A"/>
    <w:rsid w:val="0057543C"/>
    <w:rsid w:val="00575552"/>
    <w:rsid w:val="0057572C"/>
    <w:rsid w:val="00575907"/>
    <w:rsid w:val="00575B6F"/>
    <w:rsid w:val="00576788"/>
    <w:rsid w:val="00576FC7"/>
    <w:rsid w:val="00577C81"/>
    <w:rsid w:val="005816C2"/>
    <w:rsid w:val="00581A29"/>
    <w:rsid w:val="005820ED"/>
    <w:rsid w:val="005823E2"/>
    <w:rsid w:val="005829DE"/>
    <w:rsid w:val="0058348C"/>
    <w:rsid w:val="005845F3"/>
    <w:rsid w:val="0058486F"/>
    <w:rsid w:val="00584B02"/>
    <w:rsid w:val="00584E18"/>
    <w:rsid w:val="00585622"/>
    <w:rsid w:val="005859BD"/>
    <w:rsid w:val="00585B9A"/>
    <w:rsid w:val="00585DCF"/>
    <w:rsid w:val="005862A2"/>
    <w:rsid w:val="005862DE"/>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2621"/>
    <w:rsid w:val="005A2979"/>
    <w:rsid w:val="005A316E"/>
    <w:rsid w:val="005A3D48"/>
    <w:rsid w:val="005A3D88"/>
    <w:rsid w:val="005A3FEA"/>
    <w:rsid w:val="005A4548"/>
    <w:rsid w:val="005A47D6"/>
    <w:rsid w:val="005A4956"/>
    <w:rsid w:val="005A5580"/>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39CD"/>
    <w:rsid w:val="005D5EA7"/>
    <w:rsid w:val="005D6CEC"/>
    <w:rsid w:val="005D79F3"/>
    <w:rsid w:val="005D7B37"/>
    <w:rsid w:val="005D7E67"/>
    <w:rsid w:val="005E0066"/>
    <w:rsid w:val="005E04B7"/>
    <w:rsid w:val="005E0D3E"/>
    <w:rsid w:val="005E0EA3"/>
    <w:rsid w:val="005E12E6"/>
    <w:rsid w:val="005E1B5B"/>
    <w:rsid w:val="005E209D"/>
    <w:rsid w:val="005E2318"/>
    <w:rsid w:val="005E318F"/>
    <w:rsid w:val="005E336A"/>
    <w:rsid w:val="005E3BE6"/>
    <w:rsid w:val="005E4CFF"/>
    <w:rsid w:val="005E50F0"/>
    <w:rsid w:val="005E5F15"/>
    <w:rsid w:val="005E66D3"/>
    <w:rsid w:val="005E6C22"/>
    <w:rsid w:val="005E6C4A"/>
    <w:rsid w:val="005E7068"/>
    <w:rsid w:val="005E7288"/>
    <w:rsid w:val="005E7DF5"/>
    <w:rsid w:val="005F01D8"/>
    <w:rsid w:val="005F17F6"/>
    <w:rsid w:val="005F2475"/>
    <w:rsid w:val="005F2713"/>
    <w:rsid w:val="005F30BB"/>
    <w:rsid w:val="005F30CE"/>
    <w:rsid w:val="005F3860"/>
    <w:rsid w:val="005F4DC5"/>
    <w:rsid w:val="005F50E1"/>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4869"/>
    <w:rsid w:val="00604F21"/>
    <w:rsid w:val="0060678B"/>
    <w:rsid w:val="0060684E"/>
    <w:rsid w:val="00607A27"/>
    <w:rsid w:val="00607C38"/>
    <w:rsid w:val="006101F9"/>
    <w:rsid w:val="00610EB3"/>
    <w:rsid w:val="00611128"/>
    <w:rsid w:val="00611149"/>
    <w:rsid w:val="00611490"/>
    <w:rsid w:val="00611DE3"/>
    <w:rsid w:val="006120B8"/>
    <w:rsid w:val="00612211"/>
    <w:rsid w:val="006125B8"/>
    <w:rsid w:val="006133CF"/>
    <w:rsid w:val="006133E1"/>
    <w:rsid w:val="006135FE"/>
    <w:rsid w:val="0061390D"/>
    <w:rsid w:val="006140FB"/>
    <w:rsid w:val="0061494B"/>
    <w:rsid w:val="00614F8F"/>
    <w:rsid w:val="00615A9D"/>
    <w:rsid w:val="00615D0C"/>
    <w:rsid w:val="00616056"/>
    <w:rsid w:val="006161E8"/>
    <w:rsid w:val="00616558"/>
    <w:rsid w:val="00616B3F"/>
    <w:rsid w:val="006174C8"/>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DCC"/>
    <w:rsid w:val="00640DD5"/>
    <w:rsid w:val="00641606"/>
    <w:rsid w:val="00641672"/>
    <w:rsid w:val="006419C6"/>
    <w:rsid w:val="00641CC6"/>
    <w:rsid w:val="00642197"/>
    <w:rsid w:val="0064219B"/>
    <w:rsid w:val="00642311"/>
    <w:rsid w:val="006427F0"/>
    <w:rsid w:val="00642AD9"/>
    <w:rsid w:val="00643405"/>
    <w:rsid w:val="006439C4"/>
    <w:rsid w:val="00643C88"/>
    <w:rsid w:val="006449D5"/>
    <w:rsid w:val="00644D25"/>
    <w:rsid w:val="00644D54"/>
    <w:rsid w:val="00644FDA"/>
    <w:rsid w:val="0064503C"/>
    <w:rsid w:val="00645C31"/>
    <w:rsid w:val="00645E4F"/>
    <w:rsid w:val="00647119"/>
    <w:rsid w:val="0064773D"/>
    <w:rsid w:val="00647C6F"/>
    <w:rsid w:val="00647F7A"/>
    <w:rsid w:val="00650FE9"/>
    <w:rsid w:val="00651BBC"/>
    <w:rsid w:val="006532EA"/>
    <w:rsid w:val="00654EBC"/>
    <w:rsid w:val="00655771"/>
    <w:rsid w:val="006558F9"/>
    <w:rsid w:val="00655AF7"/>
    <w:rsid w:val="00657371"/>
    <w:rsid w:val="006576A8"/>
    <w:rsid w:val="00657A17"/>
    <w:rsid w:val="00657E21"/>
    <w:rsid w:val="00662053"/>
    <w:rsid w:val="0066283C"/>
    <w:rsid w:val="00662BCE"/>
    <w:rsid w:val="00662C90"/>
    <w:rsid w:val="00662EFD"/>
    <w:rsid w:val="00663051"/>
    <w:rsid w:val="0066337F"/>
    <w:rsid w:val="00663483"/>
    <w:rsid w:val="0066348A"/>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2184"/>
    <w:rsid w:val="006830A6"/>
    <w:rsid w:val="00683408"/>
    <w:rsid w:val="006837D6"/>
    <w:rsid w:val="00683A18"/>
    <w:rsid w:val="00683B1D"/>
    <w:rsid w:val="0068487D"/>
    <w:rsid w:val="00685043"/>
    <w:rsid w:val="0068589A"/>
    <w:rsid w:val="00685A10"/>
    <w:rsid w:val="00686678"/>
    <w:rsid w:val="00686E20"/>
    <w:rsid w:val="006874EC"/>
    <w:rsid w:val="00691D99"/>
    <w:rsid w:val="00692847"/>
    <w:rsid w:val="00693198"/>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0F"/>
    <w:rsid w:val="006A2B7F"/>
    <w:rsid w:val="006A34B2"/>
    <w:rsid w:val="006A48DB"/>
    <w:rsid w:val="006A5B2D"/>
    <w:rsid w:val="006A5C6E"/>
    <w:rsid w:val="006A66C6"/>
    <w:rsid w:val="006A6B7E"/>
    <w:rsid w:val="006A7090"/>
    <w:rsid w:val="006A723F"/>
    <w:rsid w:val="006A76D0"/>
    <w:rsid w:val="006A77CB"/>
    <w:rsid w:val="006B0E1E"/>
    <w:rsid w:val="006B1537"/>
    <w:rsid w:val="006B1587"/>
    <w:rsid w:val="006B1D14"/>
    <w:rsid w:val="006B1D33"/>
    <w:rsid w:val="006B230B"/>
    <w:rsid w:val="006B25B5"/>
    <w:rsid w:val="006B2E3B"/>
    <w:rsid w:val="006B2F37"/>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77"/>
    <w:rsid w:val="006D21C9"/>
    <w:rsid w:val="006D228F"/>
    <w:rsid w:val="006D2ECB"/>
    <w:rsid w:val="006D382B"/>
    <w:rsid w:val="006D3A8F"/>
    <w:rsid w:val="006D3B3D"/>
    <w:rsid w:val="006D3E85"/>
    <w:rsid w:val="006D547B"/>
    <w:rsid w:val="006D5A3E"/>
    <w:rsid w:val="006D63A1"/>
    <w:rsid w:val="006D6AAF"/>
    <w:rsid w:val="006D6DF0"/>
    <w:rsid w:val="006E0E64"/>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2EC6"/>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17E5B"/>
    <w:rsid w:val="0072031F"/>
    <w:rsid w:val="00720ABD"/>
    <w:rsid w:val="00721EAC"/>
    <w:rsid w:val="007220F8"/>
    <w:rsid w:val="00722AD1"/>
    <w:rsid w:val="00722B09"/>
    <w:rsid w:val="00722E4E"/>
    <w:rsid w:val="007233BE"/>
    <w:rsid w:val="00723E1A"/>
    <w:rsid w:val="007242D1"/>
    <w:rsid w:val="007253CE"/>
    <w:rsid w:val="0072555C"/>
    <w:rsid w:val="00725795"/>
    <w:rsid w:val="007258A1"/>
    <w:rsid w:val="007262F1"/>
    <w:rsid w:val="00726572"/>
    <w:rsid w:val="007270CB"/>
    <w:rsid w:val="007276D7"/>
    <w:rsid w:val="007276E0"/>
    <w:rsid w:val="00727A80"/>
    <w:rsid w:val="00727B26"/>
    <w:rsid w:val="00727BAA"/>
    <w:rsid w:val="0073072D"/>
    <w:rsid w:val="00730C54"/>
    <w:rsid w:val="00731077"/>
    <w:rsid w:val="00731415"/>
    <w:rsid w:val="007318DB"/>
    <w:rsid w:val="007322AD"/>
    <w:rsid w:val="0073269B"/>
    <w:rsid w:val="00733839"/>
    <w:rsid w:val="007338B2"/>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0AF"/>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091E"/>
    <w:rsid w:val="007610B2"/>
    <w:rsid w:val="00762474"/>
    <w:rsid w:val="00762CF2"/>
    <w:rsid w:val="00763587"/>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869"/>
    <w:rsid w:val="007869CC"/>
    <w:rsid w:val="00786C5A"/>
    <w:rsid w:val="00786D8A"/>
    <w:rsid w:val="007876E0"/>
    <w:rsid w:val="007878C5"/>
    <w:rsid w:val="00787995"/>
    <w:rsid w:val="007879F2"/>
    <w:rsid w:val="00787AEE"/>
    <w:rsid w:val="00787D80"/>
    <w:rsid w:val="007901B6"/>
    <w:rsid w:val="007906CB"/>
    <w:rsid w:val="00790824"/>
    <w:rsid w:val="00790AD5"/>
    <w:rsid w:val="007916D5"/>
    <w:rsid w:val="007937CA"/>
    <w:rsid w:val="00794B95"/>
    <w:rsid w:val="00794C77"/>
    <w:rsid w:val="00795BD9"/>
    <w:rsid w:val="00795FD7"/>
    <w:rsid w:val="00796626"/>
    <w:rsid w:val="00797041"/>
    <w:rsid w:val="00797277"/>
    <w:rsid w:val="007A1A11"/>
    <w:rsid w:val="007A1DEF"/>
    <w:rsid w:val="007A22BA"/>
    <w:rsid w:val="007A4111"/>
    <w:rsid w:val="007A4A02"/>
    <w:rsid w:val="007A4CD8"/>
    <w:rsid w:val="007A5138"/>
    <w:rsid w:val="007A688E"/>
    <w:rsid w:val="007A7454"/>
    <w:rsid w:val="007B0097"/>
    <w:rsid w:val="007B03FF"/>
    <w:rsid w:val="007B0815"/>
    <w:rsid w:val="007B0B3B"/>
    <w:rsid w:val="007B13A8"/>
    <w:rsid w:val="007B1974"/>
    <w:rsid w:val="007B1B2A"/>
    <w:rsid w:val="007B2298"/>
    <w:rsid w:val="007B23C0"/>
    <w:rsid w:val="007B2569"/>
    <w:rsid w:val="007B26E0"/>
    <w:rsid w:val="007B2EDA"/>
    <w:rsid w:val="007B3596"/>
    <w:rsid w:val="007B3A10"/>
    <w:rsid w:val="007B469C"/>
    <w:rsid w:val="007B4E34"/>
    <w:rsid w:val="007B506E"/>
    <w:rsid w:val="007B600C"/>
    <w:rsid w:val="007B6793"/>
    <w:rsid w:val="007B6E76"/>
    <w:rsid w:val="007B7343"/>
    <w:rsid w:val="007C094E"/>
    <w:rsid w:val="007C0B4D"/>
    <w:rsid w:val="007C0F61"/>
    <w:rsid w:val="007C1D5C"/>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E83"/>
    <w:rsid w:val="007E224E"/>
    <w:rsid w:val="007E2E60"/>
    <w:rsid w:val="007E340A"/>
    <w:rsid w:val="007E3E61"/>
    <w:rsid w:val="007E41DF"/>
    <w:rsid w:val="007E487B"/>
    <w:rsid w:val="007E529E"/>
    <w:rsid w:val="007E551A"/>
    <w:rsid w:val="007E5CE7"/>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05AB"/>
    <w:rsid w:val="00811600"/>
    <w:rsid w:val="0081162D"/>
    <w:rsid w:val="00811B26"/>
    <w:rsid w:val="0081278F"/>
    <w:rsid w:val="00815EA2"/>
    <w:rsid w:val="00815FF8"/>
    <w:rsid w:val="008162F1"/>
    <w:rsid w:val="0081638A"/>
    <w:rsid w:val="008167FC"/>
    <w:rsid w:val="0081731F"/>
    <w:rsid w:val="00817AC2"/>
    <w:rsid w:val="0082042A"/>
    <w:rsid w:val="008210D3"/>
    <w:rsid w:val="008222E1"/>
    <w:rsid w:val="00824ECA"/>
    <w:rsid w:val="00824EE7"/>
    <w:rsid w:val="00825663"/>
    <w:rsid w:val="00825D9F"/>
    <w:rsid w:val="00825ED7"/>
    <w:rsid w:val="00826009"/>
    <w:rsid w:val="00826309"/>
    <w:rsid w:val="008264A2"/>
    <w:rsid w:val="0082677E"/>
    <w:rsid w:val="008270E3"/>
    <w:rsid w:val="008272ED"/>
    <w:rsid w:val="00830086"/>
    <w:rsid w:val="0083049C"/>
    <w:rsid w:val="00830B2F"/>
    <w:rsid w:val="00830E34"/>
    <w:rsid w:val="0083110C"/>
    <w:rsid w:val="008322FE"/>
    <w:rsid w:val="0083236B"/>
    <w:rsid w:val="0083274C"/>
    <w:rsid w:val="00832E6D"/>
    <w:rsid w:val="0083375E"/>
    <w:rsid w:val="00833AC3"/>
    <w:rsid w:val="00834076"/>
    <w:rsid w:val="0083434B"/>
    <w:rsid w:val="00834C5B"/>
    <w:rsid w:val="008354BF"/>
    <w:rsid w:val="00835791"/>
    <w:rsid w:val="00837284"/>
    <w:rsid w:val="00837AB1"/>
    <w:rsid w:val="00837ACC"/>
    <w:rsid w:val="008405E6"/>
    <w:rsid w:val="00840AF1"/>
    <w:rsid w:val="00840DC7"/>
    <w:rsid w:val="0084149E"/>
    <w:rsid w:val="00841B13"/>
    <w:rsid w:val="00841C32"/>
    <w:rsid w:val="00842C30"/>
    <w:rsid w:val="00842E78"/>
    <w:rsid w:val="00842F8E"/>
    <w:rsid w:val="00843A71"/>
    <w:rsid w:val="0084499B"/>
    <w:rsid w:val="00844E77"/>
    <w:rsid w:val="00844EF2"/>
    <w:rsid w:val="0084519B"/>
    <w:rsid w:val="00845A26"/>
    <w:rsid w:val="00847314"/>
    <w:rsid w:val="00850509"/>
    <w:rsid w:val="008505E1"/>
    <w:rsid w:val="00850785"/>
    <w:rsid w:val="00850CC1"/>
    <w:rsid w:val="00851319"/>
    <w:rsid w:val="00851876"/>
    <w:rsid w:val="00851B82"/>
    <w:rsid w:val="00851C62"/>
    <w:rsid w:val="008535E1"/>
    <w:rsid w:val="0085425D"/>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866"/>
    <w:rsid w:val="00864E51"/>
    <w:rsid w:val="00865A71"/>
    <w:rsid w:val="008674DC"/>
    <w:rsid w:val="0086793C"/>
    <w:rsid w:val="00867A2F"/>
    <w:rsid w:val="0087013D"/>
    <w:rsid w:val="0087085C"/>
    <w:rsid w:val="00870AAF"/>
    <w:rsid w:val="00870D6F"/>
    <w:rsid w:val="008720F9"/>
    <w:rsid w:val="00872ACD"/>
    <w:rsid w:val="00872CF4"/>
    <w:rsid w:val="008739F4"/>
    <w:rsid w:val="008740F6"/>
    <w:rsid w:val="0087419E"/>
    <w:rsid w:val="008746C4"/>
    <w:rsid w:val="00874FF1"/>
    <w:rsid w:val="00875F34"/>
    <w:rsid w:val="008765B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4B0"/>
    <w:rsid w:val="0088497D"/>
    <w:rsid w:val="008849DE"/>
    <w:rsid w:val="00886354"/>
    <w:rsid w:val="008863AC"/>
    <w:rsid w:val="00886E29"/>
    <w:rsid w:val="00887424"/>
    <w:rsid w:val="00890782"/>
    <w:rsid w:val="00890C98"/>
    <w:rsid w:val="00891415"/>
    <w:rsid w:val="00891AF1"/>
    <w:rsid w:val="00892679"/>
    <w:rsid w:val="008928BD"/>
    <w:rsid w:val="008932CD"/>
    <w:rsid w:val="0089340F"/>
    <w:rsid w:val="0089397A"/>
    <w:rsid w:val="00893D00"/>
    <w:rsid w:val="00894937"/>
    <w:rsid w:val="00896741"/>
    <w:rsid w:val="00896A60"/>
    <w:rsid w:val="008977E3"/>
    <w:rsid w:val="008A0B65"/>
    <w:rsid w:val="008A0DF9"/>
    <w:rsid w:val="008A158F"/>
    <w:rsid w:val="008A15CF"/>
    <w:rsid w:val="008A18C8"/>
    <w:rsid w:val="008A1E8A"/>
    <w:rsid w:val="008A3ACD"/>
    <w:rsid w:val="008A4CC4"/>
    <w:rsid w:val="008A51F8"/>
    <w:rsid w:val="008A6BD4"/>
    <w:rsid w:val="008B0963"/>
    <w:rsid w:val="008B0B0A"/>
    <w:rsid w:val="008B0BD7"/>
    <w:rsid w:val="008B1239"/>
    <w:rsid w:val="008B148C"/>
    <w:rsid w:val="008B1BE6"/>
    <w:rsid w:val="008B2125"/>
    <w:rsid w:val="008B2679"/>
    <w:rsid w:val="008B293F"/>
    <w:rsid w:val="008B31B3"/>
    <w:rsid w:val="008B3666"/>
    <w:rsid w:val="008B3A75"/>
    <w:rsid w:val="008B3CC4"/>
    <w:rsid w:val="008B49B9"/>
    <w:rsid w:val="008B6037"/>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4107"/>
    <w:rsid w:val="008C675B"/>
    <w:rsid w:val="008C790E"/>
    <w:rsid w:val="008D071A"/>
    <w:rsid w:val="008D0926"/>
    <w:rsid w:val="008D1D71"/>
    <w:rsid w:val="008D2152"/>
    <w:rsid w:val="008D2441"/>
    <w:rsid w:val="008D290A"/>
    <w:rsid w:val="008D2D70"/>
    <w:rsid w:val="008D3B68"/>
    <w:rsid w:val="008D4ADC"/>
    <w:rsid w:val="008D52B5"/>
    <w:rsid w:val="008D579B"/>
    <w:rsid w:val="008D5BB8"/>
    <w:rsid w:val="008D63DA"/>
    <w:rsid w:val="008D713B"/>
    <w:rsid w:val="008E0465"/>
    <w:rsid w:val="008E0BFE"/>
    <w:rsid w:val="008E1661"/>
    <w:rsid w:val="008E1C55"/>
    <w:rsid w:val="008E24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597"/>
    <w:rsid w:val="008F071A"/>
    <w:rsid w:val="008F1D7D"/>
    <w:rsid w:val="008F2AE9"/>
    <w:rsid w:val="008F318A"/>
    <w:rsid w:val="008F392B"/>
    <w:rsid w:val="008F39AA"/>
    <w:rsid w:val="008F4DB2"/>
    <w:rsid w:val="008F4DEF"/>
    <w:rsid w:val="008F6796"/>
    <w:rsid w:val="008F7307"/>
    <w:rsid w:val="008F7BE4"/>
    <w:rsid w:val="008F7C7F"/>
    <w:rsid w:val="008F7D54"/>
    <w:rsid w:val="00900127"/>
    <w:rsid w:val="009003CF"/>
    <w:rsid w:val="00900FE6"/>
    <w:rsid w:val="009024E7"/>
    <w:rsid w:val="00902865"/>
    <w:rsid w:val="00902A7F"/>
    <w:rsid w:val="00902DFF"/>
    <w:rsid w:val="00902E83"/>
    <w:rsid w:val="00903A59"/>
    <w:rsid w:val="00903B55"/>
    <w:rsid w:val="00903C85"/>
    <w:rsid w:val="00903F8C"/>
    <w:rsid w:val="00907761"/>
    <w:rsid w:val="00907AEF"/>
    <w:rsid w:val="009102B8"/>
    <w:rsid w:val="009107AE"/>
    <w:rsid w:val="00911A13"/>
    <w:rsid w:val="00912665"/>
    <w:rsid w:val="00912851"/>
    <w:rsid w:val="0091299C"/>
    <w:rsid w:val="00912F87"/>
    <w:rsid w:val="009139B0"/>
    <w:rsid w:val="00913C91"/>
    <w:rsid w:val="00914444"/>
    <w:rsid w:val="00915CC6"/>
    <w:rsid w:val="009165C2"/>
    <w:rsid w:val="00916FE9"/>
    <w:rsid w:val="00917A1D"/>
    <w:rsid w:val="00917C1D"/>
    <w:rsid w:val="009200A4"/>
    <w:rsid w:val="0092093F"/>
    <w:rsid w:val="00920CB8"/>
    <w:rsid w:val="00921E1D"/>
    <w:rsid w:val="00921E48"/>
    <w:rsid w:val="0092224F"/>
    <w:rsid w:val="0092303F"/>
    <w:rsid w:val="00923165"/>
    <w:rsid w:val="00923662"/>
    <w:rsid w:val="00923A81"/>
    <w:rsid w:val="00924824"/>
    <w:rsid w:val="00924C6E"/>
    <w:rsid w:val="009255A0"/>
    <w:rsid w:val="0092640F"/>
    <w:rsid w:val="0093038A"/>
    <w:rsid w:val="009303CF"/>
    <w:rsid w:val="009326E5"/>
    <w:rsid w:val="00933820"/>
    <w:rsid w:val="0093428A"/>
    <w:rsid w:val="009348E2"/>
    <w:rsid w:val="009360D4"/>
    <w:rsid w:val="00936FA8"/>
    <w:rsid w:val="00937096"/>
    <w:rsid w:val="00937842"/>
    <w:rsid w:val="00937DD8"/>
    <w:rsid w:val="009400C2"/>
    <w:rsid w:val="00940A5D"/>
    <w:rsid w:val="00940FC3"/>
    <w:rsid w:val="00941DE8"/>
    <w:rsid w:val="00942A3B"/>
    <w:rsid w:val="0094466A"/>
    <w:rsid w:val="00944677"/>
    <w:rsid w:val="0094587C"/>
    <w:rsid w:val="00946FD3"/>
    <w:rsid w:val="009470AD"/>
    <w:rsid w:val="00947D5D"/>
    <w:rsid w:val="00950405"/>
    <w:rsid w:val="009516DA"/>
    <w:rsid w:val="009518DB"/>
    <w:rsid w:val="0095228D"/>
    <w:rsid w:val="00952402"/>
    <w:rsid w:val="009524B1"/>
    <w:rsid w:val="00953828"/>
    <w:rsid w:val="00953B28"/>
    <w:rsid w:val="00953CD3"/>
    <w:rsid w:val="00954D27"/>
    <w:rsid w:val="009552FB"/>
    <w:rsid w:val="00955B47"/>
    <w:rsid w:val="00956685"/>
    <w:rsid w:val="009572C5"/>
    <w:rsid w:val="00957ADA"/>
    <w:rsid w:val="00957BDD"/>
    <w:rsid w:val="00957DDB"/>
    <w:rsid w:val="009602FE"/>
    <w:rsid w:val="00960C44"/>
    <w:rsid w:val="00960E8F"/>
    <w:rsid w:val="00961401"/>
    <w:rsid w:val="00961460"/>
    <w:rsid w:val="00961B32"/>
    <w:rsid w:val="00962964"/>
    <w:rsid w:val="0096326E"/>
    <w:rsid w:val="009633D9"/>
    <w:rsid w:val="009634F0"/>
    <w:rsid w:val="00963E6A"/>
    <w:rsid w:val="00963EBC"/>
    <w:rsid w:val="00964253"/>
    <w:rsid w:val="009642A2"/>
    <w:rsid w:val="009653DE"/>
    <w:rsid w:val="00965CDC"/>
    <w:rsid w:val="0096616C"/>
    <w:rsid w:val="009666A5"/>
    <w:rsid w:val="00966D0F"/>
    <w:rsid w:val="0096713A"/>
    <w:rsid w:val="00967156"/>
    <w:rsid w:val="0097052D"/>
    <w:rsid w:val="00971385"/>
    <w:rsid w:val="00971447"/>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108"/>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1C67"/>
    <w:rsid w:val="00992898"/>
    <w:rsid w:val="009933CD"/>
    <w:rsid w:val="00993A5D"/>
    <w:rsid w:val="00994011"/>
    <w:rsid w:val="009949FA"/>
    <w:rsid w:val="009952AB"/>
    <w:rsid w:val="00995886"/>
    <w:rsid w:val="0099668D"/>
    <w:rsid w:val="00996911"/>
    <w:rsid w:val="009972B4"/>
    <w:rsid w:val="00997F97"/>
    <w:rsid w:val="009A1BE2"/>
    <w:rsid w:val="009A219E"/>
    <w:rsid w:val="009A2812"/>
    <w:rsid w:val="009A2B8E"/>
    <w:rsid w:val="009A2E87"/>
    <w:rsid w:val="009A3330"/>
    <w:rsid w:val="009A3482"/>
    <w:rsid w:val="009A3C77"/>
    <w:rsid w:val="009A3E26"/>
    <w:rsid w:val="009A4547"/>
    <w:rsid w:val="009A4D1F"/>
    <w:rsid w:val="009A5089"/>
    <w:rsid w:val="009A6018"/>
    <w:rsid w:val="009A6576"/>
    <w:rsid w:val="009A79F4"/>
    <w:rsid w:val="009B0567"/>
    <w:rsid w:val="009B0704"/>
    <w:rsid w:val="009B191B"/>
    <w:rsid w:val="009B22AD"/>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5ED"/>
    <w:rsid w:val="009C1F97"/>
    <w:rsid w:val="009C225F"/>
    <w:rsid w:val="009C27B4"/>
    <w:rsid w:val="009C3028"/>
    <w:rsid w:val="009C3587"/>
    <w:rsid w:val="009C394E"/>
    <w:rsid w:val="009C3A4C"/>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B8E"/>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3B5"/>
    <w:rsid w:val="009F594F"/>
    <w:rsid w:val="009F5AE7"/>
    <w:rsid w:val="009F5DDE"/>
    <w:rsid w:val="009F657E"/>
    <w:rsid w:val="009F6A66"/>
    <w:rsid w:val="009F6C0F"/>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07E46"/>
    <w:rsid w:val="00A108B7"/>
    <w:rsid w:val="00A10DA2"/>
    <w:rsid w:val="00A10EB3"/>
    <w:rsid w:val="00A11171"/>
    <w:rsid w:val="00A11AAE"/>
    <w:rsid w:val="00A12260"/>
    <w:rsid w:val="00A12877"/>
    <w:rsid w:val="00A12ACF"/>
    <w:rsid w:val="00A138E0"/>
    <w:rsid w:val="00A139E6"/>
    <w:rsid w:val="00A13CDC"/>
    <w:rsid w:val="00A144A9"/>
    <w:rsid w:val="00A149AB"/>
    <w:rsid w:val="00A152EE"/>
    <w:rsid w:val="00A157CC"/>
    <w:rsid w:val="00A16038"/>
    <w:rsid w:val="00A1604E"/>
    <w:rsid w:val="00A16272"/>
    <w:rsid w:val="00A169AE"/>
    <w:rsid w:val="00A170A0"/>
    <w:rsid w:val="00A17A94"/>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7E4"/>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263"/>
    <w:rsid w:val="00A37547"/>
    <w:rsid w:val="00A378FC"/>
    <w:rsid w:val="00A37998"/>
    <w:rsid w:val="00A37EE4"/>
    <w:rsid w:val="00A4134C"/>
    <w:rsid w:val="00A41390"/>
    <w:rsid w:val="00A417FB"/>
    <w:rsid w:val="00A41BD9"/>
    <w:rsid w:val="00A42191"/>
    <w:rsid w:val="00A42809"/>
    <w:rsid w:val="00A42F97"/>
    <w:rsid w:val="00A43265"/>
    <w:rsid w:val="00A43661"/>
    <w:rsid w:val="00A4385A"/>
    <w:rsid w:val="00A43A7F"/>
    <w:rsid w:val="00A44CC2"/>
    <w:rsid w:val="00A45150"/>
    <w:rsid w:val="00A47071"/>
    <w:rsid w:val="00A4758D"/>
    <w:rsid w:val="00A478F0"/>
    <w:rsid w:val="00A47993"/>
    <w:rsid w:val="00A50059"/>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67B80"/>
    <w:rsid w:val="00A71AED"/>
    <w:rsid w:val="00A72DCA"/>
    <w:rsid w:val="00A7308A"/>
    <w:rsid w:val="00A736E0"/>
    <w:rsid w:val="00A73F81"/>
    <w:rsid w:val="00A74DCD"/>
    <w:rsid w:val="00A75870"/>
    <w:rsid w:val="00A76368"/>
    <w:rsid w:val="00A770A1"/>
    <w:rsid w:val="00A809DE"/>
    <w:rsid w:val="00A817C3"/>
    <w:rsid w:val="00A8184A"/>
    <w:rsid w:val="00A81BB6"/>
    <w:rsid w:val="00A820D4"/>
    <w:rsid w:val="00A823A7"/>
    <w:rsid w:val="00A8362C"/>
    <w:rsid w:val="00A850AA"/>
    <w:rsid w:val="00A853C4"/>
    <w:rsid w:val="00A87297"/>
    <w:rsid w:val="00A8737B"/>
    <w:rsid w:val="00A87396"/>
    <w:rsid w:val="00A87CC1"/>
    <w:rsid w:val="00A907C5"/>
    <w:rsid w:val="00A913A2"/>
    <w:rsid w:val="00A9264D"/>
    <w:rsid w:val="00A926A8"/>
    <w:rsid w:val="00A926EA"/>
    <w:rsid w:val="00A92768"/>
    <w:rsid w:val="00A92933"/>
    <w:rsid w:val="00A92F51"/>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AB4"/>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3F6D"/>
    <w:rsid w:val="00AB4434"/>
    <w:rsid w:val="00AB46A8"/>
    <w:rsid w:val="00AB5053"/>
    <w:rsid w:val="00AB5A4A"/>
    <w:rsid w:val="00AB5D6E"/>
    <w:rsid w:val="00AB5FD7"/>
    <w:rsid w:val="00AB6099"/>
    <w:rsid w:val="00AB72FA"/>
    <w:rsid w:val="00AB7944"/>
    <w:rsid w:val="00AB7DD7"/>
    <w:rsid w:val="00AC13AD"/>
    <w:rsid w:val="00AC1AD2"/>
    <w:rsid w:val="00AC1D8B"/>
    <w:rsid w:val="00AC269A"/>
    <w:rsid w:val="00AC2B6F"/>
    <w:rsid w:val="00AC3265"/>
    <w:rsid w:val="00AC374F"/>
    <w:rsid w:val="00AC3883"/>
    <w:rsid w:val="00AC4590"/>
    <w:rsid w:val="00AC4F44"/>
    <w:rsid w:val="00AC5353"/>
    <w:rsid w:val="00AC5B97"/>
    <w:rsid w:val="00AC5E67"/>
    <w:rsid w:val="00AC62AB"/>
    <w:rsid w:val="00AC6D2B"/>
    <w:rsid w:val="00AD0675"/>
    <w:rsid w:val="00AD07D5"/>
    <w:rsid w:val="00AD0D94"/>
    <w:rsid w:val="00AD1A35"/>
    <w:rsid w:val="00AD1F86"/>
    <w:rsid w:val="00AD209D"/>
    <w:rsid w:val="00AD2242"/>
    <w:rsid w:val="00AD3436"/>
    <w:rsid w:val="00AD472A"/>
    <w:rsid w:val="00AD4C42"/>
    <w:rsid w:val="00AD5487"/>
    <w:rsid w:val="00AD5FA7"/>
    <w:rsid w:val="00AD750C"/>
    <w:rsid w:val="00AD793C"/>
    <w:rsid w:val="00AD7C18"/>
    <w:rsid w:val="00AE024C"/>
    <w:rsid w:val="00AE083B"/>
    <w:rsid w:val="00AE1371"/>
    <w:rsid w:val="00AE2131"/>
    <w:rsid w:val="00AE34C4"/>
    <w:rsid w:val="00AE5900"/>
    <w:rsid w:val="00AE5E93"/>
    <w:rsid w:val="00AE6132"/>
    <w:rsid w:val="00AE631B"/>
    <w:rsid w:val="00AE697E"/>
    <w:rsid w:val="00AE6B7A"/>
    <w:rsid w:val="00AE6F49"/>
    <w:rsid w:val="00AE711C"/>
    <w:rsid w:val="00AE715E"/>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274"/>
    <w:rsid w:val="00AF76F7"/>
    <w:rsid w:val="00AF789C"/>
    <w:rsid w:val="00B00090"/>
    <w:rsid w:val="00B002DA"/>
    <w:rsid w:val="00B0079B"/>
    <w:rsid w:val="00B00966"/>
    <w:rsid w:val="00B021FD"/>
    <w:rsid w:val="00B024B8"/>
    <w:rsid w:val="00B031DB"/>
    <w:rsid w:val="00B043C6"/>
    <w:rsid w:val="00B05652"/>
    <w:rsid w:val="00B056AB"/>
    <w:rsid w:val="00B0596C"/>
    <w:rsid w:val="00B06096"/>
    <w:rsid w:val="00B060DE"/>
    <w:rsid w:val="00B06751"/>
    <w:rsid w:val="00B0690B"/>
    <w:rsid w:val="00B06B5C"/>
    <w:rsid w:val="00B07096"/>
    <w:rsid w:val="00B072FC"/>
    <w:rsid w:val="00B07C83"/>
    <w:rsid w:val="00B07E11"/>
    <w:rsid w:val="00B07FD4"/>
    <w:rsid w:val="00B10E94"/>
    <w:rsid w:val="00B11C5A"/>
    <w:rsid w:val="00B12459"/>
    <w:rsid w:val="00B12601"/>
    <w:rsid w:val="00B142FC"/>
    <w:rsid w:val="00B146A6"/>
    <w:rsid w:val="00B14EDD"/>
    <w:rsid w:val="00B155E5"/>
    <w:rsid w:val="00B15B79"/>
    <w:rsid w:val="00B1611C"/>
    <w:rsid w:val="00B16CAE"/>
    <w:rsid w:val="00B170DC"/>
    <w:rsid w:val="00B173B9"/>
    <w:rsid w:val="00B17B05"/>
    <w:rsid w:val="00B17C20"/>
    <w:rsid w:val="00B17CC3"/>
    <w:rsid w:val="00B20A5B"/>
    <w:rsid w:val="00B21656"/>
    <w:rsid w:val="00B234FD"/>
    <w:rsid w:val="00B24A32"/>
    <w:rsid w:val="00B24DA9"/>
    <w:rsid w:val="00B250CC"/>
    <w:rsid w:val="00B25318"/>
    <w:rsid w:val="00B25D15"/>
    <w:rsid w:val="00B26D2D"/>
    <w:rsid w:val="00B2728C"/>
    <w:rsid w:val="00B277A9"/>
    <w:rsid w:val="00B27ABA"/>
    <w:rsid w:val="00B27B5D"/>
    <w:rsid w:val="00B27BAB"/>
    <w:rsid w:val="00B313DC"/>
    <w:rsid w:val="00B3145F"/>
    <w:rsid w:val="00B31DD8"/>
    <w:rsid w:val="00B334B7"/>
    <w:rsid w:val="00B34139"/>
    <w:rsid w:val="00B34473"/>
    <w:rsid w:val="00B349A0"/>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2EE"/>
    <w:rsid w:val="00B47305"/>
    <w:rsid w:val="00B4787B"/>
    <w:rsid w:val="00B47C16"/>
    <w:rsid w:val="00B50493"/>
    <w:rsid w:val="00B50603"/>
    <w:rsid w:val="00B5076D"/>
    <w:rsid w:val="00B511F4"/>
    <w:rsid w:val="00B51798"/>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A86"/>
    <w:rsid w:val="00B61F3A"/>
    <w:rsid w:val="00B62674"/>
    <w:rsid w:val="00B627FA"/>
    <w:rsid w:val="00B63C97"/>
    <w:rsid w:val="00B63D74"/>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2D"/>
    <w:rsid w:val="00B80680"/>
    <w:rsid w:val="00B80689"/>
    <w:rsid w:val="00B80ACF"/>
    <w:rsid w:val="00B80B8D"/>
    <w:rsid w:val="00B80E6B"/>
    <w:rsid w:val="00B819D5"/>
    <w:rsid w:val="00B81B1D"/>
    <w:rsid w:val="00B81C5F"/>
    <w:rsid w:val="00B825A2"/>
    <w:rsid w:val="00B8464D"/>
    <w:rsid w:val="00B84AA2"/>
    <w:rsid w:val="00B87B98"/>
    <w:rsid w:val="00B87D04"/>
    <w:rsid w:val="00B87DCC"/>
    <w:rsid w:val="00B918DF"/>
    <w:rsid w:val="00B91944"/>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CCC"/>
    <w:rsid w:val="00BB0E29"/>
    <w:rsid w:val="00BB0E9E"/>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3568"/>
    <w:rsid w:val="00BC39B8"/>
    <w:rsid w:val="00BC46BC"/>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6A99"/>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E7FA5"/>
    <w:rsid w:val="00BF04F1"/>
    <w:rsid w:val="00BF16EF"/>
    <w:rsid w:val="00BF1A85"/>
    <w:rsid w:val="00BF3315"/>
    <w:rsid w:val="00BF4D96"/>
    <w:rsid w:val="00BF50F5"/>
    <w:rsid w:val="00BF5120"/>
    <w:rsid w:val="00BF68E7"/>
    <w:rsid w:val="00BF6C6D"/>
    <w:rsid w:val="00BF6DD4"/>
    <w:rsid w:val="00BF6F38"/>
    <w:rsid w:val="00BF738E"/>
    <w:rsid w:val="00BF7DE7"/>
    <w:rsid w:val="00C00AE5"/>
    <w:rsid w:val="00C00FB1"/>
    <w:rsid w:val="00C01DFA"/>
    <w:rsid w:val="00C01F09"/>
    <w:rsid w:val="00C049E1"/>
    <w:rsid w:val="00C05858"/>
    <w:rsid w:val="00C061A1"/>
    <w:rsid w:val="00C069F9"/>
    <w:rsid w:val="00C06DF2"/>
    <w:rsid w:val="00C076B3"/>
    <w:rsid w:val="00C10055"/>
    <w:rsid w:val="00C10078"/>
    <w:rsid w:val="00C117EB"/>
    <w:rsid w:val="00C11899"/>
    <w:rsid w:val="00C11B36"/>
    <w:rsid w:val="00C11BAD"/>
    <w:rsid w:val="00C12991"/>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43B"/>
    <w:rsid w:val="00C415DA"/>
    <w:rsid w:val="00C42379"/>
    <w:rsid w:val="00C4397E"/>
    <w:rsid w:val="00C43F3E"/>
    <w:rsid w:val="00C448BE"/>
    <w:rsid w:val="00C44F0E"/>
    <w:rsid w:val="00C45F66"/>
    <w:rsid w:val="00C464BD"/>
    <w:rsid w:val="00C4780B"/>
    <w:rsid w:val="00C47B6F"/>
    <w:rsid w:val="00C50412"/>
    <w:rsid w:val="00C50CC4"/>
    <w:rsid w:val="00C51B5F"/>
    <w:rsid w:val="00C51CAB"/>
    <w:rsid w:val="00C5254A"/>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C26"/>
    <w:rsid w:val="00C72D48"/>
    <w:rsid w:val="00C7334A"/>
    <w:rsid w:val="00C73BA0"/>
    <w:rsid w:val="00C73ED4"/>
    <w:rsid w:val="00C740A9"/>
    <w:rsid w:val="00C74645"/>
    <w:rsid w:val="00C75330"/>
    <w:rsid w:val="00C75F43"/>
    <w:rsid w:val="00C75F9E"/>
    <w:rsid w:val="00C7667F"/>
    <w:rsid w:val="00C766F3"/>
    <w:rsid w:val="00C770B7"/>
    <w:rsid w:val="00C777DD"/>
    <w:rsid w:val="00C77BB5"/>
    <w:rsid w:val="00C80714"/>
    <w:rsid w:val="00C80A7C"/>
    <w:rsid w:val="00C8179A"/>
    <w:rsid w:val="00C81FDC"/>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09A"/>
    <w:rsid w:val="00CA7115"/>
    <w:rsid w:val="00CA77E5"/>
    <w:rsid w:val="00CB1044"/>
    <w:rsid w:val="00CB253C"/>
    <w:rsid w:val="00CB31CD"/>
    <w:rsid w:val="00CB339C"/>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812"/>
    <w:rsid w:val="00CE0E7B"/>
    <w:rsid w:val="00CE158D"/>
    <w:rsid w:val="00CE17E8"/>
    <w:rsid w:val="00CE18D8"/>
    <w:rsid w:val="00CE2C6D"/>
    <w:rsid w:val="00CE369E"/>
    <w:rsid w:val="00CE3AB5"/>
    <w:rsid w:val="00CE4919"/>
    <w:rsid w:val="00CE569C"/>
    <w:rsid w:val="00CE5D89"/>
    <w:rsid w:val="00CE63ED"/>
    <w:rsid w:val="00CE64CC"/>
    <w:rsid w:val="00CE6884"/>
    <w:rsid w:val="00CE78D5"/>
    <w:rsid w:val="00CE7F23"/>
    <w:rsid w:val="00CF02F3"/>
    <w:rsid w:val="00CF04BE"/>
    <w:rsid w:val="00CF105C"/>
    <w:rsid w:val="00CF1139"/>
    <w:rsid w:val="00CF14F8"/>
    <w:rsid w:val="00CF17BB"/>
    <w:rsid w:val="00CF184D"/>
    <w:rsid w:val="00CF2134"/>
    <w:rsid w:val="00CF2BFE"/>
    <w:rsid w:val="00CF31B0"/>
    <w:rsid w:val="00CF34DD"/>
    <w:rsid w:val="00CF3624"/>
    <w:rsid w:val="00CF39EE"/>
    <w:rsid w:val="00CF3B58"/>
    <w:rsid w:val="00CF3D0D"/>
    <w:rsid w:val="00CF408A"/>
    <w:rsid w:val="00CF411F"/>
    <w:rsid w:val="00CF4193"/>
    <w:rsid w:val="00CF4367"/>
    <w:rsid w:val="00CF47BF"/>
    <w:rsid w:val="00CF5A16"/>
    <w:rsid w:val="00CF5A59"/>
    <w:rsid w:val="00CF5EBF"/>
    <w:rsid w:val="00CF5F79"/>
    <w:rsid w:val="00CF5FC9"/>
    <w:rsid w:val="00CF688C"/>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1B1"/>
    <w:rsid w:val="00D12BFA"/>
    <w:rsid w:val="00D13253"/>
    <w:rsid w:val="00D1336C"/>
    <w:rsid w:val="00D13E3E"/>
    <w:rsid w:val="00D142E9"/>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D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B2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3EF1"/>
    <w:rsid w:val="00D54770"/>
    <w:rsid w:val="00D54791"/>
    <w:rsid w:val="00D54D83"/>
    <w:rsid w:val="00D5512D"/>
    <w:rsid w:val="00D553A0"/>
    <w:rsid w:val="00D55DBD"/>
    <w:rsid w:val="00D56A6A"/>
    <w:rsid w:val="00D57C30"/>
    <w:rsid w:val="00D57D84"/>
    <w:rsid w:val="00D612B2"/>
    <w:rsid w:val="00D627FD"/>
    <w:rsid w:val="00D631AA"/>
    <w:rsid w:val="00D6512A"/>
    <w:rsid w:val="00D655C6"/>
    <w:rsid w:val="00D65876"/>
    <w:rsid w:val="00D67B76"/>
    <w:rsid w:val="00D7007E"/>
    <w:rsid w:val="00D710C7"/>
    <w:rsid w:val="00D71585"/>
    <w:rsid w:val="00D71A59"/>
    <w:rsid w:val="00D71E8A"/>
    <w:rsid w:val="00D7282B"/>
    <w:rsid w:val="00D735AB"/>
    <w:rsid w:val="00D742A6"/>
    <w:rsid w:val="00D74DB2"/>
    <w:rsid w:val="00D75D0F"/>
    <w:rsid w:val="00D76138"/>
    <w:rsid w:val="00D76643"/>
    <w:rsid w:val="00D7671F"/>
    <w:rsid w:val="00D76AAD"/>
    <w:rsid w:val="00D779C5"/>
    <w:rsid w:val="00D77BF8"/>
    <w:rsid w:val="00D802E3"/>
    <w:rsid w:val="00D80300"/>
    <w:rsid w:val="00D80A53"/>
    <w:rsid w:val="00D816C8"/>
    <w:rsid w:val="00D82A5A"/>
    <w:rsid w:val="00D82FC9"/>
    <w:rsid w:val="00D83552"/>
    <w:rsid w:val="00D84B8D"/>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3584"/>
    <w:rsid w:val="00DA5C86"/>
    <w:rsid w:val="00DA5E5F"/>
    <w:rsid w:val="00DA5F52"/>
    <w:rsid w:val="00DA6BB2"/>
    <w:rsid w:val="00DA75BD"/>
    <w:rsid w:val="00DA7CE0"/>
    <w:rsid w:val="00DB0901"/>
    <w:rsid w:val="00DB0C61"/>
    <w:rsid w:val="00DB1258"/>
    <w:rsid w:val="00DB1D70"/>
    <w:rsid w:val="00DB2407"/>
    <w:rsid w:val="00DB49E1"/>
    <w:rsid w:val="00DB4B61"/>
    <w:rsid w:val="00DB58FF"/>
    <w:rsid w:val="00DB5B0D"/>
    <w:rsid w:val="00DB71B4"/>
    <w:rsid w:val="00DB7781"/>
    <w:rsid w:val="00DB7AA9"/>
    <w:rsid w:val="00DC047C"/>
    <w:rsid w:val="00DC12DC"/>
    <w:rsid w:val="00DC1739"/>
    <w:rsid w:val="00DC18B3"/>
    <w:rsid w:val="00DC1D1F"/>
    <w:rsid w:val="00DC2E94"/>
    <w:rsid w:val="00DC3A27"/>
    <w:rsid w:val="00DC433D"/>
    <w:rsid w:val="00DC62F8"/>
    <w:rsid w:val="00DC7F51"/>
    <w:rsid w:val="00DD0F20"/>
    <w:rsid w:val="00DD1255"/>
    <w:rsid w:val="00DD1EA2"/>
    <w:rsid w:val="00DD27D8"/>
    <w:rsid w:val="00DD2D59"/>
    <w:rsid w:val="00DD3AD6"/>
    <w:rsid w:val="00DD3FC9"/>
    <w:rsid w:val="00DD58AC"/>
    <w:rsid w:val="00DD5DD9"/>
    <w:rsid w:val="00DD5F09"/>
    <w:rsid w:val="00DD6258"/>
    <w:rsid w:val="00DD668B"/>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0D"/>
    <w:rsid w:val="00E0178F"/>
    <w:rsid w:val="00E02C25"/>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3C6A"/>
    <w:rsid w:val="00E1401F"/>
    <w:rsid w:val="00E1438C"/>
    <w:rsid w:val="00E1461D"/>
    <w:rsid w:val="00E14660"/>
    <w:rsid w:val="00E1469F"/>
    <w:rsid w:val="00E153D7"/>
    <w:rsid w:val="00E15454"/>
    <w:rsid w:val="00E15626"/>
    <w:rsid w:val="00E15CAF"/>
    <w:rsid w:val="00E162DC"/>
    <w:rsid w:val="00E164B4"/>
    <w:rsid w:val="00E167C1"/>
    <w:rsid w:val="00E16D40"/>
    <w:rsid w:val="00E16FBA"/>
    <w:rsid w:val="00E20DCD"/>
    <w:rsid w:val="00E219B3"/>
    <w:rsid w:val="00E21E67"/>
    <w:rsid w:val="00E22088"/>
    <w:rsid w:val="00E22D28"/>
    <w:rsid w:val="00E2330F"/>
    <w:rsid w:val="00E233E2"/>
    <w:rsid w:val="00E24748"/>
    <w:rsid w:val="00E250F5"/>
    <w:rsid w:val="00E2525D"/>
    <w:rsid w:val="00E2672A"/>
    <w:rsid w:val="00E2722E"/>
    <w:rsid w:val="00E27927"/>
    <w:rsid w:val="00E279E5"/>
    <w:rsid w:val="00E30411"/>
    <w:rsid w:val="00E30761"/>
    <w:rsid w:val="00E31CC1"/>
    <w:rsid w:val="00E32487"/>
    <w:rsid w:val="00E324C2"/>
    <w:rsid w:val="00E32844"/>
    <w:rsid w:val="00E32B41"/>
    <w:rsid w:val="00E32C2A"/>
    <w:rsid w:val="00E333AE"/>
    <w:rsid w:val="00E335C7"/>
    <w:rsid w:val="00E34E8F"/>
    <w:rsid w:val="00E35470"/>
    <w:rsid w:val="00E3571E"/>
    <w:rsid w:val="00E35A84"/>
    <w:rsid w:val="00E35AB7"/>
    <w:rsid w:val="00E35EB7"/>
    <w:rsid w:val="00E360C9"/>
    <w:rsid w:val="00E36D2A"/>
    <w:rsid w:val="00E37423"/>
    <w:rsid w:val="00E37445"/>
    <w:rsid w:val="00E377FC"/>
    <w:rsid w:val="00E40496"/>
    <w:rsid w:val="00E4071D"/>
    <w:rsid w:val="00E40A80"/>
    <w:rsid w:val="00E40D0B"/>
    <w:rsid w:val="00E41424"/>
    <w:rsid w:val="00E41CBF"/>
    <w:rsid w:val="00E41F55"/>
    <w:rsid w:val="00E42319"/>
    <w:rsid w:val="00E435D2"/>
    <w:rsid w:val="00E4388E"/>
    <w:rsid w:val="00E443CD"/>
    <w:rsid w:val="00E4468A"/>
    <w:rsid w:val="00E44887"/>
    <w:rsid w:val="00E44975"/>
    <w:rsid w:val="00E44E8B"/>
    <w:rsid w:val="00E44FAB"/>
    <w:rsid w:val="00E45BE7"/>
    <w:rsid w:val="00E465CE"/>
    <w:rsid w:val="00E47144"/>
    <w:rsid w:val="00E47C29"/>
    <w:rsid w:val="00E47F05"/>
    <w:rsid w:val="00E5001A"/>
    <w:rsid w:val="00E502D9"/>
    <w:rsid w:val="00E50811"/>
    <w:rsid w:val="00E50CCF"/>
    <w:rsid w:val="00E50E99"/>
    <w:rsid w:val="00E50F49"/>
    <w:rsid w:val="00E51360"/>
    <w:rsid w:val="00E520D3"/>
    <w:rsid w:val="00E525A7"/>
    <w:rsid w:val="00E52730"/>
    <w:rsid w:val="00E52DB0"/>
    <w:rsid w:val="00E52E91"/>
    <w:rsid w:val="00E53685"/>
    <w:rsid w:val="00E54111"/>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3094"/>
    <w:rsid w:val="00E73E2E"/>
    <w:rsid w:val="00E743B3"/>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1A4"/>
    <w:rsid w:val="00E974DB"/>
    <w:rsid w:val="00E97EB2"/>
    <w:rsid w:val="00EA0353"/>
    <w:rsid w:val="00EA03CE"/>
    <w:rsid w:val="00EA0D5D"/>
    <w:rsid w:val="00EA0EC8"/>
    <w:rsid w:val="00EA0FB1"/>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4"/>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D784C"/>
    <w:rsid w:val="00EE0270"/>
    <w:rsid w:val="00EE0349"/>
    <w:rsid w:val="00EE0447"/>
    <w:rsid w:val="00EE04F4"/>
    <w:rsid w:val="00EE145E"/>
    <w:rsid w:val="00EE147E"/>
    <w:rsid w:val="00EE222E"/>
    <w:rsid w:val="00EE2360"/>
    <w:rsid w:val="00EE2977"/>
    <w:rsid w:val="00EE3288"/>
    <w:rsid w:val="00EE330A"/>
    <w:rsid w:val="00EE33EF"/>
    <w:rsid w:val="00EE37DA"/>
    <w:rsid w:val="00EE5AC3"/>
    <w:rsid w:val="00EE612B"/>
    <w:rsid w:val="00EE676D"/>
    <w:rsid w:val="00EE736D"/>
    <w:rsid w:val="00EF0264"/>
    <w:rsid w:val="00EF02AB"/>
    <w:rsid w:val="00EF0791"/>
    <w:rsid w:val="00EF0B74"/>
    <w:rsid w:val="00EF1BFD"/>
    <w:rsid w:val="00EF1EAD"/>
    <w:rsid w:val="00EF1EF1"/>
    <w:rsid w:val="00EF23A5"/>
    <w:rsid w:val="00EF23AA"/>
    <w:rsid w:val="00EF2967"/>
    <w:rsid w:val="00EF3570"/>
    <w:rsid w:val="00EF3656"/>
    <w:rsid w:val="00EF4A01"/>
    <w:rsid w:val="00EF52EA"/>
    <w:rsid w:val="00EF5382"/>
    <w:rsid w:val="00EF5E36"/>
    <w:rsid w:val="00EF5E3C"/>
    <w:rsid w:val="00EF61EA"/>
    <w:rsid w:val="00EF69FF"/>
    <w:rsid w:val="00EF6D5B"/>
    <w:rsid w:val="00EF770C"/>
    <w:rsid w:val="00F01269"/>
    <w:rsid w:val="00F038F9"/>
    <w:rsid w:val="00F042C6"/>
    <w:rsid w:val="00F0433D"/>
    <w:rsid w:val="00F04E03"/>
    <w:rsid w:val="00F054C7"/>
    <w:rsid w:val="00F05839"/>
    <w:rsid w:val="00F05B21"/>
    <w:rsid w:val="00F05E6D"/>
    <w:rsid w:val="00F06399"/>
    <w:rsid w:val="00F06671"/>
    <w:rsid w:val="00F074F7"/>
    <w:rsid w:val="00F07B97"/>
    <w:rsid w:val="00F07E6F"/>
    <w:rsid w:val="00F110FB"/>
    <w:rsid w:val="00F12892"/>
    <w:rsid w:val="00F129DC"/>
    <w:rsid w:val="00F12A39"/>
    <w:rsid w:val="00F12CF8"/>
    <w:rsid w:val="00F13211"/>
    <w:rsid w:val="00F1322E"/>
    <w:rsid w:val="00F13431"/>
    <w:rsid w:val="00F135CF"/>
    <w:rsid w:val="00F1566D"/>
    <w:rsid w:val="00F1577E"/>
    <w:rsid w:val="00F159F3"/>
    <w:rsid w:val="00F15A2C"/>
    <w:rsid w:val="00F15EDC"/>
    <w:rsid w:val="00F15F2F"/>
    <w:rsid w:val="00F16FE4"/>
    <w:rsid w:val="00F21B2C"/>
    <w:rsid w:val="00F21F5D"/>
    <w:rsid w:val="00F22A20"/>
    <w:rsid w:val="00F233C9"/>
    <w:rsid w:val="00F237D1"/>
    <w:rsid w:val="00F24160"/>
    <w:rsid w:val="00F249B0"/>
    <w:rsid w:val="00F249D9"/>
    <w:rsid w:val="00F25BE1"/>
    <w:rsid w:val="00F2673E"/>
    <w:rsid w:val="00F267E3"/>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CB"/>
    <w:rsid w:val="00F540F7"/>
    <w:rsid w:val="00F544DF"/>
    <w:rsid w:val="00F54B79"/>
    <w:rsid w:val="00F54D7A"/>
    <w:rsid w:val="00F54DBD"/>
    <w:rsid w:val="00F54F07"/>
    <w:rsid w:val="00F55808"/>
    <w:rsid w:val="00F56039"/>
    <w:rsid w:val="00F5640A"/>
    <w:rsid w:val="00F5664D"/>
    <w:rsid w:val="00F5761B"/>
    <w:rsid w:val="00F577D1"/>
    <w:rsid w:val="00F57948"/>
    <w:rsid w:val="00F60D41"/>
    <w:rsid w:val="00F62238"/>
    <w:rsid w:val="00F6375E"/>
    <w:rsid w:val="00F66243"/>
    <w:rsid w:val="00F66337"/>
    <w:rsid w:val="00F67CE3"/>
    <w:rsid w:val="00F70A1A"/>
    <w:rsid w:val="00F70E61"/>
    <w:rsid w:val="00F72843"/>
    <w:rsid w:val="00F728EE"/>
    <w:rsid w:val="00F72CBA"/>
    <w:rsid w:val="00F72D9B"/>
    <w:rsid w:val="00F7313E"/>
    <w:rsid w:val="00F73B17"/>
    <w:rsid w:val="00F73E79"/>
    <w:rsid w:val="00F741D7"/>
    <w:rsid w:val="00F746F0"/>
    <w:rsid w:val="00F747EB"/>
    <w:rsid w:val="00F74EA6"/>
    <w:rsid w:val="00F74FAE"/>
    <w:rsid w:val="00F75286"/>
    <w:rsid w:val="00F756DA"/>
    <w:rsid w:val="00F75E5F"/>
    <w:rsid w:val="00F764F1"/>
    <w:rsid w:val="00F766AA"/>
    <w:rsid w:val="00F76D34"/>
    <w:rsid w:val="00F77B75"/>
    <w:rsid w:val="00F806D1"/>
    <w:rsid w:val="00F80C31"/>
    <w:rsid w:val="00F8171C"/>
    <w:rsid w:val="00F818D4"/>
    <w:rsid w:val="00F823CB"/>
    <w:rsid w:val="00F827BF"/>
    <w:rsid w:val="00F8355F"/>
    <w:rsid w:val="00F83BA9"/>
    <w:rsid w:val="00F84662"/>
    <w:rsid w:val="00F84D29"/>
    <w:rsid w:val="00F86EA1"/>
    <w:rsid w:val="00F9027D"/>
    <w:rsid w:val="00F9036E"/>
    <w:rsid w:val="00F92BE3"/>
    <w:rsid w:val="00F9360E"/>
    <w:rsid w:val="00F93F34"/>
    <w:rsid w:val="00F93F92"/>
    <w:rsid w:val="00F94A88"/>
    <w:rsid w:val="00F94B7F"/>
    <w:rsid w:val="00F95638"/>
    <w:rsid w:val="00F96409"/>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5F4E"/>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BB6"/>
    <w:rsid w:val="00FC4D43"/>
    <w:rsid w:val="00FC4FB0"/>
    <w:rsid w:val="00FC561D"/>
    <w:rsid w:val="00FC6F79"/>
    <w:rsid w:val="00FC71AF"/>
    <w:rsid w:val="00FD0260"/>
    <w:rsid w:val="00FD094D"/>
    <w:rsid w:val="00FD0BF5"/>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095"/>
    <w:rsid w:val="00FE31FA"/>
    <w:rsid w:val="00FE3727"/>
    <w:rsid w:val="00FE3FBF"/>
    <w:rsid w:val="00FE4EE3"/>
    <w:rsid w:val="00FE7B2C"/>
    <w:rsid w:val="00FF1821"/>
    <w:rsid w:val="00FF2EA5"/>
    <w:rsid w:val="00FF35D0"/>
    <w:rsid w:val="00FF3850"/>
    <w:rsid w:val="00FF3A77"/>
    <w:rsid w:val="00FF3DF9"/>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10C75"/>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1F7C27"/>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1F7C27"/>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F22A20"/>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1F7C27"/>
    <w:pPr>
      <w:numPr>
        <w:ilvl w:val="0"/>
        <w:numId w:val="5"/>
      </w:numPr>
    </w:pPr>
    <w:rPr>
      <w:bCs/>
    </w:rPr>
  </w:style>
  <w:style w:type="character" w:customStyle="1" w:styleId="Listas1Char">
    <w:name w:val="Listas 1 Char"/>
    <w:basedOn w:val="PargrafodaListaChar"/>
    <w:link w:val="Listas1"/>
    <w:rsid w:val="001F7C2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F22A20"/>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image" Target="media/image17.jpg"/><Relationship Id="rId68" Type="http://schemas.openxmlformats.org/officeDocument/2006/relationships/hyperlink" Target="https://lors.azurewebsites.net/" TargetMode="External"/><Relationship Id="rId2" Type="http://schemas.openxmlformats.org/officeDocument/2006/relationships/numbering" Target="numbering.xml"/><Relationship Id="rId16" Type="http://schemas.openxmlformats.org/officeDocument/2006/relationships/image" Target="media/image1.png"/><Relationship Id="rId29" Type="http://schemas.microsoft.com/office/2007/relationships/diagramDrawing" Target="diagrams/drawing2.xml"/><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image" Target="media/image8.png"/><Relationship Id="rId58" Type="http://schemas.openxmlformats.org/officeDocument/2006/relationships/image" Target="media/image12.png"/><Relationship Id="rId66" Type="http://schemas.openxmlformats.org/officeDocument/2006/relationships/hyperlink" Target="https://developer.spotify.com/community/showcase/music-popcorn/" TargetMode="External"/><Relationship Id="rId5" Type="http://schemas.openxmlformats.org/officeDocument/2006/relationships/webSettings" Target="webSettings.xml"/><Relationship Id="rId61" Type="http://schemas.openxmlformats.org/officeDocument/2006/relationships/image" Target="media/image15.jpg"/><Relationship Id="rId1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image" Target="media/image11.png"/><Relationship Id="rId64" Type="http://schemas.openxmlformats.org/officeDocument/2006/relationships/image" Target="media/image18.jpg"/><Relationship Id="rId69" Type="http://schemas.openxmlformats.org/officeDocument/2006/relationships/image" Target="media/image21.png"/><Relationship Id="rId8" Type="http://schemas.openxmlformats.org/officeDocument/2006/relationships/comments" Target="comments.xml"/><Relationship Id="rId51" Type="http://schemas.openxmlformats.org/officeDocument/2006/relationships/image" Target="media/image6.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openxmlformats.org/officeDocument/2006/relationships/image" Target="media/image13.png"/><Relationship Id="rId67" Type="http://schemas.openxmlformats.org/officeDocument/2006/relationships/image" Target="media/image20.jpg"/><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openxmlformats.org/officeDocument/2006/relationships/image" Target="media/image9.png"/><Relationship Id="rId62" Type="http://schemas.openxmlformats.org/officeDocument/2006/relationships/image" Target="media/image16.jp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hyperlink" Target="https://ericoloewe.github.io/computer-science-tcc/" TargetMode="External"/><Relationship Id="rId10" Type="http://schemas.microsoft.com/office/2016/09/relationships/commentsIds" Target="commentsId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7.png"/><Relationship Id="rId60" Type="http://schemas.openxmlformats.org/officeDocument/2006/relationships/image" Target="media/image14.jpg"/><Relationship Id="rId65" Type="http://schemas.openxmlformats.org/officeDocument/2006/relationships/image" Target="media/image19.pn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9" Type="http://schemas.microsoft.com/office/2007/relationships/diagramDrawing" Target="diagrams/drawing4.xml"/><Relationship Id="rId34" Type="http://schemas.microsoft.com/office/2007/relationships/diagramDrawing" Target="diagrams/drawing3.xml"/><Relationship Id="rId50" Type="http://schemas.openxmlformats.org/officeDocument/2006/relationships/hyperlink" Target="https://ericoloewe.github.io/computer-science-tcc/" TargetMode="External"/><Relationship Id="rId55"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3778"/>
          <a:ext cx="5486400" cy="2511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3778"/>
        <a:ext cx="5486400" cy="251182"/>
      </dsp:txXfrm>
    </dsp:sp>
    <dsp:sp modelId="{27D586CF-F1CB-437F-98B9-B0551E6EF013}">
      <dsp:nvSpPr>
        <dsp:cNvPr id="0" name=""/>
        <dsp:cNvSpPr/>
      </dsp:nvSpPr>
      <dsp:spPr>
        <a:xfrm rot="10800000">
          <a:off x="0" y="1531227"/>
          <a:ext cx="5486400" cy="3863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227"/>
        <a:ext cx="5486400" cy="251018"/>
      </dsp:txXfrm>
    </dsp:sp>
    <dsp:sp modelId="{074C4F80-0E96-4A62-B281-AC3A1DD3F9C5}">
      <dsp:nvSpPr>
        <dsp:cNvPr id="0" name=""/>
        <dsp:cNvSpPr/>
      </dsp:nvSpPr>
      <dsp:spPr>
        <a:xfrm rot="10800000">
          <a:off x="0" y="1148676"/>
          <a:ext cx="5486400" cy="3863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676"/>
        <a:ext cx="5486400" cy="251018"/>
      </dsp:txXfrm>
    </dsp:sp>
    <dsp:sp modelId="{8203DE7F-234C-4491-B598-1130F5861FD5}">
      <dsp:nvSpPr>
        <dsp:cNvPr id="0" name=""/>
        <dsp:cNvSpPr/>
      </dsp:nvSpPr>
      <dsp:spPr>
        <a:xfrm rot="10800000">
          <a:off x="0" y="766125"/>
          <a:ext cx="5486400" cy="3863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125"/>
        <a:ext cx="5486400" cy="251018"/>
      </dsp:txXfrm>
    </dsp:sp>
    <dsp:sp modelId="{5C09B981-5E38-4936-AAF2-6BC07981A5F9}">
      <dsp:nvSpPr>
        <dsp:cNvPr id="0" name=""/>
        <dsp:cNvSpPr/>
      </dsp:nvSpPr>
      <dsp:spPr>
        <a:xfrm rot="10800000">
          <a:off x="0" y="383575"/>
          <a:ext cx="5486400" cy="3863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575"/>
        <a:ext cx="5486400" cy="251018"/>
      </dsp:txXfrm>
    </dsp:sp>
    <dsp:sp modelId="{66303647-5239-4642-AC6E-007C67588CCF}">
      <dsp:nvSpPr>
        <dsp:cNvPr id="0" name=""/>
        <dsp:cNvSpPr/>
      </dsp:nvSpPr>
      <dsp:spPr>
        <a:xfrm rot="10800000">
          <a:off x="0" y="1024"/>
          <a:ext cx="5486400" cy="3863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1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336C9-3C71-4310-89D0-06721882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9072</TotalTime>
  <Pages>1</Pages>
  <Words>25434</Words>
  <Characters>137344</Characters>
  <Application>Microsoft Office Word</Application>
  <DocSecurity>0</DocSecurity>
  <Lines>1144</Lines>
  <Paragraphs>324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162454</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20</cp:revision>
  <cp:lastPrinted>2003-10-22T01:33:00Z</cp:lastPrinted>
  <dcterms:created xsi:type="dcterms:W3CDTF">2020-07-01T22:52:00Z</dcterms:created>
  <dcterms:modified xsi:type="dcterms:W3CDTF">2020-11-09T00:50:00Z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