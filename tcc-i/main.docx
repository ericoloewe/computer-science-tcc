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B21656" w:rsidRDefault="00B21656" w:rsidP="00972812"/>
                          <w:p w14:paraId="0074EEEE" w14:textId="77777777" w:rsidR="00B21656" w:rsidRDefault="00B21656" w:rsidP="00972812"/>
                          <w:p w14:paraId="20FED896" w14:textId="77777777" w:rsidR="00B21656" w:rsidRDefault="00B21656" w:rsidP="00972812"/>
                          <w:p w14:paraId="6BC7A7D7" w14:textId="77777777" w:rsidR="00B21656" w:rsidRDefault="00B21656" w:rsidP="00972812"/>
                          <w:p w14:paraId="657ED508" w14:textId="77777777" w:rsidR="00B21656" w:rsidRDefault="00B21656" w:rsidP="00972812"/>
                          <w:p w14:paraId="4DBF881F" w14:textId="77777777" w:rsidR="00B21656" w:rsidRDefault="00B21656" w:rsidP="00972812"/>
                          <w:p w14:paraId="47D5DC89" w14:textId="77777777" w:rsidR="00B21656" w:rsidRDefault="00B21656"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B21656" w:rsidRDefault="00B21656" w:rsidP="00972812"/>
                    <w:p w14:paraId="0074EEEE" w14:textId="77777777" w:rsidR="00B21656" w:rsidRDefault="00B21656" w:rsidP="00972812"/>
                    <w:p w14:paraId="20FED896" w14:textId="77777777" w:rsidR="00B21656" w:rsidRDefault="00B21656" w:rsidP="00972812"/>
                    <w:p w14:paraId="6BC7A7D7" w14:textId="77777777" w:rsidR="00B21656" w:rsidRDefault="00B21656" w:rsidP="00972812"/>
                    <w:p w14:paraId="657ED508" w14:textId="77777777" w:rsidR="00B21656" w:rsidRDefault="00B21656" w:rsidP="00972812"/>
                    <w:p w14:paraId="4DBF881F" w14:textId="77777777" w:rsidR="00B21656" w:rsidRDefault="00B21656" w:rsidP="00972812"/>
                    <w:p w14:paraId="47D5DC89" w14:textId="77777777" w:rsidR="00B21656" w:rsidRDefault="00B21656"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5272A3">
        <w:rPr>
          <w:lang w:val="en-US"/>
        </w:rPr>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AE711C" w:rsidRDefault="00AE34C4" w:rsidP="00972812">
            <w:r w:rsidRPr="00AE711C">
              <w:t>RBF</w:t>
            </w:r>
          </w:p>
          <w:p w14:paraId="698083C8" w14:textId="77777777" w:rsidR="00AE34C4" w:rsidRPr="00AE711C" w:rsidRDefault="00AE34C4" w:rsidP="00972812">
            <w:r w:rsidRPr="00AE711C">
              <w:t>GPML</w:t>
            </w:r>
          </w:p>
          <w:p w14:paraId="0915174B" w14:textId="77777777" w:rsidR="00D212D3" w:rsidRPr="00AE711C" w:rsidRDefault="00D212D3" w:rsidP="00972812">
            <w:r w:rsidRPr="00AE711C">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972812">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195256A" w:rsidR="002B6979" w:rsidRDefault="002B6979" w:rsidP="00972812">
      <w:pPr>
        <w:pStyle w:val="Ttulo1"/>
      </w:pPr>
      <w:bookmarkStart w:id="2" w:name="_Toc55260941"/>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972812">
      <w:pPr>
        <w:pStyle w:val="Ttulo2"/>
      </w:pPr>
      <w:bookmarkStart w:id="3" w:name="_Toc55260942"/>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972812">
      <w:pPr>
        <w:pStyle w:val="Ttulo2"/>
      </w:pPr>
      <w:bookmarkStart w:id="4" w:name="_Toc55260943"/>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972812">
      <w:pPr>
        <w:pStyle w:val="Ttulo2"/>
      </w:pPr>
      <w:bookmarkStart w:id="5" w:name="_Toc55260944"/>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972812">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972812">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proceedings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972812">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r>
        <w:t>journals</w:t>
      </w:r>
      <w:r w:rsidRPr="00353DD1">
        <w:t xml:space="preserve"> no motor de busca da ACM (próprio, 2020)</w:t>
      </w:r>
      <w:bookmarkEnd w:id="13"/>
    </w:p>
    <w:p w14:paraId="01684C1C" w14:textId="3C32978A" w:rsidR="004A3A38" w:rsidRDefault="008568F7" w:rsidP="00972812">
      <w:pPr>
        <w:pStyle w:val="Ttulo2"/>
      </w:pPr>
      <w:bookmarkStart w:id="14" w:name="_Toc55260945"/>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972812">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972812">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5260946"/>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63D6319D" w:rsidR="00377BBD" w:rsidRDefault="00377BBD" w:rsidP="00972812">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66B240F7"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1A1B74FD"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70ACD03A"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C3D80E6" w:rsidR="00686678" w:rsidRDefault="00686678" w:rsidP="00972812">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4B6377F" w:rsidR="00E6306C" w:rsidRDefault="005F2713" w:rsidP="00972812">
      <w:pPr>
        <w:pStyle w:val="Ttulo2"/>
      </w:pPr>
      <w:bookmarkStart w:id="34" w:name="_Toc55260947"/>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5A8F36D9" w:rsidR="00FB0449" w:rsidRDefault="00FB0449" w:rsidP="00972812">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47DDBCBE" w:rsidR="008B1BE6" w:rsidRDefault="00A92768" w:rsidP="00972812">
      <w:pPr>
        <w:pStyle w:val="Ttulo2"/>
      </w:pPr>
      <w:bookmarkStart w:id="38" w:name="_Toc55260948"/>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CF53152" w:rsidR="007B0815" w:rsidRPr="008739F4" w:rsidRDefault="008739F4" w:rsidP="00972812">
      <w:pPr>
        <w:pStyle w:val="Ttulo1"/>
      </w:pPr>
      <w:bookmarkStart w:id="39" w:name="_Toc55260949"/>
      <w:r w:rsidRPr="008739F4">
        <w:lastRenderedPageBreak/>
        <w:t>COLETA DO CONTEXTO DOS USU</w:t>
      </w:r>
      <w:ins w:id="40" w:author="Érico Souza Loewe" w:date="2020-11-04T13:55:00Z">
        <w:r w:rsidR="00B21656">
          <w:t>á</w:t>
        </w:r>
      </w:ins>
      <w:del w:id="41" w:author="Érico Souza Loewe" w:date="2020-11-04T13:55:00Z">
        <w:r w:rsidRPr="008739F4" w:rsidDel="00B21656">
          <w:delText>A</w:delText>
        </w:r>
      </w:del>
      <w:r w:rsidRPr="008739F4">
        <w:t>RIOS</w:t>
      </w:r>
      <w:bookmarkEnd w:id="39"/>
    </w:p>
    <w:p w14:paraId="73046BB6" w14:textId="7233DD7F"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ins w:id="42" w:author="Érico Souza Loewe" w:date="2020-11-04T13:55:00Z">
        <w:r w:rsidR="00B21656">
          <w:t>realizável</w:t>
        </w:r>
      </w:ins>
      <w:del w:id="43" w:author="Érico Souza Loewe" w:date="2020-11-04T13:55:00Z">
        <w:r w:rsidR="00C15DF2" w:rsidDel="00B21656">
          <w:delText>possível</w:delText>
        </w:r>
      </w:del>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756FD960" w:rsidR="000F766B" w:rsidRDefault="001531B8" w:rsidP="00972812">
      <w:r>
        <w:tab/>
        <w:t>Com isso,</w:t>
      </w:r>
      <w:del w:id="44" w:author="Érico Souza Loewe" w:date="2020-11-04T13:56:00Z">
        <w:r w:rsidDel="00B21656">
          <w:delText xml:space="preserve"> foi possível</w:delText>
        </w:r>
      </w:del>
      <w:r>
        <w:t xml:space="preserve">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ins w:id="45" w:author="Érico Souza Loewe" w:date="2020-11-04T13:56:00Z">
        <w:r w:rsidR="00B21656">
          <w:t xml:space="preserve">, passou a ser primaz e </w:t>
        </w:r>
      </w:ins>
      <w:ins w:id="46" w:author="Érico Souza Loewe" w:date="2020-11-04T13:58:00Z">
        <w:r w:rsidR="00B21656">
          <w:t>plausível</w:t>
        </w:r>
      </w:ins>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972812">
      <w:pPr>
        <w:pStyle w:val="Ttulo2"/>
      </w:pPr>
      <w:bookmarkStart w:id="47" w:name="_Toc55260950"/>
      <w:r>
        <w:t>Contexto</w:t>
      </w:r>
      <w:bookmarkEnd w:id="47"/>
    </w:p>
    <w:p w14:paraId="7D3E268F" w14:textId="5EF33C32"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ins w:id="48" w:author="Érico Souza Loewe" w:date="2020-11-04T13:58:00Z">
        <w:r w:rsidR="00B21656">
          <w:t>,</w:t>
        </w:r>
      </w:ins>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9"/>
      <w:r>
        <w:t>O</w:t>
      </w:r>
      <w:r w:rsidR="00B54E54">
        <w:t xml:space="preserve"> c</w:t>
      </w:r>
      <w:r w:rsidR="00B54E54" w:rsidRPr="00B54E54">
        <w:t>onjunto de circunstâncias inter-relacionadas de cuja tessitura se depreende determinado fato ou situação; circunstância(s), conjuntura, situação.</w:t>
      </w:r>
      <w:commentRangeEnd w:id="49"/>
      <w:r w:rsidR="00272F79">
        <w:rPr>
          <w:rStyle w:val="Refdecomentrio"/>
          <w:iCs/>
          <w:color w:val="000000"/>
        </w:rPr>
        <w:commentReference w:id="49"/>
      </w:r>
    </w:p>
    <w:p w14:paraId="5331FD33" w14:textId="32EA6DC9" w:rsidR="00642AD9" w:rsidRDefault="00642AD9" w:rsidP="00972812">
      <w:r>
        <w:tab/>
      </w:r>
      <w:commentRangeStart w:id="50"/>
      <w:r w:rsidR="00571016">
        <w:t>Um sistema de recomendação busca encontrar os melhores itens para um devido fim,</w:t>
      </w:r>
      <w:del w:id="51" w:author="Érico Souza Loewe" w:date="2020-11-04T14:00:00Z">
        <w:r w:rsidR="00571016" w:rsidDel="00B21656">
          <w:delText xml:space="preserve"> </w:delText>
        </w:r>
      </w:del>
      <w:del w:id="52" w:author="Érico Souza Loewe" w:date="2020-11-04T13:59:00Z">
        <w:r w:rsidR="00571016" w:rsidDel="00B21656">
          <w:delText>onde</w:delText>
        </w:r>
      </w:del>
      <w:r w:rsidR="00571016">
        <w:t xml:space="preserve"> geralmente</w:t>
      </w:r>
      <w:ins w:id="53" w:author="Érico Souza Loewe" w:date="2020-11-04T14:00:00Z">
        <w:r w:rsidR="00B21656">
          <w:t>,</w:t>
        </w:r>
      </w:ins>
      <w:r w:rsidR="00571016">
        <w:t xml:space="preserve"> </w:t>
      </w:r>
      <w:ins w:id="54" w:author="Érico Souza Loewe" w:date="2020-11-04T14:00:00Z">
        <w:r w:rsidR="00B21656">
          <w:t>baseado</w:t>
        </w:r>
      </w:ins>
      <w:del w:id="55" w:author="Érico Souza Loewe" w:date="2020-11-04T14:00:00Z">
        <w:r w:rsidR="00571016" w:rsidDel="00B21656">
          <w:delText>se baseia</w:delText>
        </w:r>
      </w:del>
      <w:r w:rsidR="00571016">
        <w:t xml:space="preserve"> em dados históricos </w:t>
      </w:r>
      <w:r w:rsidR="00535551">
        <w:t>para</w:t>
      </w:r>
      <w:r w:rsidR="00571016">
        <w:t xml:space="preserve"> </w:t>
      </w:r>
      <w:r w:rsidR="00535551">
        <w:t>produzi-las</w:t>
      </w:r>
      <w:commentRangeEnd w:id="50"/>
      <w:r w:rsidR="00272F79">
        <w:rPr>
          <w:rStyle w:val="Refdecomentrio"/>
        </w:rPr>
        <w:commentReference w:id="50"/>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del w:id="56" w:author="Érico Souza Loewe" w:date="2020-11-04T14:04:00Z">
        <w:r w:rsidR="004710EA" w:rsidDel="004D5489">
          <w:delText xml:space="preserve">é </w:delText>
        </w:r>
        <w:r w:rsidR="002155B6" w:rsidDel="004D5489">
          <w:delText>possível</w:delText>
        </w:r>
        <w:r w:rsidR="004710EA" w:rsidDel="004D5489">
          <w:delText xml:space="preserve"> </w:delText>
        </w:r>
      </w:del>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ins w:id="57" w:author="Érico de Souza" w:date="2020-11-04T14:07:00Z">
        <w:r w:rsidR="009C1F97">
          <w:t>,</w:t>
        </w:r>
      </w:ins>
      <w:ins w:id="58" w:author="Érico Souza Loewe" w:date="2020-11-04T14:05:00Z">
        <w:r w:rsidR="004D5489">
          <w:t xml:space="preserve"> já não é mais um problema</w:t>
        </w:r>
      </w:ins>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ins w:id="59" w:author="Érico Souza Loewe" w:date="2020-11-04T14:04:00Z">
        <w:r w:rsidR="004D5489">
          <w:t>8</w:t>
        </w:r>
      </w:ins>
      <w:del w:id="60" w:author="Érico Souza Loewe" w:date="2020-11-04T14:04:00Z">
        <w:r w:rsidR="00AA7768" w:rsidDel="004D5489">
          <w:rPr>
            <w:noProof/>
          </w:rPr>
          <w:delText>9</w:delText>
        </w:r>
      </w:del>
      <w:r w:rsidR="00AA7768">
        <w:fldChar w:fldCharType="end"/>
      </w:r>
      <w:r w:rsidR="00272F79">
        <w:t xml:space="preserve"> apresenta</w:t>
      </w:r>
      <w:r w:rsidR="00AA7768">
        <w:t xml:space="preserve"> uma visão macro dos contextos que serão considerados n</w:t>
      </w:r>
      <w:ins w:id="61" w:author="Érico de Souza" w:date="2020-11-04T14:07:00Z">
        <w:r w:rsidR="00A43A7F">
          <w:t>o</w:t>
        </w:r>
      </w:ins>
      <w:del w:id="62" w:author="Érico de Souza" w:date="2020-11-04T14:07:00Z">
        <w:r w:rsidR="00AA7768" w:rsidDel="00A43A7F">
          <w:delText>este</w:delText>
        </w:r>
      </w:del>
      <w:r w:rsidR="00AA7768">
        <w:t xml:space="preserve"> </w:t>
      </w:r>
      <w:ins w:id="63" w:author="Érico de Souza" w:date="2020-11-04T14:07:00Z">
        <w:r w:rsidR="00A43A7F">
          <w:t>projeto</w:t>
        </w:r>
      </w:ins>
      <w:del w:id="64" w:author="Érico de Souza" w:date="2020-11-04T14:07:00Z">
        <w:r w:rsidR="00AA7768" w:rsidDel="00A43A7F">
          <w:delText>trabalho</w:delText>
        </w:r>
      </w:del>
      <w:r w:rsidR="00AA7768">
        <w:t>.</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2F75EC1E" w:rsidR="000E3BBD" w:rsidRPr="00642AD9" w:rsidRDefault="000E3BBD" w:rsidP="00972812">
      <w:pPr>
        <w:pStyle w:val="Legenda"/>
      </w:pPr>
      <w:bookmarkStart w:id="65" w:name="_Ref42447869"/>
      <w:bookmarkStart w:id="66"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65"/>
      <w:r>
        <w:t xml:space="preserve"> Apresentação dos contextos utilizados no trabalho </w:t>
      </w:r>
      <w:r w:rsidRPr="00353DD1">
        <w:t>(próprio, 2020)</w:t>
      </w:r>
      <w:bookmarkEnd w:id="66"/>
    </w:p>
    <w:p w14:paraId="2B059024" w14:textId="5C2EEED2" w:rsidR="008849DE" w:rsidRDefault="008849DE" w:rsidP="00972812">
      <w:pPr>
        <w:pStyle w:val="Ttulo3"/>
      </w:pPr>
      <w:bookmarkStart w:id="67" w:name="_Ref48855940"/>
      <w:bookmarkStart w:id="68" w:name="_Toc55260951"/>
      <w:r w:rsidRPr="008849DE">
        <w:t>O que é o contexto comportamental?</w:t>
      </w:r>
      <w:bookmarkEnd w:id="67"/>
      <w:bookmarkEnd w:id="68"/>
    </w:p>
    <w:p w14:paraId="0406F967" w14:textId="66827A1B"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ins w:id="69" w:author="Érico de Souza" w:date="2020-11-04T14:07:00Z">
        <w:r w:rsidR="00A43A7F">
          <w:t>,</w:t>
        </w:r>
      </w:ins>
      <w:r>
        <w:t xml:space="preserve"> </w:t>
      </w:r>
      <w:r w:rsidR="00400306">
        <w:t>comportamento</w:t>
      </w:r>
      <w:r>
        <w:t xml:space="preserve"> pode ser tido por:</w:t>
      </w:r>
    </w:p>
    <w:p w14:paraId="42015F7F" w14:textId="696E4551" w:rsidR="00A5596A" w:rsidRDefault="00A5596A" w:rsidP="00972812">
      <w:pPr>
        <w:pStyle w:val="Citao"/>
      </w:pPr>
      <w:commentRangeStart w:id="70"/>
      <w:r w:rsidRPr="00A5596A">
        <w:t>Qualquer ação ou reação do organismo ou parte dele</w:t>
      </w:r>
      <w:r w:rsidR="008264A2">
        <w:t>.</w:t>
      </w:r>
      <w:commentRangeEnd w:id="70"/>
      <w:r w:rsidR="00272F79">
        <w:rPr>
          <w:rStyle w:val="Refdecomentrio"/>
          <w:iCs/>
          <w:color w:val="000000"/>
        </w:rPr>
        <w:commentReference w:id="70"/>
      </w:r>
    </w:p>
    <w:p w14:paraId="60D04307" w14:textId="49A3ACF8" w:rsidR="00A5596A" w:rsidRPr="00A5596A" w:rsidRDefault="00514193" w:rsidP="00972812">
      <w:r>
        <w:tab/>
      </w:r>
      <w:r w:rsidR="00272F79">
        <w:t xml:space="preserve">A partir da definição de contexto, </w:t>
      </w:r>
      <w:ins w:id="71" w:author="Érico de Souza" w:date="2020-11-04T14:08:00Z">
        <w:r w:rsidR="00D86874">
          <w:t>surgiu</w:t>
        </w:r>
      </w:ins>
      <w:del w:id="72" w:author="Érico de Souza" w:date="2020-11-04T14:08:00Z">
        <w:r w:rsidR="00272F79" w:rsidDel="00D86874">
          <w:delText>f</w:delText>
        </w:r>
        <w:r w:rsidDel="00D86874">
          <w:delText>oi realizado</w:delText>
        </w:r>
      </w:del>
      <w:r>
        <w:t xml:space="preserve"> </w:t>
      </w:r>
      <w:commentRangeStart w:id="73"/>
      <w:r>
        <w:t xml:space="preserve">um </w:t>
      </w:r>
      <w:r w:rsidR="005B7378">
        <w:t xml:space="preserve">levantamento </w:t>
      </w:r>
      <w:commentRangeEnd w:id="73"/>
      <w:r w:rsidR="00CF5FC9">
        <w:rPr>
          <w:rStyle w:val="Refdecomentrio"/>
        </w:rPr>
        <w:commentReference w:id="7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74"/>
      <w:r w:rsidR="00E2722E">
        <w:t>a</w:t>
      </w:r>
      <w:ins w:id="75" w:author="Érico de Souza" w:date="2020-11-04T14:09:00Z">
        <w:r w:rsidR="00C17ADF">
          <w:t xml:space="preserve"> fim de as </w:t>
        </w:r>
      </w:ins>
      <w:del w:id="76" w:author="Érico de Souza" w:date="2020-11-04T14:09:00Z">
        <w:r w:rsidR="00E2722E" w:rsidDel="00C17ADF">
          <w:delText xml:space="preserve">s </w:delText>
        </w:r>
        <w:commentRangeEnd w:id="74"/>
        <w:r w:rsidR="00CF5FC9" w:rsidDel="00C17ADF">
          <w:rPr>
            <w:rStyle w:val="Refdecomentrio"/>
          </w:rPr>
          <w:commentReference w:id="74"/>
        </w:r>
        <w:commentRangeStart w:id="77"/>
        <w:r w:rsidR="00E2722E" w:rsidDel="00C17ADF">
          <w:delText>quais,</w:delText>
        </w:r>
        <w:r w:rsidR="00E47C29" w:rsidDel="00C17ADF">
          <w:delText xml:space="preserve"> serão </w:delText>
        </w:r>
      </w:del>
      <w:r w:rsidR="00E47C29">
        <w:t>coloca</w:t>
      </w:r>
      <w:ins w:id="78" w:author="Érico de Souza" w:date="2020-11-04T14:09:00Z">
        <w:r w:rsidR="00C17ADF">
          <w:t>r</w:t>
        </w:r>
      </w:ins>
      <w:del w:id="79" w:author="Érico de Souza" w:date="2020-11-04T14:09:00Z">
        <w:r w:rsidR="00E47C29" w:rsidDel="00C17ADF">
          <w:delText>das</w:delText>
        </w:r>
      </w:del>
      <w:r w:rsidR="00E47C29">
        <w:t xml:space="preserve"> no questionário</w:t>
      </w:r>
      <w:ins w:id="80" w:author="Érico de Souza" w:date="2020-11-04T14:10:00Z">
        <w:r w:rsidR="00C17ADF">
          <w:t>.</w:t>
        </w:r>
      </w:ins>
      <w:del w:id="81" w:author="Érico de Souza" w:date="2020-11-04T14:10:00Z">
        <w:r w:rsidR="008D52B5" w:rsidDel="00C17ADF">
          <w:delText>,</w:delText>
        </w:r>
      </w:del>
      <w:del w:id="82" w:author="Érico de Souza" w:date="2020-11-04T14:09:00Z">
        <w:r w:rsidR="00E47C29" w:rsidDel="00C17ADF">
          <w:delText xml:space="preserve"> e o</w:delText>
        </w:r>
      </w:del>
      <w:r w:rsidR="00E47C29">
        <w:t xml:space="preserve"> </w:t>
      </w:r>
      <w:ins w:id="83" w:author="Érico de Souza" w:date="2020-11-04T14:10:00Z">
        <w:r w:rsidR="00C17ADF">
          <w:t>S</w:t>
        </w:r>
      </w:ins>
      <w:del w:id="84" w:author="Érico de Souza" w:date="2020-11-04T14:10:00Z">
        <w:r w:rsidR="00E47C29" w:rsidDel="00C17ADF">
          <w:delText>s</w:delText>
        </w:r>
      </w:del>
      <w:r w:rsidR="00E47C29">
        <w:t xml:space="preserve">eu </w:t>
      </w:r>
      <w:r w:rsidR="00E47C29">
        <w:lastRenderedPageBreak/>
        <w:t xml:space="preserve">resultado será utilizado </w:t>
      </w:r>
      <w:r w:rsidR="00281F2A">
        <w:t xml:space="preserve">como peso para </w:t>
      </w:r>
      <w:r w:rsidR="00E47C29">
        <w:t>cada ação e</w:t>
      </w:r>
      <w:ins w:id="85" w:author="Érico de Souza" w:date="2020-11-04T14:10:00Z">
        <w:r w:rsidR="00C17ADF">
          <w:t>,</w:t>
        </w:r>
      </w:ins>
      <w:r w:rsidR="004A123F">
        <w:t xml:space="preserve"> no futuro, auxiliar na recomendação musical</w:t>
      </w:r>
      <w:commentRangeEnd w:id="77"/>
      <w:r w:rsidR="00CF5FC9">
        <w:rPr>
          <w:rStyle w:val="Refdecomentrio"/>
        </w:rPr>
        <w:commentReference w:id="77"/>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D8B687C" w:rsidR="008849DE" w:rsidRDefault="008849DE" w:rsidP="00972812">
      <w:pPr>
        <w:pStyle w:val="Ttulo3"/>
      </w:pPr>
      <w:bookmarkStart w:id="86" w:name="_Toc55260952"/>
      <w:r w:rsidRPr="008849DE">
        <w:t>O que é o contexto</w:t>
      </w:r>
      <w:r w:rsidR="00CF5FC9">
        <w:t xml:space="preserve"> de</w:t>
      </w:r>
      <w:r w:rsidRPr="008849DE">
        <w:t xml:space="preserve"> ambiente?</w:t>
      </w:r>
      <w:bookmarkEnd w:id="86"/>
    </w:p>
    <w:p w14:paraId="721FB838" w14:textId="2EAC9C14"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ins w:id="87" w:author="Érico de Souza" w:date="2020-11-04T14:10:00Z">
        <w:r w:rsidR="001010B0">
          <w:t>,</w:t>
        </w:r>
      </w:ins>
      <w:r>
        <w:t xml:space="preserve"> </w:t>
      </w:r>
      <w:r w:rsidR="00C6087F">
        <w:t>ambiente</w:t>
      </w:r>
      <w:r>
        <w:t xml:space="preserve"> pode ser tido por:</w:t>
      </w:r>
    </w:p>
    <w:p w14:paraId="45EB3042" w14:textId="47E2A51A" w:rsidR="002D7CBA" w:rsidRDefault="00CF31B0" w:rsidP="00972812">
      <w:pPr>
        <w:pStyle w:val="Citao"/>
      </w:pPr>
      <w:commentRangeStart w:id="88"/>
      <w:r w:rsidRPr="00CF31B0">
        <w:t>Conjunto de condições físicas, biológicas e químicas que rodeiam os seres vivos e as coisas</w:t>
      </w:r>
      <w:r w:rsidR="008264A2">
        <w:t>.</w:t>
      </w:r>
      <w:commentRangeEnd w:id="88"/>
      <w:r w:rsidR="00CF5FC9">
        <w:rPr>
          <w:rStyle w:val="Refdecomentrio"/>
          <w:iCs/>
          <w:color w:val="000000"/>
        </w:rPr>
        <w:commentReference w:id="88"/>
      </w:r>
    </w:p>
    <w:p w14:paraId="6AA72DD0" w14:textId="6B8C966A" w:rsidR="002D7CBA" w:rsidRPr="00A5596A" w:rsidRDefault="002D7CBA" w:rsidP="00972812">
      <w:r>
        <w:tab/>
      </w:r>
      <w:ins w:id="89" w:author="Érico de Souza" w:date="2020-11-04T14:11:00Z">
        <w:r w:rsidR="00EE0447">
          <w:t>Pela citação acima,</w:t>
        </w:r>
      </w:ins>
      <w:del w:id="90" w:author="Érico de Souza" w:date="2020-11-04T14:11:00Z">
        <w:r w:rsidR="002D5D1C" w:rsidDel="00EE0447">
          <w:delText>Com essa definição,</w:delText>
        </w:r>
      </w:del>
      <w:r w:rsidR="002D5D1C">
        <w:t xml:space="preserve"> </w:t>
      </w:r>
      <w:ins w:id="91" w:author="Érico de Souza" w:date="2020-11-04T14:12:00Z">
        <w:r w:rsidR="005E318F">
          <w:t>sucedeu-se</w:t>
        </w:r>
      </w:ins>
      <w:del w:id="92" w:author="Érico de Souza" w:date="2020-11-04T14:12:00Z">
        <w:r w:rsidR="00CF5FC9" w:rsidDel="005E318F">
          <w:delText>foram</w:delText>
        </w:r>
      </w:del>
      <w:r w:rsidR="00CF5FC9">
        <w:t xml:space="preserve"> pesquisa</w:t>
      </w:r>
      <w:ins w:id="93" w:author="Érico de Souza" w:date="2020-11-04T14:12:00Z">
        <w:r w:rsidR="005E318F">
          <w:t>s de</w:t>
        </w:r>
      </w:ins>
      <w:del w:id="94" w:author="Érico de Souza" w:date="2020-11-04T14:12:00Z">
        <w:r w:rsidR="00CF5FC9" w:rsidDel="005E318F">
          <w:delText>dos</w:delText>
        </w:r>
      </w:del>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ins w:id="95" w:author="Érico de Souza" w:date="2020-11-04T14:13:00Z">
        <w:r w:rsidR="00CA7115">
          <w:t>a análise</w:t>
        </w:r>
      </w:ins>
      <w:del w:id="96" w:author="Érico de Souza" w:date="2020-11-04T14:12:00Z">
        <w:r w:rsidR="00907761" w:rsidDel="00550890">
          <w:delText>foi</w:delText>
        </w:r>
      </w:del>
      <w:r w:rsidR="00907761">
        <w:t xml:space="preserve"> </w:t>
      </w:r>
      <w:ins w:id="97" w:author="Érico de Souza" w:date="2020-11-04T14:14:00Z">
        <w:r w:rsidR="009E7EF6">
          <w:t>exp</w:t>
        </w:r>
      </w:ins>
      <w:ins w:id="98" w:author="Érico de Souza" w:date="2020-11-04T14:15:00Z">
        <w:r w:rsidR="00571F73">
          <w:t>ô</w:t>
        </w:r>
      </w:ins>
      <w:ins w:id="99" w:author="Érico de Souza" w:date="2020-11-04T14:14:00Z">
        <w:r w:rsidR="009E7EF6">
          <w:t>s</w:t>
        </w:r>
      </w:ins>
      <w:del w:id="100" w:author="Érico de Souza" w:date="2020-11-04T14:14:00Z">
        <w:r w:rsidR="00907761" w:rsidDel="009E7EF6">
          <w:delText>identificado</w:delText>
        </w:r>
      </w:del>
      <w:commentRangeStart w:id="101"/>
      <w:r w:rsidR="00246A57">
        <w:t xml:space="preserve"> </w:t>
      </w:r>
      <w:ins w:id="102" w:author="Érico de Souza" w:date="2020-11-04T14:13:00Z">
        <w:r w:rsidR="000B3ABD">
          <w:t>três</w:t>
        </w:r>
      </w:ins>
      <w:del w:id="103" w:author="Érico de Souza" w:date="2020-11-04T14:13:00Z">
        <w:r w:rsidR="00246A57" w:rsidDel="000B3ABD">
          <w:delText>3</w:delText>
        </w:r>
      </w:del>
      <w:r w:rsidR="00246A57">
        <w:t xml:space="preserve"> possíveis contextos</w:t>
      </w:r>
      <w:r w:rsidR="00907761">
        <w:t xml:space="preserve"> de ambiente</w:t>
      </w:r>
      <w:ins w:id="104" w:author="Érico de Souza" w:date="2020-11-04T14:15:00Z">
        <w:r w:rsidR="00013EA8">
          <w:t xml:space="preserve"> a ser</w:t>
        </w:r>
      </w:ins>
      <w:del w:id="105" w:author="Érico de Souza" w:date="2020-11-04T14:15:00Z">
        <w:r w:rsidR="00246A57" w:rsidDel="00013EA8">
          <w:delText xml:space="preserve"> </w:delText>
        </w:r>
      </w:del>
      <w:commentRangeEnd w:id="101"/>
      <w:r w:rsidR="00CF5FC9">
        <w:rPr>
          <w:rStyle w:val="Refdecomentrio"/>
        </w:rPr>
        <w:commentReference w:id="101"/>
      </w:r>
      <w:del w:id="106" w:author="Érico de Souza" w:date="2020-11-04T14:15:00Z">
        <w:r w:rsidR="00246A57" w:rsidDel="00013EA8">
          <w:delText xml:space="preserve">que podem </w:delText>
        </w:r>
        <w:commentRangeStart w:id="107"/>
        <w:r w:rsidR="00246A57" w:rsidDel="00013EA8">
          <w:delText>ser</w:delText>
        </w:r>
      </w:del>
      <w:r w:rsidR="00246A57">
        <w:t xml:space="preserve"> </w:t>
      </w:r>
      <w:commentRangeEnd w:id="107"/>
      <w:r w:rsidR="00CF5FC9">
        <w:rPr>
          <w:rStyle w:val="Refdecomentrio"/>
        </w:rPr>
        <w:commentReference w:id="107"/>
      </w:r>
      <w:r w:rsidR="00246A57">
        <w:t xml:space="preserve">representados na aplicação, </w:t>
      </w:r>
      <w:ins w:id="108" w:author="Érico de Souza" w:date="2020-11-04T14:16:00Z">
        <w:r w:rsidR="007F7D5F">
          <w:t>determinados por</w:t>
        </w:r>
      </w:ins>
      <w:del w:id="109" w:author="Érico de Souza" w:date="2020-11-04T14:16:00Z">
        <w:r w:rsidR="00246A57" w:rsidDel="007F7D5F">
          <w:delText>que são</w:delText>
        </w:r>
      </w:del>
      <w:r w:rsidR="00246A57">
        <w:t>:</w:t>
      </w:r>
      <w:commentRangeStart w:id="110"/>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110"/>
      <w:r w:rsidR="00CF5FC9">
        <w:rPr>
          <w:rStyle w:val="Refdecomentrio"/>
        </w:rPr>
        <w:commentReference w:id="110"/>
      </w:r>
      <w:r w:rsidR="007641AA">
        <w:t xml:space="preserve"> </w:t>
      </w:r>
      <w:ins w:id="111" w:author="Érico de Souza" w:date="2020-11-04T14:23:00Z">
        <w:r w:rsidR="00031E0B">
          <w:t>Com</w:t>
        </w:r>
      </w:ins>
      <w:ins w:id="112" w:author="Érico de Souza" w:date="2020-11-04T14:21:00Z">
        <w:r w:rsidR="00786C5A">
          <w:t xml:space="preserve"> finalidade</w:t>
        </w:r>
      </w:ins>
      <w:ins w:id="113" w:author="Érico de Souza" w:date="2020-11-04T14:23:00Z">
        <w:r w:rsidR="00F51370">
          <w:t xml:space="preserve"> </w:t>
        </w:r>
      </w:ins>
      <w:ins w:id="114" w:author="Érico de Souza" w:date="2020-11-04T14:24:00Z">
        <w:r w:rsidR="004D51C7">
          <w:t>de explicitar o</w:t>
        </w:r>
      </w:ins>
      <w:ins w:id="115" w:author="Érico de Souza" w:date="2020-11-04T14:18:00Z">
        <w:r w:rsidR="00A913A2">
          <w:t xml:space="preserve"> produto final, </w:t>
        </w:r>
      </w:ins>
      <w:ins w:id="116" w:author="Érico de Souza" w:date="2020-11-04T14:19:00Z">
        <w:r w:rsidR="003C6421">
          <w:t xml:space="preserve">o protótipo </w:t>
        </w:r>
        <w:r w:rsidR="00B46633">
          <w:t xml:space="preserve">explorará apenas </w:t>
        </w:r>
        <w:r w:rsidR="00A56E84">
          <w:t>o serviço de l</w:t>
        </w:r>
      </w:ins>
      <w:ins w:id="117" w:author="Érico de Souza" w:date="2020-11-04T14:20:00Z">
        <w:r w:rsidR="00A56E84">
          <w:t>ocalização.</w:t>
        </w:r>
      </w:ins>
      <w:del w:id="118" w:author="Érico de Souza" w:date="2020-11-04T14:18:00Z">
        <w:r w:rsidR="007641AA" w:rsidDel="009E7774">
          <w:delText xml:space="preserve">Devido </w:delText>
        </w:r>
        <w:r w:rsidR="00B11C5A" w:rsidDel="009E7774">
          <w:delText>a um tempo limitado de desenvolvimento</w:delText>
        </w:r>
        <w:r w:rsidR="007641AA" w:rsidDel="009E7774">
          <w:delText xml:space="preserve"> da aplicação só </w:delText>
        </w:r>
        <w:r w:rsidR="00706CA6" w:rsidDel="009E7774">
          <w:delText>será</w:delText>
        </w:r>
        <w:r w:rsidR="007641AA" w:rsidDel="009E7774">
          <w:delText xml:space="preserve"> utilizado o contexto localização.</w:delText>
        </w:r>
      </w:del>
    </w:p>
    <w:p w14:paraId="550D217F" w14:textId="51089891" w:rsidR="008849DE" w:rsidRDefault="008849DE" w:rsidP="00972812">
      <w:pPr>
        <w:pStyle w:val="Ttulo3"/>
      </w:pPr>
      <w:bookmarkStart w:id="119"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119"/>
    </w:p>
    <w:p w14:paraId="72669C84" w14:textId="2C805864" w:rsidR="00CF04BE" w:rsidRDefault="00BD6225" w:rsidP="00972812">
      <w:r>
        <w:tab/>
      </w:r>
      <w:ins w:id="120" w:author="Érico de Souza" w:date="2020-11-04T14:26:00Z">
        <w:r w:rsidR="000B2725">
          <w:t>O</w:t>
        </w:r>
        <w:r w:rsidR="001A572F">
          <w:t>b</w:t>
        </w:r>
        <w:r w:rsidR="000B2725">
          <w:t>ter-se-á</w:t>
        </w:r>
        <w:r w:rsidR="001A572F">
          <w:t xml:space="preserve"> </w:t>
        </w:r>
        <w:r w:rsidR="000B2725">
          <w:t>o</w:t>
        </w:r>
      </w:ins>
      <w:del w:id="121" w:author="Érico de Souza" w:date="2020-11-04T14:26:00Z">
        <w:r w:rsidR="00EF23A5" w:rsidDel="000B2725">
          <w:delText>O</w:delText>
        </w:r>
      </w:del>
      <w:r w:rsidR="00EF23A5">
        <w:t>s contextos</w:t>
      </w:r>
      <w:r>
        <w:t xml:space="preserve"> </w:t>
      </w:r>
      <w:r w:rsidR="00CF5FC9">
        <w:t xml:space="preserve">no </w:t>
      </w:r>
      <w:r w:rsidR="004234B0">
        <w:rPr>
          <w:i/>
        </w:rPr>
        <w:t>LORS</w:t>
      </w:r>
      <w:r w:rsidR="00CF5FC9">
        <w:t xml:space="preserve"> </w:t>
      </w:r>
      <w:del w:id="122" w:author="Érico de Souza" w:date="2020-11-04T14:27:00Z">
        <w:r w:rsidDel="000B2725">
          <w:delText>serão obtidos</w:delText>
        </w:r>
        <w:r w:rsidR="00CF5FC9" w:rsidDel="000B2725">
          <w:delText xml:space="preserve"> </w:delText>
        </w:r>
      </w:del>
      <w:r>
        <w:t>a</w:t>
      </w:r>
      <w:r w:rsidR="00C23039">
        <w:t xml:space="preserve"> partir da captura de </w:t>
      </w:r>
      <w:r w:rsidR="00233953">
        <w:t>formulários</w:t>
      </w:r>
      <w:r w:rsidR="007276D7">
        <w:t xml:space="preserve"> e</w:t>
      </w:r>
      <w:r>
        <w:t xml:space="preserve"> eventos</w:t>
      </w:r>
      <w:r w:rsidR="00C23039">
        <w:t xml:space="preserve"> de um app</w:t>
      </w:r>
      <w:ins w:id="123" w:author="Érico de Souza" w:date="2020-11-04T14:31:00Z">
        <w:r w:rsidR="00FA28F8">
          <w:t>,</w:t>
        </w:r>
      </w:ins>
      <w:del w:id="124" w:author="Érico de Souza" w:date="2020-11-04T14:31:00Z">
        <w:r w:rsidR="002367B6" w:rsidDel="00FA28F8">
          <w:delText>.</w:delText>
        </w:r>
        <w:r w:rsidR="00FE3FBF" w:rsidDel="00FA28F8">
          <w:delText xml:space="preserve"> </w:delText>
        </w:r>
        <w:r w:rsidR="00E50F49" w:rsidDel="00FA28F8">
          <w:delText>Na</w:delText>
        </w:r>
      </w:del>
      <w:r w:rsidR="00E50F49">
        <w:t xml:space="preserve"> aplica</w:t>
      </w:r>
      <w:ins w:id="125" w:author="Érico de Souza" w:date="2020-11-04T14:31:00Z">
        <w:r w:rsidR="00B75D5D">
          <w:t>dos</w:t>
        </w:r>
      </w:ins>
      <w:ins w:id="126" w:author="Érico de Souza" w:date="2020-11-04T14:32:00Z">
        <w:r w:rsidR="00B75D5D">
          <w:t>, por conjuntur</w:t>
        </w:r>
        <w:r w:rsidR="009642A2">
          <w:t>a</w:t>
        </w:r>
      </w:ins>
      <w:del w:id="127" w:author="Érico de Souza" w:date="2020-11-04T14:31:00Z">
        <w:r w:rsidR="00E50F49" w:rsidDel="00B75D5D">
          <w:delText>ção</w:delText>
        </w:r>
      </w:del>
      <w:ins w:id="128" w:author="Érico de Souza" w:date="2020-11-04T14:32:00Z">
        <w:r w:rsidR="009642A2">
          <w:t>,</w:t>
        </w:r>
      </w:ins>
      <w:del w:id="129" w:author="Érico de Souza" w:date="2020-11-04T14:32:00Z">
        <w:r w:rsidR="00E50F49" w:rsidDel="009642A2">
          <w:delText xml:space="preserve">, será obtido </w:delText>
        </w:r>
        <w:r w:rsidR="0039573D" w:rsidDel="009642A2">
          <w:delText>contexto</w:delText>
        </w:r>
      </w:del>
      <w:r w:rsidR="0039573D">
        <w:t xml:space="preserve"> </w:t>
      </w:r>
      <w:r w:rsidR="00E50F49">
        <w:t xml:space="preserve">de duas maneiras: (i) explicitamente, </w:t>
      </w:r>
      <w:ins w:id="130" w:author="Érico de Souza" w:date="2020-11-04T14:33:00Z">
        <w:r w:rsidR="00224777">
          <w:t>para</w:t>
        </w:r>
      </w:ins>
      <w:del w:id="131" w:author="Érico de Souza" w:date="2020-11-04T14:33:00Z">
        <w:r w:rsidR="00E50F49" w:rsidDel="00224777">
          <w:delText>onde</w:delText>
        </w:r>
      </w:del>
      <w:r w:rsidR="00E50F49">
        <w:t xml:space="preserve"> o usuário</w:t>
      </w:r>
      <w:del w:id="132" w:author="Érico de Souza" w:date="2020-11-04T14:33:00Z">
        <w:r w:rsidR="00E50F49" w:rsidDel="00224777">
          <w:delText xml:space="preserve"> irá</w:delText>
        </w:r>
      </w:del>
      <w:r w:rsidR="00E50F49">
        <w:t xml:space="preserve"> cadastrar o que está fazendo. Ex.: emoções, atividades</w:t>
      </w:r>
      <w:r w:rsidR="00E44E8B">
        <w:t xml:space="preserve"> e localização</w:t>
      </w:r>
      <w:r w:rsidR="00E50F49">
        <w:t xml:space="preserve">. (ii) implicitamente, </w:t>
      </w:r>
      <w:ins w:id="133" w:author="Érico de Souza" w:date="2020-11-04T14:35:00Z">
        <w:r w:rsidR="00F74FAE">
          <w:t xml:space="preserve">adquirido </w:t>
        </w:r>
      </w:ins>
      <w:del w:id="134" w:author="Érico de Souza" w:date="2020-11-04T14:35:00Z">
        <w:r w:rsidR="0039573D" w:rsidDel="00F74FAE">
          <w:delText xml:space="preserve">a qual </w:delText>
        </w:r>
        <w:r w:rsidR="00FB4D12" w:rsidDel="00F74FAE">
          <w:delText>será</w:delText>
        </w:r>
        <w:r w:rsidR="0039573D" w:rsidDel="00F74FAE">
          <w:delText xml:space="preserve"> obtid</w:delText>
        </w:r>
        <w:r w:rsidR="00FB4D12" w:rsidDel="00F74FAE">
          <w:delText>o</w:delText>
        </w:r>
        <w:r w:rsidR="0039573D" w:rsidDel="00F74FAE">
          <w:delText xml:space="preserve"> </w:delText>
        </w:r>
      </w:del>
      <w:r w:rsidR="0039573D">
        <w:t>através d</w:t>
      </w:r>
      <w:r w:rsidR="00CF04BE">
        <w:t>as ações do usuário realizadas no aplicativo</w:t>
      </w:r>
      <w:ins w:id="135" w:author="Érico de Souza" w:date="2020-11-04T14:35:00Z">
        <w:r w:rsidR="001F2541">
          <w:t xml:space="preserve"> como os </w:t>
        </w:r>
      </w:ins>
      <w:del w:id="136" w:author="Érico de Souza" w:date="2020-11-04T14:35:00Z">
        <w:r w:rsidR="00CF04BE" w:rsidDel="001F2541">
          <w:delText>.</w:delText>
        </w:r>
        <w:r w:rsidR="00CE64CC" w:rsidDel="001F2541">
          <w:delText xml:space="preserve"> Ex.: </w:delText>
        </w:r>
        <w:r w:rsidR="001A18FD" w:rsidRPr="001A18FD" w:rsidDel="001F2541">
          <w:delText xml:space="preserve">ações sobre os </w:delText>
        </w:r>
      </w:del>
      <w:r w:rsidR="001A18FD" w:rsidRPr="001A18FD">
        <w:t>componentes do app</w:t>
      </w:r>
      <w:ins w:id="137" w:author="Érico de Souza" w:date="2020-11-04T14:36:00Z">
        <w:r w:rsidR="00A20546">
          <w:t>. Ex.</w:t>
        </w:r>
        <w:r w:rsidR="00E80069">
          <w:t>:</w:t>
        </w:r>
      </w:ins>
      <w:ins w:id="138" w:author="Érico de Souza" w:date="2020-11-04T14:37:00Z">
        <w:r w:rsidR="00E80069">
          <w:t xml:space="preserve"> sua</w:t>
        </w:r>
      </w:ins>
      <w:del w:id="139" w:author="Érico de Souza" w:date="2020-11-04T14:36:00Z">
        <w:r w:rsidR="00CE64CC" w:rsidDel="00A20546">
          <w:delText>,</w:delText>
        </w:r>
      </w:del>
      <w:r w:rsidR="00CE64CC">
        <w:t xml:space="preserve"> </w:t>
      </w:r>
      <w:r w:rsidR="007D153C">
        <w:t>localização</w:t>
      </w:r>
      <w:r w:rsidR="00CE64CC">
        <w:t>.</w:t>
      </w:r>
    </w:p>
    <w:p w14:paraId="1ABFA8C1" w14:textId="4F30D59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140"/>
      <w:r w:rsidR="00EF1EAD">
        <w:t>implicitamente</w:t>
      </w:r>
      <w:commentRangeEnd w:id="140"/>
      <w:r w:rsidR="00CF5FC9">
        <w:rPr>
          <w:rStyle w:val="Refdecomentrio"/>
        </w:rPr>
        <w:commentReference w:id="140"/>
      </w:r>
      <w:r w:rsidR="008E1661">
        <w:t xml:space="preserve">, </w:t>
      </w:r>
      <w:r w:rsidR="00EF1EAD">
        <w:t xml:space="preserve">isso devido as limitações dos sensores e dados disponíveis na </w:t>
      </w:r>
      <w:commentRangeStart w:id="141"/>
      <w:r w:rsidR="00EF1EAD">
        <w:t xml:space="preserve">aplicação </w:t>
      </w:r>
      <w:commentRangeEnd w:id="141"/>
      <w:r w:rsidR="00CF5FC9">
        <w:rPr>
          <w:rStyle w:val="Refdecomentrio"/>
        </w:rPr>
        <w:lastRenderedPageBreak/>
        <w:commentReference w:id="141"/>
      </w:r>
      <w:r w:rsidR="00EF1EAD">
        <w:t>desenvolvida</w:t>
      </w:r>
      <w:ins w:id="142" w:author="Érico de Souza" w:date="2020-11-04T14:40:00Z">
        <w:r w:rsidR="00924C6E">
          <w:t>.</w:t>
        </w:r>
      </w:ins>
      <w:del w:id="143" w:author="Érico de Souza" w:date="2020-11-04T14:40:00Z">
        <w:r w:rsidR="00EF1EAD" w:rsidDel="00924C6E">
          <w:delText>,</w:delText>
        </w:r>
      </w:del>
      <w:r w:rsidR="00EF1EAD">
        <w:t xml:space="preserve"> </w:t>
      </w:r>
      <w:ins w:id="144" w:author="Érico de Souza" w:date="2020-11-04T14:40:00Z">
        <w:r w:rsidR="00924C6E">
          <w:t>P</w:t>
        </w:r>
      </w:ins>
      <w:del w:id="145" w:author="Érico de Souza" w:date="2020-11-04T14:40:00Z">
        <w:r w:rsidR="00EF1EAD" w:rsidDel="00924C6E">
          <w:delText>p</w:delText>
        </w:r>
      </w:del>
      <w:r w:rsidR="00EF1EAD">
        <w:t xml:space="preserve">or isso, o sistema </w:t>
      </w:r>
      <w:del w:id="146" w:author="Érico de Souza" w:date="2020-11-04T14:40:00Z">
        <w:r w:rsidR="008264A2" w:rsidDel="00924C6E">
          <w:delText xml:space="preserve">que será </w:delText>
        </w:r>
        <w:r w:rsidR="00EF1EAD" w:rsidDel="00924C6E">
          <w:delText xml:space="preserve">desenvolvido </w:delText>
        </w:r>
      </w:del>
      <w:ins w:id="147" w:author="Érico de Souza" w:date="2020-11-04T14:40:00Z">
        <w:r w:rsidR="00924C6E">
          <w:t>d</w:t>
        </w:r>
      </w:ins>
      <w:del w:id="148" w:author="Érico de Souza" w:date="2020-11-04T14:40:00Z">
        <w:r w:rsidR="00EF1EAD" w:rsidDel="00924C6E">
          <w:delText>n</w:delText>
        </w:r>
      </w:del>
      <w:r w:rsidR="00EF1EAD">
        <w:t>es</w:t>
      </w:r>
      <w:r w:rsidR="008264A2">
        <w:t>t</w:t>
      </w:r>
      <w:r w:rsidR="00EF1EAD">
        <w:t>e trabalho</w:t>
      </w:r>
      <w:del w:id="149" w:author="Érico de Souza" w:date="2020-11-04T14:40:00Z">
        <w:r w:rsidR="00EF1EAD" w:rsidDel="00924C6E">
          <w:delText>,</w:delText>
        </w:r>
      </w:del>
      <w:r w:rsidR="00EF1EAD">
        <w:t xml:space="preserve"> contar</w:t>
      </w:r>
      <w:r w:rsidR="008264A2">
        <w:t>á</w:t>
      </w:r>
      <w:r w:rsidR="00EF1EAD">
        <w:t xml:space="preserve"> com informações disposta</w:t>
      </w:r>
      <w:r w:rsidR="008264A2">
        <w:t>s</w:t>
      </w:r>
      <w:r w:rsidR="00EF1EAD">
        <w:t xml:space="preserve"> de maneira expl</w:t>
      </w:r>
      <w:ins w:id="150" w:author="Érico de Souza" w:date="2020-11-04T14:41:00Z">
        <w:r w:rsidR="00151EF5">
          <w:t>í</w:t>
        </w:r>
      </w:ins>
      <w:del w:id="151" w:author="Érico de Souza" w:date="2020-11-04T14:41:00Z">
        <w:r w:rsidR="00EF1EAD" w:rsidDel="00151EF5">
          <w:delText>i</w:delText>
        </w:r>
      </w:del>
      <w:r w:rsidR="00EF1EAD">
        <w:t xml:space="preserve">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1F7E7425" w:rsidR="005B61E3" w:rsidRDefault="005B61E3" w:rsidP="00972812">
      <w:pPr>
        <w:pStyle w:val="Listas1"/>
      </w:pPr>
      <w:r>
        <w:t>Informações adquiridas de maneira expl</w:t>
      </w:r>
      <w:ins w:id="152" w:author="Érico de Souza" w:date="2020-11-04T14:41:00Z">
        <w:r w:rsidR="00151EF5">
          <w:t>í</w:t>
        </w:r>
      </w:ins>
      <w:del w:id="153" w:author="Érico de Souza" w:date="2020-11-04T14:41:00Z">
        <w:r w:rsidDel="00151EF5">
          <w:delText>i</w:delText>
        </w:r>
      </w:del>
      <w:r>
        <w:t xml:space="preserve">cita: </w:t>
      </w:r>
    </w:p>
    <w:p w14:paraId="1DDA9A7C" w14:textId="207F3058" w:rsidR="0051636D" w:rsidRDefault="0051636D" w:rsidP="00972812">
      <w:pPr>
        <w:pStyle w:val="PargrafodaLista"/>
        <w:numPr>
          <w:ilvl w:val="1"/>
          <w:numId w:val="8"/>
        </w:numPr>
      </w:pPr>
      <w:commentRangeStart w:id="154"/>
      <w:commentRangeStart w:id="155"/>
      <w:r>
        <w:t>localização</w:t>
      </w:r>
      <w:commentRangeEnd w:id="154"/>
      <w:r w:rsidR="008264A2">
        <w:rPr>
          <w:rStyle w:val="Refdecomentrio"/>
        </w:rPr>
        <w:commentReference w:id="154"/>
      </w:r>
      <w:commentRangeEnd w:id="155"/>
      <w:r w:rsidR="001C6C9A">
        <w:rPr>
          <w:rStyle w:val="Refdecomentrio"/>
        </w:rPr>
        <w:commentReference w:id="155"/>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7363CFA4" w14:textId="7C52EA3A" w:rsidR="0097248D" w:rsidRDefault="00356B19" w:rsidP="0097248D">
      <w:pPr>
        <w:pStyle w:val="PargrafodaLista"/>
        <w:numPr>
          <w:ilvl w:val="1"/>
          <w:numId w:val="8"/>
        </w:numPr>
        <w:rPr>
          <w:ins w:id="156" w:author="Érico de Souza" w:date="2020-11-04T14:42:00Z"/>
        </w:rPr>
      </w:pPr>
      <w:r>
        <w:t xml:space="preserve">músicas </w:t>
      </w:r>
      <w:r w:rsidR="009A3482">
        <w:t>preferidas</w:t>
      </w:r>
    </w:p>
    <w:p w14:paraId="13F0B1A1" w14:textId="77777777" w:rsidR="0097248D" w:rsidRDefault="0097248D" w:rsidP="0097248D">
      <w:pPr>
        <w:ind w:left="1080"/>
        <w:pPrChange w:id="157" w:author="Érico de Souza" w:date="2020-11-04T14:42:00Z">
          <w:pPr>
            <w:pStyle w:val="PargrafodaLista"/>
            <w:numPr>
              <w:ilvl w:val="1"/>
              <w:numId w:val="8"/>
            </w:numPr>
            <w:ind w:left="1440" w:hanging="360"/>
          </w:pPr>
        </w:pPrChange>
      </w:pPr>
    </w:p>
    <w:p w14:paraId="13E4EF17" w14:textId="3A7905F0" w:rsidR="00B146A6" w:rsidRDefault="00B146A6" w:rsidP="00B146A6">
      <w:r>
        <w:tab/>
        <w:t xml:space="preserve">Os dados de localização </w:t>
      </w:r>
      <w:ins w:id="158" w:author="Érico de Souza" w:date="2020-11-04T14:43:00Z">
        <w:r w:rsidR="00BF16EF">
          <w:t>implícitos</w:t>
        </w:r>
      </w:ins>
      <w:del w:id="159" w:author="Érico de Souza" w:date="2020-11-04T14:43:00Z">
        <w:r w:rsidDel="00BF16EF">
          <w:delText>obtidos implicitamente</w:delText>
        </w:r>
      </w:del>
      <w:r>
        <w:t xml:space="preserve"> são</w:t>
      </w:r>
      <w:ins w:id="160" w:author="Érico de Souza" w:date="2020-11-04T14:44:00Z">
        <w:r w:rsidR="008545D5">
          <w:t xml:space="preserve"> os</w:t>
        </w:r>
      </w:ins>
      <w:r>
        <w:t xml:space="preserve"> </w:t>
      </w:r>
      <w:ins w:id="161" w:author="Érico de Souza" w:date="2020-11-04T14:43:00Z">
        <w:r w:rsidR="00BF16EF">
          <w:t>de</w:t>
        </w:r>
      </w:ins>
      <w:del w:id="162" w:author="Érico de Souza" w:date="2020-11-04T14:43:00Z">
        <w:r w:rsidDel="00BF16EF">
          <w:delText>a</w:delText>
        </w:r>
      </w:del>
      <w:r>
        <w:t xml:space="preserve"> latitude e longitude do usuário</w:t>
      </w:r>
      <w:ins w:id="163" w:author="Érico de Souza" w:date="2020-11-04T14:43:00Z">
        <w:r w:rsidR="0097248D">
          <w:t>;</w:t>
        </w:r>
      </w:ins>
      <w:del w:id="164" w:author="Érico de Souza" w:date="2020-11-04T14:43:00Z">
        <w:r w:rsidDel="0097248D">
          <w:delText>,</w:delText>
        </w:r>
      </w:del>
      <w:r>
        <w:t xml:space="preserve"> eles foram salvos na aplicação</w:t>
      </w:r>
      <w:ins w:id="165" w:author="Érico de Souza" w:date="2020-11-04T14:48:00Z">
        <w:r w:rsidR="005B4DA8">
          <w:t xml:space="preserve"> -</w:t>
        </w:r>
      </w:ins>
      <w:del w:id="166" w:author="Érico de Souza" w:date="2020-11-04T14:43:00Z">
        <w:r w:rsidDel="0097248D">
          <w:delText>,</w:delText>
        </w:r>
      </w:del>
      <w:del w:id="167" w:author="Érico de Souza" w:date="2020-11-04T14:44:00Z">
        <w:r w:rsidDel="00F70E61">
          <w:delText xml:space="preserve"> porém,</w:delText>
        </w:r>
      </w:del>
      <w:r>
        <w:t xml:space="preserve"> </w:t>
      </w:r>
      <w:ins w:id="168" w:author="Érico de Souza" w:date="2020-11-04T14:51:00Z">
        <w:r w:rsidR="00192BDA">
          <w:t>d</w:t>
        </w:r>
      </w:ins>
      <w:del w:id="169" w:author="Érico de Souza" w:date="2020-11-04T14:44:00Z">
        <w:r w:rsidDel="00F70E61">
          <w:delText>d</w:delText>
        </w:r>
      </w:del>
      <w:r>
        <w:t xml:space="preserve">evido ao tempo limitado para o desenvolvimento, </w:t>
      </w:r>
      <w:r w:rsidR="00A37EE4">
        <w:t>o dado</w:t>
      </w:r>
      <w:r>
        <w:t xml:space="preserve"> não foi utilizado.</w:t>
      </w:r>
      <w:r w:rsidR="007E6CBF">
        <w:t xml:space="preserve"> </w:t>
      </w:r>
      <w:ins w:id="170" w:author="Érico de Souza" w:date="2020-11-04T14:48:00Z">
        <w:r w:rsidR="00E62847">
          <w:t>Logo, o</w:t>
        </w:r>
      </w:ins>
      <w:del w:id="171" w:author="Érico de Souza" w:date="2020-11-04T14:48:00Z">
        <w:r w:rsidR="007E6CBF" w:rsidDel="00E62847">
          <w:delText>O</w:delText>
        </w:r>
      </w:del>
      <w:r w:rsidR="007E6CBF">
        <w:t xml:space="preserve"> tempo </w:t>
      </w:r>
      <w:ins w:id="172" w:author="Érico de Souza" w:date="2020-11-04T14:49:00Z">
        <w:r w:rsidR="00E62847">
          <w:t>implícito</w:t>
        </w:r>
      </w:ins>
      <w:del w:id="173" w:author="Érico de Souza" w:date="2020-11-04T14:49:00Z">
        <w:r w:rsidR="007E6CBF" w:rsidDel="00E62847">
          <w:delText>d</w:delText>
        </w:r>
      </w:del>
      <w:del w:id="174" w:author="Érico de Souza" w:date="2020-11-04T14:48:00Z">
        <w:r w:rsidR="007E6CBF" w:rsidDel="00E62847">
          <w:delText>o obtido implicitamente</w:delText>
        </w:r>
      </w:del>
      <w:r w:rsidR="007E6CBF">
        <w:t xml:space="preserve"> é a data e hora do evento, registrado para</w:t>
      </w:r>
      <w:ins w:id="175" w:author="Érico de Souza" w:date="2020-11-04T14:49:00Z">
        <w:r w:rsidR="009F6C0F">
          <w:t>,</w:t>
        </w:r>
      </w:ins>
      <w:r w:rsidR="007E6CBF">
        <w:t xml:space="preserve"> no futuro</w:t>
      </w:r>
      <w:ins w:id="176" w:author="Érico de Souza" w:date="2020-11-04T14:49:00Z">
        <w:r w:rsidR="009F6C0F">
          <w:t>,</w:t>
        </w:r>
      </w:ins>
      <w:r w:rsidR="007E6CBF">
        <w:t xml:space="preserve"> poder ser aplicado um modelo sequencial junto ao KNN.</w:t>
      </w:r>
    </w:p>
    <w:p w14:paraId="10D98F62" w14:textId="7CB9F60C" w:rsidR="00512D8C" w:rsidRDefault="00A4134C" w:rsidP="00972812">
      <w:pPr>
        <w:pStyle w:val="Ttulo3"/>
      </w:pPr>
      <w:bookmarkStart w:id="177" w:name="_Ref42462937"/>
      <w:bookmarkStart w:id="178" w:name="_Toc55260954"/>
      <w:r>
        <w:t>O que são a</w:t>
      </w:r>
      <w:r w:rsidR="00512D8C">
        <w:t xml:space="preserve">s ações do </w:t>
      </w:r>
      <w:r w:rsidR="006B1587">
        <w:t>usuário</w:t>
      </w:r>
      <w:r>
        <w:t>?</w:t>
      </w:r>
      <w:bookmarkEnd w:id="177"/>
      <w:bookmarkEnd w:id="178"/>
    </w:p>
    <w:p w14:paraId="22431373" w14:textId="03A3F070" w:rsidR="00614F8F" w:rsidRDefault="00EF2967" w:rsidP="00972812">
      <w:r>
        <w:tab/>
        <w:t>As ações do usuário trazem diversas informações referentes ao</w:t>
      </w:r>
      <w:del w:id="179" w:author="Érico de Souza" w:date="2020-11-04T14:50:00Z">
        <w:r w:rsidDel="00FA0041">
          <w:delText xml:space="preserve"> contexto</w:delText>
        </w:r>
      </w:del>
      <w:r>
        <w:t xml:space="preserve"> que ele está vivendo</w:t>
      </w:r>
      <w:ins w:id="180" w:author="Érico de Souza" w:date="2020-11-04T14:53:00Z">
        <w:r w:rsidR="008863AC">
          <w:t xml:space="preserve"> (</w:t>
        </w:r>
      </w:ins>
      <w:del w:id="181" w:author="Érico de Souza" w:date="2020-11-04T14:50:00Z">
        <w:r w:rsidDel="001A22D3">
          <w:delText>,</w:delText>
        </w:r>
      </w:del>
      <w:del w:id="182" w:author="Érico de Souza" w:date="2020-11-04T14:53:00Z">
        <w:r w:rsidDel="008863AC">
          <w:delText xml:space="preserve"> </w:delText>
        </w:r>
      </w:del>
      <w:del w:id="183" w:author="Érico de Souza" w:date="2020-11-04T14:51:00Z">
        <w:r w:rsidDel="001A22D3">
          <w:delText>e</w:delText>
        </w:r>
      </w:del>
      <w:del w:id="184" w:author="Érico de Souza" w:date="2020-11-04T14:53:00Z">
        <w:r w:rsidDel="008863AC">
          <w:delText xml:space="preserve">las </w:delText>
        </w:r>
      </w:del>
      <w:r>
        <w:t>auxilia</w:t>
      </w:r>
      <w:ins w:id="185" w:author="Érico de Souza" w:date="2020-11-04T14:53:00Z">
        <w:r w:rsidR="00D4335B">
          <w:t>ndo</w:t>
        </w:r>
      </w:ins>
      <w:del w:id="186" w:author="Érico de Souza" w:date="2020-11-04T14:53:00Z">
        <w:r w:rsidDel="00D4335B">
          <w:delText>m</w:delText>
        </w:r>
      </w:del>
      <w:r>
        <w:t xml:space="preserve"> </w:t>
      </w:r>
      <w:del w:id="187" w:author="Érico de Souza" w:date="2020-11-04T14:53:00Z">
        <w:r w:rsidDel="00D4335B">
          <w:delText>n</w:delText>
        </w:r>
      </w:del>
      <w:r>
        <w:t xml:space="preserve">o entendimento do seu </w:t>
      </w:r>
      <w:ins w:id="188" w:author="Érico de Souza" w:date="2020-11-04T14:54:00Z">
        <w:r w:rsidR="00D4335B">
          <w:t>ambient</w:t>
        </w:r>
      </w:ins>
      <w:ins w:id="189" w:author="Érico de Souza" w:date="2020-11-05T00:38:00Z">
        <w:r w:rsidR="008F1D7D">
          <w:t>e</w:t>
        </w:r>
      </w:ins>
      <w:del w:id="190" w:author="Érico de Souza" w:date="2020-11-04T14:54:00Z">
        <w:r w:rsidDel="00D4335B">
          <w:delText>contexto</w:delText>
        </w:r>
      </w:del>
      <w:r>
        <w:t xml:space="preserve"> e </w:t>
      </w:r>
      <w:del w:id="191" w:author="Érico de Souza" w:date="2020-11-04T14:54:00Z">
        <w:r w:rsidDel="00D4335B">
          <w:delText>n</w:delText>
        </w:r>
      </w:del>
      <w:r>
        <w:t>a validação da acuracidade das recomendações feitas</w:t>
      </w:r>
      <w:ins w:id="192" w:author="Érico de Souza" w:date="2020-11-04T14:54:00Z">
        <w:r w:rsidR="00184F7C">
          <w:t>, por exemplo).</w:t>
        </w:r>
      </w:ins>
      <w:del w:id="193" w:author="Érico de Souza" w:date="2020-11-04T14:54:00Z">
        <w:r w:rsidDel="00184F7C">
          <w:delText>.</w:delText>
        </w:r>
      </w:del>
      <w:r>
        <w:t xml:space="preserve"> São elas que</w:t>
      </w:r>
      <w:r w:rsidR="005460EE">
        <w:t xml:space="preserve"> demonstrar</w:t>
      </w:r>
      <w:r w:rsidR="006E5255">
        <w:t>ão</w:t>
      </w:r>
      <w:ins w:id="194" w:author="Érico de Souza" w:date="2020-11-04T15:00:00Z">
        <w:r w:rsidR="00611490">
          <w:t xml:space="preserve"> ao sistema</w:t>
        </w:r>
      </w:ins>
      <w:ins w:id="195" w:author="Érico de Souza" w:date="2020-11-04T14:58:00Z">
        <w:r w:rsidR="00717411">
          <w:t>,</w:t>
        </w:r>
        <w:r w:rsidR="00717411" w:rsidRPr="00717411">
          <w:t xml:space="preserve"> </w:t>
        </w:r>
      </w:ins>
      <w:ins w:id="196" w:author="Érico de Souza" w:date="2020-11-04T14:59:00Z">
        <w:r w:rsidR="0024566C">
          <w:t>através</w:t>
        </w:r>
      </w:ins>
      <w:ins w:id="197" w:author="Érico de Souza" w:date="2020-11-04T14:58:00Z">
        <w:r w:rsidR="00717411">
          <w:t xml:space="preserve"> das músicas recomendadas</w:t>
        </w:r>
        <w:r w:rsidR="00717411">
          <w:t>,</w:t>
        </w:r>
      </w:ins>
      <w:r w:rsidR="0041002E">
        <w:t xml:space="preserve"> </w:t>
      </w:r>
      <w:del w:id="198" w:author="Érico de Souza" w:date="2020-11-04T15:00:00Z">
        <w:r w:rsidR="0041002E" w:rsidDel="00611490">
          <w:delText>ao sistema</w:delText>
        </w:r>
      </w:del>
      <w:del w:id="199" w:author="Érico de Souza" w:date="2020-11-04T14:56:00Z">
        <w:r w:rsidR="0041002E" w:rsidDel="00D10D40">
          <w:delText>,</w:delText>
        </w:r>
      </w:del>
      <w:del w:id="200" w:author="Érico de Souza" w:date="2020-11-04T15:00:00Z">
        <w:r w:rsidR="005460EE" w:rsidDel="00611490">
          <w:delText xml:space="preserve"> </w:delText>
        </w:r>
      </w:del>
      <w:r w:rsidR="005460EE">
        <w:t>o gosto</w:t>
      </w:r>
      <w:del w:id="201" w:author="Érico de Souza" w:date="2020-11-04T14:56:00Z">
        <w:r w:rsidR="005460EE" w:rsidDel="00DD3FC9">
          <w:delText xml:space="preserve"> ou </w:delText>
        </w:r>
        <w:r w:rsidR="006E5255" w:rsidDel="00DD3FC9">
          <w:delText>não</w:delText>
        </w:r>
      </w:del>
      <w:r w:rsidR="006E5255">
        <w:t xml:space="preserve"> </w:t>
      </w:r>
      <w:r w:rsidR="005460EE">
        <w:t>do usuário,</w:t>
      </w:r>
      <w:ins w:id="202" w:author="Érico de Souza" w:date="2020-11-04T14:56:00Z">
        <w:r w:rsidR="00D10D40">
          <w:t xml:space="preserve"> </w:t>
        </w:r>
      </w:ins>
      <w:ins w:id="203" w:author="Érico de Souza" w:date="2020-11-04T14:58:00Z">
        <w:r w:rsidR="00F83BA9">
          <w:t>se são de um determinado estilo musical ou de outro</w:t>
        </w:r>
      </w:ins>
      <w:del w:id="204" w:author="Érico de Souza" w:date="2020-11-04T14:59:00Z">
        <w:r w:rsidR="005460EE" w:rsidDel="00F83BA9">
          <w:delText xml:space="preserve"> </w:delText>
        </w:r>
      </w:del>
      <w:del w:id="205" w:author="Érico de Souza" w:date="2020-11-04T14:58:00Z">
        <w:r w:rsidR="005460EE" w:rsidDel="00717411">
          <w:delText>em cima das músicas recomendadas</w:delText>
        </w:r>
      </w:del>
      <w:r w:rsidR="005460EE">
        <w:t>.</w:t>
      </w:r>
      <w:r w:rsidR="0068589A">
        <w:t xml:space="preserve"> Cada ação terá um nível de importância, </w:t>
      </w:r>
      <w:r w:rsidR="00530DD8">
        <w:t xml:space="preserve">a qual </w:t>
      </w:r>
      <w:r w:rsidR="00854FBA">
        <w:t>será</w:t>
      </w:r>
      <w:r w:rsidR="00530DD8">
        <w:t xml:space="preserve"> obtida </w:t>
      </w:r>
      <w:ins w:id="206" w:author="Érico de Souza" w:date="2020-11-04T15:03:00Z">
        <w:r w:rsidR="0067427E">
          <w:t xml:space="preserve">pelas </w:t>
        </w:r>
      </w:ins>
      <w:del w:id="207" w:author="Érico de Souza" w:date="2020-11-04T15:03:00Z">
        <w:r w:rsidR="005B7330" w:rsidDel="0067427E">
          <w:delText xml:space="preserve">através das </w:delText>
        </w:r>
      </w:del>
      <w:r w:rsidR="005B7330">
        <w:t>respostas</w:t>
      </w:r>
      <w:r w:rsidR="00530DD8">
        <w:t xml:space="preserve"> do </w:t>
      </w:r>
      <w:r w:rsidR="009326E5">
        <w:t>questionário</w:t>
      </w:r>
      <w:commentRangeStart w:id="208"/>
      <w:commentRangeEnd w:id="208"/>
      <w:r w:rsidR="008264A2">
        <w:rPr>
          <w:rStyle w:val="Refdecomentrio"/>
        </w:rPr>
        <w:commentReference w:id="208"/>
      </w:r>
      <w:r w:rsidR="0068589A">
        <w:t>.</w:t>
      </w:r>
      <w:r w:rsidR="00BA3092">
        <w:t xml:space="preserve"> As possíveis </w:t>
      </w:r>
      <w:ins w:id="209" w:author="Érico de Souza" w:date="2020-11-04T15:04:00Z">
        <w:r w:rsidR="00CF408A">
          <w:t>atividades</w:t>
        </w:r>
      </w:ins>
      <w:del w:id="210" w:author="Érico de Souza" w:date="2020-11-04T15:04:00Z">
        <w:r w:rsidR="00BA3092" w:rsidDel="00CF408A">
          <w:delText>ações a serem</w:delText>
        </w:r>
      </w:del>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972812">
      <w:pPr>
        <w:pStyle w:val="Ttulo2"/>
      </w:pPr>
      <w:bookmarkStart w:id="211" w:name="_Toc55260955"/>
      <w:r>
        <w:t>P</w:t>
      </w:r>
      <w:r w:rsidR="00726572">
        <w:t>esquisa com usuários sobre recomendação musical</w:t>
      </w:r>
      <w:bookmarkEnd w:id="211"/>
    </w:p>
    <w:p w14:paraId="303F21D0" w14:textId="7ACAC80B" w:rsidR="006C7738" w:rsidRPr="006C7738" w:rsidRDefault="006C7738" w:rsidP="00972812">
      <w:r>
        <w:tab/>
      </w:r>
      <w:r w:rsidR="00F7313E">
        <w:t>Para validar o modelo de sistema de recomendação</w:t>
      </w:r>
      <w:ins w:id="212" w:author="Érico de Souza" w:date="2020-11-04T15:10:00Z">
        <w:r w:rsidR="005E6C4A">
          <w:t>,</w:t>
        </w:r>
      </w:ins>
      <w:r w:rsidR="00B2728C">
        <w:t xml:space="preserve"> </w:t>
      </w:r>
      <w:ins w:id="213" w:author="Érico de Souza" w:date="2020-11-04T15:10:00Z">
        <w:r w:rsidR="005E6C4A">
          <w:t>criou-se</w:t>
        </w:r>
      </w:ins>
      <w:commentRangeStart w:id="214"/>
      <w:del w:id="215" w:author="Érico de Souza" w:date="2020-11-04T15:10:00Z">
        <w:r w:rsidR="00B2728C" w:rsidDel="005E6C4A">
          <w:delText>foi</w:delText>
        </w:r>
        <w:r w:rsidR="00F7313E" w:rsidDel="005E6C4A">
          <w:delText xml:space="preserve"> </w:delText>
        </w:r>
        <w:r w:rsidR="00B2728C" w:rsidDel="005E6C4A">
          <w:delText>desenvolvida</w:delText>
        </w:r>
      </w:del>
      <w:r w:rsidR="00B2728C">
        <w:t xml:space="preserve"> </w:t>
      </w:r>
      <w:commentRangeEnd w:id="214"/>
      <w:r w:rsidR="00B2728C">
        <w:rPr>
          <w:rStyle w:val="Refdecomentrio"/>
        </w:rPr>
        <w:commentReference w:id="214"/>
      </w:r>
      <w:r w:rsidR="00F7313E">
        <w:t xml:space="preserve">uma </w:t>
      </w:r>
      <w:commentRangeStart w:id="216"/>
      <w:commentRangeStart w:id="217"/>
      <w:r w:rsidR="00F7313E">
        <w:t>aplicação</w:t>
      </w:r>
      <w:commentRangeEnd w:id="216"/>
      <w:r w:rsidR="008264A2">
        <w:rPr>
          <w:rStyle w:val="Refdecomentrio"/>
        </w:rPr>
        <w:commentReference w:id="216"/>
      </w:r>
      <w:commentRangeEnd w:id="217"/>
      <w:r w:rsidR="001C6C9A">
        <w:rPr>
          <w:rStyle w:val="Refdecomentrio"/>
        </w:rPr>
        <w:commentReference w:id="217"/>
      </w:r>
      <w:r w:rsidR="00F7313E">
        <w:t xml:space="preserve">, </w:t>
      </w:r>
      <w:del w:id="218" w:author="Érico de Souza" w:date="2020-11-04T15:11:00Z">
        <w:r w:rsidR="00F7313E" w:rsidDel="00067DFC">
          <w:delText xml:space="preserve">a </w:delText>
        </w:r>
        <w:r w:rsidR="00987D76" w:rsidDel="00067DFC">
          <w:delText>qual foi</w:delText>
        </w:r>
        <w:r w:rsidR="00F7313E" w:rsidDel="00067DFC">
          <w:delText xml:space="preserve"> </w:delText>
        </w:r>
      </w:del>
      <w:r w:rsidR="00F7313E">
        <w:t>distribuída aos usuários que participar</w:t>
      </w:r>
      <w:r w:rsidR="00B2728C">
        <w:t>a</w:t>
      </w:r>
      <w:r w:rsidR="00F7313E">
        <w:t>m d</w:t>
      </w:r>
      <w:r w:rsidR="006A34B2">
        <w:t>o questionário</w:t>
      </w:r>
      <w:r w:rsidR="00B2728C">
        <w:t xml:space="preserve"> previamente realizado</w:t>
      </w:r>
      <w:ins w:id="219" w:author="Érico de Souza" w:date="2020-11-04T15:13:00Z">
        <w:r w:rsidR="00BB4EBD">
          <w:t>;</w:t>
        </w:r>
      </w:ins>
      <w:del w:id="220" w:author="Érico de Souza" w:date="2020-11-04T15:13:00Z">
        <w:r w:rsidR="00B2728C" w:rsidDel="00BB4EBD">
          <w:delText>,</w:delText>
        </w:r>
      </w:del>
      <w:r w:rsidR="00B2728C">
        <w:t xml:space="preserve"> </w:t>
      </w:r>
      <w:ins w:id="221" w:author="Érico de Souza" w:date="2020-11-04T15:13:00Z">
        <w:r w:rsidR="002B6338">
          <w:t>reu</w:t>
        </w:r>
        <w:r w:rsidR="000361E0">
          <w:t xml:space="preserve">nindo, </w:t>
        </w:r>
        <w:r w:rsidR="000361E0">
          <w:lastRenderedPageBreak/>
          <w:t>assim,</w:t>
        </w:r>
      </w:ins>
      <w:del w:id="222" w:author="Érico de Souza" w:date="2020-11-04T15:13:00Z">
        <w:r w:rsidR="00B2728C" w:rsidDel="002B6338">
          <w:delText>o</w:delText>
        </w:r>
      </w:del>
      <w:del w:id="223" w:author="Érico de Souza" w:date="2020-11-04T15:12:00Z">
        <w:r w:rsidR="00B2728C" w:rsidDel="002B6338">
          <w:delText>nde foram obtidas</w:delText>
        </w:r>
      </w:del>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224"/>
      <w:commentRangeStart w:id="225"/>
      <w:commentRangeStart w:id="226"/>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224"/>
      <w:commentRangeEnd w:id="225"/>
      <w:r w:rsidR="00B2728C">
        <w:rPr>
          <w:rStyle w:val="Refdecomentrio"/>
        </w:rPr>
        <w:commentReference w:id="224"/>
      </w:r>
      <w:r w:rsidR="00215D62">
        <w:rPr>
          <w:rStyle w:val="Refdecomentrio"/>
        </w:rPr>
        <w:commentReference w:id="225"/>
      </w:r>
      <w:commentRangeEnd w:id="226"/>
      <w:r w:rsidR="005B39DC">
        <w:rPr>
          <w:rStyle w:val="Refdecomentrio"/>
        </w:rPr>
        <w:commentReference w:id="226"/>
      </w:r>
    </w:p>
    <w:p w14:paraId="232A08C4" w14:textId="065F25EE" w:rsidR="002638C0" w:rsidRDefault="007649CF" w:rsidP="00972812">
      <w:pPr>
        <w:pStyle w:val="Legenda"/>
      </w:pPr>
      <w:bookmarkStart w:id="227" w:name="_Ref42452795"/>
      <w:bookmarkStart w:id="228"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227"/>
      <w:r>
        <w:t xml:space="preserve"> Etapas do desenvolvimento</w:t>
      </w:r>
      <w:r>
        <w:rPr>
          <w:noProof/>
        </w:rPr>
        <w:t xml:space="preserve"> do sistema de recomendação musical</w:t>
      </w:r>
      <w:r>
        <w:t xml:space="preserve"> </w:t>
      </w:r>
      <w:bookmarkStart w:id="229" w:name="_Hlk42442745"/>
      <w:r w:rsidRPr="00353DD1">
        <w:t>(próprio, 2020)</w:t>
      </w:r>
      <w:bookmarkEnd w:id="228"/>
      <w:bookmarkEnd w:id="229"/>
    </w:p>
    <w:p w14:paraId="24FD8A78" w14:textId="43765BE7" w:rsidR="00D902DF" w:rsidRDefault="00D902DF" w:rsidP="00972812">
      <w:commentRangeStart w:id="230"/>
      <w:r>
        <w:tab/>
        <w:t xml:space="preserve">As perguntas </w:t>
      </w:r>
      <w:ins w:id="231" w:author="Érico de Souza" w:date="2020-11-04T15:15:00Z">
        <w:r w:rsidR="009B3E32">
          <w:t>expostas</w:t>
        </w:r>
      </w:ins>
      <w:del w:id="232" w:author="Érico de Souza" w:date="2020-11-04T15:15:00Z">
        <w:r w:rsidR="00215D62" w:rsidDel="009B3E32">
          <w:delText>aplicadas</w:delText>
        </w:r>
      </w:del>
      <w:r w:rsidR="00215D62">
        <w:t xml:space="preserve"> </w:t>
      </w:r>
      <w:r>
        <w:t xml:space="preserve">no questionário </w:t>
      </w:r>
      <w:r w:rsidR="00C00AE5">
        <w:t>permitir</w:t>
      </w:r>
      <w:ins w:id="233" w:author="Érico de Souza" w:date="2020-11-04T15:16:00Z">
        <w:r w:rsidR="004A1725">
          <w:t>ão</w:t>
        </w:r>
      </w:ins>
      <w:del w:id="234" w:author="Érico de Souza" w:date="2020-11-04T15:16:00Z">
        <w:r w:rsidR="00C00AE5" w:rsidDel="004A1725">
          <w:delText>am</w:delText>
        </w:r>
      </w:del>
      <w:r>
        <w:t xml:space="preserve"> </w:t>
      </w:r>
      <w:r w:rsidR="00C74645">
        <w:t>conhecer</w:t>
      </w:r>
      <w:r>
        <w:t xml:space="preserve"> melhor os usuários que utilizarão </w:t>
      </w:r>
      <w:r w:rsidR="00215D62">
        <w:t>a aplicação</w:t>
      </w:r>
      <w:ins w:id="235" w:author="Érico de Souza" w:date="2020-11-04T15:16:00Z">
        <w:r w:rsidR="004A1725">
          <w:t>.</w:t>
        </w:r>
      </w:ins>
      <w:del w:id="236" w:author="Érico de Souza" w:date="2020-11-04T15:16:00Z">
        <w:r w:rsidDel="004A1725">
          <w:delText>,</w:delText>
        </w:r>
      </w:del>
      <w:r>
        <w:t xml:space="preserve"> </w:t>
      </w:r>
      <w:ins w:id="237" w:author="Érico de Souza" w:date="2020-11-04T15:16:00Z">
        <w:r w:rsidR="004A1725">
          <w:t>S</w:t>
        </w:r>
      </w:ins>
      <w:del w:id="238" w:author="Érico de Souza" w:date="2020-11-04T15:16:00Z">
        <w:r w:rsidDel="004A1725">
          <w:delText>s</w:delText>
        </w:r>
      </w:del>
      <w:r>
        <w:t xml:space="preserve">endo assim, </w:t>
      </w:r>
      <w:ins w:id="239" w:author="Érico de Souza" w:date="2020-11-04T15:17:00Z">
        <w:r w:rsidR="004A1725">
          <w:t>todas as questões</w:t>
        </w:r>
      </w:ins>
      <w:del w:id="240" w:author="Érico de Souza" w:date="2020-11-04T15:17:00Z">
        <w:r w:rsidR="00C00AE5" w:rsidDel="004A1725">
          <w:delText xml:space="preserve">foram </w:delText>
        </w:r>
        <w:r w:rsidR="00215D62" w:rsidDel="004A1725">
          <w:delText xml:space="preserve">utilizadas </w:delText>
        </w:r>
        <w:r w:rsidR="005C6E53" w:rsidDel="004A1725">
          <w:delText>perguntas que</w:delText>
        </w:r>
      </w:del>
      <w:r w:rsidR="005C6E53">
        <w:t xml:space="preserve"> </w:t>
      </w:r>
      <w:r w:rsidR="00215D62">
        <w:t>permit</w:t>
      </w:r>
      <w:ins w:id="241" w:author="Érico de Souza" w:date="2020-11-04T15:17:00Z">
        <w:r w:rsidR="004A1725">
          <w:t>e</w:t>
        </w:r>
      </w:ins>
      <w:del w:id="242" w:author="Érico de Souza" w:date="2020-11-04T15:17:00Z">
        <w:r w:rsidR="00215D62" w:rsidDel="004A1725">
          <w:delText>a</w:delText>
        </w:r>
      </w:del>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230"/>
      <w:r w:rsidR="00C00AE5">
        <w:rPr>
          <w:rStyle w:val="Refdecomentrio"/>
        </w:rPr>
        <w:commentReference w:id="230"/>
      </w:r>
    </w:p>
    <w:p w14:paraId="49CCDBDD" w14:textId="350965E0" w:rsidR="002D4647" w:rsidRDefault="002D4647" w:rsidP="00972812">
      <w:pPr>
        <w:pStyle w:val="Legenda"/>
      </w:pPr>
      <w:bookmarkStart w:id="243" w:name="_Ref48857312"/>
      <w:bookmarkStart w:id="244" w:name="_Toc55260909"/>
      <w:del w:id="245" w:author="Érico de Souza" w:date="2020-11-04T15:19:00Z">
        <w:r w:rsidDel="00492551">
          <w:delText xml:space="preserve">Quadro </w:delText>
        </w:r>
        <w:r w:rsidR="00331D61" w:rsidDel="00492551">
          <w:fldChar w:fldCharType="begin"/>
        </w:r>
        <w:r w:rsidR="00331D61" w:rsidDel="00492551">
          <w:delInstrText xml:space="preserve"> SEQ Quadro \* ARABIC </w:delInstrText>
        </w:r>
        <w:r w:rsidR="00331D61" w:rsidDel="00492551">
          <w:fldChar w:fldCharType="separate"/>
        </w:r>
        <w:r w:rsidR="00496F40" w:rsidDel="00492551">
          <w:rPr>
            <w:noProof/>
          </w:rPr>
          <w:delText>2</w:delText>
        </w:r>
        <w:r w:rsidR="00331D61" w:rsidDel="00492551">
          <w:rPr>
            <w:noProof/>
          </w:rPr>
          <w:fldChar w:fldCharType="end"/>
        </w:r>
        <w:bookmarkEnd w:id="243"/>
        <w:r w:rsidDel="00492551">
          <w:delText xml:space="preserve"> </w:delText>
        </w:r>
        <w:r w:rsidR="00551311" w:rsidDel="00492551">
          <w:delText xml:space="preserve">Perguntas e respostas </w:delText>
        </w:r>
        <w:r w:rsidR="00341E20" w:rsidDel="00492551">
          <w:delText xml:space="preserve">disponibilizadas a um certo </w:delText>
        </w:r>
        <w:r w:rsidR="00622395" w:rsidDel="00492551">
          <w:delText>público</w:delText>
        </w:r>
        <w:r w:rsidR="00551311" w:rsidDel="00492551">
          <w:delText xml:space="preserve"> através d</w:delText>
        </w:r>
        <w:r w:rsidR="009B191B" w:rsidDel="00492551">
          <w:delText>os</w:delText>
        </w:r>
        <w:r w:rsidR="00551311" w:rsidDel="00492551">
          <w:delText xml:space="preserve"> formulário</w:delText>
        </w:r>
        <w:r w:rsidR="009B191B" w:rsidDel="00492551">
          <w:delText>s</w:delText>
        </w:r>
        <w:r w:rsidR="00551311" w:rsidDel="00492551">
          <w:delText xml:space="preserve"> do Google</w:delText>
        </w:r>
        <w:r w:rsidR="00A97104" w:rsidDel="00492551">
          <w:delText>.</w:delText>
        </w:r>
        <w:r w:rsidR="00883412" w:rsidDel="00492551">
          <w:delText xml:space="preserve"> </w:delText>
        </w:r>
        <w:r w:rsidR="00883412" w:rsidRPr="00883412" w:rsidDel="00492551">
          <w:delText>(próprio, 2020)</w:delText>
        </w:r>
      </w:del>
      <w:bookmarkEnd w:id="244"/>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B21656"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70FA0F03" w14:textId="77777777" w:rsidR="00492551" w:rsidRDefault="00492551" w:rsidP="00492551">
      <w:pPr>
        <w:pStyle w:val="Legenda"/>
        <w:rPr>
          <w:ins w:id="246" w:author="Érico de Souza" w:date="2020-11-04T15:19:00Z"/>
        </w:rPr>
      </w:pPr>
      <w:ins w:id="247" w:author="Érico de Souza" w:date="2020-11-04T15:19:00Z">
        <w:r>
          <w:t xml:space="preserve">Quadro </w:t>
        </w:r>
        <w:r>
          <w:fldChar w:fldCharType="begin"/>
        </w:r>
        <w:r>
          <w:instrText xml:space="preserve"> SEQ Quadro \* ARABIC </w:instrText>
        </w:r>
        <w:r>
          <w:fldChar w:fldCharType="separate"/>
        </w:r>
        <w:r>
          <w:rPr>
            <w:noProof/>
          </w:rPr>
          <w:t>2</w:t>
        </w:r>
        <w:r>
          <w:rPr>
            <w:noProof/>
          </w:rPr>
          <w:fldChar w:fldCharType="end"/>
        </w:r>
        <w:r>
          <w:t xml:space="preserve"> Perguntas e respostas disponibilizadas a um certo público através dos formulários do Google. </w:t>
        </w:r>
        <w:r w:rsidRPr="00883412">
          <w:t>(próprio, 2020)</w:t>
        </w:r>
      </w:ins>
    </w:p>
    <w:p w14:paraId="155BEDC9" w14:textId="77777777" w:rsidR="004D7BC3" w:rsidRPr="008774E9" w:rsidRDefault="004D7BC3" w:rsidP="00972812"/>
    <w:p w14:paraId="7D759CFE" w14:textId="24C4FEDC" w:rsidR="001B6AE9" w:rsidRDefault="001B6AE9" w:rsidP="00972812">
      <w:r>
        <w:tab/>
      </w:r>
    </w:p>
    <w:p w14:paraId="6101FFAE" w14:textId="46C22597" w:rsidR="00B021FD" w:rsidRDefault="00B021FD" w:rsidP="00972812">
      <w:pPr>
        <w:pStyle w:val="Ttulo3"/>
      </w:pPr>
      <w:bookmarkStart w:id="248" w:name="_Toc55260956"/>
      <w:r>
        <w:t>Pré-teste</w:t>
      </w:r>
      <w:r w:rsidR="00DB0C61">
        <w:t xml:space="preserve"> do questionário</w:t>
      </w:r>
      <w:bookmarkEnd w:id="248"/>
    </w:p>
    <w:p w14:paraId="559DBF22" w14:textId="4BFCE167" w:rsidR="002419AF" w:rsidRDefault="00B021FD" w:rsidP="00972812">
      <w:r>
        <w:tab/>
        <w:t>Com as perguntas do questionário definidas,</w:t>
      </w:r>
      <w:ins w:id="249" w:author="Érico de Souza" w:date="2020-11-04T15:29:00Z">
        <w:r w:rsidR="00597409">
          <w:t xml:space="preserve"> deu-se o</w:t>
        </w:r>
      </w:ins>
      <w:del w:id="250" w:author="Érico de Souza" w:date="2020-11-04T15:27:00Z">
        <w:r w:rsidDel="00B91944">
          <w:delText xml:space="preserve"> foi</w:delText>
        </w:r>
      </w:del>
      <w:r>
        <w:t xml:space="preserve"> </w:t>
      </w:r>
      <w:ins w:id="251" w:author="Érico de Souza" w:date="2020-11-04T15:24:00Z">
        <w:r w:rsidR="009F594F">
          <w:t>in</w:t>
        </w:r>
      </w:ins>
      <w:ins w:id="252" w:author="Érico de Souza" w:date="2020-11-04T15:29:00Z">
        <w:r w:rsidR="00597409">
          <w:t>í</w:t>
        </w:r>
      </w:ins>
      <w:ins w:id="253" w:author="Érico de Souza" w:date="2020-11-04T15:24:00Z">
        <w:r w:rsidR="009F594F">
          <w:t>c</w:t>
        </w:r>
      </w:ins>
      <w:ins w:id="254" w:author="Érico de Souza" w:date="2020-11-04T15:29:00Z">
        <w:r w:rsidR="00597409">
          <w:t>io</w:t>
        </w:r>
        <w:r w:rsidR="00CD7F3A">
          <w:t xml:space="preserve"> de</w:t>
        </w:r>
      </w:ins>
      <w:del w:id="255" w:author="Érico de Souza" w:date="2020-11-04T15:24:00Z">
        <w:r w:rsidR="00C00AE5" w:rsidDel="009F594F">
          <w:delText>realizada</w:delText>
        </w:r>
      </w:del>
      <w:r w:rsidR="00C00AE5">
        <w:t xml:space="preserve"> </w:t>
      </w:r>
      <w:r>
        <w:t>uma validação para garantir que elas f</w:t>
      </w:r>
      <w:ins w:id="256" w:author="Érico de Souza" w:date="2020-11-04T15:29:00Z">
        <w:r w:rsidR="00CD7F3A">
          <w:t>i</w:t>
        </w:r>
      </w:ins>
      <w:del w:id="257" w:author="Érico de Souza" w:date="2020-11-04T15:29:00Z">
        <w:r w:rsidDel="00CD7F3A">
          <w:delText>a</w:delText>
        </w:r>
      </w:del>
      <w:r>
        <w:t>z</w:t>
      </w:r>
      <w:ins w:id="258" w:author="Érico de Souza" w:date="2020-11-04T15:29:00Z">
        <w:r w:rsidR="00CD7F3A">
          <w:t>esse</w:t>
        </w:r>
      </w:ins>
      <w:del w:id="259" w:author="Érico de Souza" w:date="2020-11-04T15:29:00Z">
        <w:r w:rsidDel="00CD7F3A">
          <w:delText>ia</w:delText>
        </w:r>
      </w:del>
      <w:r>
        <w:t>m sentido</w:t>
      </w:r>
      <w:r w:rsidR="00CC6C91">
        <w:t xml:space="preserve">. </w:t>
      </w:r>
      <w:r w:rsidR="00C00AE5">
        <w:t xml:space="preserve">O pré-teste </w:t>
      </w:r>
      <w:r w:rsidR="002419AF">
        <w:t xml:space="preserve">foi </w:t>
      </w:r>
      <w:r w:rsidR="00C00AE5">
        <w:t xml:space="preserve">feito </w:t>
      </w:r>
      <w:r w:rsidR="002419AF">
        <w:t xml:space="preserve">enviando </w:t>
      </w:r>
      <w:ins w:id="260" w:author="Érico de Souza" w:date="2020-11-04T15:31:00Z">
        <w:r w:rsidR="001B70C4">
          <w:t xml:space="preserve">as indagações </w:t>
        </w:r>
      </w:ins>
      <w:del w:id="261" w:author="Érico de Souza" w:date="2020-11-04T15:31:00Z">
        <w:r w:rsidR="002419AF" w:rsidDel="001B70C4">
          <w:delText xml:space="preserve">o questionário </w:delText>
        </w:r>
      </w:del>
      <w:r w:rsidR="002419AF">
        <w:t xml:space="preserve">para 5 pessoas, </w:t>
      </w:r>
      <w:del w:id="262" w:author="Érico de Souza" w:date="2020-11-04T15:32:00Z">
        <w:r w:rsidR="002419AF" w:rsidDel="005C31A9">
          <w:delText>as quais tinham a</w:delText>
        </w:r>
      </w:del>
      <w:r w:rsidR="002419AF">
        <w:t xml:space="preserve"> respons</w:t>
      </w:r>
      <w:ins w:id="263" w:author="Érico de Souza" w:date="2020-11-04T15:32:00Z">
        <w:r w:rsidR="005C31A9">
          <w:t>áveis</w:t>
        </w:r>
      </w:ins>
      <w:del w:id="264" w:author="Érico de Souza" w:date="2020-11-04T15:32:00Z">
        <w:r w:rsidR="002419AF" w:rsidDel="005C31A9">
          <w:delText>abilidade</w:delText>
        </w:r>
      </w:del>
      <w:r w:rsidR="002419AF">
        <w:t xml:space="preserve"> </w:t>
      </w:r>
      <w:ins w:id="265" w:author="Érico de Souza" w:date="2020-11-04T15:32:00Z">
        <w:r w:rsidR="00643C88">
          <w:t>por</w:t>
        </w:r>
      </w:ins>
      <w:del w:id="266" w:author="Érico de Souza" w:date="2020-11-04T15:32:00Z">
        <w:r w:rsidR="002419AF" w:rsidDel="00643C88">
          <w:delText>de</w:delText>
        </w:r>
      </w:del>
      <w:r w:rsidR="002419AF">
        <w:t xml:space="preserve"> analisar as </w:t>
      </w:r>
      <w:ins w:id="267" w:author="Érico de Souza" w:date="2020-11-04T15:31:00Z">
        <w:r w:rsidR="0082042A">
          <w:t xml:space="preserve">inquirições </w:t>
        </w:r>
      </w:ins>
      <w:del w:id="268" w:author="Érico de Souza" w:date="2020-11-04T15:31:00Z">
        <w:r w:rsidR="002419AF" w:rsidDel="0082042A">
          <w:delText xml:space="preserve">perguntas </w:delText>
        </w:r>
      </w:del>
      <w:r w:rsidR="002419AF">
        <w:t>e avaliar a dificuldade de entendimento de cada uma d</w:t>
      </w:r>
      <w:ins w:id="269" w:author="Érico de Souza" w:date="2020-11-04T15:33:00Z">
        <w:r w:rsidR="00643C88">
          <w:t>elas</w:t>
        </w:r>
      </w:ins>
      <w:del w:id="270" w:author="Érico de Souza" w:date="2020-11-04T15:33:00Z">
        <w:r w:rsidR="002419AF" w:rsidDel="00643C88">
          <w:delText>as perguntas</w:delText>
        </w:r>
      </w:del>
      <w:r w:rsidR="002419AF">
        <w:t xml:space="preserve">. </w:t>
      </w:r>
      <w:ins w:id="271" w:author="Érico de Souza" w:date="2020-11-04T15:35:00Z">
        <w:r w:rsidR="00415DEC">
          <w:t>O intu</w:t>
        </w:r>
        <w:r w:rsidR="007937CA">
          <w:t>ito é</w:t>
        </w:r>
      </w:ins>
      <w:del w:id="272" w:author="Érico de Souza" w:date="2020-11-04T15:35:00Z">
        <w:r w:rsidR="002419AF" w:rsidDel="00415DEC">
          <w:delText>Isso foi feito para</w:delText>
        </w:r>
      </w:del>
      <w:r w:rsidR="002419AF">
        <w:t xml:space="preserve"> garantir</w:t>
      </w:r>
      <w:del w:id="273" w:author="Érico de Souza" w:date="2020-11-04T15:35:00Z">
        <w:r w:rsidR="002419AF" w:rsidDel="007937CA">
          <w:delText xml:space="preserve"> que</w:delText>
        </w:r>
      </w:del>
      <w:r w:rsidR="002419AF">
        <w:t xml:space="preserve"> </w:t>
      </w:r>
      <w:ins w:id="274" w:author="Érico de Souza" w:date="2020-11-04T15:37:00Z">
        <w:r w:rsidR="001318D2">
          <w:t>que o</w:t>
        </w:r>
      </w:ins>
      <w:del w:id="275" w:author="Érico de Souza" w:date="2020-11-04T15:37:00Z">
        <w:r w:rsidR="002419AF" w:rsidDel="001318D2">
          <w:delText>o</w:delText>
        </w:r>
      </w:del>
      <w:r w:rsidR="002419AF">
        <w:t xml:space="preserve"> </w:t>
      </w:r>
      <w:r w:rsidR="008210D3">
        <w:t>público</w:t>
      </w:r>
      <w:r w:rsidR="002419AF">
        <w:t xml:space="preserve"> que recebe</w:t>
      </w:r>
      <w:ins w:id="276" w:author="Érico de Souza" w:date="2020-11-04T15:37:00Z">
        <w:r w:rsidR="002253C6">
          <w:t>sse</w:t>
        </w:r>
      </w:ins>
      <w:del w:id="277" w:author="Érico de Souza" w:date="2020-11-04T15:37:00Z">
        <w:r w:rsidR="002419AF" w:rsidDel="002253C6">
          <w:delText>ria</w:delText>
        </w:r>
      </w:del>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ins w:id="278" w:author="Érico de Souza" w:date="2020-11-04T15:38:00Z">
        <w:r w:rsidR="0088497D">
          <w:t xml:space="preserve">também </w:t>
        </w:r>
      </w:ins>
      <w:r w:rsidR="002419AF">
        <w:t>consegui</w:t>
      </w:r>
      <w:ins w:id="279" w:author="Érico de Souza" w:date="2020-11-04T15:38:00Z">
        <w:r w:rsidR="0088497D">
          <w:t>sse</w:t>
        </w:r>
      </w:ins>
      <w:del w:id="280" w:author="Érico de Souza" w:date="2020-11-04T15:38:00Z">
        <w:r w:rsidR="002419AF" w:rsidDel="0088497D">
          <w:delText>r</w:delText>
        </w:r>
      </w:del>
      <w:del w:id="281" w:author="Érico de Souza" w:date="2020-11-04T15:36:00Z">
        <w:r w:rsidR="002419AF" w:rsidDel="00F9360E">
          <w:delText>ia</w:delText>
        </w:r>
      </w:del>
      <w:r w:rsidR="002419AF">
        <w:t xml:space="preserve"> responder as perguntas</w:t>
      </w:r>
      <w:r w:rsidR="00C00AE5">
        <w:t xml:space="preserve"> com </w:t>
      </w:r>
      <w:ins w:id="282" w:author="Érico de Souza" w:date="2020-11-04T15:38:00Z">
        <w:r w:rsidR="0088497D">
          <w:t xml:space="preserve">a </w:t>
        </w:r>
      </w:ins>
      <w:r w:rsidR="00C00AE5">
        <w:t xml:space="preserve">completa compreensão </w:t>
      </w:r>
      <w:r w:rsidR="00D0162D">
        <w:t>delas</w:t>
      </w:r>
      <w:r w:rsidR="00C00AE5">
        <w:t>.</w:t>
      </w:r>
    </w:p>
    <w:p w14:paraId="6DFEE646" w14:textId="6D175165" w:rsidR="00F72CBA" w:rsidRDefault="00F72CBA" w:rsidP="00972812">
      <w:pPr>
        <w:pStyle w:val="Ttulo3"/>
      </w:pPr>
      <w:bookmarkStart w:id="283" w:name="_Toc55260957"/>
      <w:r>
        <w:t xml:space="preserve">Resultados do </w:t>
      </w:r>
      <w:r w:rsidR="00123767">
        <w:t>questionário</w:t>
      </w:r>
      <w:bookmarkEnd w:id="283"/>
    </w:p>
    <w:p w14:paraId="3715E4DD" w14:textId="445B669F" w:rsidR="005859BD" w:rsidRDefault="005859BD" w:rsidP="00972812">
      <w:r>
        <w:tab/>
      </w:r>
      <w:commentRangeStart w:id="284"/>
      <w:r>
        <w:t>Com um alcance maior do que 1000 pessoas, sendo 800 funcionários da CWI</w:t>
      </w:r>
      <w:ins w:id="285" w:author="Érico de Souza" w:date="2020-11-04T15:39:00Z">
        <w:r w:rsidR="00890782">
          <w:t>,</w:t>
        </w:r>
      </w:ins>
      <w:r>
        <w:t xml:space="preserve"> que possuem acesso ao Slack, 200 pessoas alcançadas através do Instagram e demais divulgações que tiveram, </w:t>
      </w:r>
      <w:commentRangeEnd w:id="284"/>
      <w:r>
        <w:rPr>
          <w:rStyle w:val="Refdecomentrio"/>
        </w:rPr>
        <w:commentReference w:id="284"/>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5B9EEE1A" w:rsidR="008A0B65" w:rsidRDefault="001F52F1" w:rsidP="00972812">
      <w:r>
        <w:tab/>
        <w:t>O questionário foi aberto no dia 6 de julho de 2020</w:t>
      </w:r>
      <w:ins w:id="286" w:author="Érico de Souza" w:date="2020-11-04T15:45:00Z">
        <w:r w:rsidR="008D2441">
          <w:t>, n</w:t>
        </w:r>
        <w:r w:rsidR="0006464B">
          <w:t xml:space="preserve">o mesmo dia que, publicado no </w:t>
        </w:r>
      </w:ins>
      <w:ins w:id="287" w:author="Érico de Souza" w:date="2020-11-04T15:46:00Z">
        <w:r w:rsidR="00855295">
          <w:t>I</w:t>
        </w:r>
      </w:ins>
      <w:ins w:id="288" w:author="Érico de Souza" w:date="2020-11-04T15:45:00Z">
        <w:r w:rsidR="0006464B">
          <w:t>nstagram</w:t>
        </w:r>
      </w:ins>
      <w:ins w:id="289" w:author="Érico de Souza" w:date="2020-11-04T15:46:00Z">
        <w:r w:rsidR="00855295">
          <w:t>,</w:t>
        </w:r>
      </w:ins>
      <w:del w:id="290" w:author="Érico de Souza" w:date="2020-11-04T15:43:00Z">
        <w:r w:rsidDel="004E27B4">
          <w:delText>, n</w:delText>
        </w:r>
      </w:del>
      <w:del w:id="291" w:author="Érico de Souza" w:date="2020-11-04T15:45:00Z">
        <w:r w:rsidDel="008D2441">
          <w:delText>esse dia</w:delText>
        </w:r>
      </w:del>
      <w:del w:id="292" w:author="Érico de Souza" w:date="2020-11-04T15:46:00Z">
        <w:r w:rsidDel="006A2A13">
          <w:delText xml:space="preserve"> foi realizada uma publicação no Instagram para</w:delText>
        </w:r>
      </w:del>
      <w:r>
        <w:t xml:space="preserve"> </w:t>
      </w:r>
      <w:ins w:id="293" w:author="Érico de Souza" w:date="2020-11-04T15:47:00Z">
        <w:r w:rsidR="0088051E">
          <w:t>fora demons</w:t>
        </w:r>
      </w:ins>
      <w:ins w:id="294" w:author="Érico de Souza" w:date="2020-11-04T15:48:00Z">
        <w:r w:rsidR="0088051E">
          <w:t>trado</w:t>
        </w:r>
      </w:ins>
      <w:del w:id="295" w:author="Érico de Souza" w:date="2020-11-04T15:47:00Z">
        <w:r w:rsidDel="0088051E">
          <w:delText>apresentá-lo</w:delText>
        </w:r>
      </w:del>
      <w:r>
        <w:t xml:space="preserve"> ao público</w:t>
      </w:r>
      <w:ins w:id="296" w:author="Érico de Souza" w:date="2020-11-04T15:48:00Z">
        <w:r w:rsidR="0088051E">
          <w:t>.</w:t>
        </w:r>
      </w:ins>
      <w:del w:id="297" w:author="Érico de Souza" w:date="2020-11-04T15:48:00Z">
        <w:r w:rsidDel="0088051E">
          <w:delText>,</w:delText>
        </w:r>
      </w:del>
      <w:r>
        <w:t xml:space="preserve"> </w:t>
      </w:r>
      <w:del w:id="298" w:author="Érico de Souza" w:date="2020-11-04T15:48:00Z">
        <w:r w:rsidDel="0088051E">
          <w:delText xml:space="preserve">e </w:delText>
        </w:r>
      </w:del>
      <w:ins w:id="299" w:author="Érico de Souza" w:date="2020-11-04T15:48:00Z">
        <w:r w:rsidR="0088051E">
          <w:t>N</w:t>
        </w:r>
      </w:ins>
      <w:del w:id="300" w:author="Érico de Souza" w:date="2020-11-04T15:48:00Z">
        <w:r w:rsidDel="0088051E">
          <w:delText>n</w:delText>
        </w:r>
      </w:del>
      <w:r>
        <w:t>o decorrer</w:t>
      </w:r>
      <w:ins w:id="301" w:author="Érico de Souza" w:date="2020-11-04T15:49:00Z">
        <w:r w:rsidR="00A97780">
          <w:t xml:space="preserve"> d</w:t>
        </w:r>
      </w:ins>
      <w:ins w:id="302" w:author="Érico de Souza" w:date="2020-11-04T15:50:00Z">
        <w:r w:rsidR="00492DDA">
          <w:t>e duas semanas</w:t>
        </w:r>
      </w:ins>
      <w:r>
        <w:t>,</w:t>
      </w:r>
      <w:del w:id="303" w:author="Érico de Souza" w:date="2020-11-04T15:49:00Z">
        <w:r w:rsidDel="00A97780">
          <w:delText xml:space="preserve"> foi enviado a</w:delText>
        </w:r>
      </w:del>
      <w:r>
        <w:t xml:space="preserve"> outras redes sociais</w:t>
      </w:r>
      <w:ins w:id="304" w:author="Érico de Souza" w:date="2020-11-04T15:49:00Z">
        <w:r w:rsidR="00A97780">
          <w:t xml:space="preserve"> participaram da pesquisa</w:t>
        </w:r>
      </w:ins>
      <w:r>
        <w:t xml:space="preserve">, como WhatsApp, Slack (empresarial), Twitter e Facebook. O seu fechamento </w:t>
      </w:r>
      <w:ins w:id="305" w:author="Érico de Souza" w:date="2020-11-04T15:49:00Z">
        <w:r w:rsidR="005E4CFF">
          <w:t>aconteceu</w:t>
        </w:r>
      </w:ins>
      <w:del w:id="306" w:author="Érico de Souza" w:date="2020-11-04T15:49:00Z">
        <w:r w:rsidDel="005E4CFF">
          <w:delText>foi realizado</w:delText>
        </w:r>
      </w:del>
      <w:r>
        <w:t xml:space="preserve"> no dia 18 de julho de 2020, somando o total de 12 dias em que o ele ficou aberto.</w:t>
      </w:r>
      <w:commentRangeStart w:id="307"/>
      <w:commentRangeEnd w:id="307"/>
      <w:r>
        <w:rPr>
          <w:rStyle w:val="Refdecomentrio"/>
        </w:rPr>
        <w:commentReference w:id="307"/>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584A9A42" w:rsidR="00AF1DF6" w:rsidRDefault="00AF1DF6" w:rsidP="00972812">
      <w:r>
        <w:tab/>
        <w:t xml:space="preserve">Dos dispositivos </w:t>
      </w:r>
      <w:ins w:id="308" w:author="Érico de Souza" w:date="2020-11-04T15:54:00Z">
        <w:r w:rsidR="004E2102">
          <w:t>(</w:t>
        </w:r>
      </w:ins>
      <w:r>
        <w:t>ou aplicativos</w:t>
      </w:r>
      <w:ins w:id="309" w:author="Érico de Souza" w:date="2020-11-04T15:54:00Z">
        <w:r w:rsidR="004E2102">
          <w:t>)</w:t>
        </w:r>
      </w:ins>
      <w:r>
        <w:t xml:space="preserve"> utilizados para realizar a reprodução das </w:t>
      </w:r>
      <w:r w:rsidR="0077460B">
        <w:t>músicas</w:t>
      </w:r>
      <w:r>
        <w:t>, com 168 respostas, o Spotify foi o mais escolhido das opções</w:t>
      </w:r>
      <w:ins w:id="310" w:author="Érico de Souza" w:date="2020-11-04T15:54:00Z">
        <w:r w:rsidR="00382707">
          <w:t>.</w:t>
        </w:r>
      </w:ins>
      <w:del w:id="311" w:author="Érico de Souza" w:date="2020-11-04T15:54:00Z">
        <w:r w:rsidDel="00382707">
          <w:delText>,</w:delText>
        </w:r>
      </w:del>
      <w:r w:rsidR="0077460B">
        <w:t xml:space="preserve"> </w:t>
      </w:r>
      <w:ins w:id="312" w:author="Érico de Souza" w:date="2020-11-04T15:54:00Z">
        <w:r w:rsidR="00382707">
          <w:t>E</w:t>
        </w:r>
      </w:ins>
      <w:del w:id="313" w:author="Érico de Souza" w:date="2020-11-04T15:54:00Z">
        <w:r w:rsidR="0077460B" w:rsidDel="00382707">
          <w:delText>e</w:delText>
        </w:r>
      </w:del>
      <w:r w:rsidR="0077460B">
        <w:t>m segundo lugar ficou o Youtube</w:t>
      </w:r>
      <w:r>
        <w:t xml:space="preserve"> </w:t>
      </w:r>
      <w:r w:rsidR="0077460B">
        <w:t>com 103 respostas (variadas entre 86 no Youtube Music, e 17 tratando sobre o Youtube clássico).</w:t>
      </w:r>
    </w:p>
    <w:p w14:paraId="27E4F469" w14:textId="3A939E89" w:rsidR="001B2E39" w:rsidRDefault="001B2E39" w:rsidP="00972812">
      <w:r>
        <w:tab/>
        <w:t>A pergunta “</w:t>
      </w:r>
      <w:r w:rsidRPr="001B2E39">
        <w:t>Você acha que as recomendações musicais realizadas via software poderiam ser melhoradas?</w:t>
      </w:r>
      <w:r>
        <w:t xml:space="preserve">” trouxe uma visão </w:t>
      </w:r>
      <w:ins w:id="314" w:author="Érico de Souza" w:date="2020-11-04T15:58:00Z">
        <w:r w:rsidR="005A3D48">
          <w:t>clara sobre o</w:t>
        </w:r>
      </w:ins>
      <w:del w:id="315" w:author="Érico de Souza" w:date="2020-11-04T15:58:00Z">
        <w:r w:rsidDel="005A3D48">
          <w:delText>da opinião se existe</w:delText>
        </w:r>
      </w:del>
      <w:r>
        <w:t xml:space="preserve"> espaço para esse trabalho evoluir </w:t>
      </w:r>
      <w:ins w:id="316" w:author="Érico de Souza" w:date="2020-11-04T15:58:00Z">
        <w:r w:rsidR="0039323D">
          <w:t>n</w:t>
        </w:r>
      </w:ins>
      <w:r>
        <w:t xml:space="preserve">as técnicas </w:t>
      </w:r>
      <w:commentRangeStart w:id="317"/>
      <w:r>
        <w:t xml:space="preserve">de </w:t>
      </w:r>
      <w:r w:rsidR="00EF0264">
        <w:t>recomendação</w:t>
      </w:r>
      <w:r>
        <w:t xml:space="preserve"> musical</w:t>
      </w:r>
      <w:commentRangeEnd w:id="317"/>
      <w:r w:rsidR="00F372BC">
        <w:rPr>
          <w:rStyle w:val="Refdecomentrio"/>
        </w:rPr>
        <w:commentReference w:id="317"/>
      </w:r>
      <w:ins w:id="318" w:author="Érico de Souza" w:date="2020-11-04T15:57:00Z">
        <w:r w:rsidR="009715BD">
          <w:t>.</w:t>
        </w:r>
      </w:ins>
      <w:del w:id="319" w:author="Érico de Souza" w:date="2020-11-04T15:57:00Z">
        <w:r w:rsidR="0033089C" w:rsidDel="009715BD">
          <w:delText>,</w:delText>
        </w:r>
      </w:del>
      <w:r w:rsidR="0033089C">
        <w:t xml:space="preserve"> </w:t>
      </w:r>
      <w:ins w:id="320" w:author="Érico de Souza" w:date="2020-11-04T15:58:00Z">
        <w:r w:rsidR="0039323D">
          <w:t>Enquanto</w:t>
        </w:r>
      </w:ins>
      <w:del w:id="321" w:author="Érico de Souza" w:date="2020-11-04T15:58:00Z">
        <w:r w:rsidR="0033089C" w:rsidDel="0039323D">
          <w:delText>e</w:delText>
        </w:r>
      </w:del>
      <w:r w:rsidR="0033089C">
        <w:t xml:space="preserve"> a</w:t>
      </w:r>
      <w:ins w:id="322" w:author="Érico de Souza" w:date="2020-11-04T15:58:00Z">
        <w:r w:rsidR="0039323D">
          <w:t>quela que dizia</w:t>
        </w:r>
      </w:ins>
      <w:r w:rsidR="0033089C">
        <w:t xml:space="preserve"> “</w:t>
      </w:r>
      <w:r w:rsidR="0033089C" w:rsidRPr="0033089C">
        <w:t>Você acredita que o contexto poderia melhorar essas recomendações?</w:t>
      </w:r>
      <w:r w:rsidR="0033089C">
        <w:t xml:space="preserve">” </w:t>
      </w:r>
      <w:ins w:id="323" w:author="Érico de Souza" w:date="2020-11-04T16:00:00Z">
        <w:r w:rsidR="00C11899">
          <w:t>mostrou se havia</w:t>
        </w:r>
      </w:ins>
      <w:del w:id="324" w:author="Érico de Souza" w:date="2020-11-04T16:00:00Z">
        <w:r w:rsidR="0033089C" w:rsidDel="00C11899">
          <w:delText>se existe</w:delText>
        </w:r>
      </w:del>
      <w:r w:rsidR="0033089C">
        <w:t xml:space="preserve"> </w:t>
      </w:r>
      <w:ins w:id="325" w:author="Érico de Souza" w:date="2020-11-04T16:00:00Z">
        <w:r w:rsidR="00C11899">
          <w:t>lugar</w:t>
        </w:r>
      </w:ins>
      <w:del w:id="326" w:author="Érico de Souza" w:date="2020-11-04T16:00:00Z">
        <w:r w:rsidR="0033089C" w:rsidDel="00C11899">
          <w:delText>espaço</w:delText>
        </w:r>
      </w:del>
      <w:r w:rsidR="0033089C">
        <w:t xml:space="preserve"> </w:t>
      </w:r>
      <w:ins w:id="327" w:author="Érico de Souza" w:date="2020-11-04T16:01:00Z">
        <w:r w:rsidR="00BC46BC">
          <w:t>nesse</w:t>
        </w:r>
      </w:ins>
      <w:del w:id="328" w:author="Érico de Souza" w:date="2020-11-04T16:01:00Z">
        <w:r w:rsidR="0033089C" w:rsidDel="00BC46BC">
          <w:delText>para o</w:delText>
        </w:r>
      </w:del>
      <w:r w:rsidR="0033089C">
        <w:t xml:space="preserve"> contexto</w:t>
      </w:r>
      <w:r w:rsidR="00A510E7">
        <w:t xml:space="preserve"> do usuário</w:t>
      </w:r>
      <w:ins w:id="329" w:author="Érico de Souza" w:date="2020-11-04T16:01:00Z">
        <w:r w:rsidR="00597744">
          <w:t xml:space="preserve"> para</w:t>
        </w:r>
      </w:ins>
      <w:r w:rsidR="0033089C">
        <w:t xml:space="preserve"> evoluir </w:t>
      </w:r>
      <w:ins w:id="330" w:author="Érico de Souza" w:date="2020-11-04T16:01:00Z">
        <w:r w:rsidR="005D5EA7">
          <w:t>tais</w:t>
        </w:r>
      </w:ins>
      <w:del w:id="331" w:author="Érico de Souza" w:date="2020-11-04T16:01:00Z">
        <w:r w:rsidR="0033089C" w:rsidDel="005D5EA7">
          <w:delText>essas</w:delText>
        </w:r>
      </w:del>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ins w:id="332" w:author="Érico de Souza" w:date="2020-11-04T16:02:00Z">
        <w:r w:rsidR="00597744">
          <w:t xml:space="preserve">pode </w:t>
        </w:r>
      </w:ins>
      <w:del w:id="333" w:author="Érico de Souza" w:date="2020-11-04T16:02:00Z">
        <w:r w:rsidR="00A510E7" w:rsidDel="00597744">
          <w:delText xml:space="preserve">tem </w:delText>
        </w:r>
        <w:r w:rsidR="007E689E" w:rsidDel="00597744">
          <w:delText xml:space="preserve">espaço para </w:delText>
        </w:r>
      </w:del>
      <w:r w:rsidR="007E689E">
        <w:t xml:space="preserve">agregar qualidade </w:t>
      </w:r>
      <w:r w:rsidR="00A510E7">
        <w:t xml:space="preserve">às </w:t>
      </w:r>
      <w:r w:rsidR="007E689E">
        <w:t>recomendações musicais</w:t>
      </w:r>
      <w:r>
        <w:t>.</w:t>
      </w:r>
    </w:p>
    <w:p w14:paraId="094FABD9" w14:textId="14ED32F3" w:rsidR="003A615F" w:rsidRDefault="003A615F" w:rsidP="00972812">
      <w:r>
        <w:tab/>
      </w:r>
      <w:commentRangeStart w:id="334"/>
      <w:r w:rsidR="00710204">
        <w:t xml:space="preserve">Para aperfeiçoar a visão do trabalho das características </w:t>
      </w:r>
      <w:ins w:id="335" w:author="Érico de Souza" w:date="2020-11-04T16:03:00Z">
        <w:r w:rsidR="003B0FC6">
          <w:t xml:space="preserve">de </w:t>
        </w:r>
      </w:ins>
      <w:del w:id="336" w:author="Érico de Souza" w:date="2020-11-04T16:03:00Z">
        <w:r w:rsidR="00710204" w:rsidDel="003B0FC6">
          <w:delText xml:space="preserve">possuem </w:delText>
        </w:r>
      </w:del>
      <w:r w:rsidR="00710204">
        <w:t xml:space="preserve">maior importância, </w:t>
      </w:r>
      <w:ins w:id="337" w:author="Érico de Souza" w:date="2020-11-04T16:04:00Z">
        <w:r w:rsidR="003E2366">
          <w:t>usou-se</w:t>
        </w:r>
        <w:r w:rsidR="006D63A1">
          <w:t xml:space="preserve"> três indagaçõ</w:t>
        </w:r>
      </w:ins>
      <w:ins w:id="338" w:author="Érico de Souza" w:date="2020-11-04T16:05:00Z">
        <w:r w:rsidR="006D63A1">
          <w:t>es</w:t>
        </w:r>
      </w:ins>
      <w:del w:id="339" w:author="Érico de Souza" w:date="2020-11-04T16:04:00Z">
        <w:r w:rsidR="00710204" w:rsidDel="003E2366">
          <w:delText>foi</w:delText>
        </w:r>
      </w:del>
      <w:ins w:id="340" w:author="Érico de Souza" w:date="2020-11-04T16:07:00Z">
        <w:r w:rsidR="00B6057B">
          <w:t>, que s</w:t>
        </w:r>
      </w:ins>
      <w:ins w:id="341" w:author="Érico de Souza" w:date="2020-11-04T16:05:00Z">
        <w:r w:rsidR="006D63A1">
          <w:t>ão:</w:t>
        </w:r>
      </w:ins>
      <w:del w:id="342" w:author="Érico de Souza" w:date="2020-11-04T16:05:00Z">
        <w:r w:rsidR="00710204" w:rsidDel="006D63A1">
          <w:delText xml:space="preserve"> realizado as perguntas</w:delText>
        </w:r>
      </w:del>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ins w:id="343" w:author="Érico de Souza" w:date="2020-11-04T16:08:00Z">
        <w:r w:rsidR="00805059">
          <w:t xml:space="preserve"> apareceram</w:t>
        </w:r>
      </w:ins>
      <w:r w:rsidR="00440190">
        <w:t xml:space="preserve"> </w:t>
      </w:r>
      <w:del w:id="344" w:author="Érico de Souza" w:date="2020-11-04T16:08:00Z">
        <w:r w:rsidR="00440190" w:rsidDel="00805059">
          <w:delText xml:space="preserve">foi possível </w:delText>
        </w:r>
        <w:r w:rsidR="00D82FC9" w:rsidDel="00805059">
          <w:delText>conhecer</w:delText>
        </w:r>
        <w:r w:rsidR="00440190" w:rsidDel="00805059">
          <w:delText xml:space="preserve"> de </w:delText>
        </w:r>
      </w:del>
      <w:r w:rsidR="00440190">
        <w:t>novas características (a partir do campo “outro”),</w:t>
      </w:r>
      <w:ins w:id="345" w:author="Érico de Souza" w:date="2020-11-04T16:09:00Z">
        <w:r w:rsidR="003B5453">
          <w:t xml:space="preserve"> assim co</w:t>
        </w:r>
      </w:ins>
      <w:ins w:id="346" w:author="Érico de Souza" w:date="2020-11-04T16:10:00Z">
        <w:r w:rsidR="003B5453">
          <w:t>mo a</w:t>
        </w:r>
        <w:r w:rsidR="003E735C">
          <w:t>umentou a percepção do</w:t>
        </w:r>
      </w:ins>
      <w:r w:rsidR="00440190">
        <w:t xml:space="preserve"> </w:t>
      </w:r>
      <w:del w:id="347" w:author="Érico de Souza" w:date="2020-11-04T16:09:00Z">
        <w:r w:rsidR="00440190" w:rsidDel="003B5453">
          <w:delText xml:space="preserve">e foi possível obter </w:delText>
        </w:r>
        <w:r w:rsidR="006C6BA1" w:rsidDel="003B5453">
          <w:delText>de</w:delText>
        </w:r>
        <w:r w:rsidR="00D82FC9" w:rsidDel="003B5453">
          <w:delText xml:space="preserve"> </w:delText>
        </w:r>
        <w:r w:rsidR="00440190" w:rsidDel="003B5453">
          <w:delText xml:space="preserve">características </w:delText>
        </w:r>
      </w:del>
      <w:r w:rsidR="006C6BA1">
        <w:t>que mais influenciam</w:t>
      </w:r>
      <w:r w:rsidR="00440190">
        <w:t xml:space="preserve"> os usuários na escolha de uma </w:t>
      </w:r>
      <w:r w:rsidR="00B46B67">
        <w:t>música</w:t>
      </w:r>
      <w:r w:rsidR="00440190">
        <w:t>.</w:t>
      </w:r>
      <w:commentRangeEnd w:id="334"/>
      <w:r w:rsidR="00726572">
        <w:rPr>
          <w:rStyle w:val="Refdecomentrio"/>
        </w:rPr>
        <w:commentReference w:id="334"/>
      </w:r>
    </w:p>
    <w:p w14:paraId="0EE24784" w14:textId="60042E8B" w:rsidR="00D26EEE" w:rsidRDefault="00CF14F8" w:rsidP="00972812">
      <w:r>
        <w:tab/>
        <w:t>Visando entender o comportamento do público,</w:t>
      </w:r>
      <w:del w:id="348" w:author="Érico de Souza" w:date="2020-11-04T16:12:00Z">
        <w:r w:rsidDel="004312B7">
          <w:delText xml:space="preserve"> foi feito</w:delText>
        </w:r>
      </w:del>
      <w:r>
        <w:t xml:space="preserve"> a</w:t>
      </w:r>
      <w:r w:rsidR="00716764">
        <w:t>s</w:t>
      </w:r>
      <w:r>
        <w:t xml:space="preserve"> </w:t>
      </w:r>
      <w:ins w:id="349" w:author="Érico de Souza" w:date="2020-11-04T16:12:00Z">
        <w:r w:rsidR="00EE736D">
          <w:t>questões</w:t>
        </w:r>
      </w:ins>
      <w:del w:id="350" w:author="Érico de Souza" w:date="2020-11-04T16:12:00Z">
        <w:r w:rsidDel="00EE736D">
          <w:delText>pergunta</w:delText>
        </w:r>
        <w:r w:rsidR="00716764" w:rsidDel="00EE736D">
          <w:delText>s</w:delText>
        </w:r>
      </w:del>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ins w:id="351" w:author="Érico de Souza" w:date="2020-11-04T16:12:00Z">
        <w:r w:rsidR="00EE736D">
          <w:t xml:space="preserve"> foram </w:t>
        </w:r>
      </w:ins>
      <w:ins w:id="352" w:author="Érico de Souza" w:date="2020-11-04T16:13:00Z">
        <w:r w:rsidR="00EE736D">
          <w:t>importantíssimas</w:t>
        </w:r>
      </w:ins>
      <w:r w:rsidR="00716764">
        <w:t>.</w:t>
      </w:r>
      <w:r w:rsidR="00FD7277">
        <w:t xml:space="preserve"> Dessa maneira, </w:t>
      </w:r>
      <w:ins w:id="353" w:author="Érico de Souza" w:date="2020-11-04T16:14:00Z">
        <w:r w:rsidR="003F49DE">
          <w:t>não há tanta dificuldade em</w:t>
        </w:r>
      </w:ins>
      <w:del w:id="354" w:author="Érico de Souza" w:date="2020-11-04T16:14:00Z">
        <w:r w:rsidR="00FD7277" w:rsidDel="003F49DE">
          <w:delText>foi possível</w:delText>
        </w:r>
      </w:del>
      <w:r w:rsidR="00FD7277">
        <w:t xml:space="preserve"> compreender as características mais importantes a serem consideradas no modelo e ordem da aplicação.</w:t>
      </w:r>
    </w:p>
    <w:p w14:paraId="167F0D89" w14:textId="075568C5"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desenvolvida.</w:t>
      </w:r>
      <w:r w:rsidR="003E2D2F">
        <w:t xml:space="preserve"> Devido ao tempo disponível para desenvolvimento, ela acabou não sendo utilizada.</w:t>
      </w:r>
    </w:p>
    <w:p w14:paraId="7489439F" w14:textId="25429877" w:rsidR="00254129" w:rsidRDefault="00410A8F" w:rsidP="00972812">
      <w:r>
        <w:tab/>
        <w:t xml:space="preserve">Para obter um conhecimento </w:t>
      </w:r>
      <w:r w:rsidR="00D07245">
        <w:t>da intensidade musical</w:t>
      </w:r>
      <w:r>
        <w:t xml:space="preserve"> do público que lidamos</w:t>
      </w:r>
      <w:ins w:id="355" w:author="Érico de Souza" w:date="2020-11-04T16:17:00Z">
        <w:r w:rsidR="00137DD3">
          <w:t xml:space="preserve"> relacionada ao tempo</w:t>
        </w:r>
      </w:ins>
      <w:ins w:id="356" w:author="Érico de Souza" w:date="2020-11-04T16:19:00Z">
        <w:r w:rsidR="003F6AE9">
          <w:t xml:space="preserve"> </w:t>
        </w:r>
      </w:ins>
      <w:ins w:id="357" w:author="Érico de Souza" w:date="2020-11-04T16:18:00Z">
        <w:r w:rsidR="00603C01">
          <w:t>(estritamente necessário)</w:t>
        </w:r>
      </w:ins>
      <w:r>
        <w:t xml:space="preserve">, </w:t>
      </w:r>
      <w:ins w:id="358" w:author="Érico de Souza" w:date="2020-11-04T16:19:00Z">
        <w:r w:rsidR="003F6AE9">
          <w:t>compôs-se de</w:t>
        </w:r>
      </w:ins>
      <w:del w:id="359" w:author="Érico de Souza" w:date="2020-11-04T16:17:00Z">
        <w:r w:rsidDel="00137DD3">
          <w:delText>foi feito a pergunta</w:delText>
        </w:r>
      </w:del>
      <w:r>
        <w:t xml:space="preserve"> “</w:t>
      </w:r>
      <w:r w:rsidR="00E164B4" w:rsidRPr="00E164B4">
        <w:t xml:space="preserve">Quanto tempo por semana você </w:t>
      </w:r>
      <w:r w:rsidR="00E164B4" w:rsidRPr="00E164B4">
        <w:lastRenderedPageBreak/>
        <w:t>escuta música?</w:t>
      </w:r>
      <w:r>
        <w:t>”.</w:t>
      </w:r>
      <w:r w:rsidR="00D07245">
        <w:t xml:space="preserve"> </w:t>
      </w:r>
      <w:ins w:id="360" w:author="Érico de Souza" w:date="2020-11-04T16:20:00Z">
        <w:r w:rsidR="00B24A32">
          <w:t xml:space="preserve">Deu para </w:t>
        </w:r>
      </w:ins>
      <w:del w:id="361" w:author="Érico de Souza" w:date="2020-11-04T16:20:00Z">
        <w:r w:rsidR="00D07245" w:rsidDel="00B24A32">
          <w:delText xml:space="preserve">Com ela foi possível </w:delText>
        </w:r>
      </w:del>
      <w:r w:rsidR="00D07245">
        <w:t xml:space="preserve">entender que não era um </w:t>
      </w:r>
      <w:r w:rsidR="004B071B">
        <w:t>público</w:t>
      </w:r>
      <w:r w:rsidR="00D07245">
        <w:t xml:space="preserve"> intenso</w:t>
      </w:r>
      <w:ins w:id="362" w:author="Érico de Souza" w:date="2020-11-04T16:20:00Z">
        <w:r w:rsidR="00A34940">
          <w:t>;</w:t>
        </w:r>
      </w:ins>
      <w:del w:id="363" w:author="Érico de Souza" w:date="2020-11-04T16:20:00Z">
        <w:r w:rsidR="00D07245" w:rsidDel="00A34940">
          <w:delText>, pois</w:delText>
        </w:r>
      </w:del>
      <w:r w:rsidR="00D07245">
        <w:t xml:space="preserve"> nas respostas, mais de 50% ouvia de 0 a 10horas por semana.</w:t>
      </w:r>
      <w:r w:rsidR="00C05858">
        <w:t xml:space="preserve"> </w:t>
      </w:r>
    </w:p>
    <w:p w14:paraId="066C13DF" w14:textId="048491DF" w:rsidR="00E164B4" w:rsidRDefault="00005CD2" w:rsidP="00972812">
      <w:r>
        <w:tab/>
      </w:r>
      <w:ins w:id="364" w:author="Érico de Souza" w:date="2020-11-04T16:22:00Z">
        <w:r w:rsidR="005867D9">
          <w:t xml:space="preserve"> </w:t>
        </w:r>
      </w:ins>
      <w:del w:id="365" w:author="Érico de Souza" w:date="2020-11-04T16:24:00Z">
        <w:r w:rsidDel="00D5512D">
          <w:delText xml:space="preserve">Visando realizar </w:delText>
        </w:r>
      </w:del>
      <w:ins w:id="366" w:author="Érico de Souza" w:date="2020-11-04T16:24:00Z">
        <w:r w:rsidR="00D5512D">
          <w:t>U</w:t>
        </w:r>
      </w:ins>
      <w:del w:id="367" w:author="Érico de Souza" w:date="2020-11-04T16:24:00Z">
        <w:r w:rsidDel="00D5512D">
          <w:delText>u</w:delText>
        </w:r>
      </w:del>
      <w:r>
        <w:t>m Cold Start</w:t>
      </w:r>
      <w:ins w:id="368" w:author="Érico de Souza" w:date="2020-11-04T16:24:00Z">
        <w:r w:rsidR="00017BB4">
          <w:t xml:space="preserve"> precisari</w:t>
        </w:r>
      </w:ins>
      <w:ins w:id="369" w:author="Érico de Souza" w:date="2020-11-04T16:25:00Z">
        <w:r w:rsidR="00017BB4">
          <w:t>a ser construido</w:t>
        </w:r>
      </w:ins>
      <w:r>
        <w:t xml:space="preserve"> na aplicação</w:t>
      </w:r>
      <w:ins w:id="370" w:author="Érico de Souza" w:date="2020-11-04T16:25:00Z">
        <w:r w:rsidR="00FE7B2C">
          <w:t>. Então</w:t>
        </w:r>
        <w:r w:rsidR="00044B9F">
          <w:t>,</w:t>
        </w:r>
      </w:ins>
      <w:del w:id="371" w:author="Érico de Souza" w:date="2020-11-04T16:25:00Z">
        <w:r w:rsidDel="00FE7B2C">
          <w:delText>,</w:delText>
        </w:r>
      </w:del>
      <w:r>
        <w:t xml:space="preserve"> </w:t>
      </w:r>
      <w:del w:id="372" w:author="Érico de Souza" w:date="2020-11-04T16:22:00Z">
        <w:r w:rsidDel="005867D9">
          <w:delText xml:space="preserve">foi criado a pergunta </w:delText>
        </w:r>
      </w:del>
      <w:r>
        <w:t>“</w:t>
      </w:r>
      <w:r w:rsidR="00E164B4" w:rsidRPr="00E164B4">
        <w:t>Quais são os gêneros musicais que gosta de escutar?</w:t>
      </w:r>
      <w:r>
        <w:t>”</w:t>
      </w:r>
      <w:ins w:id="373" w:author="Érico de Souza" w:date="2020-11-04T16:26:00Z">
        <w:r w:rsidR="00044B9F">
          <w:t xml:space="preserve"> seria a melhor opção,</w:t>
        </w:r>
      </w:ins>
      <w:del w:id="374" w:author="Érico de Souza" w:date="2020-11-04T16:26:00Z">
        <w:r w:rsidDel="00044B9F">
          <w:delText>,</w:delText>
        </w:r>
      </w:del>
      <w:r>
        <w:t xml:space="preserve"> </w:t>
      </w:r>
      <w:ins w:id="375" w:author="Érico de Souza" w:date="2020-11-04T16:27:00Z">
        <w:r w:rsidR="0042113D">
          <w:t>caso o objet</w:t>
        </w:r>
        <w:r w:rsidR="00B10E94">
          <w:t>ivo seja</w:t>
        </w:r>
      </w:ins>
      <w:del w:id="376" w:author="Érico de Souza" w:date="2020-11-04T16:27:00Z">
        <w:r w:rsidDel="0042113D">
          <w:delText>visando</w:delText>
        </w:r>
      </w:del>
      <w:r>
        <w:t xml:space="preserve"> colocar as principais respostas ao plugin. </w:t>
      </w:r>
      <w:del w:id="377" w:author="Érico de Souza" w:date="2020-11-04T16:28:00Z">
        <w:r w:rsidDel="006101F9">
          <w:delText xml:space="preserve">Porém, devido ao tempo limitado de desenvolvimento, </w:delText>
        </w:r>
      </w:del>
      <w:ins w:id="378" w:author="Érico de Souza" w:date="2020-11-04T16:28:00Z">
        <w:r w:rsidR="00F054C7">
          <w:t>A</w:t>
        </w:r>
      </w:ins>
      <w:del w:id="379" w:author="Érico de Souza" w:date="2020-11-04T16:28:00Z">
        <w:r w:rsidDel="00F054C7">
          <w:delText>a</w:delText>
        </w:r>
      </w:del>
      <w:r>
        <w:t xml:space="preserve"> </w:t>
      </w:r>
      <w:r w:rsidRPr="00E54780">
        <w:rPr>
          <w:i/>
          <w:iCs w:val="0"/>
        </w:rPr>
        <w:t>feature</w:t>
      </w:r>
      <w:r>
        <w:t xml:space="preserve"> </w:t>
      </w:r>
      <w:ins w:id="380" w:author="Érico de Souza" w:date="2020-11-04T16:28:00Z">
        <w:r w:rsidR="00F054C7">
          <w:t>será desenrolada</w:t>
        </w:r>
      </w:ins>
      <w:ins w:id="381" w:author="Érico de Souza" w:date="2020-11-04T16:29:00Z">
        <w:r w:rsidR="002A7B4C">
          <w:t xml:space="preserve"> </w:t>
        </w:r>
      </w:ins>
      <w:ins w:id="382" w:author="Érico de Souza" w:date="2020-11-04T16:30:00Z">
        <w:r w:rsidR="00976552">
          <w:t>no desenvolvimento do projeto</w:t>
        </w:r>
      </w:ins>
      <w:del w:id="383" w:author="Érico de Souza" w:date="2020-11-04T16:30:00Z">
        <w:r w:rsidDel="00976552">
          <w:delText xml:space="preserve">não foi </w:delText>
        </w:r>
        <w:r w:rsidR="00E54780" w:rsidDel="00976552">
          <w:delText>feita</w:delText>
        </w:r>
      </w:del>
      <w:r>
        <w:t>.</w:t>
      </w:r>
    </w:p>
    <w:p w14:paraId="08CDF2F8" w14:textId="22E38774" w:rsidR="00C049E1" w:rsidRDefault="00C05858" w:rsidP="00972812">
      <w:r>
        <w:tab/>
      </w:r>
      <w:r w:rsidR="00173EA6">
        <w:t>Respeitando a privacidade do público, foi feito a pergunta “</w:t>
      </w:r>
      <w:r w:rsidR="00C049E1" w:rsidRPr="00C049E1">
        <w:t>Gostaria de participar de uma pesquisa que visa melhorar a recomendação musical?</w:t>
      </w:r>
      <w:r w:rsidR="00173EA6">
        <w:t xml:space="preserve">”, </w:t>
      </w:r>
      <w:del w:id="384" w:author="Érico de Souza" w:date="2020-11-04T16:31:00Z">
        <w:r w:rsidR="00173EA6" w:rsidDel="009139B0">
          <w:delText xml:space="preserve">a qual, foi utilizada para </w:delText>
        </w:r>
      </w:del>
      <w:r w:rsidR="00173EA6">
        <w:t>filtra</w:t>
      </w:r>
      <w:ins w:id="385" w:author="Érico de Souza" w:date="2020-11-04T16:31:00Z">
        <w:r w:rsidR="009139B0">
          <w:t>ndo a</w:t>
        </w:r>
      </w:ins>
      <w:ins w:id="386" w:author="Érico de Souza" w:date="2020-11-04T16:32:00Z">
        <w:r w:rsidR="0031674E">
          <w:t>ssim,</w:t>
        </w:r>
      </w:ins>
      <w:del w:id="387" w:author="Érico de Souza" w:date="2020-11-04T16:31:00Z">
        <w:r w:rsidR="00173EA6" w:rsidDel="009139B0">
          <w:delText>r</w:delText>
        </w:r>
      </w:del>
      <w:r w:rsidR="00173EA6">
        <w:t xml:space="preserve"> somente os usuários que aceitaram ela para enviar o convite para participar do </w:t>
      </w:r>
      <w:r w:rsidR="00173EA6" w:rsidRPr="003E5C3C">
        <w:rPr>
          <w:i/>
          <w:iCs w:val="0"/>
        </w:rPr>
        <w:t>plugin</w:t>
      </w:r>
      <w:r w:rsidR="00173EA6">
        <w:t>.</w:t>
      </w:r>
    </w:p>
    <w:p w14:paraId="032559F2" w14:textId="0E02DDB5" w:rsidR="00C049E1" w:rsidRDefault="00F9027D" w:rsidP="00972812">
      <w:r>
        <w:tab/>
      </w:r>
      <w:r w:rsidR="00C635FB">
        <w:t>A pergunta “</w:t>
      </w:r>
      <w:r w:rsidR="00C049E1" w:rsidRPr="00C049E1">
        <w:t>Sua idade</w:t>
      </w:r>
      <w:r w:rsidR="00C635FB">
        <w:t>” foi feita para obter conhecimento do ran</w:t>
      </w:r>
      <w:ins w:id="388" w:author="Érico de Souza" w:date="2020-11-04T16:32:00Z">
        <w:r w:rsidR="0031674E">
          <w:t>k</w:t>
        </w:r>
      </w:ins>
      <w:del w:id="389" w:author="Érico de Souza" w:date="2020-11-04T16:32:00Z">
        <w:r w:rsidR="00C635FB" w:rsidDel="0031674E">
          <w:delText>ge</w:delText>
        </w:r>
      </w:del>
      <w:r w:rsidR="00C635FB">
        <w:t xml:space="preserve"> de idade </w:t>
      </w:r>
      <w:ins w:id="390" w:author="Érico de Souza" w:date="2020-11-04T16:33:00Z">
        <w:r w:rsidR="00105F59">
          <w:t xml:space="preserve">da </w:t>
        </w:r>
      </w:ins>
      <w:del w:id="391" w:author="Érico de Souza" w:date="2020-11-04T16:33:00Z">
        <w:r w:rsidR="00C635FB" w:rsidDel="00105F59">
          <w:delText xml:space="preserve">que estávamos lidando na </w:delText>
        </w:r>
      </w:del>
      <w:r w:rsidR="00C635FB">
        <w:t>aplicação</w:t>
      </w:r>
      <w:del w:id="392" w:author="Érico de Souza" w:date="2020-11-04T16:33:00Z">
        <w:r w:rsidR="00C635FB" w:rsidDel="00105F59">
          <w:delText>,</w:delText>
        </w:r>
      </w:del>
      <w:r w:rsidR="00C635FB">
        <w:t xml:space="preserve"> e</w:t>
      </w:r>
      <w:ins w:id="393" w:author="Érico de Souza" w:date="2020-11-04T16:33:00Z">
        <w:r w:rsidR="00105F59">
          <w:t>,</w:t>
        </w:r>
      </w:ins>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ins w:id="394" w:author="Érico de Souza" w:date="2020-11-04T16:34:00Z">
        <w:r w:rsidR="00596DB1">
          <w:t xml:space="preserve"> -</w:t>
        </w:r>
      </w:ins>
      <w:del w:id="395" w:author="Érico de Souza" w:date="2020-11-04T16:33:00Z">
        <w:r w:rsidR="00D47A09" w:rsidDel="00BC02C0">
          <w:delText>,</w:delText>
        </w:r>
      </w:del>
      <w:r w:rsidR="00D47A09">
        <w:t xml:space="preserve"> por isso, </w:t>
      </w:r>
      <w:del w:id="396" w:author="Érico de Souza" w:date="2020-11-04T16:34:00Z">
        <w:r w:rsidR="00D47A09" w:rsidDel="00BC02C0">
          <w:delText xml:space="preserve">foi feito </w:delText>
        </w:r>
      </w:del>
      <w:r w:rsidR="00D47A09">
        <w:t>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972812">
      <w:pPr>
        <w:pStyle w:val="Ttulo2"/>
      </w:pPr>
      <w:bookmarkStart w:id="397" w:name="_Toc55260958"/>
      <w:r>
        <w:t>Desenvolvimento Do plugin</w:t>
      </w:r>
      <w:bookmarkEnd w:id="397"/>
    </w:p>
    <w:p w14:paraId="4EB2049E" w14:textId="26846613" w:rsidR="00411CBF" w:rsidRDefault="00C076B3" w:rsidP="00972812">
      <w:r>
        <w:tab/>
        <w:t xml:space="preserve">Para obter os dados dos usuários, </w:t>
      </w:r>
      <w:ins w:id="398" w:author="Érico de Souza" w:date="2020-11-04T16:52:00Z">
        <w:r w:rsidR="004F1BBA">
          <w:t xml:space="preserve">o projeto </w:t>
        </w:r>
      </w:ins>
      <w:ins w:id="399" w:author="Érico de Souza" w:date="2020-11-04T16:54:00Z">
        <w:r w:rsidR="00AC1D8B">
          <w:t>apresenta</w:t>
        </w:r>
      </w:ins>
      <w:del w:id="400" w:author="Érico de Souza" w:date="2020-11-04T16:53:00Z">
        <w:r w:rsidDel="00B142FC">
          <w:delText>f</w:delText>
        </w:r>
        <w:r w:rsidDel="004F1BBA">
          <w:delText>oi desenvolvid</w:delText>
        </w:r>
      </w:del>
      <w:del w:id="401" w:author="Érico de Souza" w:date="2020-11-04T16:52:00Z">
        <w:r w:rsidDel="004F1BBA">
          <w:delText>o</w:delText>
        </w:r>
      </w:del>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0EC6070" w14:textId="77777777" w:rsidR="00F31D61" w:rsidRDefault="00B61F3A" w:rsidP="00F31D61">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F31D61">
      <w:pPr>
        <w:pStyle w:val="Legenda"/>
      </w:pPr>
      <w:bookmarkStart w:id="402" w:name="_Ref54973492"/>
      <w:bookmarkStart w:id="403" w:name="_Toc55260888"/>
      <w:r>
        <w:t xml:space="preserve">Figura </w:t>
      </w:r>
      <w:r w:rsidR="00331D61">
        <w:fldChar w:fldCharType="begin"/>
      </w:r>
      <w:r w:rsidR="00331D61">
        <w:instrText xml:space="preserve"> SEQ Figura \* ARABIC </w:instrText>
      </w:r>
      <w:r w:rsidR="00331D61">
        <w:fldChar w:fldCharType="separate"/>
      </w:r>
      <w:r w:rsidR="00772326">
        <w:rPr>
          <w:noProof/>
        </w:rPr>
        <w:t>10</w:t>
      </w:r>
      <w:r w:rsidR="00331D61">
        <w:rPr>
          <w:noProof/>
        </w:rPr>
        <w:fldChar w:fldCharType="end"/>
      </w:r>
      <w:bookmarkEnd w:id="402"/>
      <w:r>
        <w:t xml:space="preserve"> </w:t>
      </w:r>
      <w:r w:rsidR="00F31D61">
        <w:t>A esquerda, t</w:t>
      </w:r>
      <w:r>
        <w:t xml:space="preserve">ela </w:t>
      </w:r>
      <w:r w:rsidR="002C4866">
        <w:t>introdutória</w:t>
      </w:r>
      <w:r>
        <w:t xml:space="preserve"> da aplicação </w:t>
      </w:r>
      <w:r w:rsidRPr="00B61F3A">
        <w:t>(próprio, 2020)</w:t>
      </w:r>
      <w:bookmarkStart w:id="404" w:name="_Ref54973486"/>
      <w:r w:rsidR="00F31D61">
        <w:t xml:space="preserve"> Figura </w:t>
      </w:r>
      <w:r w:rsidR="00331D61">
        <w:fldChar w:fldCharType="begin"/>
      </w:r>
      <w:r w:rsidR="00331D61">
        <w:instrText xml:space="preserve"> SEQ Figura \* ARABIC </w:instrText>
      </w:r>
      <w:r w:rsidR="00331D61">
        <w:fldChar w:fldCharType="separate"/>
      </w:r>
      <w:r w:rsidR="00F31D61">
        <w:rPr>
          <w:noProof/>
        </w:rPr>
        <w:t>11</w:t>
      </w:r>
      <w:r w:rsidR="00331D61">
        <w:rPr>
          <w:noProof/>
        </w:rPr>
        <w:fldChar w:fldCharType="end"/>
      </w:r>
      <w:bookmarkEnd w:id="404"/>
      <w:r w:rsidR="00F31D61">
        <w:t xml:space="preserve"> A direita, tela de login da aplicação </w:t>
      </w:r>
      <w:r w:rsidR="00F31D61" w:rsidRPr="00286A2A">
        <w:t>(próprio, 2020)</w:t>
      </w:r>
      <w:bookmarkEnd w:id="403"/>
    </w:p>
    <w:p w14:paraId="312FD9DB" w14:textId="6991AB1B" w:rsidR="0041211D" w:rsidRPr="0041211D" w:rsidRDefault="0041211D" w:rsidP="00972812">
      <w:pPr>
        <w:pStyle w:val="Ttulo3"/>
      </w:pPr>
      <w:bookmarkStart w:id="405" w:name="_Toc55260959"/>
      <w:r>
        <w:t>Telas da aplicação</w:t>
      </w:r>
      <w:bookmarkEnd w:id="405"/>
    </w:p>
    <w:p w14:paraId="42EBB0A8" w14:textId="6B94DB12" w:rsidR="002C4866" w:rsidRDefault="00AC1AD2" w:rsidP="00972812">
      <w:r>
        <w:tab/>
        <w:t xml:space="preserve">A aplicação </w:t>
      </w:r>
      <w:ins w:id="406" w:author="Érico de Souza" w:date="2020-11-04T16:55:00Z">
        <w:r w:rsidR="00053BA2">
          <w:t>é</w:t>
        </w:r>
      </w:ins>
      <w:del w:id="407" w:author="Érico de Souza" w:date="2020-11-04T16:55:00Z">
        <w:r w:rsidDel="00053BA2">
          <w:delText>foi</w:delText>
        </w:r>
      </w:del>
      <w:r>
        <w:t xml:space="preserve"> dividida em 5 telas,</w:t>
      </w:r>
      <w:del w:id="408" w:author="Érico de Souza" w:date="2020-11-04T16:55:00Z">
        <w:r w:rsidDel="00647F7A">
          <w:delText xml:space="preserve"> e ela</w:delText>
        </w:r>
      </w:del>
      <w:r>
        <w:t xml:space="preserve"> inicia</w:t>
      </w:r>
      <w:ins w:id="409" w:author="Érico de Souza" w:date="2020-11-04T16:55:00Z">
        <w:r w:rsidR="00647F7A">
          <w:t>da</w:t>
        </w:r>
      </w:ins>
      <w:del w:id="410" w:author="Érico de Souza" w:date="2020-11-04T16:56:00Z">
        <w:r w:rsidDel="00647F7A">
          <w:delText xml:space="preserve"> com a tela apresentada</w:delText>
        </w:r>
      </w:del>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ins w:id="411" w:author="Érico de Souza" w:date="2020-11-04T16:56:00Z">
        <w:r w:rsidR="00B54E12">
          <w:t xml:space="preserve"> e terminada</w:t>
        </w:r>
      </w:ins>
      <w:del w:id="412" w:author="Érico de Souza" w:date="2020-11-04T16:56:00Z">
        <w:r w:rsidR="00872ACD" w:rsidDel="00B54E12">
          <w:delText>.</w:delText>
        </w:r>
      </w:del>
      <w:r w:rsidR="00A93862">
        <w:t xml:space="preserve"> </w:t>
      </w:r>
      <w:ins w:id="413" w:author="Érico de Souza" w:date="2020-11-04T16:56:00Z">
        <w:r w:rsidR="00B54E12">
          <w:t>na</w:t>
        </w:r>
      </w:ins>
      <w:del w:id="414" w:author="Érico de Souza" w:date="2020-11-04T16:56:00Z">
        <w:r w:rsidR="00A93862" w:rsidDel="00B54E12">
          <w:delText>A</w:delText>
        </w:r>
      </w:del>
      <w:r w:rsidR="00A93862">
        <w:t xml:space="preserve"> segunda tela, é representada </w:t>
      </w:r>
      <w:ins w:id="415" w:author="Érico de Souza" w:date="2020-11-04T16:56:00Z">
        <w:r w:rsidR="00B54E12">
          <w:t>pela</w:t>
        </w:r>
      </w:ins>
      <w:del w:id="416" w:author="Érico de Souza" w:date="2020-11-04T16:56:00Z">
        <w:r w:rsidR="00A93862" w:rsidDel="00B54E12">
          <w:delText>na</w:delText>
        </w:r>
      </w:del>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del w:id="417" w:author="Érico de Souza" w:date="2020-11-04T16:57:00Z">
        <w:r w:rsidR="00A93862" w:rsidDel="00560073">
          <w:delText xml:space="preserve"> </w:delText>
        </w:r>
        <w:r w:rsidR="00D36033" w:rsidDel="00560073">
          <w:delText>a qual</w:delText>
        </w:r>
      </w:del>
      <w:r w:rsidR="00D36033">
        <w:t xml:space="preserve"> </w:t>
      </w:r>
      <w:r w:rsidR="00A93862">
        <w:t>disponibiliza</w:t>
      </w:r>
      <w:ins w:id="418" w:author="Érico de Souza" w:date="2020-11-04T16:57:00Z">
        <w:r w:rsidR="00560073">
          <w:t>ndo</w:t>
        </w:r>
      </w:ins>
      <w:r w:rsidR="00A93862">
        <w:t xml:space="preserve"> opções de login no Spotify.</w:t>
      </w:r>
    </w:p>
    <w:p w14:paraId="09CC183E" w14:textId="52488FA3"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ins w:id="419" w:author="Érico de Souza" w:date="2020-11-04T16:58:00Z">
        <w:r w:rsidR="00DE33E2">
          <w:t>três</w:t>
        </w:r>
      </w:ins>
      <w:del w:id="420" w:author="Érico de Souza" w:date="2020-11-04T16:58:00Z">
        <w:r w:rsidR="004E768F" w:rsidDel="00DE33E2">
          <w:delText>3</w:delText>
        </w:r>
      </w:del>
      <w:r w:rsidR="004E768F">
        <w:t xml:space="preserve">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w:t>
      </w:r>
      <w:r w:rsidR="004E768F" w:rsidRPr="004E768F">
        <w:lastRenderedPageBreak/>
        <w:t>nesse momento?</w:t>
      </w:r>
      <w:r w:rsidR="004E768F">
        <w:t>”; (iii) “</w:t>
      </w:r>
      <w:r w:rsidR="004E768F" w:rsidRPr="004E768F">
        <w:t>Onde você está nesse momento?</w:t>
      </w:r>
      <w:r w:rsidR="004E768F">
        <w:t>”</w:t>
      </w:r>
      <w:r w:rsidR="00BB2D52">
        <w:t>.</w:t>
      </w:r>
      <w:r w:rsidR="00AF56EC">
        <w:t xml:space="preserve"> </w:t>
      </w:r>
      <w:del w:id="421" w:author="Érico de Souza" w:date="2020-11-04T17:00:00Z">
        <w:r w:rsidR="00AF56EC" w:rsidDel="00AB6099">
          <w:delText>A partir d</w:delText>
        </w:r>
      </w:del>
      <w:ins w:id="422" w:author="Érico de Souza" w:date="2020-11-04T17:00:00Z">
        <w:r w:rsidR="00AB6099">
          <w:t>E</w:t>
        </w:r>
      </w:ins>
      <w:del w:id="423" w:author="Érico de Souza" w:date="2020-11-04T17:00:00Z">
        <w:r w:rsidR="00AF56EC" w:rsidDel="00AB6099">
          <w:delText>e</w:delText>
        </w:r>
      </w:del>
      <w:r w:rsidR="00AF56EC">
        <w:t>ssas perguntas</w:t>
      </w:r>
      <w:ins w:id="424" w:author="Érico de Souza" w:date="2020-11-04T17:00:00Z">
        <w:r w:rsidR="00874FF1">
          <w:t xml:space="preserve"> tornar</w:t>
        </w:r>
      </w:ins>
      <w:ins w:id="425" w:author="Érico de Souza" w:date="2020-11-04T17:01:00Z">
        <w:r w:rsidR="00874FF1">
          <w:t>am realizável</w:t>
        </w:r>
      </w:ins>
      <w:del w:id="426" w:author="Érico de Souza" w:date="2020-11-04T17:00:00Z">
        <w:r w:rsidR="00AF56EC" w:rsidDel="00874FF1">
          <w:delText>, é possível</w:delText>
        </w:r>
      </w:del>
      <w:r w:rsidR="00AF56EC">
        <w:t xml:space="preserve"> entender o contexto atual do </w:t>
      </w:r>
      <w:r w:rsidR="00A417FB">
        <w:t>usuário</w:t>
      </w:r>
      <w:r w:rsidR="00AF56EC">
        <w:t xml:space="preserve"> naquele período</w:t>
      </w:r>
      <w:ins w:id="427" w:author="Érico de Souza" w:date="2020-11-04T17:02:00Z">
        <w:r w:rsidR="00EA3966">
          <w:t xml:space="preserve"> </w:t>
        </w:r>
        <w:r w:rsidR="006B3D1C">
          <w:t>por serem divulgadas</w:t>
        </w:r>
      </w:ins>
      <w:del w:id="428" w:author="Érico de Souza" w:date="2020-11-04T17:01:00Z">
        <w:r w:rsidR="00AF56EC" w:rsidDel="00EA3966">
          <w:delText>.</w:delText>
        </w:r>
        <w:r w:rsidR="00A417FB" w:rsidDel="00EA3966">
          <w:delText xml:space="preserve"> </w:delText>
        </w:r>
        <w:r w:rsidR="0096616C" w:rsidDel="00EA3966">
          <w:delText>As perguntas são realizadas</w:delText>
        </w:r>
      </w:del>
      <w:r w:rsidR="0096616C">
        <w:t xml:space="preserve"> a cada</w:t>
      </w:r>
      <w:r w:rsidR="004E768F">
        <w:t xml:space="preserve"> 30min</w:t>
      </w:r>
      <w:r w:rsidR="00A417FB">
        <w:t>.</w:t>
      </w:r>
    </w:p>
    <w:p w14:paraId="4ABE777D" w14:textId="77777777" w:rsidR="009F5DDE" w:rsidRDefault="004F5E97" w:rsidP="009F5DDE">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9F5DDE">
      <w:pPr>
        <w:pStyle w:val="Legenda"/>
      </w:pPr>
      <w:bookmarkStart w:id="429" w:name="_Ref54973479"/>
      <w:bookmarkStart w:id="430" w:name="_Toc55260889"/>
      <w:r>
        <w:t xml:space="preserve">Figura </w:t>
      </w:r>
      <w:r w:rsidR="00331D61">
        <w:fldChar w:fldCharType="begin"/>
      </w:r>
      <w:r w:rsidR="00331D61">
        <w:instrText xml:space="preserve"> SEQ Figura \* ARABIC </w:instrText>
      </w:r>
      <w:r w:rsidR="00331D61">
        <w:fldChar w:fldCharType="separate"/>
      </w:r>
      <w:r w:rsidR="00772326">
        <w:rPr>
          <w:noProof/>
        </w:rPr>
        <w:t>12</w:t>
      </w:r>
      <w:r w:rsidR="00331D61">
        <w:rPr>
          <w:noProof/>
        </w:rPr>
        <w:fldChar w:fldCharType="end"/>
      </w:r>
      <w:bookmarkEnd w:id="429"/>
      <w:r>
        <w:t xml:space="preserve"> </w:t>
      </w:r>
      <w:r w:rsidR="009F5DDE">
        <w:t>A esquerda, t</w:t>
      </w:r>
      <w:r>
        <w:t xml:space="preserve">ela de preenchimento do contexto </w:t>
      </w:r>
      <w:r w:rsidRPr="006D6B7A">
        <w:t>(próprio, 2020)</w:t>
      </w:r>
      <w:bookmarkStart w:id="431" w:name="_Ref54973469"/>
      <w:r w:rsidR="009F5DDE">
        <w:t xml:space="preserve"> Figura </w:t>
      </w:r>
      <w:r w:rsidR="00331D61">
        <w:fldChar w:fldCharType="begin"/>
      </w:r>
      <w:r w:rsidR="00331D61">
        <w:instrText xml:space="preserve"> SEQ Figura \* ARABIC </w:instrText>
      </w:r>
      <w:r w:rsidR="00331D61">
        <w:fldChar w:fldCharType="separate"/>
      </w:r>
      <w:r w:rsidR="009F5DDE">
        <w:rPr>
          <w:noProof/>
        </w:rPr>
        <w:t>13</w:t>
      </w:r>
      <w:r w:rsidR="00331D61">
        <w:rPr>
          <w:noProof/>
        </w:rPr>
        <w:fldChar w:fldCharType="end"/>
      </w:r>
      <w:bookmarkEnd w:id="431"/>
      <w:r w:rsidR="009F5DDE">
        <w:t xml:space="preserve"> A direita, tela da lista de dispositivos do Spotify</w:t>
      </w:r>
      <w:r w:rsidR="009F5DDE">
        <w:rPr>
          <w:noProof/>
        </w:rPr>
        <w:t xml:space="preserve"> </w:t>
      </w:r>
      <w:r w:rsidR="009F5DDE" w:rsidRPr="00580B5B">
        <w:rPr>
          <w:noProof/>
        </w:rPr>
        <w:t>(próprio, 2020)</w:t>
      </w:r>
      <w:bookmarkEnd w:id="430"/>
    </w:p>
    <w:p w14:paraId="08241E74" w14:textId="275A53EF" w:rsidR="00C75F43" w:rsidRDefault="002A357A" w:rsidP="00972812">
      <w:r>
        <w:tab/>
      </w:r>
      <w:r w:rsidR="00D52683">
        <w:t xml:space="preserve">Para realizar a reprodução musical, é necessário exigir do Spotify que reproduza as </w:t>
      </w:r>
      <w:r w:rsidR="00A0216E">
        <w:t>músicas</w:t>
      </w:r>
      <w:r w:rsidR="00D52683">
        <w:t xml:space="preserve"> no plugin. </w:t>
      </w:r>
      <w:ins w:id="432" w:author="Érico de Souza" w:date="2020-11-05T11:19:00Z">
        <w:r w:rsidR="00911A13">
          <w:t>Tendo isso em mente</w:t>
        </w:r>
      </w:ins>
      <w:del w:id="433" w:author="Érico de Souza" w:date="2020-11-05T11:19:00Z">
        <w:r w:rsidR="00D52683" w:rsidDel="00911A13">
          <w:delText>Para isso</w:delText>
        </w:r>
      </w:del>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del w:id="434" w:author="Érico de Souza" w:date="2020-11-05T11:20:00Z">
        <w:r w:rsidR="00D52683" w:rsidDel="000A42FE">
          <w:delText xml:space="preserve">a qual </w:delText>
        </w:r>
      </w:del>
      <w:ins w:id="435" w:author="Érico de Souza" w:date="2020-11-05T11:24:00Z">
        <w:r w:rsidR="00231299">
          <w:t xml:space="preserve">contando </w:t>
        </w:r>
        <w:r w:rsidR="00231299">
          <w:lastRenderedPageBreak/>
          <w:t>com</w:t>
        </w:r>
      </w:ins>
      <w:del w:id="436" w:author="Érico de Souza" w:date="2020-11-05T11:24:00Z">
        <w:r w:rsidR="00D52683" w:rsidDel="00231299">
          <w:delText>possui</w:delText>
        </w:r>
      </w:del>
      <w:r w:rsidR="00D52683">
        <w:t xml:space="preserve"> um botão “USAR PLUGIN PARA TOCAR </w:t>
      </w:r>
      <w:r w:rsidR="00A0216E">
        <w:t>MÚSICAS”</w:t>
      </w:r>
      <w:r w:rsidR="00D52683">
        <w:t xml:space="preserve"> que</w:t>
      </w:r>
      <w:ins w:id="437" w:author="Érico de Souza" w:date="2020-11-05T11:20:00Z">
        <w:r w:rsidR="000A42FE">
          <w:t>,</w:t>
        </w:r>
      </w:ins>
      <w:r w:rsidR="00D52683">
        <w:t xml:space="preserve"> ao ser pressionado, habilita a reprodução no plugin.</w:t>
      </w:r>
    </w:p>
    <w:p w14:paraId="3A93C852" w14:textId="78411816" w:rsidR="00171C68" w:rsidRDefault="00106097" w:rsidP="00972812">
      <w:r>
        <w:tab/>
        <w:t xml:space="preserve">Por fim, </w:t>
      </w:r>
      <w:del w:id="438" w:author="Érico de Souza" w:date="2020-11-05T13:09:00Z">
        <w:r w:rsidDel="00E1461D">
          <w:delText xml:space="preserve">foi desenvolvido a tela principal, que é apresentado </w:delText>
        </w:r>
      </w:del>
      <w:del w:id="439" w:author="Érico de Souza" w:date="2020-11-05T13:10:00Z">
        <w:r w:rsidDel="008C3D16">
          <w:delText>n</w:delText>
        </w:r>
      </w:del>
      <w:r>
        <w:t xml:space="preserve">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ins w:id="440" w:author="Érico de Souza" w:date="2020-11-05T13:13:00Z">
        <w:r w:rsidR="00BF4D96">
          <w:t xml:space="preserve"> exibi</w:t>
        </w:r>
      </w:ins>
      <w:ins w:id="441" w:author="Érico de Souza" w:date="2020-11-05T13:10:00Z">
        <w:r w:rsidR="008C3D16">
          <w:t xml:space="preserve"> a tela princi</w:t>
        </w:r>
        <w:r w:rsidR="0016466E">
          <w:t>pal</w:t>
        </w:r>
      </w:ins>
      <w:ins w:id="442" w:author="Érico de Souza" w:date="2020-11-05T13:12:00Z">
        <w:r w:rsidR="00CD5533">
          <w:t xml:space="preserve"> suscitada</w:t>
        </w:r>
      </w:ins>
      <w:r>
        <w:t>. Ne</w:t>
      </w:r>
      <w:ins w:id="443" w:author="Érico de Souza" w:date="2020-11-05T13:10:00Z">
        <w:r w:rsidR="0016466E">
          <w:t>la</w:t>
        </w:r>
      </w:ins>
      <w:del w:id="444" w:author="Érico de Souza" w:date="2020-11-05T13:10:00Z">
        <w:r w:rsidDel="0016466E">
          <w:delText>ssa tela</w:delText>
        </w:r>
      </w:del>
      <w:r>
        <w:t>, é realizado toda</w:t>
      </w:r>
      <w:ins w:id="445" w:author="Érico de Souza" w:date="2020-11-05T13:13:00Z">
        <w:r w:rsidR="00BF4D96">
          <w:t xml:space="preserve"> a</w:t>
        </w:r>
      </w:ins>
      <w:r>
        <w:t xml:space="preserve"> interação do usuário no período em que ele </w:t>
      </w:r>
      <w:r w:rsidR="002F19D4">
        <w:t>está</w:t>
      </w:r>
      <w:r>
        <w:t xml:space="preserve"> ouvindo as </w:t>
      </w:r>
      <w:r w:rsidR="002F19D4">
        <w:t>músicas</w:t>
      </w:r>
      <w:ins w:id="446" w:author="Érico de Souza" w:date="2020-11-05T13:14:00Z">
        <w:r w:rsidR="002D7AA2">
          <w:t>;</w:t>
        </w:r>
      </w:ins>
      <w:del w:id="447" w:author="Érico de Souza" w:date="2020-11-05T13:14:00Z">
        <w:r w:rsidR="00132291" w:rsidDel="002D7AA2">
          <w:delText>,</w:delText>
        </w:r>
      </w:del>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1D68C4DF" w:rsidR="006955F2" w:rsidRDefault="006955F2" w:rsidP="00972812">
      <w:pPr>
        <w:rPr>
          <w:ins w:id="448" w:author="Érico de Souza" w:date="2020-11-05T13:28:00Z"/>
        </w:rPr>
      </w:pPr>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ins w:id="449" w:author="Érico de Souza" w:date="2020-11-05T13:16:00Z">
        <w:r w:rsidR="0028378C">
          <w:t>,</w:t>
        </w:r>
        <w:r w:rsidR="008D3B68">
          <w:t xml:space="preserve"> </w:t>
        </w:r>
      </w:ins>
      <w:ins w:id="450" w:author="Érico de Souza" w:date="2020-11-05T13:17:00Z">
        <w:r w:rsidR="00423248">
          <w:t>assim como no oposto</w:t>
        </w:r>
      </w:ins>
      <w:r w:rsidR="00601CDE">
        <w:t>.</w:t>
      </w:r>
      <w:r w:rsidR="00356538">
        <w:t xml:space="preserve"> </w:t>
      </w:r>
      <w:del w:id="451" w:author="Érico de Souza" w:date="2020-11-05T13:17:00Z">
        <w:r w:rsidR="00356538" w:rsidDel="00C86158">
          <w:delText xml:space="preserve">Ao clicar no botão </w:delText>
        </w:r>
      </w:del>
      <w:r w:rsidR="00356538">
        <w:t xml:space="preserve">“não gostei” </w:t>
      </w:r>
      <w:ins w:id="452" w:author="Érico de Souza" w:date="2020-11-05T13:19:00Z">
        <w:r w:rsidR="00654EBC">
          <w:t xml:space="preserve">faria o programa entender </w:t>
        </w:r>
      </w:ins>
      <w:ins w:id="453" w:author="Érico de Souza" w:date="2020-11-05T13:18:00Z">
        <w:r w:rsidR="00C86158">
          <w:t>que</w:t>
        </w:r>
      </w:ins>
      <w:del w:id="454" w:author="Érico de Souza" w:date="2020-11-05T13:19:00Z">
        <w:r w:rsidR="00356538" w:rsidDel="00654EBC">
          <w:delText>é</w:delText>
        </w:r>
      </w:del>
      <w:r w:rsidR="00356538">
        <w:t xml:space="preserve"> </w:t>
      </w:r>
      <w:del w:id="455" w:author="Érico de Souza" w:date="2020-11-05T13:20:00Z">
        <w:r w:rsidR="00356538" w:rsidDel="005A3D88">
          <w:delText xml:space="preserve">salvo a </w:delText>
        </w:r>
      </w:del>
      <w:ins w:id="456" w:author="Érico de Souza" w:date="2020-11-05T13:22:00Z">
        <w:r w:rsidR="00596EBC">
          <w:t xml:space="preserve">a pessoa </w:t>
        </w:r>
        <w:r w:rsidR="006D2177">
          <w:t>possuidora do produto</w:t>
        </w:r>
      </w:ins>
      <w:del w:id="457" w:author="Érico de Souza" w:date="2020-11-05T13:20:00Z">
        <w:r w:rsidR="00356538" w:rsidDel="005A3D88">
          <w:delText xml:space="preserve">informação que </w:delText>
        </w:r>
      </w:del>
      <w:ins w:id="458" w:author="Érico de Souza" w:date="2020-11-05T13:23:00Z">
        <w:r w:rsidR="00A07E46">
          <w:t>, a que tivesse a conta,</w:t>
        </w:r>
      </w:ins>
      <w:del w:id="459" w:author="Érico de Souza" w:date="2020-11-05T13:22:00Z">
        <w:r w:rsidR="00356538" w:rsidDel="006D2177">
          <w:delText xml:space="preserve">o </w:delText>
        </w:r>
        <w:r w:rsidR="002D1363" w:rsidDel="006D2177">
          <w:delText>usuário</w:delText>
        </w:r>
      </w:del>
      <w:r w:rsidR="00356538">
        <w:t xml:space="preserve"> não </w:t>
      </w:r>
      <w:ins w:id="460" w:author="Érico de Souza" w:date="2020-11-05T13:26:00Z">
        <w:r w:rsidR="00C770B7">
          <w:t xml:space="preserve">apreciou aquele </w:t>
        </w:r>
      </w:ins>
      <w:ins w:id="461" w:author="Érico de Souza" w:date="2020-11-05T13:27:00Z">
        <w:r w:rsidR="00B12601">
          <w:t xml:space="preserve">determinado estilo musical </w:t>
        </w:r>
        <w:r w:rsidR="00B12601">
          <w:lastRenderedPageBreak/>
          <w:t>n</w:t>
        </w:r>
        <w:r w:rsidR="003705F0">
          <w:t>o contexto em si</w:t>
        </w:r>
      </w:ins>
      <w:del w:id="462" w:author="Érico de Souza" w:date="2020-11-05T13:26:00Z">
        <w:r w:rsidR="00356538" w:rsidDel="00C770B7">
          <w:delText>gostou</w:delText>
        </w:r>
      </w:del>
      <w:ins w:id="463" w:author="Érico de Souza" w:date="2020-11-05T13:24:00Z">
        <w:r w:rsidR="00E335C7">
          <w:t xml:space="preserve">. </w:t>
        </w:r>
        <w:r w:rsidR="00264B4E">
          <w:t>E</w:t>
        </w:r>
      </w:ins>
      <w:ins w:id="464" w:author="Érico de Souza" w:date="2020-11-05T13:25:00Z">
        <w:r w:rsidR="00264B4E">
          <w:t>le seria</w:t>
        </w:r>
      </w:ins>
      <w:del w:id="465" w:author="Érico de Souza" w:date="2020-11-05T13:24:00Z">
        <w:r w:rsidR="00356538" w:rsidDel="00E335C7">
          <w:delText xml:space="preserve"> e é</w:delText>
        </w:r>
      </w:del>
      <w:r w:rsidR="00356538">
        <w:t xml:space="preserve"> levado</w:t>
      </w:r>
      <w:del w:id="466" w:author="Érico de Souza" w:date="2020-11-05T13:25:00Z">
        <w:r w:rsidR="00356538" w:rsidDel="00264B4E">
          <w:delText xml:space="preserve"> o </w:delText>
        </w:r>
        <w:r w:rsidR="002D1363" w:rsidDel="00264B4E">
          <w:delText>usuário</w:delText>
        </w:r>
      </w:del>
      <w:r w:rsidR="00356538">
        <w:t xml:space="preserve"> </w:t>
      </w:r>
      <w:ins w:id="467" w:author="Érico de Souza" w:date="2020-11-05T13:24:00Z">
        <w:r w:rsidR="00E335C7">
          <w:t>à</w:t>
        </w:r>
      </w:ins>
      <w:del w:id="468" w:author="Érico de Souza" w:date="2020-11-05T13:24:00Z">
        <w:r w:rsidR="00356538" w:rsidDel="00E335C7">
          <w:delText>a</w:delText>
        </w:r>
      </w:del>
      <w:r w:rsidR="00356538">
        <w:t xml:space="preserve"> tela de busca de </w:t>
      </w:r>
      <w:r w:rsidR="002D1363">
        <w:t>música</w:t>
      </w:r>
      <w:r w:rsidR="00DF5289">
        <w:t xml:space="preserve"> </w:t>
      </w:r>
      <w:ins w:id="469" w:author="Érico de Souza" w:date="2020-11-05T13:25:00Z">
        <w:r w:rsidR="00264B4E">
          <w:t>(</w:t>
        </w:r>
      </w:ins>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ins w:id="470" w:author="Érico de Souza" w:date="2020-11-05T13:25:00Z">
        <w:r w:rsidR="00264B4E">
          <w:t>)</w:t>
        </w:r>
      </w:ins>
      <w:r w:rsidR="00356538">
        <w:t xml:space="preserve">, para </w:t>
      </w:r>
      <w:del w:id="471" w:author="Érico de Souza" w:date="2020-11-05T13:28:00Z">
        <w:r w:rsidR="00356538" w:rsidDel="003705F0">
          <w:delText xml:space="preserve">o </w:delText>
        </w:r>
        <w:r w:rsidR="002D1363" w:rsidDel="003705F0">
          <w:delText>usuário</w:delText>
        </w:r>
        <w:r w:rsidR="00356538" w:rsidDel="003705F0">
          <w:delText xml:space="preserve"> </w:delText>
        </w:r>
      </w:del>
      <w:r w:rsidR="00356538">
        <w:t xml:space="preserve">apresentar uma </w:t>
      </w:r>
      <w:r w:rsidR="003C6841">
        <w:t>música</w:t>
      </w:r>
      <w:ins w:id="472" w:author="Érico de Souza" w:date="2020-11-05T13:28:00Z">
        <w:r w:rsidR="003705F0">
          <w:t xml:space="preserve"> que</w:t>
        </w:r>
      </w:ins>
      <w:r w:rsidR="00356538">
        <w:t xml:space="preserve"> se identifique melhor </w:t>
      </w:r>
      <w:ins w:id="473" w:author="Érico de Souza" w:date="2020-11-05T13:28:00Z">
        <w:r w:rsidR="007610B2">
          <w:t>com o</w:t>
        </w:r>
      </w:ins>
      <w:del w:id="474" w:author="Érico de Souza" w:date="2020-11-05T13:28:00Z">
        <w:r w:rsidR="00356538" w:rsidDel="007610B2">
          <w:delText>naquele</w:delText>
        </w:r>
      </w:del>
      <w:r w:rsidR="00356538">
        <w:t xml:space="preserve"> momento.</w:t>
      </w:r>
    </w:p>
    <w:p w14:paraId="57555BED" w14:textId="77777777" w:rsidR="007610B2" w:rsidRDefault="007610B2" w:rsidP="00972812"/>
    <w:p w14:paraId="27C66969" w14:textId="77777777" w:rsidR="0051171F" w:rsidRDefault="006955F2" w:rsidP="0051171F">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972812">
      <w:pPr>
        <w:pStyle w:val="Legenda"/>
      </w:pPr>
      <w:bookmarkStart w:id="475" w:name="_Ref54973458"/>
      <w:bookmarkStart w:id="476" w:name="_Toc55260890"/>
      <w:r>
        <w:t xml:space="preserve">Figura </w:t>
      </w:r>
      <w:r w:rsidR="00331D61">
        <w:fldChar w:fldCharType="begin"/>
      </w:r>
      <w:r w:rsidR="00331D61">
        <w:instrText xml:space="preserve"> SEQ Figura \* ARABIC </w:instrText>
      </w:r>
      <w:r w:rsidR="00331D61">
        <w:fldChar w:fldCharType="separate"/>
      </w:r>
      <w:r>
        <w:rPr>
          <w:noProof/>
        </w:rPr>
        <w:t>14</w:t>
      </w:r>
      <w:r w:rsidR="00331D61">
        <w:rPr>
          <w:noProof/>
        </w:rPr>
        <w:fldChar w:fldCharType="end"/>
      </w:r>
      <w:bookmarkEnd w:id="475"/>
      <w:r>
        <w:t xml:space="preserve"> A esquerda, tela principal, a qual apresenta a música sendo reproduzida ao usuário </w:t>
      </w:r>
      <w:r w:rsidRPr="00A73EA3">
        <w:t>(próprio, 2020)</w:t>
      </w:r>
      <w:bookmarkStart w:id="477" w:name="_Ref54973404"/>
      <w:r>
        <w:t xml:space="preserve"> </w:t>
      </w:r>
      <w:r w:rsidR="006955F2">
        <w:t xml:space="preserve">Figura </w:t>
      </w:r>
      <w:r w:rsidR="00331D61">
        <w:fldChar w:fldCharType="begin"/>
      </w:r>
      <w:r w:rsidR="00331D61">
        <w:instrText xml:space="preserve"> SEQ Figura \* ARABIC </w:instrText>
      </w:r>
      <w:r w:rsidR="00331D61">
        <w:fldChar w:fldCharType="separate"/>
      </w:r>
      <w:r w:rsidR="00772326">
        <w:rPr>
          <w:noProof/>
        </w:rPr>
        <w:t>15</w:t>
      </w:r>
      <w:r w:rsidR="00331D61">
        <w:rPr>
          <w:noProof/>
        </w:rPr>
        <w:fldChar w:fldCharType="end"/>
      </w:r>
      <w:bookmarkEnd w:id="477"/>
      <w:r w:rsidR="006955F2">
        <w:t xml:space="preserve"> </w:t>
      </w:r>
      <w:r>
        <w:t>A direita, t</w:t>
      </w:r>
      <w:r w:rsidR="006955F2">
        <w:t xml:space="preserve">ela de busca de músicas que encaixem melhor no momento </w:t>
      </w:r>
      <w:r w:rsidR="006955F2" w:rsidRPr="00A73EA3">
        <w:t>(próprio, 2020)</w:t>
      </w:r>
      <w:bookmarkEnd w:id="476"/>
    </w:p>
    <w:p w14:paraId="27958F37" w14:textId="4CE48D31" w:rsidR="006A158D" w:rsidRDefault="006A158D" w:rsidP="00972812">
      <w:r>
        <w:tab/>
        <w:t>A ação de buscar música,</w:t>
      </w:r>
      <w:ins w:id="478" w:author="Érico de Souza" w:date="2020-11-05T16:51:00Z">
        <w:r w:rsidR="001862B8">
          <w:t xml:space="preserve"> de</w:t>
        </w:r>
      </w:ins>
      <w:ins w:id="479" w:author="Érico de Souza" w:date="2020-11-05T16:53:00Z">
        <w:r w:rsidR="00E2330F">
          <w:t xml:space="preserve"> ter a opção em relação a um tempo </w:t>
        </w:r>
        <w:r w:rsidR="003A222A">
          <w:t>específico,</w:t>
        </w:r>
      </w:ins>
      <w:r>
        <w:t xml:space="preserve"> </w:t>
      </w:r>
      <w:ins w:id="480" w:author="Érico de Souza" w:date="2020-11-05T16:56:00Z">
        <w:r w:rsidR="008D5BB8">
          <w:t>o levaria</w:t>
        </w:r>
      </w:ins>
      <w:del w:id="481" w:author="Érico de Souza" w:date="2020-11-05T16:56:00Z">
        <w:r w:rsidDel="008D5BB8">
          <w:delText>irá levar</w:delText>
        </w:r>
      </w:del>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w:t>
      </w:r>
      <w:del w:id="482" w:author="Érico de Souza" w:date="2020-11-05T16:47:00Z">
        <w:r w:rsidDel="0089340F">
          <w:delText xml:space="preserve"> a qual</w:delText>
        </w:r>
      </w:del>
      <w:r>
        <w:t xml:space="preserve"> possibilita</w:t>
      </w:r>
      <w:ins w:id="483" w:author="Érico de Souza" w:date="2020-11-05T16:47:00Z">
        <w:r w:rsidR="0089340F">
          <w:t>ndo</w:t>
        </w:r>
      </w:ins>
      <w:r>
        <w:t xml:space="preserve"> o </w:t>
      </w:r>
      <w:ins w:id="484" w:author="Érico de Souza" w:date="2020-11-05T16:47:00Z">
        <w:r w:rsidR="006F04FD">
          <w:t>cliente</w:t>
        </w:r>
      </w:ins>
      <w:ins w:id="485" w:author="Érico de Souza" w:date="2020-11-05T16:48:00Z">
        <w:r w:rsidR="006F04FD">
          <w:t xml:space="preserve"> a</w:t>
        </w:r>
      </w:ins>
      <w:del w:id="486" w:author="Érico de Souza" w:date="2020-11-05T16:47:00Z">
        <w:r w:rsidDel="006F04FD">
          <w:delText>usuário</w:delText>
        </w:r>
      </w:del>
      <w:r>
        <w:t xml:space="preserve"> apresentar uma </w:t>
      </w:r>
      <w:r w:rsidR="003C6841">
        <w:t>música</w:t>
      </w:r>
      <w:r>
        <w:t xml:space="preserve"> que se </w:t>
      </w:r>
      <w:r>
        <w:lastRenderedPageBreak/>
        <w:t>enquadre</w:t>
      </w:r>
      <w:ins w:id="487" w:author="Érico de Souza" w:date="2020-11-05T16:58:00Z">
        <w:r w:rsidR="004720C5">
          <w:t xml:space="preserve"> ao</w:t>
        </w:r>
      </w:ins>
      <w:r>
        <w:t xml:space="preserve"> melhor </w:t>
      </w:r>
      <w:ins w:id="488" w:author="Érico de Souza" w:date="2020-11-05T16:58:00Z">
        <w:r w:rsidR="00304EE4">
          <w:t>conteúdo musical de acordo</w:t>
        </w:r>
      </w:ins>
      <w:ins w:id="489" w:author="Érico de Souza" w:date="2020-11-05T16:59:00Z">
        <w:r w:rsidR="00AB5FD7">
          <w:t xml:space="preserve"> com</w:t>
        </w:r>
        <w:r w:rsidR="00C85060">
          <w:t xml:space="preserve"> seus sen</w:t>
        </w:r>
      </w:ins>
      <w:ins w:id="490" w:author="Érico de Souza" w:date="2020-11-05T17:00:00Z">
        <w:r w:rsidR="00C85060">
          <w:t>timentos</w:t>
        </w:r>
      </w:ins>
      <w:del w:id="491" w:author="Érico de Souza" w:date="2020-11-05T16:58:00Z">
        <w:r w:rsidDel="004720C5">
          <w:delText>no contexto</w:delText>
        </w:r>
      </w:del>
      <w:del w:id="492" w:author="Érico de Souza" w:date="2020-11-05T16:59:00Z">
        <w:r w:rsidDel="00C85060">
          <w:delText xml:space="preserve"> que ele </w:delText>
        </w:r>
        <w:r w:rsidR="00EF5E3C" w:rsidDel="00C85060">
          <w:delText>está</w:delText>
        </w:r>
        <w:r w:rsidDel="00C85060">
          <w:delText xml:space="preserve"> vivendo</w:delText>
        </w:r>
      </w:del>
      <w:r>
        <w:t>. Ao selecionar as</w:t>
      </w:r>
      <w:ins w:id="493" w:author="Érico de Souza" w:date="2020-11-05T17:02:00Z">
        <w:r w:rsidR="00D00DDF">
          <w:t xml:space="preserve"> composições</w:t>
        </w:r>
      </w:ins>
      <w:del w:id="494" w:author="Érico de Souza" w:date="2020-11-05T17:01:00Z">
        <w:r w:rsidDel="00D00DDF">
          <w:delText xml:space="preserve"> músicas</w:delText>
        </w:r>
      </w:del>
      <w:r w:rsidR="00483170">
        <w:t xml:space="preserve"> e clicar em próximo</w:t>
      </w:r>
      <w:r>
        <w:t>, é salvo as informações</w:t>
      </w:r>
      <w:r w:rsidR="00483170">
        <w:t xml:space="preserve"> de sua relação com o contexto vivido.</w:t>
      </w:r>
    </w:p>
    <w:p w14:paraId="69F03113" w14:textId="353B9F00" w:rsidR="00D631AA" w:rsidRDefault="00D631AA" w:rsidP="00972812">
      <w:pPr>
        <w:pStyle w:val="Ttulo3"/>
      </w:pPr>
      <w:bookmarkStart w:id="495" w:name="_Toc55260960"/>
      <w:r>
        <w:t>Tecnologias utilizadas no desenvolvimento</w:t>
      </w:r>
      <w:bookmarkEnd w:id="495"/>
    </w:p>
    <w:p w14:paraId="47EF48E6" w14:textId="0FE50538" w:rsidR="00393A4C" w:rsidRDefault="00393A4C" w:rsidP="00972812">
      <w:r>
        <w:tab/>
        <w:t>Para desenvolver a aplicação web,</w:t>
      </w:r>
      <w:del w:id="496" w:author="Érico de Souza" w:date="2020-11-05T17:04:00Z">
        <w:r w:rsidDel="00BF6F38">
          <w:delText xml:space="preserve"> foi</w:delText>
        </w:r>
      </w:del>
      <w:r>
        <w:t xml:space="preserve"> utiliz</w:t>
      </w:r>
      <w:ins w:id="497" w:author="Érico de Souza" w:date="2020-11-05T17:04:00Z">
        <w:r w:rsidR="00072811">
          <w:t>ou-se</w:t>
        </w:r>
      </w:ins>
      <w:del w:id="498" w:author="Érico de Souza" w:date="2020-11-05T17:04:00Z">
        <w:r w:rsidDel="00072811">
          <w:delText>ado</w:delText>
        </w:r>
      </w:del>
      <w:r>
        <w:t xml:space="preserve"> a </w:t>
      </w:r>
      <w:r w:rsidRPr="00393A4C">
        <w:rPr>
          <w:i/>
        </w:rPr>
        <w:t>library React</w:t>
      </w:r>
      <w:r>
        <w:t xml:space="preserve"> </w:t>
      </w:r>
      <w:ins w:id="499" w:author="Érico de Souza" w:date="2020-11-05T17:04:00Z">
        <w:r w:rsidR="00072811">
          <w:t>como</w:t>
        </w:r>
      </w:ins>
      <w:del w:id="500" w:author="Érico de Souza" w:date="2020-11-05T17:04:00Z">
        <w:r w:rsidDel="00072811">
          <w:delText>que</w:delText>
        </w:r>
      </w:del>
      <w:r>
        <w:t xml:space="preserve"> aux</w:t>
      </w:r>
      <w:ins w:id="501" w:author="Érico de Souza" w:date="2020-11-05T17:05:00Z">
        <w:r w:rsidR="00072811">
          <w:t>í</w:t>
        </w:r>
      </w:ins>
      <w:del w:id="502" w:author="Érico de Souza" w:date="2020-11-05T17:04:00Z">
        <w:r w:rsidDel="00072811">
          <w:delText>i</w:delText>
        </w:r>
      </w:del>
      <w:r>
        <w:t>li</w:t>
      </w:r>
      <w:ins w:id="503" w:author="Érico de Souza" w:date="2020-11-05T17:05:00Z">
        <w:r w:rsidR="00072811">
          <w:t>o</w:t>
        </w:r>
      </w:ins>
      <w:del w:id="504" w:author="Érico de Souza" w:date="2020-11-05T17:05:00Z">
        <w:r w:rsidDel="00072811">
          <w:delText>a</w:delText>
        </w:r>
      </w:del>
      <w:r>
        <w:t xml:space="preserve"> na construção de componentes e interfaces.</w:t>
      </w:r>
      <w:r w:rsidR="00666D5A">
        <w:t xml:space="preserve"> </w:t>
      </w:r>
      <w:ins w:id="505" w:author="Érico de Souza" w:date="2020-11-05T17:07:00Z">
        <w:r w:rsidR="00013D43">
          <w:t>Com o desígnio</w:t>
        </w:r>
        <w:r w:rsidR="00BE3C56">
          <w:t xml:space="preserve"> de</w:t>
        </w:r>
      </w:ins>
      <w:del w:id="506" w:author="Érico de Souza" w:date="2020-11-05T17:07:00Z">
        <w:r w:rsidR="00666D5A" w:rsidDel="00013D43">
          <w:delText>Para</w:delText>
        </w:r>
      </w:del>
      <w:r w:rsidR="00666D5A">
        <w:t xml:space="preserve"> estilizar os componentes e </w:t>
      </w:r>
      <w:r w:rsidR="00E16D40">
        <w:t>páginas</w:t>
      </w:r>
      <w:r w:rsidR="00666D5A">
        <w:t xml:space="preserve"> do React, </w:t>
      </w:r>
      <w:ins w:id="507" w:author="Érico de Souza" w:date="2020-11-05T17:08:00Z">
        <w:r w:rsidR="00171D5F">
          <w:t>houve a necessidade</w:t>
        </w:r>
      </w:ins>
      <w:del w:id="508" w:author="Érico de Souza" w:date="2020-11-05T17:08:00Z">
        <w:r w:rsidR="00666D5A" w:rsidDel="00171D5F">
          <w:delText>foi utilizado</w:delText>
        </w:r>
      </w:del>
      <w:r w:rsidR="00666D5A">
        <w:t xml:space="preserve"> </w:t>
      </w:r>
      <w:ins w:id="509" w:author="Érico de Souza" w:date="2020-11-05T17:08:00Z">
        <w:r w:rsidR="00171D5F">
          <w:t>d</w:t>
        </w:r>
      </w:ins>
      <w:r w:rsidR="00666D5A">
        <w:t xml:space="preserve">o framework Material ui, </w:t>
      </w:r>
      <w:ins w:id="510" w:author="Érico de Souza" w:date="2020-11-05T17:24:00Z">
        <w:r w:rsidR="004A0CBC">
          <w:t>por</w:t>
        </w:r>
      </w:ins>
      <w:del w:id="511" w:author="Érico de Souza" w:date="2020-11-05T17:09:00Z">
        <w:r w:rsidR="00666D5A" w:rsidDel="004630C1">
          <w:delText>o qu</w:delText>
        </w:r>
      </w:del>
      <w:del w:id="512" w:author="Érico de Souza" w:date="2020-11-05T17:08:00Z">
        <w:r w:rsidR="00666D5A" w:rsidDel="00171D5F">
          <w:delText>al</w:delText>
        </w:r>
      </w:del>
      <w:del w:id="513" w:author="Érico de Souza" w:date="2020-11-05T17:09:00Z">
        <w:r w:rsidR="00666D5A" w:rsidDel="004630C1">
          <w:delText xml:space="preserve"> possui</w:delText>
        </w:r>
      </w:del>
      <w:r w:rsidR="00666D5A">
        <w:t xml:space="preserve"> estilos prontos baseados no Material (interface do Android)</w:t>
      </w:r>
      <w:ins w:id="514" w:author="Érico de Souza" w:date="2020-11-05T17:08:00Z">
        <w:r w:rsidR="004630C1">
          <w:t xml:space="preserve"> que </w:t>
        </w:r>
      </w:ins>
      <w:ins w:id="515" w:author="Érico de Souza" w:date="2020-11-05T17:09:00Z">
        <w:r w:rsidR="004630C1">
          <w:t>possuía</w:t>
        </w:r>
      </w:ins>
      <w:r w:rsidR="00854E03">
        <w:t>.</w:t>
      </w:r>
    </w:p>
    <w:p w14:paraId="651F64C8" w14:textId="23B8A8B7" w:rsidR="00565DA2" w:rsidRDefault="00565DA2" w:rsidP="00972812">
      <w:r>
        <w:tab/>
      </w:r>
      <w:del w:id="516" w:author="Érico de Souza" w:date="2020-11-05T17:17:00Z">
        <w:r w:rsidDel="002D4E52">
          <w:delText xml:space="preserve">Inicialmente, para persistir os eventos do usuário, foi utilizado </w:delText>
        </w:r>
      </w:del>
      <w:ins w:id="517" w:author="Érico de Souza" w:date="2020-11-05T17:17:00Z">
        <w:r w:rsidR="002D4E52">
          <w:t>O</w:t>
        </w:r>
      </w:ins>
      <w:del w:id="518" w:author="Érico de Souza" w:date="2020-11-05T17:17:00Z">
        <w:r w:rsidDel="002D4E52">
          <w:delText>o</w:delText>
        </w:r>
      </w:del>
      <w:r>
        <w:t xml:space="preserve">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ins w:id="519" w:author="Érico de Souza" w:date="2020-11-05T17:17:00Z">
        <w:r w:rsidR="002D4E52">
          <w:t xml:space="preserve"> servi</w:t>
        </w:r>
      </w:ins>
      <w:ins w:id="520" w:author="Érico de Souza" w:date="2020-11-05T17:18:00Z">
        <w:r w:rsidR="003F42AB">
          <w:t>ria</w:t>
        </w:r>
      </w:ins>
      <w:ins w:id="521" w:author="Érico de Souza" w:date="2020-11-05T17:17:00Z">
        <w:r w:rsidR="002D4E52">
          <w:t xml:space="preserve"> </w:t>
        </w:r>
        <w:r w:rsidR="00453483">
          <w:t xml:space="preserve">como mecanismo </w:t>
        </w:r>
        <w:r w:rsidR="00453483">
          <w:t>para persistir os eventos do usuário</w:t>
        </w:r>
      </w:ins>
      <w:r w:rsidR="00163AF4">
        <w:t>.</w:t>
      </w:r>
      <w:del w:id="522" w:author="Érico de Souza" w:date="2020-11-05T17:18:00Z">
        <w:r w:rsidR="00163AF4" w:rsidDel="00D71E8A">
          <w:delText xml:space="preserve"> </w:delText>
        </w:r>
        <w:r w:rsidR="00ED2866" w:rsidDel="00D71E8A">
          <w:delText>Porém</w:delText>
        </w:r>
        <w:r w:rsidDel="00D71E8A">
          <w:delText>,</w:delText>
        </w:r>
      </w:del>
      <w:r>
        <w:t xml:space="preserve"> </w:t>
      </w:r>
      <w:ins w:id="523" w:author="Érico de Souza" w:date="2020-11-05T17:18:00Z">
        <w:r w:rsidR="00D71E8A">
          <w:t>D</w:t>
        </w:r>
      </w:ins>
      <w:del w:id="524" w:author="Érico de Souza" w:date="2020-11-05T17:18:00Z">
        <w:r w:rsidDel="00D71E8A">
          <w:delText>d</w:delText>
        </w:r>
      </w:del>
      <w:r>
        <w:t xml:space="preserve">evido </w:t>
      </w:r>
      <w:r w:rsidR="00163AF4">
        <w:t>à</w:t>
      </w:r>
      <w:r>
        <w:t xml:space="preserve"> falta de customização d</w:t>
      </w:r>
      <w:ins w:id="525" w:author="Érico de Souza" w:date="2020-11-05T17:19:00Z">
        <w:r w:rsidR="00A95A04">
          <w:t>ele</w:t>
        </w:r>
      </w:ins>
      <w:del w:id="526" w:author="Érico de Souza" w:date="2020-11-05T17:19:00Z">
        <w:r w:rsidDel="00E50811">
          <w:delText>a ferramenta</w:delText>
        </w:r>
      </w:del>
      <w:r>
        <w:t xml:space="preserve">, </w:t>
      </w:r>
      <w:ins w:id="527" w:author="Érico de Souza" w:date="2020-11-05T17:20:00Z">
        <w:r w:rsidR="001B0E50">
          <w:t>achou-se plausível</w:t>
        </w:r>
      </w:ins>
      <w:del w:id="528" w:author="Érico de Souza" w:date="2020-11-05T17:20:00Z">
        <w:r w:rsidDel="001B0E50">
          <w:delText>foi</w:delText>
        </w:r>
      </w:del>
      <w:r>
        <w:t xml:space="preserve"> </w:t>
      </w:r>
      <w:ins w:id="529" w:author="Érico de Souza" w:date="2020-11-05T17:20:00Z">
        <w:r w:rsidR="00CF2BFE">
          <w:t>o subs</w:t>
        </w:r>
      </w:ins>
      <w:ins w:id="530" w:author="Érico de Souza" w:date="2020-11-05T17:21:00Z">
        <w:r w:rsidR="00CF2BFE">
          <w:t>tituir</w:t>
        </w:r>
      </w:ins>
      <w:del w:id="531" w:author="Érico de Souza" w:date="2020-11-05T17:20:00Z">
        <w:r w:rsidDel="001B0E50">
          <w:delText>trocado</w:delText>
        </w:r>
      </w:del>
      <w:r>
        <w:t xml:space="preserve"> </w:t>
      </w:r>
      <w:ins w:id="532" w:author="Érico de Souza" w:date="2020-11-05T17:21:00Z">
        <w:r w:rsidR="00CF2BFE">
          <w:t>pelo</w:t>
        </w:r>
      </w:ins>
      <w:del w:id="533" w:author="Érico de Souza" w:date="2020-11-05T17:21:00Z">
        <w:r w:rsidDel="00CF2BFE">
          <w:delText>para o</w:delText>
        </w:r>
      </w:del>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ins w:id="534" w:author="Érico de Souza" w:date="2020-11-05T17:29:00Z">
        <w:r w:rsidR="00830B2F">
          <w:t>tendo a vantagem de</w:t>
        </w:r>
      </w:ins>
      <w:del w:id="535" w:author="Érico de Souza" w:date="2020-11-05T17:29:00Z">
        <w:r w:rsidR="00163AF4" w:rsidDel="00830B2F">
          <w:delText>o qua</w:delText>
        </w:r>
        <w:r w:rsidR="00BC58FE" w:rsidDel="00830B2F">
          <w:delText>l possui</w:delText>
        </w:r>
      </w:del>
      <w:r w:rsidR="00BC58FE">
        <w:t xml:space="preserve"> uma vasta opção de customização</w:t>
      </w:r>
      <w:r w:rsidR="00B17CC3">
        <w:t xml:space="preserve">, </w:t>
      </w:r>
      <w:ins w:id="536" w:author="Érico de Souza" w:date="2020-11-05T17:30:00Z">
        <w:r w:rsidR="005862A2">
          <w:t>o que</w:t>
        </w:r>
      </w:ins>
      <w:del w:id="537" w:author="Érico de Souza" w:date="2020-11-05T17:30:00Z">
        <w:r w:rsidR="00B17CC3" w:rsidDel="005862A2">
          <w:delText>e</w:delText>
        </w:r>
      </w:del>
      <w:r w:rsidR="00B17CC3">
        <w:t xml:space="preserve"> tornaria </w:t>
      </w:r>
      <w:del w:id="538" w:author="Érico de Souza" w:date="2020-11-05T17:32:00Z">
        <w:r w:rsidR="00B17CC3" w:rsidDel="00A37998">
          <w:delText xml:space="preserve">possível </w:delText>
        </w:r>
      </w:del>
      <w:r w:rsidR="00B17CC3">
        <w:t xml:space="preserve">a adição do </w:t>
      </w:r>
      <w:r w:rsidR="00B17CC3" w:rsidRPr="00AB5A4A">
        <w:rPr>
          <w:i/>
        </w:rPr>
        <w:t>timestamp</w:t>
      </w:r>
      <w:r w:rsidR="00B17CC3">
        <w:t xml:space="preserve"> a cada evento</w:t>
      </w:r>
      <w:ins w:id="539" w:author="Érico de Souza" w:date="2020-11-05T17:32:00Z">
        <w:r w:rsidR="00A37998">
          <w:t xml:space="preserve"> </w:t>
        </w:r>
        <w:r w:rsidR="002B61F6">
          <w:t>uma opção</w:t>
        </w:r>
      </w:ins>
      <w:r w:rsidR="00BC58FE">
        <w:t>.</w:t>
      </w:r>
      <w:r w:rsidR="00AC62AB">
        <w:t xml:space="preserve"> </w:t>
      </w:r>
      <w:r w:rsidR="002B6519">
        <w:t>Com ela foi possível persistir os eventos em um formato NoSQL.</w:t>
      </w:r>
    </w:p>
    <w:p w14:paraId="1A822A87" w14:textId="19C64739" w:rsidR="00A619F7" w:rsidRPr="00393A4C" w:rsidRDefault="006B1D33" w:rsidP="00972812">
      <w:r>
        <w:tab/>
      </w:r>
      <w:r w:rsidR="00DA5C86">
        <w:t>No início</w:t>
      </w:r>
      <w:r>
        <w:t xml:space="preserve">, </w:t>
      </w:r>
      <w:ins w:id="540" w:author="Érico de Souza" w:date="2020-11-05T17:37:00Z">
        <w:r w:rsidR="00411DE2">
          <w:t>a fim</w:t>
        </w:r>
      </w:ins>
      <w:ins w:id="541" w:author="Érico de Souza" w:date="2020-11-05T17:38:00Z">
        <w:r w:rsidR="00411DE2">
          <w:t xml:space="preserve"> de</w:t>
        </w:r>
      </w:ins>
      <w:del w:id="542" w:author="Érico de Souza" w:date="2020-11-05T17:37:00Z">
        <w:r w:rsidR="00DA5C86" w:rsidDel="00B470BA">
          <w:delText>p</w:delText>
        </w:r>
        <w:r w:rsidDel="00B470BA">
          <w:delText>ara</w:delText>
        </w:r>
      </w:del>
      <w:r>
        <w:t xml:space="preserve"> enviar o evento </w:t>
      </w:r>
      <w:ins w:id="543" w:author="Érico de Souza" w:date="2020-11-05T17:38:00Z">
        <w:r w:rsidR="00411DE2">
          <w:t>à</w:t>
        </w:r>
      </w:ins>
      <w:del w:id="544" w:author="Érico de Souza" w:date="2020-11-05T17:38:00Z">
        <w:r w:rsidDel="00411DE2">
          <w:delText>a</w:delText>
        </w:r>
      </w:del>
      <w:r>
        <w:t xml:space="preserve"> plataforma, </w:t>
      </w:r>
      <w:ins w:id="545" w:author="Érico de Souza" w:date="2020-11-05T17:34:00Z">
        <w:r w:rsidR="0093428A">
          <w:t>o programa contou</w:t>
        </w:r>
      </w:ins>
      <w:ins w:id="546" w:author="Érico de Souza" w:date="2020-11-05T17:35:00Z">
        <w:r w:rsidR="0093428A">
          <w:t xml:space="preserve"> com</w:t>
        </w:r>
      </w:ins>
      <w:del w:id="547" w:author="Érico de Souza" w:date="2020-11-05T17:34:00Z">
        <w:r w:rsidDel="00EE33EF">
          <w:delText xml:space="preserve">foi </w:delText>
        </w:r>
        <w:r w:rsidR="00DA5C86" w:rsidDel="00EE33EF">
          <w:delText>utilizado</w:delText>
        </w:r>
      </w:del>
      <w:r w:rsidR="00DA5C86">
        <w:t xml:space="preserve"> o </w:t>
      </w:r>
      <w:r w:rsidR="004B4B18">
        <w:t>GTM (</w:t>
      </w:r>
      <w:r w:rsidR="00DA5C86">
        <w:t>Google Tag Manager</w:t>
      </w:r>
      <w:r w:rsidR="004B4B18">
        <w:t>)</w:t>
      </w:r>
      <w:r w:rsidR="00DA5C86">
        <w:t xml:space="preserve"> para fazer esse intermédio</w:t>
      </w:r>
      <w:ins w:id="548" w:author="Érico de Souza" w:date="2020-11-05T17:35:00Z">
        <w:r w:rsidR="00EC3CA8">
          <w:t>.</w:t>
        </w:r>
      </w:ins>
      <w:del w:id="549" w:author="Érico de Souza" w:date="2020-11-05T17:35:00Z">
        <w:r w:rsidR="00DA5C86" w:rsidDel="00EC3CA8">
          <w:delText>,</w:delText>
        </w:r>
      </w:del>
      <w:r w:rsidR="00DA5C86">
        <w:t xml:space="preserve"> </w:t>
      </w:r>
      <w:ins w:id="550" w:author="Érico de Souza" w:date="2020-11-05T17:35:00Z">
        <w:r w:rsidR="00EC3CA8">
          <w:t>P</w:t>
        </w:r>
      </w:ins>
      <w:del w:id="551" w:author="Érico de Souza" w:date="2020-11-05T17:35:00Z">
        <w:r w:rsidR="00DA5C86" w:rsidDel="00EC3CA8">
          <w:delText>p</w:delText>
        </w:r>
      </w:del>
      <w:r w:rsidR="00DA5C86">
        <w:t xml:space="preserve">orém, </w:t>
      </w:r>
      <w:ins w:id="552" w:author="Érico de Souza" w:date="2020-11-05T17:36:00Z">
        <w:r w:rsidR="00263138">
          <w:t>por causa</w:t>
        </w:r>
      </w:ins>
      <w:del w:id="553" w:author="Érico de Souza" w:date="2020-11-05T17:35:00Z">
        <w:r w:rsidR="00DA5C86" w:rsidDel="00263138">
          <w:delText>devido</w:delText>
        </w:r>
      </w:del>
      <w:r w:rsidR="00DA5C86">
        <w:t xml:space="preserve"> </w:t>
      </w:r>
      <w:ins w:id="554" w:author="Érico de Souza" w:date="2020-11-05T17:36:00Z">
        <w:r w:rsidR="00263138">
          <w:t>de</w:t>
        </w:r>
      </w:ins>
      <w:del w:id="555" w:author="Érico de Souza" w:date="2020-11-05T17:36:00Z">
        <w:r w:rsidR="00DA5C86" w:rsidDel="00263138">
          <w:delText>a</w:delText>
        </w:r>
      </w:del>
      <w:r w:rsidR="00DA5C86">
        <w:t xml:space="preserve"> algumas limitações da ferramenta, </w:t>
      </w:r>
      <w:ins w:id="556" w:author="Érico de Souza" w:date="2020-11-05T17:39:00Z">
        <w:r w:rsidR="001152DA">
          <w:t xml:space="preserve">deixou-se </w:t>
        </w:r>
      </w:ins>
      <w:ins w:id="557" w:author="Érico de Souza" w:date="2020-11-05T17:40:00Z">
        <w:r w:rsidR="001152DA">
          <w:t>de ter</w:t>
        </w:r>
      </w:ins>
      <w:del w:id="558" w:author="Érico de Souza" w:date="2020-11-05T17:39:00Z">
        <w:r w:rsidR="00DA5C86" w:rsidDel="001152DA">
          <w:delText>foi removido</w:delText>
        </w:r>
      </w:del>
      <w:r w:rsidR="00DA5C86">
        <w:t xml:space="preserve"> </w:t>
      </w:r>
      <w:ins w:id="559" w:author="Érico de Souza" w:date="2020-11-05T17:40:00Z">
        <w:r w:rsidR="001152DA">
          <w:t>tal</w:t>
        </w:r>
      </w:ins>
      <w:del w:id="560" w:author="Érico de Souza" w:date="2020-11-05T17:40:00Z">
        <w:r w:rsidR="00DA5C86" w:rsidDel="001152DA">
          <w:delText>essa</w:delText>
        </w:r>
      </w:del>
      <w:r w:rsidR="00DA5C86">
        <w:t xml:space="preserve"> </w:t>
      </w:r>
      <w:del w:id="561" w:author="Érico de Souza" w:date="2020-11-05T17:40:00Z">
        <w:r w:rsidR="00DA5C86" w:rsidDel="005E0EA3">
          <w:delText>dependênci</w:delText>
        </w:r>
      </w:del>
      <w:ins w:id="562" w:author="Érico de Souza" w:date="2020-11-05T17:40:00Z">
        <w:r w:rsidR="005E0EA3">
          <w:t>dependência.</w:t>
        </w:r>
      </w:ins>
      <w:del w:id="563" w:author="Érico de Souza" w:date="2020-11-05T17:40:00Z">
        <w:r w:rsidR="00DA5C86" w:rsidDel="005E0EA3">
          <w:delText>a</w:delText>
        </w:r>
      </w:del>
      <w:r w:rsidR="00DA5C86">
        <w:t xml:space="preserve"> </w:t>
      </w:r>
      <w:ins w:id="564" w:author="Érico de Souza" w:date="2020-11-05T17:40:00Z">
        <w:r w:rsidR="005E0EA3">
          <w:t>Foram enviados</w:t>
        </w:r>
      </w:ins>
      <w:del w:id="565" w:author="Érico de Souza" w:date="2020-11-05T17:40:00Z">
        <w:r w:rsidR="00DA5C86" w:rsidDel="005E0EA3">
          <w:delText>e</w:delText>
        </w:r>
      </w:del>
      <w:r w:rsidR="00DA5C86">
        <w:t xml:space="preserve"> enviado os eventos diretamente do </w:t>
      </w:r>
      <w:r w:rsidR="00DA5C86" w:rsidRPr="00DA5C86">
        <w:rPr>
          <w:i/>
        </w:rPr>
        <w:t>Javascript</w:t>
      </w:r>
      <w:r w:rsidR="00DA5C86" w:rsidRPr="00AD472A">
        <w:t>.</w:t>
      </w:r>
    </w:p>
    <w:p w14:paraId="5BB408CD" w14:textId="61F8E0F8" w:rsidR="00A75870" w:rsidRDefault="00A75870" w:rsidP="00972812">
      <w:pPr>
        <w:pStyle w:val="Ttulo2"/>
      </w:pPr>
      <w:bookmarkStart w:id="566" w:name="_Toc55260961"/>
      <w:r>
        <w:t>Distribuição d</w:t>
      </w:r>
      <w:r w:rsidR="00A94338">
        <w:t>a aplicação</w:t>
      </w:r>
      <w:r w:rsidR="00251F73">
        <w:t xml:space="preserve"> e coleta de dados</w:t>
      </w:r>
      <w:bookmarkEnd w:id="566"/>
    </w:p>
    <w:p w14:paraId="7E073C0F" w14:textId="12940FB8" w:rsidR="00A75870" w:rsidRDefault="00A94338" w:rsidP="00972812">
      <w:r>
        <w:tab/>
      </w:r>
      <w:r w:rsidR="00A75870">
        <w:t xml:space="preserve">A aplicação </w:t>
      </w:r>
      <w:ins w:id="567" w:author="Érico de Souza" w:date="2020-11-05T17:42:00Z">
        <w:r w:rsidR="002A6DB1">
          <w:t>esteve</w:t>
        </w:r>
      </w:ins>
      <w:del w:id="568" w:author="Érico de Souza" w:date="2020-11-05T17:42:00Z">
        <w:r w:rsidR="00A75870" w:rsidDel="002A6DB1">
          <w:delText>foi</w:delText>
        </w:r>
      </w:del>
      <w:r w:rsidR="00A75870">
        <w:t xml:space="preserve"> disponibilizada</w:t>
      </w:r>
      <w:ins w:id="569" w:author="Érico de Souza" w:date="2020-11-05T17:45:00Z">
        <w:r w:rsidR="00EC4C81">
          <w:t>,</w:t>
        </w:r>
      </w:ins>
      <w:ins w:id="570" w:author="Érico de Souza" w:date="2020-11-05T17:43:00Z">
        <w:r w:rsidR="00CB339C">
          <w:t xml:space="preserve"> </w:t>
        </w:r>
      </w:ins>
      <w:ins w:id="571" w:author="Érico de Souza" w:date="2020-11-05T17:46:00Z">
        <w:r w:rsidR="008E2461">
          <w:t>d</w:t>
        </w:r>
      </w:ins>
      <w:del w:id="572" w:author="Érico de Souza" w:date="2020-11-05T17:46:00Z">
        <w:r w:rsidR="00A75870" w:rsidDel="008E2461">
          <w:delText xml:space="preserve"> </w:delText>
        </w:r>
      </w:del>
      <w:del w:id="573" w:author="Érico de Souza" w:date="2020-11-05T17:43:00Z">
        <w:r w:rsidR="00A75870" w:rsidDel="00CB339C">
          <w:delText>n</w:delText>
        </w:r>
      </w:del>
      <w:del w:id="574" w:author="Érico de Souza" w:date="2020-11-05T17:44:00Z">
        <w:r w:rsidR="00A75870" w:rsidDel="000178CC">
          <w:delText>o período d</w:delText>
        </w:r>
      </w:del>
      <w:r w:rsidR="00A75870">
        <w:t>o dia 28/09 até</w:t>
      </w:r>
      <w:del w:id="575" w:author="Érico de Souza" w:date="2020-11-05T17:44:00Z">
        <w:r w:rsidR="00A75870" w:rsidDel="00B056AB">
          <w:delText xml:space="preserve"> o dia</w:delText>
        </w:r>
      </w:del>
      <w:r w:rsidR="00A75870">
        <w:t xml:space="preserve"> 02/10</w:t>
      </w:r>
      <w:ins w:id="576" w:author="Érico de Souza" w:date="2020-11-05T17:45:00Z">
        <w:r w:rsidR="00EC4C81">
          <w:t>,</w:t>
        </w:r>
      </w:ins>
      <w:r w:rsidR="00A75870">
        <w:t xml:space="preserve"> através de um e-mail</w:t>
      </w:r>
      <w:r w:rsidR="00F544DF">
        <w:t xml:space="preserve"> com instruções de como utilizar a aplicação, </w:t>
      </w:r>
      <w:del w:id="577" w:author="Érico de Souza" w:date="2020-11-05T17:46:00Z">
        <w:r w:rsidR="00F544DF" w:rsidDel="008E2461">
          <w:delText>que foi</w:delText>
        </w:r>
        <w:r w:rsidR="00A75870" w:rsidDel="008E2461">
          <w:delText xml:space="preserve"> </w:delText>
        </w:r>
      </w:del>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972812">
      <w:pPr>
        <w:pStyle w:val="Ttulo3"/>
      </w:pPr>
      <w:bookmarkStart w:id="578" w:name="_Toc55260962"/>
      <w:r>
        <w:t>Pré-teste</w:t>
      </w:r>
      <w:bookmarkEnd w:id="578"/>
    </w:p>
    <w:p w14:paraId="189A78AB" w14:textId="3B819D82" w:rsidR="00ED623E" w:rsidRPr="00ED623E" w:rsidRDefault="00844E77" w:rsidP="00972812">
      <w:r>
        <w:tab/>
        <w:t>Com a aplicação finalizada e hospedada,</w:t>
      </w:r>
      <w:ins w:id="579" w:author="Érico de Souza" w:date="2020-11-05T20:23:00Z">
        <w:r w:rsidR="00DA5F52">
          <w:t xml:space="preserve"> o pr</w:t>
        </w:r>
      </w:ins>
      <w:ins w:id="580" w:author="Érico de Souza" w:date="2020-11-05T20:24:00Z">
        <w:r w:rsidR="00295534">
          <w:t xml:space="preserve">otótipo chegou </w:t>
        </w:r>
      </w:ins>
      <w:ins w:id="581" w:author="Érico de Souza" w:date="2020-11-05T20:26:00Z">
        <w:r w:rsidR="00454839">
          <w:t>às</w:t>
        </w:r>
      </w:ins>
      <w:ins w:id="582" w:author="Érico de Souza" w:date="2020-11-05T20:24:00Z">
        <w:r w:rsidR="00295534">
          <w:t xml:space="preserve"> mão</w:t>
        </w:r>
        <w:r w:rsidR="005A147E">
          <w:t>s</w:t>
        </w:r>
      </w:ins>
      <w:del w:id="583" w:author="Érico de Souza" w:date="2020-11-05T20:24:00Z">
        <w:r w:rsidDel="00295534">
          <w:delText xml:space="preserve"> foi enviado inicialmente para</w:delText>
        </w:r>
      </w:del>
      <w:r>
        <w:t xml:space="preserve"> </w:t>
      </w:r>
      <w:ins w:id="584" w:author="Érico de Souza" w:date="2020-11-05T20:24:00Z">
        <w:r w:rsidR="00295534">
          <w:t>d</w:t>
        </w:r>
      </w:ins>
      <w:r>
        <w:t>o professor orientador para validar o desenvolvimento feito.</w:t>
      </w:r>
      <w:r w:rsidR="004D3E38">
        <w:t xml:space="preserve"> </w:t>
      </w:r>
      <w:ins w:id="585" w:author="Érico de Souza" w:date="2020-11-05T20:27:00Z">
        <w:r w:rsidR="00FA51A4">
          <w:t>Nos teste</w:t>
        </w:r>
      </w:ins>
      <w:ins w:id="586" w:author="Érico de Souza" w:date="2020-11-05T20:29:00Z">
        <w:r w:rsidR="00181CBF">
          <w:t>s</w:t>
        </w:r>
      </w:ins>
      <w:ins w:id="587" w:author="Érico de Souza" w:date="2020-11-05T20:27:00Z">
        <w:r w:rsidR="00FA51A4">
          <w:t xml:space="preserve"> </w:t>
        </w:r>
      </w:ins>
      <w:ins w:id="588" w:author="Érico de Souza" w:date="2020-11-05T20:28:00Z">
        <w:r w:rsidR="007F2F34">
          <w:t>produzidos,</w:t>
        </w:r>
      </w:ins>
      <w:del w:id="589" w:author="Érico de Souza" w:date="2020-11-05T20:27:00Z">
        <w:r w:rsidR="004D3E38" w:rsidDel="00FA51A4">
          <w:delText>Com isso,</w:delText>
        </w:r>
      </w:del>
      <w:del w:id="590" w:author="Érico de Souza" w:date="2020-11-05T20:29:00Z">
        <w:r w:rsidR="004D3E38" w:rsidDel="00181CBF">
          <w:delText xml:space="preserve"> foi encontrado</w:delText>
        </w:r>
      </w:del>
      <w:r w:rsidR="004D3E38">
        <w:t xml:space="preserve"> certos ajustes</w:t>
      </w:r>
      <w:ins w:id="591" w:author="Érico de Souza" w:date="2020-11-05T20:29:00Z">
        <w:r w:rsidR="00127D14">
          <w:t xml:space="preserve"> precisaram</w:t>
        </w:r>
      </w:ins>
      <w:del w:id="592" w:author="Érico de Souza" w:date="2020-11-05T20:29:00Z">
        <w:r w:rsidR="004D3E38" w:rsidDel="00127D14">
          <w:delText xml:space="preserve"> a</w:delText>
        </w:r>
      </w:del>
      <w:r w:rsidR="004D3E38">
        <w:t xml:space="preserve"> ser</w:t>
      </w:r>
      <w:del w:id="593" w:author="Érico de Souza" w:date="2020-11-05T20:29:00Z">
        <w:r w:rsidR="004D3E38" w:rsidDel="00127D14">
          <w:delText>em</w:delText>
        </w:r>
      </w:del>
      <w:r w:rsidR="004D3E38">
        <w:t xml:space="preserve"> feitos antes de</w:t>
      </w:r>
      <w:del w:id="594" w:author="Érico de Souza" w:date="2020-11-05T20:30:00Z">
        <w:r w:rsidR="004D3E38" w:rsidDel="00186FE2">
          <w:delText xml:space="preserve"> ser</w:delText>
        </w:r>
      </w:del>
      <w:r w:rsidR="004D3E38">
        <w:t xml:space="preserve"> divulga</w:t>
      </w:r>
      <w:ins w:id="595" w:author="Érico de Souza" w:date="2020-11-05T20:30:00Z">
        <w:r w:rsidR="00186FE2">
          <w:t>r</w:t>
        </w:r>
      </w:ins>
      <w:del w:id="596" w:author="Érico de Souza" w:date="2020-11-05T20:30:00Z">
        <w:r w:rsidR="004D3E38" w:rsidDel="00186FE2">
          <w:delText>do</w:delText>
        </w:r>
      </w:del>
      <w:r w:rsidR="004D3E38">
        <w:t xml:space="preserve"> a aplicação</w:t>
      </w:r>
      <w:r w:rsidR="00212413">
        <w:t>.</w:t>
      </w:r>
      <w:del w:id="597" w:author="Érico de Souza" w:date="2020-11-05T20:30:00Z">
        <w:r w:rsidR="00212413" w:rsidDel="00186FE2">
          <w:delText xml:space="preserve"> Então, foi</w:delText>
        </w:r>
      </w:del>
      <w:r w:rsidR="00212413">
        <w:t xml:space="preserve"> </w:t>
      </w:r>
      <w:ins w:id="598" w:author="Érico de Souza" w:date="2020-11-05T20:30:00Z">
        <w:r w:rsidR="00186FE2">
          <w:t>C</w:t>
        </w:r>
      </w:ins>
      <w:del w:id="599" w:author="Érico de Souza" w:date="2020-11-05T20:30:00Z">
        <w:r w:rsidR="00212413" w:rsidDel="00186FE2">
          <w:delText>c</w:delText>
        </w:r>
      </w:del>
      <w:r w:rsidR="00212413">
        <w:t>orrigido a aplicação</w:t>
      </w:r>
      <w:r w:rsidR="00A64E1B">
        <w:t>,</w:t>
      </w:r>
      <w:del w:id="600" w:author="Érico de Souza" w:date="2020-11-05T20:31:00Z">
        <w:r w:rsidR="00212413" w:rsidDel="00BB0CCC">
          <w:delText xml:space="preserve"> enviado para mais</w:delText>
        </w:r>
      </w:del>
      <w:r w:rsidR="00212413">
        <w:t xml:space="preserve"> </w:t>
      </w:r>
      <w:ins w:id="601" w:author="Érico de Souza" w:date="2020-11-05T20:31:00Z">
        <w:r w:rsidR="00BB0CCC">
          <w:t>cinco</w:t>
        </w:r>
      </w:ins>
      <w:del w:id="602" w:author="Érico de Souza" w:date="2020-11-05T20:31:00Z">
        <w:r w:rsidR="00212413" w:rsidDel="00BB0CCC">
          <w:delText>5</w:delText>
        </w:r>
      </w:del>
      <w:r w:rsidR="00212413">
        <w:t xml:space="preserve"> pessoas testar</w:t>
      </w:r>
      <w:ins w:id="603" w:author="Érico de Souza" w:date="2020-11-05T20:32:00Z">
        <w:r w:rsidR="00BB0CCC">
          <w:t>a</w:t>
        </w:r>
      </w:ins>
      <w:del w:id="604" w:author="Érico de Souza" w:date="2020-11-05T20:32:00Z">
        <w:r w:rsidR="00212413" w:rsidDel="00BB0CCC">
          <w:delText>e</w:delText>
        </w:r>
      </w:del>
      <w:r w:rsidR="00212413">
        <w:t>m</w:t>
      </w:r>
      <w:del w:id="605" w:author="Érico de Souza" w:date="2020-11-05T20:32:00Z">
        <w:r w:rsidR="00212413" w:rsidDel="00DB2407">
          <w:delText xml:space="preserve"> e</w:delText>
        </w:r>
      </w:del>
      <w:r w:rsidR="00212413">
        <w:t xml:space="preserve"> novamente</w:t>
      </w:r>
      <w:ins w:id="606" w:author="Érico de Souza" w:date="2020-11-05T20:32:00Z">
        <w:r w:rsidR="00DB2407">
          <w:t>,</w:t>
        </w:r>
      </w:ins>
      <w:del w:id="607" w:author="Érico de Souza" w:date="2020-11-05T20:32:00Z">
        <w:r w:rsidR="00212413" w:rsidDel="00DB2407">
          <w:delText xml:space="preserve"> foi</w:delText>
        </w:r>
      </w:del>
      <w:r w:rsidR="00212413">
        <w:t xml:space="preserve"> encontra</w:t>
      </w:r>
      <w:ins w:id="608" w:author="Érico de Souza" w:date="2020-11-05T20:32:00Z">
        <w:r w:rsidR="00DB2407">
          <w:t>n</w:t>
        </w:r>
      </w:ins>
      <w:r w:rsidR="00212413">
        <w:t>do</w:t>
      </w:r>
      <w:ins w:id="609" w:author="Érico de Souza" w:date="2020-11-05T20:32:00Z">
        <w:r w:rsidR="00DB2407">
          <w:t xml:space="preserve"> mais</w:t>
        </w:r>
      </w:ins>
      <w:del w:id="610" w:author="Érico de Souza" w:date="2020-11-05T20:32:00Z">
        <w:r w:rsidR="00212413" w:rsidDel="00DB2407">
          <w:delText xml:space="preserve"> alguns</w:delText>
        </w:r>
      </w:del>
      <w:r w:rsidR="00212413">
        <w:t xml:space="preserve"> pontos a</w:t>
      </w:r>
      <w:del w:id="611" w:author="Érico de Souza" w:date="2020-11-05T20:33:00Z">
        <w:r w:rsidR="00212413" w:rsidDel="00753AF9">
          <w:delText xml:space="preserve"> serem</w:delText>
        </w:r>
      </w:del>
      <w:r w:rsidR="00212413">
        <w:t xml:space="preserve"> corrigi</w:t>
      </w:r>
      <w:ins w:id="612" w:author="Érico de Souza" w:date="2020-11-05T20:33:00Z">
        <w:r w:rsidR="00AD07D5">
          <w:t>r</w:t>
        </w:r>
      </w:ins>
      <w:del w:id="613" w:author="Érico de Souza" w:date="2020-11-05T20:33:00Z">
        <w:r w:rsidR="00212413" w:rsidDel="00AD07D5">
          <w:delText>dos</w:delText>
        </w:r>
      </w:del>
      <w:r w:rsidR="00212413">
        <w:t>.</w:t>
      </w:r>
      <w:del w:id="614" w:author="Érico de Souza" w:date="2020-11-05T20:34:00Z">
        <w:r w:rsidR="00240FAE" w:rsidDel="00AD07D5">
          <w:delText xml:space="preserve"> </w:delText>
        </w:r>
        <w:r w:rsidR="000A5B93" w:rsidDel="00AD07D5">
          <w:delText>P</w:delText>
        </w:r>
        <w:r w:rsidR="00240FAE" w:rsidDel="00AD07D5">
          <w:delText>or fim, foi</w:delText>
        </w:r>
      </w:del>
      <w:r w:rsidR="00240FAE">
        <w:t xml:space="preserve"> </w:t>
      </w:r>
      <w:ins w:id="615" w:author="Érico de Souza" w:date="2020-11-05T20:34:00Z">
        <w:r w:rsidR="005354AC">
          <w:t>E</w:t>
        </w:r>
      </w:ins>
      <w:del w:id="616" w:author="Érico de Souza" w:date="2020-11-05T20:34:00Z">
        <w:r w:rsidR="00240FAE" w:rsidDel="005354AC">
          <w:delText>e</w:delText>
        </w:r>
      </w:del>
      <w:r w:rsidR="00240FAE">
        <w:t>nviado o e-mail</w:t>
      </w:r>
      <w:ins w:id="617" w:author="Érico de Souza" w:date="2020-11-05T20:34:00Z">
        <w:r w:rsidR="005354AC">
          <w:t xml:space="preserve"> </w:t>
        </w:r>
      </w:ins>
      <w:del w:id="618" w:author="Érico de Souza" w:date="2020-11-05T20:38:00Z">
        <w:r w:rsidR="00240FAE" w:rsidDel="00C4143B">
          <w:delText xml:space="preserve"> </w:delText>
        </w:r>
      </w:del>
      <w:ins w:id="619" w:author="Érico de Souza" w:date="2020-11-05T20:36:00Z">
        <w:r w:rsidR="00523D6F">
          <w:t>a</w:t>
        </w:r>
      </w:ins>
      <w:del w:id="620" w:author="Érico de Souza" w:date="2020-11-05T20:36:00Z">
        <w:r w:rsidR="00240FAE" w:rsidDel="00523D6F">
          <w:delText>para</w:delText>
        </w:r>
      </w:del>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ins w:id="621" w:author="Érico de Souza" w:date="2020-11-05T20:39:00Z">
        <w:r w:rsidR="002C4137">
          <w:t>, pôde-se ter uma completa</w:t>
        </w:r>
      </w:ins>
      <w:ins w:id="622" w:author="Érico de Souza" w:date="2020-11-05T20:40:00Z">
        <w:r w:rsidR="000A07FF">
          <w:t xml:space="preserve"> </w:t>
        </w:r>
      </w:ins>
      <w:ins w:id="623" w:author="Érico de Souza" w:date="2020-11-05T20:41:00Z">
        <w:r w:rsidR="001D5E63">
          <w:t xml:space="preserve">verificação </w:t>
        </w:r>
        <w:r w:rsidR="00FF3A77">
          <w:t xml:space="preserve">do que era </w:t>
        </w:r>
      </w:ins>
      <w:ins w:id="624" w:author="Érico de Souza" w:date="2020-11-05T20:42:00Z">
        <w:r w:rsidR="00376619">
          <w:t>e do que poderia ser o dispositivo</w:t>
        </w:r>
      </w:ins>
      <w:r w:rsidR="00463F8D">
        <w:t>.</w:t>
      </w:r>
    </w:p>
    <w:p w14:paraId="2E8CA26A" w14:textId="6B9A96FC" w:rsidR="00AD7C18" w:rsidRDefault="00AD7C18" w:rsidP="00972812">
      <w:pPr>
        <w:pStyle w:val="Ttulo3"/>
      </w:pPr>
      <w:bookmarkStart w:id="625" w:name="_Toc55260963"/>
      <w:r>
        <w:t>Hospedagem</w:t>
      </w:r>
      <w:bookmarkEnd w:id="625"/>
    </w:p>
    <w:p w14:paraId="37DE1F44" w14:textId="35B4691C" w:rsidR="000E20F6" w:rsidRDefault="000E20F6" w:rsidP="00972812">
      <w:r>
        <w:tab/>
        <w:t>A aplicação</w:t>
      </w:r>
      <w:ins w:id="626" w:author="Érico de Souza" w:date="2020-11-05T20:43:00Z">
        <w:r w:rsidR="00DC047C">
          <w:t xml:space="preserve"> -</w:t>
        </w:r>
      </w:ins>
      <w:del w:id="627" w:author="Érico de Souza" w:date="2020-11-05T20:42:00Z">
        <w:r w:rsidDel="00DC047C">
          <w:delText xml:space="preserve"> foi</w:delText>
        </w:r>
      </w:del>
      <w:r>
        <w:t xml:space="preserve"> publicada na ferramenta disponível no Github chamada </w:t>
      </w:r>
      <w:r w:rsidRPr="000E20F6">
        <w:rPr>
          <w:i/>
        </w:rPr>
        <w:t>Github Pages</w:t>
      </w:r>
      <w:ins w:id="628" w:author="Érico de Souza" w:date="2020-11-05T20:43:00Z">
        <w:r w:rsidR="00872CF4">
          <w:t xml:space="preserve"> -</w:t>
        </w:r>
      </w:ins>
      <w:del w:id="629" w:author="Érico de Souza" w:date="2020-11-05T20:42:00Z">
        <w:r w:rsidDel="00DC047C">
          <w:delText>.</w:delText>
        </w:r>
      </w:del>
      <w:del w:id="630" w:author="Érico de Souza" w:date="2020-11-05T20:43:00Z">
        <w:r w:rsidDel="00DC047C">
          <w:delText xml:space="preserve"> </w:delText>
        </w:r>
        <w:r w:rsidDel="00872CF4">
          <w:delText>Essa</w:delText>
        </w:r>
      </w:del>
      <w:r>
        <w:t xml:space="preserve"> é</w:t>
      </w:r>
      <w:del w:id="631" w:author="Érico de Souza" w:date="2020-11-05T20:44:00Z">
        <w:r w:rsidDel="008F392B">
          <w:delText xml:space="preserve"> uma ferramenta</w:delText>
        </w:r>
      </w:del>
      <w:r>
        <w:t xml:space="preserve"> gratuita, </w:t>
      </w:r>
      <w:ins w:id="632" w:author="Érico de Souza" w:date="2020-11-05T20:44:00Z">
        <w:r w:rsidR="008272ED">
          <w:t>e</w:t>
        </w:r>
      </w:ins>
      <w:del w:id="633" w:author="Érico de Souza" w:date="2020-11-05T20:44:00Z">
        <w:r w:rsidDel="008272ED">
          <w:delText>que</w:delText>
        </w:r>
      </w:del>
      <w:r>
        <w:t xml:space="preserve"> possibilita a </w:t>
      </w:r>
      <w:ins w:id="634" w:author="Érico de Souza" w:date="2020-11-05T20:45:00Z">
        <w:r w:rsidR="006F3284">
          <w:t>divulgação</w:t>
        </w:r>
      </w:ins>
      <w:del w:id="635" w:author="Érico de Souza" w:date="2020-11-05T20:45:00Z">
        <w:r w:rsidDel="006F3284">
          <w:delText>publicação</w:delText>
        </w:r>
      </w:del>
      <w:r>
        <w:t xml:space="preserve">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57043087" w:rsidR="00503984" w:rsidRDefault="00503984" w:rsidP="00972812">
      <w:r>
        <w:tab/>
        <w:t>Os eventos</w:t>
      </w:r>
      <w:r w:rsidR="00F72843">
        <w:t xml:space="preserve"> das </w:t>
      </w:r>
      <w:r w:rsidR="00E16D40">
        <w:t>músicas</w:t>
      </w:r>
      <w:r>
        <w:t xml:space="preserve"> foram salvos em outra plataforma chamada Firebase</w:t>
      </w:r>
      <w:ins w:id="636" w:author="Érico de Souza" w:date="2020-11-05T20:49:00Z">
        <w:r w:rsidR="00E10579">
          <w:t>, que é pag</w:t>
        </w:r>
      </w:ins>
      <w:ins w:id="637" w:author="Érico de Souza" w:date="2020-11-05T20:51:00Z">
        <w:r w:rsidR="004C7F1C">
          <w:t>o;</w:t>
        </w:r>
      </w:ins>
      <w:del w:id="638" w:author="Érico de Souza" w:date="2020-11-05T20:49:00Z">
        <w:r w:rsidDel="00E10579">
          <w:delText>.</w:delText>
        </w:r>
      </w:del>
      <w:del w:id="639" w:author="Érico de Souza" w:date="2020-11-05T20:47:00Z">
        <w:r w:rsidDel="00E2672A">
          <w:delText xml:space="preserve"> </w:delText>
        </w:r>
        <w:r w:rsidR="00441FD9" w:rsidDel="00E2672A">
          <w:delText>Ela</w:delText>
        </w:r>
      </w:del>
      <w:del w:id="640" w:author="Érico de Souza" w:date="2020-11-05T20:49:00Z">
        <w:r w:rsidDel="00F93F92">
          <w:delText xml:space="preserve"> </w:delText>
        </w:r>
      </w:del>
      <w:del w:id="641" w:author="Érico de Souza" w:date="2020-11-05T20:47:00Z">
        <w:r w:rsidDel="00E2672A">
          <w:delText>é</w:delText>
        </w:r>
      </w:del>
      <w:del w:id="642" w:author="Érico de Souza" w:date="2020-11-05T20:49:00Z">
        <w:r w:rsidDel="00F93F92">
          <w:delText xml:space="preserve"> uma</w:delText>
        </w:r>
      </w:del>
      <w:del w:id="643" w:author="Érico de Souza" w:date="2020-11-05T20:51:00Z">
        <w:r w:rsidDel="004C7F1C">
          <w:delText xml:space="preserve"> </w:delText>
        </w:r>
      </w:del>
      <w:ins w:id="644" w:author="Érico de Souza" w:date="2020-11-05T20:50:00Z">
        <w:r w:rsidR="00E10579">
          <w:t xml:space="preserve"> </w:t>
        </w:r>
      </w:ins>
      <w:ins w:id="645" w:author="Érico de Souza" w:date="2020-11-05T20:51:00Z">
        <w:r w:rsidR="00CF774C">
          <w:t>n</w:t>
        </w:r>
      </w:ins>
      <w:ins w:id="646" w:author="Érico de Souza" w:date="2020-11-05T20:50:00Z">
        <w:r w:rsidR="00E10579">
          <w:t>esse trabalho</w:t>
        </w:r>
      </w:ins>
      <w:del w:id="647" w:author="Érico de Souza" w:date="2020-11-05T20:48:00Z">
        <w:r w:rsidDel="007F6A0D">
          <w:delText>ferramenta</w:delText>
        </w:r>
      </w:del>
      <w:del w:id="648" w:author="Érico de Souza" w:date="2020-11-05T20:49:00Z">
        <w:r w:rsidDel="00E10579">
          <w:delText xml:space="preserve"> paga</w:delText>
        </w:r>
      </w:del>
      <w:r>
        <w:t>,</w:t>
      </w:r>
      <w:del w:id="649" w:author="Érico de Souza" w:date="2020-11-05T20:50:00Z">
        <w:r w:rsidDel="00E6095E">
          <w:delText xml:space="preserve"> </w:delText>
        </w:r>
        <w:r w:rsidR="002D7D4B" w:rsidDel="00E6095E">
          <w:delText>porém</w:delText>
        </w:r>
        <w:r w:rsidDel="00E6095E">
          <w:delText>, para o trabalho</w:delText>
        </w:r>
      </w:del>
      <w:r>
        <w:t xml:space="preserve"> </w:t>
      </w:r>
      <w:ins w:id="650" w:author="Érico de Souza" w:date="2020-11-05T20:51:00Z">
        <w:r w:rsidR="00CF774C">
          <w:t>está</w:t>
        </w:r>
      </w:ins>
      <w:del w:id="651" w:author="Érico de Souza" w:date="2020-11-05T20:50:00Z">
        <w:r w:rsidDel="00E6095E">
          <w:delText>foi utilizado</w:delText>
        </w:r>
      </w:del>
      <w:r>
        <w:t xml:space="preserve"> </w:t>
      </w:r>
      <w:ins w:id="652" w:author="Érico de Souza" w:date="2020-11-05T20:51:00Z">
        <w:r w:rsidR="00CF774C">
          <w:t>n</w:t>
        </w:r>
      </w:ins>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972812"/>
    <w:p w14:paraId="66BD8074" w14:textId="7B52CB12" w:rsidR="00360E5F" w:rsidRDefault="00360E5F" w:rsidP="00972812">
      <w:pPr>
        <w:pStyle w:val="Ttulo3"/>
      </w:pPr>
      <w:bookmarkStart w:id="653" w:name="_Toc55260964"/>
      <w:r>
        <w:t xml:space="preserve">Coleta do </w:t>
      </w:r>
      <w:r w:rsidR="000C1A86">
        <w:t>F</w:t>
      </w:r>
      <w:r>
        <w:t>irebase</w:t>
      </w:r>
      <w:bookmarkEnd w:id="653"/>
    </w:p>
    <w:p w14:paraId="6733EB29" w14:textId="20EF24A9" w:rsidR="009D5C44" w:rsidRDefault="007C31E3" w:rsidP="00972812">
      <w:r>
        <w:tab/>
        <w:t>Ao final do experimento, fo</w:t>
      </w:r>
      <w:ins w:id="654" w:author="Érico de Souza" w:date="2020-11-05T20:53:00Z">
        <w:r w:rsidR="00421C9C">
          <w:t>ram</w:t>
        </w:r>
      </w:ins>
      <w:del w:id="655" w:author="Érico de Souza" w:date="2020-11-05T20:53:00Z">
        <w:r w:rsidDel="00421C9C">
          <w:delText>i</w:delText>
        </w:r>
      </w:del>
      <w:r>
        <w:t xml:space="preserve"> exportado</w:t>
      </w:r>
      <w:ins w:id="656" w:author="Érico de Souza" w:date="2020-11-05T20:53:00Z">
        <w:r w:rsidR="00421C9C">
          <w:t>s</w:t>
        </w:r>
      </w:ins>
      <w:r>
        <w:t xml:space="preserve">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22FB4646" w:rsidR="00360E5F" w:rsidRDefault="009D5C44" w:rsidP="00972812">
      <w:pPr>
        <w:pStyle w:val="Legenda"/>
      </w:pPr>
      <w:bookmarkStart w:id="657" w:name="_Ref53931970"/>
      <w:bookmarkStart w:id="658" w:name="_Toc55260891"/>
      <w:r>
        <w:t xml:space="preserve">Figura </w:t>
      </w:r>
      <w:r w:rsidR="00331D61">
        <w:fldChar w:fldCharType="begin"/>
      </w:r>
      <w:r w:rsidR="00331D61">
        <w:instrText xml:space="preserve"> SEQ Figura \* ARABIC </w:instrText>
      </w:r>
      <w:r w:rsidR="00331D61">
        <w:fldChar w:fldCharType="separate"/>
      </w:r>
      <w:r w:rsidR="00772326">
        <w:rPr>
          <w:noProof/>
        </w:rPr>
        <w:t>16</w:t>
      </w:r>
      <w:r w:rsidR="00331D61">
        <w:rPr>
          <w:noProof/>
        </w:rPr>
        <w:fldChar w:fldCharType="end"/>
      </w:r>
      <w:bookmarkEnd w:id="657"/>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658"/>
    </w:p>
    <w:p w14:paraId="7FB894DE" w14:textId="27FFB9CF" w:rsidR="009D5C44" w:rsidRDefault="001C6C85" w:rsidP="00972812">
      <w:r>
        <w:tab/>
        <w:t xml:space="preserve">Com o JSON e a estrutura de dados pronta, </w:t>
      </w:r>
      <w:ins w:id="659" w:author="Érico de Souza" w:date="2020-11-05T20:55:00Z">
        <w:r w:rsidR="00186AB8">
          <w:t>datou-se o in</w:t>
        </w:r>
        <w:r w:rsidR="009A5089">
          <w:t>ício de</w:t>
        </w:r>
      </w:ins>
      <w:del w:id="660" w:author="Érico de Souza" w:date="2020-11-05T20:55:00Z">
        <w:r w:rsidDel="00186AB8">
          <w:delText>foi realizado</w:delText>
        </w:r>
      </w:del>
      <w:r>
        <w:t xml:space="preserve"> alguns estudos em </w:t>
      </w:r>
      <w:r w:rsidRPr="001C6C85">
        <w:rPr>
          <w:i/>
        </w:rPr>
        <w:t>python</w:t>
      </w:r>
      <w:r>
        <w:t xml:space="preserve"> </w:t>
      </w:r>
      <w:r w:rsidR="003514F9">
        <w:t xml:space="preserve">para adquirir o conhecimento necessário </w:t>
      </w:r>
      <w:ins w:id="661" w:author="Érico de Souza" w:date="2020-11-05T22:58:00Z">
        <w:r w:rsidR="003B0DC1">
          <w:t>e</w:t>
        </w:r>
      </w:ins>
      <w:del w:id="662" w:author="Érico de Souza" w:date="2020-11-05T22:58:00Z">
        <w:r w:rsidR="003514F9" w:rsidDel="003B0DC1">
          <w:delText>para</w:delText>
        </w:r>
      </w:del>
      <w:r w:rsidR="003514F9">
        <w:t xml:space="preserve"> obter os dados necessários do Spotify</w:t>
      </w:r>
      <w:ins w:id="663" w:author="Érico de Souza" w:date="2020-11-05T22:59:00Z">
        <w:r w:rsidR="0084519B">
          <w:t>,</w:t>
        </w:r>
      </w:ins>
      <w:del w:id="664" w:author="Érico de Souza" w:date="2020-11-05T22:59:00Z">
        <w:r w:rsidR="003514F9" w:rsidDel="0084519B">
          <w:delText xml:space="preserve"> e</w:delText>
        </w:r>
      </w:del>
      <w:r w:rsidR="003514F9">
        <w:t xml:space="preserve"> roda</w:t>
      </w:r>
      <w:ins w:id="665" w:author="Érico de Souza" w:date="2020-11-05T22:59:00Z">
        <w:r w:rsidR="0084519B">
          <w:t>ndo assim,</w:t>
        </w:r>
      </w:ins>
      <w:del w:id="666" w:author="Érico de Souza" w:date="2020-11-05T22:59:00Z">
        <w:r w:rsidR="003514F9" w:rsidDel="0084519B">
          <w:delText>r</w:delText>
        </w:r>
      </w:del>
      <w:r w:rsidR="003514F9">
        <w:t xml:space="preserve"> o algoritmo KNN nos dados obtidos.</w:t>
      </w:r>
      <w:r w:rsidR="00E36D2A">
        <w:t xml:space="preserve"> O</w:t>
      </w:r>
      <w:r w:rsidR="00C5547D">
        <w:t>s primeiros testes</w:t>
      </w:r>
      <w:r w:rsidR="00E36D2A">
        <w:t xml:space="preserve"> do algoritmo </w:t>
      </w:r>
      <w:del w:id="667" w:author="Érico de Souza" w:date="2020-11-05T23:04:00Z">
        <w:r w:rsidR="00E36D2A" w:rsidDel="00495B67">
          <w:lastRenderedPageBreak/>
          <w:delText>fo</w:delText>
        </w:r>
        <w:r w:rsidR="00C5547D" w:rsidDel="00495B67">
          <w:delText>ram</w:delText>
        </w:r>
        <w:r w:rsidR="00E36D2A" w:rsidDel="00495B67">
          <w:delText xml:space="preserve"> realizado</w:delText>
        </w:r>
        <w:r w:rsidR="00C5547D" w:rsidDel="00495B67">
          <w:delText>s</w:delText>
        </w:r>
        <w:r w:rsidR="00E36D2A" w:rsidDel="00495B67">
          <w:delText xml:space="preserve"> </w:delText>
        </w:r>
      </w:del>
      <w:r w:rsidR="00E36D2A">
        <w:t>utiliza</w:t>
      </w:r>
      <w:ins w:id="668" w:author="Érico de Souza" w:date="2020-11-05T23:04:00Z">
        <w:r w:rsidR="00495B67">
          <w:t>ram</w:t>
        </w:r>
      </w:ins>
      <w:del w:id="669" w:author="Érico de Souza" w:date="2020-11-05T23:04:00Z">
        <w:r w:rsidR="00E36D2A" w:rsidDel="00495B67">
          <w:delText>ndo</w:delText>
        </w:r>
      </w:del>
      <w:r w:rsidR="00E36D2A">
        <w:t xml:space="preserve"> a base de íris disponível no </w:t>
      </w:r>
      <w:r w:rsidR="00E36D2A" w:rsidRPr="00E36D2A">
        <w:rPr>
          <w:i/>
        </w:rPr>
        <w:t>sklearn</w:t>
      </w:r>
      <w:ins w:id="670" w:author="Érico de Souza" w:date="2020-11-05T23:01:00Z">
        <w:r w:rsidR="00D06F8B">
          <w:t>.</w:t>
        </w:r>
      </w:ins>
      <w:del w:id="671" w:author="Érico de Souza" w:date="2020-11-05T23:01:00Z">
        <w:r w:rsidR="00C5547D" w:rsidDel="00D06F8B">
          <w:delText>,</w:delText>
        </w:r>
        <w:r w:rsidR="00C5547D" w:rsidDel="006D228F">
          <w:delText xml:space="preserve"> e então,</w:delText>
        </w:r>
      </w:del>
      <w:r w:rsidR="00C5547D">
        <w:t xml:space="preserve"> </w:t>
      </w:r>
      <w:ins w:id="672" w:author="Érico de Souza" w:date="2020-11-05T23:01:00Z">
        <w:r w:rsidR="006D228F">
          <w:t>A</w:t>
        </w:r>
      </w:ins>
      <w:del w:id="673" w:author="Érico de Souza" w:date="2020-11-05T23:01:00Z">
        <w:r w:rsidR="00C5547D" w:rsidDel="006D228F">
          <w:delText>a</w:delText>
        </w:r>
      </w:del>
      <w:r w:rsidR="00C5547D">
        <w:t xml:space="preserve">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79CDCC3A" w:rsidR="00DC433D" w:rsidRDefault="00DC433D" w:rsidP="00972812">
      <w:pPr>
        <w:pStyle w:val="Ttulo1"/>
      </w:pPr>
      <w:bookmarkStart w:id="674" w:name="_Toc55260965"/>
      <w:r w:rsidRPr="00DC433D">
        <w:lastRenderedPageBreak/>
        <w:t>SISTEMA LORS</w:t>
      </w:r>
      <w:bookmarkEnd w:id="674"/>
    </w:p>
    <w:p w14:paraId="0183C3E9" w14:textId="0A448DCE" w:rsidR="00825ED7" w:rsidRDefault="006161E8" w:rsidP="00972812">
      <w:r>
        <w:tab/>
      </w:r>
      <w:r w:rsidR="00825ED7">
        <w:t xml:space="preserve">Com a estrutura dos </w:t>
      </w:r>
      <w:r w:rsidR="00240D3E">
        <w:t>dados</w:t>
      </w:r>
      <w:r w:rsidR="00825ED7">
        <w:t xml:space="preserve"> pronta e </w:t>
      </w:r>
      <w:ins w:id="675" w:author="Érico de Souza" w:date="2020-11-05T23:28:00Z">
        <w:r w:rsidR="0083049C">
          <w:t xml:space="preserve">a pesquisa </w:t>
        </w:r>
      </w:ins>
      <w:del w:id="676" w:author="Érico de Souza" w:date="2020-11-05T23:28:00Z">
        <w:r w:rsidR="00825ED7" w:rsidDel="0083049C">
          <w:delText xml:space="preserve">o levantamento </w:delText>
        </w:r>
      </w:del>
      <w:r w:rsidR="00825ED7">
        <w:t xml:space="preserve">dos dados dos usuários, </w:t>
      </w:r>
      <w:ins w:id="677" w:author="Érico de Souza" w:date="2020-11-05T23:26:00Z">
        <w:r w:rsidR="000F2047">
          <w:t>levantou-se</w:t>
        </w:r>
      </w:ins>
      <w:del w:id="678" w:author="Érico de Souza" w:date="2020-11-05T23:26:00Z">
        <w:r w:rsidR="00825ED7" w:rsidDel="000F2047">
          <w:delText xml:space="preserve">foi </w:delText>
        </w:r>
        <w:r w:rsidR="00850509" w:rsidDel="000F2047">
          <w:delText>feito</w:delText>
        </w:r>
      </w:del>
      <w:r w:rsidR="00850509">
        <w:t xml:space="preserve"> </w:t>
      </w:r>
      <w:r w:rsidR="001E46D5">
        <w:t xml:space="preserve">um tratamento </w:t>
      </w:r>
      <w:ins w:id="679" w:author="Érico de Souza" w:date="2020-11-05T23:29:00Z">
        <w:r w:rsidR="00E32C2A">
          <w:t>específico para cada informação</w:t>
        </w:r>
      </w:ins>
      <w:del w:id="680" w:author="Érico de Souza" w:date="2020-11-05T23:29:00Z">
        <w:r w:rsidR="001E46D5" w:rsidDel="00E32C2A">
          <w:delText>dos dados</w:delText>
        </w:r>
      </w:del>
      <w:ins w:id="681" w:author="Érico de Souza" w:date="2020-11-05T23:27:00Z">
        <w:r w:rsidR="0094587C">
          <w:t>,</w:t>
        </w:r>
      </w:ins>
      <w:del w:id="682" w:author="Érico de Souza" w:date="2020-11-05T23:27:00Z">
        <w:r w:rsidR="001E46D5" w:rsidDel="0094587C">
          <w:delText xml:space="preserve"> </w:delText>
        </w:r>
        <w:r w:rsidR="00B7349A" w:rsidDel="0094587C">
          <w:delText>e</w:delText>
        </w:r>
      </w:del>
      <w:r w:rsidR="00B7349A">
        <w:t xml:space="preserve"> realiza</w:t>
      </w:r>
      <w:ins w:id="683" w:author="Érico de Souza" w:date="2020-11-05T23:29:00Z">
        <w:r w:rsidR="00E32C2A">
          <w:t>n</w:t>
        </w:r>
      </w:ins>
      <w:r w:rsidR="00B7349A">
        <w:t>do</w:t>
      </w:r>
      <w:ins w:id="684" w:author="Érico de Souza" w:date="2020-11-05T23:27:00Z">
        <w:r w:rsidR="0094587C">
          <w:t>, dessa forma,</w:t>
        </w:r>
      </w:ins>
      <w:r w:rsidR="00B7349A">
        <w:t xml:space="preserve"> um</w:t>
      </w:r>
      <w:r w:rsidR="00BE0D3F">
        <w:t xml:space="preserve"> estudo das técnicas de recomendação </w:t>
      </w:r>
      <w:ins w:id="685" w:author="Érico de Souza" w:date="2020-11-05T23:29:00Z">
        <w:r w:rsidR="00E32C2A">
          <w:t>postas</w:t>
        </w:r>
      </w:ins>
      <w:del w:id="686" w:author="Érico de Souza" w:date="2020-11-05T23:29:00Z">
        <w:r w:rsidR="00BE0D3F" w:rsidDel="00E32C2A">
          <w:delText>levantadas</w:delText>
        </w:r>
      </w:del>
      <w:r w:rsidR="00BE0D3F">
        <w:t xml:space="preserve"> nos trabalhos anteriores. </w:t>
      </w:r>
      <w:r w:rsidR="00C01DFA">
        <w:t xml:space="preserve">Com isso, </w:t>
      </w:r>
      <w:ins w:id="687" w:author="Érico de Souza" w:date="2020-11-05T23:30:00Z">
        <w:r w:rsidR="009D3BA4">
          <w:t>surgiu o</w:t>
        </w:r>
      </w:ins>
      <w:del w:id="688" w:author="Érico de Souza" w:date="2020-11-05T23:30:00Z">
        <w:r w:rsidR="00C01DFA" w:rsidDel="009D3BA4">
          <w:delText>foi</w:delText>
        </w:r>
      </w:del>
      <w:r w:rsidR="00C01DFA">
        <w:t xml:space="preserve"> mode</w:t>
      </w:r>
      <w:ins w:id="689" w:author="Érico de Souza" w:date="2020-11-05T23:30:00Z">
        <w:r w:rsidR="009D3BA4">
          <w:t>lo</w:t>
        </w:r>
      </w:ins>
      <w:del w:id="690" w:author="Érico de Souza" w:date="2020-11-05T23:30:00Z">
        <w:r w:rsidR="00C01DFA" w:rsidDel="009D3BA4">
          <w:delText>lado</w:delText>
        </w:r>
      </w:del>
      <w:r w:rsidR="00C01DFA">
        <w:t xml:space="preserve"> </w:t>
      </w:r>
      <w:ins w:id="691" w:author="Érico de Souza" w:date="2020-11-05T23:31:00Z">
        <w:r w:rsidR="009D3BA4">
          <w:t>d</w:t>
        </w:r>
      </w:ins>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972812">
      <w:pPr>
        <w:pStyle w:val="Ttulo2"/>
      </w:pPr>
      <w:bookmarkStart w:id="692" w:name="_Toc55260966"/>
      <w:r>
        <w:t>O Algoritmo KNN</w:t>
      </w:r>
      <w:bookmarkEnd w:id="692"/>
    </w:p>
    <w:p w14:paraId="4578993F" w14:textId="77E1C2A3" w:rsidR="00B55A9C" w:rsidRDefault="00B55A9C" w:rsidP="00972812">
      <w:r>
        <w:tab/>
        <w:t xml:space="preserve">O </w:t>
      </w:r>
      <w:r w:rsidRPr="00A30447">
        <w:rPr>
          <w:i/>
        </w:rPr>
        <w:t>k-Nearest Neighbor</w:t>
      </w:r>
      <w:r>
        <w:t xml:space="preserve"> (KNN) é um método de classificação que busca os k pontos dos dados de treino mais pertos d</w:t>
      </w:r>
      <w:ins w:id="693" w:author="Érico de Souza" w:date="2020-11-05T23:35:00Z">
        <w:r w:rsidR="00E443CD">
          <w:t>o item</w:t>
        </w:r>
      </w:ins>
      <w:del w:id="694" w:author="Érico de Souza" w:date="2020-11-05T23:34:00Z">
        <w:r w:rsidDel="001E15BC">
          <w:delText xml:space="preserve">o </w:delText>
        </w:r>
      </w:del>
      <w:del w:id="695" w:author="Érico de Souza" w:date="2020-11-05T23:33:00Z">
        <w:r w:rsidDel="009912EA">
          <w:delText>ponto</w:delText>
        </w:r>
      </w:del>
      <w:r>
        <w:t xml:space="preserve"> de teste</w:t>
      </w:r>
      <w:ins w:id="696" w:author="Érico de Souza" w:date="2020-11-05T23:35:00Z">
        <w:r w:rsidR="00914444">
          <w:t>.</w:t>
        </w:r>
      </w:ins>
      <w:del w:id="697" w:author="Érico de Souza" w:date="2020-11-05T23:35:00Z">
        <w:r w:rsidDel="00914444">
          <w:delText>, e então,</w:delText>
        </w:r>
      </w:del>
      <w:r>
        <w:t xml:space="preserve"> </w:t>
      </w:r>
      <w:ins w:id="698" w:author="Érico de Souza" w:date="2020-11-05T23:35:00Z">
        <w:r w:rsidR="00914444">
          <w:t>U</w:t>
        </w:r>
      </w:ins>
      <w:del w:id="699" w:author="Érico de Souza" w:date="2020-11-05T23:35:00Z">
        <w:r w:rsidDel="00914444">
          <w:delText>u</w:delText>
        </w:r>
      </w:del>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972812">
      <w:pPr>
        <w:pStyle w:val="Legenda"/>
        <w:rPr>
          <w:bCs/>
          <w:iCs/>
          <w:caps/>
          <w:snapToGrid w:val="0"/>
          <w:color w:val="000000"/>
          <w:spacing w:val="10"/>
          <w:kern w:val="28"/>
          <w:szCs w:val="20"/>
        </w:rPr>
      </w:pPr>
      <w:bookmarkStart w:id="700" w:name="_Ref52742150"/>
      <w:bookmarkStart w:id="701" w:name="_Toc55260892"/>
      <w:bookmarkStart w:id="702" w:name="_Ref52742133"/>
      <w:r>
        <w:t xml:space="preserve">Figura </w:t>
      </w:r>
      <w:r w:rsidR="00331D61">
        <w:fldChar w:fldCharType="begin"/>
      </w:r>
      <w:r w:rsidR="00331D61">
        <w:instrText xml:space="preserve"> SEQ Figura \* ARABIC </w:instrText>
      </w:r>
      <w:r w:rsidR="00331D61">
        <w:fldChar w:fldCharType="separate"/>
      </w:r>
      <w:r w:rsidR="00772326">
        <w:rPr>
          <w:noProof/>
        </w:rPr>
        <w:t>17</w:t>
      </w:r>
      <w:r w:rsidR="00331D61">
        <w:rPr>
          <w:noProof/>
        </w:rPr>
        <w:fldChar w:fldCharType="end"/>
      </w:r>
      <w:bookmarkEnd w:id="700"/>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701"/>
      <w:r w:rsidRPr="00DE3DAA">
        <w:rPr>
          <w:bCs/>
          <w:iCs/>
          <w:caps/>
          <w:snapToGrid w:val="0"/>
          <w:color w:val="000000"/>
          <w:spacing w:val="10"/>
          <w:kern w:val="28"/>
          <w:szCs w:val="20"/>
        </w:rPr>
        <w:fldChar w:fldCharType="end"/>
      </w:r>
      <w:bookmarkEnd w:id="702"/>
    </w:p>
    <w:p w14:paraId="395F912C" w14:textId="56198736" w:rsidR="00B55A9C" w:rsidRDefault="00B55A9C" w:rsidP="00972812">
      <w:r>
        <w:tab/>
        <w:t>Como</w:t>
      </w:r>
      <w:del w:id="703" w:author="Érico de Souza" w:date="2020-11-05T23:37:00Z">
        <w:r w:rsidDel="00810223">
          <w:delText xml:space="preserve"> é</w:delText>
        </w:r>
      </w:del>
      <w:r>
        <w:t xml:space="preserve"> apresentado</w:t>
      </w:r>
      <w:del w:id="704" w:author="Érico de Souza" w:date="2020-11-05T23:37:00Z">
        <w:r w:rsidDel="00810223">
          <w:delText xml:space="preserve"> na</w:delText>
        </w:r>
      </w:del>
      <w:r>
        <w:t xml:space="preserve"> </w:t>
      </w:r>
      <w:ins w:id="705" w:author="Érico de Souza" w:date="2020-11-05T23:37:00Z">
        <w:r w:rsidR="00810223">
          <w:t>(</w:t>
        </w:r>
      </w:ins>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ins w:id="706" w:author="Érico de Souza" w:date="2020-11-05T23:37:00Z">
        <w:r w:rsidR="00810223">
          <w:t>)</w:t>
        </w:r>
        <w:r w:rsidR="00695E37">
          <w:t>,</w:t>
        </w:r>
      </w:ins>
      <w:r>
        <w:t xml:space="preserve"> o algoritmo funciona </w:t>
      </w:r>
      <w:ins w:id="707" w:author="Érico de Souza" w:date="2020-11-05T23:39:00Z">
        <w:r w:rsidR="00131A07">
          <w:t>mediante</w:t>
        </w:r>
      </w:ins>
      <w:del w:id="708" w:author="Érico de Souza" w:date="2020-11-05T23:39:00Z">
        <w:r w:rsidDel="00131A07">
          <w:delText>através</w:delText>
        </w:r>
      </w:del>
      <w:r>
        <w:t xml:space="preserve"> </w:t>
      </w:r>
      <w:del w:id="709" w:author="Érico de Souza" w:date="2020-11-05T23:39:00Z">
        <w:r w:rsidDel="00131A07">
          <w:delText>d</w:delText>
        </w:r>
      </w:del>
      <w:r>
        <w:t>a disposição das características x1 e x2 sobre um plano,</w:t>
      </w:r>
      <w:del w:id="710" w:author="Érico de Souza" w:date="2020-11-05T23:39:00Z">
        <w:r w:rsidDel="003C3F8A">
          <w:delText xml:space="preserve"> e</w:delText>
        </w:r>
      </w:del>
      <w:r>
        <w:t xml:space="preserve"> atribuindo classes a eles (no caso: classe A e classe B)</w:t>
      </w:r>
      <w:ins w:id="711" w:author="Érico de Souza" w:date="2020-11-05T23:40:00Z">
        <w:r w:rsidR="003C3F8A">
          <w:t>.</w:t>
        </w:r>
      </w:ins>
      <w:del w:id="712" w:author="Érico de Souza" w:date="2020-11-05T23:40:00Z">
        <w:r w:rsidDel="003C3F8A">
          <w:delText>,</w:delText>
        </w:r>
      </w:del>
      <w:r>
        <w:t xml:space="preserve"> </w:t>
      </w:r>
      <w:ins w:id="713" w:author="Érico de Souza" w:date="2020-11-05T23:40:00Z">
        <w:r w:rsidR="003C3F8A">
          <w:lastRenderedPageBreak/>
          <w:t>E</w:t>
        </w:r>
      </w:ins>
      <w:del w:id="714" w:author="Érico de Souza" w:date="2020-11-05T23:40:00Z">
        <w:r w:rsidDel="003C3F8A">
          <w:delText>e</w:delText>
        </w:r>
      </w:del>
      <w:r>
        <w:t>ntão, a partir da predição do ponto de teste</w:t>
      </w:r>
      <w:ins w:id="715" w:author="Érico de Souza" w:date="2020-11-05T23:40:00Z">
        <w:r w:rsidR="000E6B26">
          <w:t>,</w:t>
        </w:r>
      </w:ins>
      <w:r>
        <w:t xml:space="preserve"> é encontrado a classe que o representa. (TODO_REF)</w:t>
      </w:r>
    </w:p>
    <w:p w14:paraId="2251147C" w14:textId="37D01940"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del w:id="716" w:author="Érico de Souza" w:date="2020-11-05T23:42:00Z">
        <w:r w:rsidDel="00806AE4">
          <w:rPr>
            <w:i/>
          </w:rPr>
          <w:delText>.</w:delText>
        </w:r>
      </w:del>
      <w:r>
        <w:t xml:space="preserve"> </w:t>
      </w:r>
      <w:del w:id="717" w:author="Érico de Souza" w:date="2020-11-05T23:42:00Z">
        <w:r w:rsidDel="00806AE4">
          <w:delText xml:space="preserve">A qual se </w:delText>
        </w:r>
      </w:del>
      <w:r>
        <w:t>encontra</w:t>
      </w:r>
      <w:ins w:id="718" w:author="Érico de Souza" w:date="2020-11-05T23:42:00Z">
        <w:r w:rsidR="00806AE4">
          <w:t>da</w:t>
        </w:r>
      </w:ins>
      <w:r>
        <w:t xml:space="preserve"> na classe </w:t>
      </w:r>
      <w:r w:rsidRPr="000F2C68">
        <w:rPr>
          <w:i/>
        </w:rPr>
        <w:t>KNeighborsClassifier</w:t>
      </w:r>
      <w:r>
        <w:t xml:space="preserve"> do m</w:t>
      </w:r>
      <w:ins w:id="719" w:author="Érico de Souza" w:date="2020-11-05T23:42:00Z">
        <w:r w:rsidR="002831D7">
          <w:t>ó</w:t>
        </w:r>
      </w:ins>
      <w:del w:id="720" w:author="Érico de Souza" w:date="2020-11-05T23:42:00Z">
        <w:r w:rsidDel="002831D7">
          <w:delText>o</w:delText>
        </w:r>
      </w:del>
      <w:r>
        <w:t xml:space="preserve">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43F14EE" w:rsidR="00360E5F" w:rsidRDefault="00F44028" w:rsidP="00972812">
      <w:pPr>
        <w:pStyle w:val="Ttulo3"/>
      </w:pPr>
      <w:bookmarkStart w:id="721" w:name="_Ref54920131"/>
      <w:bookmarkStart w:id="722" w:name="_Toc55260967"/>
      <w:r>
        <w:t>Preparação dos dados para o KNN</w:t>
      </w:r>
      <w:bookmarkEnd w:id="721"/>
      <w:bookmarkEnd w:id="722"/>
    </w:p>
    <w:p w14:paraId="602EF07C" w14:textId="479DC752" w:rsidR="00044C36" w:rsidRDefault="00CC3D32" w:rsidP="00972812">
      <w:r>
        <w:tab/>
      </w:r>
      <w:ins w:id="723" w:author="Érico de Souza" w:date="2020-11-05T23:07:00Z">
        <w:r w:rsidR="006D5A3E">
          <w:t>planejando</w:t>
        </w:r>
      </w:ins>
      <w:del w:id="724" w:author="Érico de Souza" w:date="2020-11-05T23:07:00Z">
        <w:r w:rsidDel="006D5A3E">
          <w:delText>Para</w:delText>
        </w:r>
      </w:del>
      <w:r>
        <w:t xml:space="preserve"> salvar os eventos da aplicação, </w:t>
      </w:r>
      <w:del w:id="725" w:author="Érico de Souza" w:date="2020-11-05T23:08:00Z">
        <w:r w:rsidDel="00EE676D">
          <w:delText xml:space="preserve">foi criado </w:delText>
        </w:r>
      </w:del>
      <w:r>
        <w:t xml:space="preserve">uma lista chamada </w:t>
      </w:r>
      <w:r w:rsidRPr="00CC3D32">
        <w:rPr>
          <w:i/>
        </w:rPr>
        <w:t>events</w:t>
      </w:r>
      <w:r>
        <w:t xml:space="preserve">, </w:t>
      </w:r>
      <w:del w:id="726" w:author="Érico de Souza" w:date="2020-11-05T23:09:00Z">
        <w:r w:rsidDel="0034082C">
          <w:delText xml:space="preserve">essa lista é </w:delText>
        </w:r>
      </w:del>
      <w:r w:rsidR="00AD3436">
        <w:t>composta</w:t>
      </w:r>
      <w:r>
        <w:t xml:space="preserve"> pel</w:t>
      </w:r>
      <w:ins w:id="727" w:author="Érico de Souza" w:date="2020-11-05T23:13:00Z">
        <w:r w:rsidR="00616056">
          <w:t>o</w:t>
        </w:r>
      </w:ins>
      <w:del w:id="728" w:author="Érico de Souza" w:date="2020-11-05T23:13:00Z">
        <w:r w:rsidDel="00616056">
          <w:delText>a</w:delText>
        </w:r>
      </w:del>
      <w:r>
        <w:t xml:space="preserve"> </w:t>
      </w:r>
      <w:ins w:id="729" w:author="Érico de Souza" w:date="2020-11-05T23:13:00Z">
        <w:r w:rsidR="00616056">
          <w:t>catálogo</w:t>
        </w:r>
      </w:ins>
      <w:del w:id="730" w:author="Érico de Souza" w:date="2020-11-05T23:13:00Z">
        <w:r w:rsidDel="00616056">
          <w:delText>lista</w:delText>
        </w:r>
      </w:del>
      <w:r>
        <w:t xml:space="preserve"> de usuários, onde cada usuário possui a lista de eventos dentro</w:t>
      </w:r>
      <w:ins w:id="731" w:author="Érico de Souza" w:date="2020-11-05T23:09:00Z">
        <w:r w:rsidR="0034082C">
          <w:t xml:space="preserve">, </w:t>
        </w:r>
      </w:ins>
      <w:ins w:id="732" w:author="Érico de Souza" w:date="2020-11-05T23:10:00Z">
        <w:r w:rsidR="00B17B05">
          <w:t>teve sua concepção</w:t>
        </w:r>
      </w:ins>
      <w:r>
        <w:t>.</w:t>
      </w:r>
      <w:r w:rsidR="00074D32">
        <w:t xml:space="preserve"> Cada evento</w:t>
      </w:r>
      <w:del w:id="733" w:author="Érico de Souza" w:date="2020-11-05T23:13:00Z">
        <w:r w:rsidR="00074D32" w:rsidDel="009859AD">
          <w:delText>s</w:delText>
        </w:r>
      </w:del>
      <w:r w:rsidR="00074D32">
        <w:t xml:space="preserve">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0C5B8594" w:rsidR="002A41B9" w:rsidRPr="00334FD9" w:rsidRDefault="002A41B9" w:rsidP="00972812">
      <w:r>
        <w:tab/>
      </w:r>
      <w:r w:rsidRPr="002A41B9">
        <w:t>A ação LOAD_LOCATION foi ignorada</w:t>
      </w:r>
      <w:r>
        <w:t xml:space="preserve"> nesse momento no sistema e </w:t>
      </w:r>
      <w:ins w:id="734" w:author="Érico de Souza" w:date="2020-11-05T23:16:00Z">
        <w:r w:rsidR="00405B86">
          <w:t>se tornará</w:t>
        </w:r>
      </w:ins>
      <w:del w:id="735" w:author="Érico de Souza" w:date="2020-11-05T23:16:00Z">
        <w:r w:rsidR="00EB3737" w:rsidDel="00405B86">
          <w:delText>irá</w:delText>
        </w:r>
        <w:r w:rsidDel="00405B86">
          <w:delText xml:space="preserve"> ficar como</w:delText>
        </w:r>
      </w:del>
      <w:r>
        <w:t xml:space="preserve"> um trabalho futuro.</w:t>
      </w:r>
      <w:r w:rsidR="00617EDC">
        <w:t xml:space="preserve"> </w:t>
      </w:r>
      <w:ins w:id="736" w:author="Érico de Souza" w:date="2020-11-05T23:17:00Z">
        <w:r w:rsidR="009303CF">
          <w:t xml:space="preserve">Já </w:t>
        </w:r>
        <w:r w:rsidR="002A32D6">
          <w:t>as</w:t>
        </w:r>
      </w:ins>
      <w:ins w:id="737" w:author="Érico de Souza" w:date="2020-11-05T23:22:00Z">
        <w:r w:rsidR="00635103">
          <w:t xml:space="preserve"> de</w:t>
        </w:r>
      </w:ins>
      <w:del w:id="738" w:author="Érico de Souza" w:date="2020-11-05T23:17:00Z">
        <w:r w:rsidR="00617EDC" w:rsidRPr="00EB3737" w:rsidDel="009303CF">
          <w:delText>As ações</w:delText>
        </w:r>
      </w:del>
      <w:r w:rsidR="00617EDC" w:rsidRPr="00EB3737">
        <w:t xml:space="preserve"> CHANGE_MUSIC_TIME</w:t>
      </w:r>
      <w:r w:rsidR="00EB3737" w:rsidRPr="00EB3737">
        <w:t xml:space="preserve">, CHOOSE_FEELING_TO_BE_LIKE, LIKED_ARTIST, LIKED_GENRE, ficaram nos eventos do </w:t>
      </w:r>
      <w:r w:rsidR="00146EE1" w:rsidRPr="00EB3737">
        <w:t>plugin,</w:t>
      </w:r>
      <w:r w:rsidR="00EB3737" w:rsidRPr="00EB3737">
        <w:t xml:space="preserve"> </w:t>
      </w:r>
      <w:ins w:id="739" w:author="Érico de Souza" w:date="2020-11-05T23:22:00Z">
        <w:r w:rsidR="00B57FE6">
          <w:t>mesmo que</w:t>
        </w:r>
      </w:ins>
      <w:del w:id="740" w:author="Érico de Souza" w:date="2020-11-05T23:22:00Z">
        <w:r w:rsidR="00EB3737" w:rsidRPr="00EB3737" w:rsidDel="00B57FE6">
          <w:delText>mas</w:delText>
        </w:r>
      </w:del>
      <w:r w:rsidR="00EB3737" w:rsidRPr="00EB3737">
        <w:t xml:space="preserve"> não se</w:t>
      </w:r>
      <w:ins w:id="741" w:author="Érico de Souza" w:date="2020-11-05T23:22:00Z">
        <w:r w:rsidR="00B57FE6">
          <w:t>jam</w:t>
        </w:r>
      </w:ins>
      <w:del w:id="742" w:author="Érico de Souza" w:date="2020-11-05T23:22:00Z">
        <w:r w:rsidR="00EB3737" w:rsidRPr="00EB3737" w:rsidDel="00B57FE6">
          <w:delText>rão</w:delText>
        </w:r>
      </w:del>
      <w:r w:rsidR="00EB3737" w:rsidRPr="00EB3737">
        <w:t xml:space="preserve"> u</w:t>
      </w:r>
      <w:r w:rsidR="00EB3737">
        <w:t>tilizadas</w:t>
      </w:r>
      <w:r w:rsidR="00146EE1">
        <w:t xml:space="preserve"> devido a</w:t>
      </w:r>
      <w:ins w:id="743" w:author="Érico de Souza" w:date="2020-11-05T23:22:00Z">
        <w:r w:rsidR="009949FA">
          <w:t>o</w:t>
        </w:r>
      </w:ins>
      <w:del w:id="744" w:author="Érico de Souza" w:date="2020-11-05T23:22:00Z">
        <w:r w:rsidR="00146EE1" w:rsidDel="009949FA">
          <w:delText xml:space="preserve"> uma limitação no</w:delText>
        </w:r>
      </w:del>
      <w:r w:rsidR="00146EE1">
        <w:t xml:space="preserve"> tempo</w:t>
      </w:r>
      <w:ins w:id="745" w:author="Érico de Souza" w:date="2020-11-05T23:22:00Z">
        <w:r w:rsidR="009949FA">
          <w:t xml:space="preserve"> limit</w:t>
        </w:r>
      </w:ins>
      <w:ins w:id="746" w:author="Érico de Souza" w:date="2020-11-05T23:23:00Z">
        <w:r w:rsidR="009949FA">
          <w:t>ado</w:t>
        </w:r>
      </w:ins>
      <w:r w:rsidR="00146EE1">
        <w:t xml:space="preserve"> de desenvolvimento</w:t>
      </w:r>
      <w:r w:rsidR="00EB3737">
        <w:t>.</w:t>
      </w:r>
      <w:r w:rsidR="00334FD9">
        <w:t xml:space="preserve"> </w:t>
      </w:r>
      <w:r w:rsidR="00334FD9" w:rsidRPr="00334FD9">
        <w:t>As</w:t>
      </w:r>
      <w:ins w:id="747" w:author="Érico de Souza" w:date="2020-11-05T23:24:00Z">
        <w:r w:rsidR="00F05E6D">
          <w:t xml:space="preserve"> operações</w:t>
        </w:r>
      </w:ins>
      <w:r w:rsidR="00334FD9" w:rsidRPr="00334FD9">
        <w:t xml:space="preserve"> </w:t>
      </w:r>
      <w:del w:id="748" w:author="Érico de Souza" w:date="2020-11-05T23:24:00Z">
        <w:r w:rsidR="00334FD9" w:rsidRPr="00334FD9" w:rsidDel="00F05E6D">
          <w:delText xml:space="preserve">ações </w:delText>
        </w:r>
      </w:del>
      <w:r w:rsidR="00334FD9" w:rsidRPr="00334FD9">
        <w:t xml:space="preserve">HIDE_DETAILS, PAUSE_MUSIC, PLAY_MUSIC, SHOW_DETAILS são contabilizadas como registro do </w:t>
      </w:r>
      <w:r w:rsidR="00334FD9">
        <w:lastRenderedPageBreak/>
        <w:t>contexto musical</w:t>
      </w:r>
      <w:r w:rsidR="00A2097F">
        <w:t xml:space="preserve">, </w:t>
      </w:r>
      <w:ins w:id="749" w:author="Érico de Souza" w:date="2020-11-05T23:25:00Z">
        <w:r w:rsidR="003E1C2E">
          <w:t>contudo</w:t>
        </w:r>
      </w:ins>
      <w:del w:id="750" w:author="Érico de Souza" w:date="2020-11-05T23:25:00Z">
        <w:r w:rsidR="00A05FB5" w:rsidDel="00422E01">
          <w:delText>porém</w:delText>
        </w:r>
      </w:del>
      <w:r w:rsidR="00A2097F">
        <w:t xml:space="preserve"> não foram utilizadas no modelo devido ao tempo de desenvolvimento</w:t>
      </w:r>
      <w:r w:rsidR="00334FD9">
        <w:t>.</w:t>
      </w:r>
      <w:r w:rsidR="000D03DD">
        <w:t xml:space="preserve"> Demais ações são contabilizadas no modelo e são apresentadas a seguir.</w:t>
      </w:r>
    </w:p>
    <w:p w14:paraId="1133AD6B" w14:textId="4281FA44" w:rsidR="00462633" w:rsidRDefault="00462633" w:rsidP="00972812">
      <w:pPr>
        <w:pStyle w:val="Legenda"/>
      </w:pPr>
      <w:bookmarkStart w:id="751" w:name="_Ref55256921"/>
      <w:bookmarkStart w:id="752" w:name="_Toc55260910"/>
      <w:r>
        <w:t xml:space="preserve">Quadro </w:t>
      </w:r>
      <w:r w:rsidR="00331D61">
        <w:fldChar w:fldCharType="begin"/>
      </w:r>
      <w:r w:rsidR="00331D61">
        <w:instrText xml:space="preserve"> SEQ Quadro \* ARABIC </w:instrText>
      </w:r>
      <w:r w:rsidR="00331D61">
        <w:fldChar w:fldCharType="separate"/>
      </w:r>
      <w:r w:rsidR="00496F40">
        <w:rPr>
          <w:noProof/>
        </w:rPr>
        <w:t>3</w:t>
      </w:r>
      <w:r w:rsidR="00331D61">
        <w:rPr>
          <w:noProof/>
        </w:rPr>
        <w:fldChar w:fldCharType="end"/>
      </w:r>
      <w:bookmarkEnd w:id="751"/>
      <w:r>
        <w:t xml:space="preserve"> Lista de ações possíveis nos eventos </w:t>
      </w:r>
      <w:r w:rsidRPr="00A73EA3">
        <w:t>(próprio, 2020)</w:t>
      </w:r>
      <w:bookmarkEnd w:id="752"/>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1A991321"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ins w:id="753" w:author="Érico de Souza" w:date="2020-11-06T01:05:00Z">
        <w:r w:rsidR="0057502A">
          <w:t>,</w:t>
        </w:r>
      </w:ins>
      <w:r w:rsidR="00360703">
        <w:t xml:space="preserve"> desde o carregamento </w:t>
      </w:r>
      <w:del w:id="754" w:author="Érico de Souza" w:date="2020-11-06T01:12:00Z">
        <w:r w:rsidR="00360703" w:rsidDel="00BD47A4">
          <w:delText>do</w:delText>
        </w:r>
        <w:r w:rsidR="00FF46CE" w:rsidDel="00BD47A4">
          <w:delText xml:space="preserve">s </w:delText>
        </w:r>
        <w:r w:rsidR="00FF46CE" w:rsidDel="00850CC1">
          <w:delText>dados</w:delText>
        </w:r>
      </w:del>
      <w:r w:rsidR="00FF46CE">
        <w:t xml:space="preserve"> do</w:t>
      </w:r>
      <w:r w:rsidR="00360703">
        <w:t xml:space="preserve"> arquivo</w:t>
      </w:r>
      <w:ins w:id="755" w:author="Érico de Souza" w:date="2020-11-06T01:05:00Z">
        <w:r w:rsidR="0057502A">
          <w:t xml:space="preserve"> até </w:t>
        </w:r>
      </w:ins>
      <w:ins w:id="756" w:author="Érico de Souza" w:date="2020-11-06T01:12:00Z">
        <w:r w:rsidR="009D3224">
          <w:t>a</w:t>
        </w:r>
      </w:ins>
      <w:ins w:id="757" w:author="Érico de Souza" w:date="2020-11-06T01:13:00Z">
        <w:r w:rsidR="009B5C7A">
          <w:t xml:space="preserve"> separação </w:t>
        </w:r>
      </w:ins>
      <w:ins w:id="758" w:author="Érico de Souza" w:date="2020-11-06T01:15:00Z">
        <w:r w:rsidR="00C3013F">
          <w:t>dele</w:t>
        </w:r>
      </w:ins>
      <w:ins w:id="759" w:author="Érico de Souza" w:date="2020-11-06T01:14:00Z">
        <w:r w:rsidR="002474D8">
          <w:t xml:space="preserve"> </w:t>
        </w:r>
      </w:ins>
      <w:ins w:id="760" w:author="Érico de Souza" w:date="2020-11-06T01:15:00Z">
        <w:r w:rsidR="00D952E1">
          <w:t>na</w:t>
        </w:r>
      </w:ins>
      <w:ins w:id="761" w:author="Érico de Souza" w:date="2020-11-06T01:14:00Z">
        <w:r w:rsidR="002474D8">
          <w:t xml:space="preserve"> forma de música</w:t>
        </w:r>
      </w:ins>
      <w:r w:rsidR="00360703">
        <w:t>.</w:t>
      </w:r>
      <w:ins w:id="762" w:author="Érico de Souza" w:date="2020-11-06T01:16:00Z">
        <w:r w:rsidR="00ED59C9">
          <w:t xml:space="preserve"> </w:t>
        </w:r>
        <w:r w:rsidR="00AA5E6A">
          <w:t>É</w:t>
        </w:r>
      </w:ins>
      <w:r w:rsidR="00360703">
        <w:t xml:space="preserve"> </w:t>
      </w:r>
      <w:ins w:id="763" w:author="Érico de Souza" w:date="2020-11-06T01:17:00Z">
        <w:r w:rsidR="00AA5E6A">
          <w:t>n</w:t>
        </w:r>
      </w:ins>
      <w:del w:id="764" w:author="Érico de Souza" w:date="2020-11-06T01:17:00Z">
        <w:r w:rsidR="00360703" w:rsidDel="00AA5E6A">
          <w:delText>N</w:delText>
        </w:r>
      </w:del>
      <w:r w:rsidR="00360703">
        <w:t>a etapa</w:t>
      </w:r>
      <w:r w:rsidRPr="008B3A75">
        <w:t xml:space="preserve"> </w:t>
      </w:r>
      <w:r w:rsidR="00360703">
        <w:t>“Carrega JSON”</w:t>
      </w:r>
      <w:ins w:id="765" w:author="Érico de Souza" w:date="2020-11-06T01:16:00Z">
        <w:r w:rsidR="00ED59C9">
          <w:t>,</w:t>
        </w:r>
      </w:ins>
      <w:r>
        <w:t xml:space="preserve"> </w:t>
      </w:r>
      <w:ins w:id="766" w:author="Érico de Souza" w:date="2020-11-06T01:17:00Z">
        <w:r w:rsidR="005D308F">
          <w:t>que se tem</w:t>
        </w:r>
      </w:ins>
      <w:del w:id="767" w:author="Érico de Souza" w:date="2020-11-06T01:17:00Z">
        <w:r w:rsidDel="005D308F">
          <w:delText xml:space="preserve">foi realizado </w:delText>
        </w:r>
        <w:r w:rsidR="00360703" w:rsidDel="005D308F">
          <w:delText>o</w:delText>
        </w:r>
      </w:del>
      <w:r w:rsidR="00360703">
        <w:t xml:space="preserve"> </w:t>
      </w:r>
      <w:ins w:id="768" w:author="Érico de Souza" w:date="2020-11-06T01:23:00Z">
        <w:r w:rsidR="00C62A8A">
          <w:t>o upload dos dados</w:t>
        </w:r>
      </w:ins>
      <w:del w:id="769" w:author="Érico de Souza" w:date="2020-11-06T01:18:00Z">
        <w:r w:rsidR="00360703" w:rsidDel="005D308F">
          <w:delText>carregamento do arquivo</w:delText>
        </w:r>
      </w:del>
      <w:r w:rsidR="00360703">
        <w:t xml:space="preserve"> </w:t>
      </w:r>
      <w:r>
        <w:t xml:space="preserve">a partir da biblioteca padrão do </w:t>
      </w:r>
      <w:r w:rsidRPr="00CF34DD">
        <w:rPr>
          <w:i/>
        </w:rPr>
        <w:t>python</w:t>
      </w:r>
      <w:r>
        <w:t xml:space="preserve"> “open”</w:t>
      </w:r>
      <w:r w:rsidR="002E1C85">
        <w:t>.</w:t>
      </w:r>
      <w:r>
        <w:t xml:space="preserve"> </w:t>
      </w:r>
      <w:r w:rsidR="000624EF">
        <w:t>P</w:t>
      </w:r>
      <w:r>
        <w:t xml:space="preserve">ara a interpretação, </w:t>
      </w:r>
      <w:ins w:id="770" w:author="Érico de Souza" w:date="2020-11-06T01:25:00Z">
        <w:r w:rsidR="00217269">
          <w:t>existe</w:t>
        </w:r>
      </w:ins>
      <w:ins w:id="771" w:author="Érico de Souza" w:date="2020-11-06T01:28:00Z">
        <w:r w:rsidR="00353B67">
          <w:t xml:space="preserve"> </w:t>
        </w:r>
      </w:ins>
      <w:del w:id="772" w:author="Érico de Souza" w:date="2020-11-06T01:25:00Z">
        <w:r w:rsidDel="00217269">
          <w:delText xml:space="preserve">foi utilizado </w:delText>
        </w:r>
      </w:del>
      <w:r>
        <w:t xml:space="preserve">a biblioteca </w:t>
      </w:r>
      <w:r w:rsidRPr="00A27BAF">
        <w:rPr>
          <w:i/>
        </w:rPr>
        <w:t>json</w:t>
      </w:r>
      <w:r w:rsidR="003A34EC">
        <w:t>,</w:t>
      </w:r>
      <w:del w:id="773" w:author="Érico de Souza" w:date="2020-11-06T01:25:00Z">
        <w:r w:rsidR="003A34EC" w:rsidDel="00217269">
          <w:delText xml:space="preserve"> que</w:delText>
        </w:r>
      </w:del>
      <w:r w:rsidR="003A34EC">
        <w:t xml:space="preserve"> possibilita</w:t>
      </w:r>
      <w:ins w:id="774" w:author="Érico de Souza" w:date="2020-11-06T01:26:00Z">
        <w:r w:rsidR="00217269">
          <w:t>ndo</w:t>
        </w:r>
      </w:ins>
      <w:r>
        <w:t xml:space="preserve"> </w:t>
      </w:r>
      <w:r w:rsidR="00A27BAF">
        <w:t>transformar</w:t>
      </w:r>
      <w:r>
        <w:t xml:space="preserve"> </w:t>
      </w:r>
      <w:r w:rsidR="003A34EC">
        <w:t xml:space="preserve">o conteúdo </w:t>
      </w:r>
      <w:r w:rsidR="003A34EC" w:rsidRPr="003A34EC">
        <w:rPr>
          <w:i/>
        </w:rPr>
        <w:t>string</w:t>
      </w:r>
      <w:r>
        <w:t xml:space="preserve"> em um dicionário</w:t>
      </w:r>
      <w:ins w:id="775" w:author="Érico de Souza" w:date="2020-11-06T01:26:00Z">
        <w:r w:rsidR="00AB4434">
          <w:t xml:space="preserve">, </w:t>
        </w:r>
      </w:ins>
      <w:ins w:id="776" w:author="Érico de Souza" w:date="2020-11-06T01:29:00Z">
        <w:r w:rsidR="00353B67">
          <w:t xml:space="preserve">do qual </w:t>
        </w:r>
      </w:ins>
      <w:del w:id="777" w:author="Érico de Souza" w:date="2020-11-06T01:26:00Z">
        <w:r w:rsidDel="00AB4434">
          <w:delText>.</w:delText>
        </w:r>
        <w:r w:rsidR="00532B9F" w:rsidDel="00AB4434">
          <w:delText xml:space="preserve"> Do dicionário, </w:delText>
        </w:r>
        <w:r w:rsidR="00532B9F" w:rsidDel="00983710">
          <w:delText xml:space="preserve">foi </w:delText>
        </w:r>
      </w:del>
      <w:del w:id="778" w:author="Érico de Souza" w:date="2020-11-06T01:30:00Z">
        <w:r w:rsidR="00532B9F" w:rsidDel="00A43661">
          <w:delText>obt</w:delText>
        </w:r>
      </w:del>
      <w:ins w:id="779" w:author="Érico de Souza" w:date="2020-11-06T01:30:00Z">
        <w:r w:rsidR="00A43661">
          <w:t>obtém</w:t>
        </w:r>
      </w:ins>
      <w:del w:id="780" w:author="Érico de Souza" w:date="2020-11-06T01:27:00Z">
        <w:r w:rsidR="00532B9F" w:rsidDel="00983710">
          <w:delText>i</w:delText>
        </w:r>
      </w:del>
      <w:del w:id="781" w:author="Érico de Souza" w:date="2020-11-06T01:26:00Z">
        <w:r w:rsidR="00532B9F" w:rsidDel="00983710">
          <w:delText>do</w:delText>
        </w:r>
      </w:del>
      <w:r w:rsidR="00532B9F">
        <w:t xml:space="preserve"> </w:t>
      </w:r>
      <w:r w:rsidR="00532B9F">
        <w:lastRenderedPageBreak/>
        <w:t>os usuários e seus eventos e</w:t>
      </w:r>
      <w:ins w:id="782" w:author="Érico de Souza" w:date="2020-11-06T01:32:00Z">
        <w:r w:rsidR="00B20A5B">
          <w:t xml:space="preserve"> os</w:t>
        </w:r>
      </w:ins>
      <w:r w:rsidR="00532B9F">
        <w:t xml:space="preserve"> transfo</w:t>
      </w:r>
      <w:ins w:id="783" w:author="Érico de Souza" w:date="2020-11-06T01:32:00Z">
        <w:r w:rsidR="00AE711C">
          <w:t>r</w:t>
        </w:r>
        <w:r w:rsidR="00B20A5B">
          <w:t>ma</w:t>
        </w:r>
      </w:ins>
      <w:del w:id="784" w:author="Érico de Souza" w:date="2020-11-06T01:32:00Z">
        <w:r w:rsidR="00532B9F" w:rsidDel="00B20A5B">
          <w:delText>rmado</w:delText>
        </w:r>
      </w:del>
      <w:r w:rsidR="00532B9F">
        <w:t xml:space="preserve"> em outro dicionário </w:t>
      </w:r>
      <w:r w:rsidR="00532B9F" w:rsidRPr="00532B9F">
        <w:rPr>
          <w:i/>
        </w:rPr>
        <w:t>users</w:t>
      </w:r>
      <w:r w:rsidR="00532B9F">
        <w:t>, cuj</w:t>
      </w:r>
      <w:ins w:id="785" w:author="Érico de Souza" w:date="2020-11-06T01:34:00Z">
        <w:r w:rsidR="00C061A1">
          <w:t>a</w:t>
        </w:r>
      </w:ins>
      <w:del w:id="786" w:author="Érico de Souza" w:date="2020-11-06T01:34:00Z">
        <w:r w:rsidR="00532B9F" w:rsidDel="00C061A1">
          <w:delText>o a</w:delText>
        </w:r>
      </w:del>
      <w:r w:rsidR="00532B9F">
        <w:t xml:space="preserve">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972812">
      <w:pPr>
        <w:pStyle w:val="Legenda"/>
        <w:rPr>
          <w:noProof/>
        </w:rPr>
      </w:pPr>
      <w:bookmarkStart w:id="787" w:name="_Ref54973329"/>
      <w:bookmarkStart w:id="788" w:name="_Toc55260893"/>
      <w:r>
        <w:t xml:space="preserve">Figura </w:t>
      </w:r>
      <w:r w:rsidR="00331D61">
        <w:fldChar w:fldCharType="begin"/>
      </w:r>
      <w:r w:rsidR="00331D61">
        <w:instrText xml:space="preserve"> SEQ Figura \* ARABIC </w:instrText>
      </w:r>
      <w:r w:rsidR="00331D61">
        <w:fldChar w:fldCharType="separate"/>
      </w:r>
      <w:r w:rsidR="00772326">
        <w:rPr>
          <w:noProof/>
        </w:rPr>
        <w:t>18</w:t>
      </w:r>
      <w:r w:rsidR="00331D61">
        <w:rPr>
          <w:noProof/>
        </w:rPr>
        <w:fldChar w:fldCharType="end"/>
      </w:r>
      <w:bookmarkEnd w:id="787"/>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788"/>
    </w:p>
    <w:p w14:paraId="24982577" w14:textId="778D3569" w:rsidR="00277DEC" w:rsidRDefault="0019064E" w:rsidP="00972812">
      <w:r>
        <w:tab/>
      </w:r>
      <w:r w:rsidR="00EF23AA">
        <w:t>Na</w:t>
      </w:r>
      <w:r>
        <w:t xml:space="preserve"> segunda etapa “Separa Contexto”, representada </w:t>
      </w:r>
      <w:ins w:id="789" w:author="Érico de Souza" w:date="2020-11-06T01:34:00Z">
        <w:r w:rsidR="00F465AD">
          <w:t>pela</w:t>
        </w:r>
      </w:ins>
      <w:del w:id="790" w:author="Érico de Souza" w:date="2020-11-06T01:34:00Z">
        <w:r w:rsidDel="00F465AD">
          <w:delText>na</w:delText>
        </w:r>
      </w:del>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ins w:id="791" w:author="Érico de Souza" w:date="2020-11-06T01:41:00Z">
        <w:r w:rsidR="00843A71">
          <w:t>,</w:t>
        </w:r>
      </w:ins>
      <w:del w:id="792" w:author="Érico de Souza" w:date="2020-11-06T01:41:00Z">
        <w:r w:rsidR="00AF1E23" w:rsidDel="00843A71">
          <w:delText>.</w:delText>
        </w:r>
      </w:del>
      <w:r w:rsidR="001E07DF">
        <w:t xml:space="preserve"> </w:t>
      </w:r>
      <w:ins w:id="793" w:author="Érico de Souza" w:date="2020-11-06T01:41:00Z">
        <w:r w:rsidR="00843A71">
          <w:t>c</w:t>
        </w:r>
      </w:ins>
      <w:del w:id="794" w:author="Érico de Souza" w:date="2020-11-06T01:41:00Z">
        <w:r w:rsidR="001E07DF" w:rsidDel="00843A71">
          <w:delText>C</w:delText>
        </w:r>
      </w:del>
      <w:r w:rsidR="001E07DF">
        <w:t>riando assim, uma relação</w:t>
      </w:r>
      <w:del w:id="795" w:author="Érico de Souza" w:date="2020-11-06T01:41:00Z">
        <w:r w:rsidR="001E07DF" w:rsidDel="00A809DE">
          <w:delText xml:space="preserve"> de cada contexto,</w:delText>
        </w:r>
      </w:del>
      <w:r w:rsidR="001E07DF">
        <w:t xml:space="preserve"> com as </w:t>
      </w:r>
      <w:r w:rsidR="006762C6">
        <w:t>músicas</w:t>
      </w:r>
      <w:r w:rsidR="001E07DF">
        <w:t xml:space="preserve"> </w:t>
      </w:r>
      <w:r w:rsidR="0046487C">
        <w:t>reproduzidas</w:t>
      </w:r>
      <w:ins w:id="796" w:author="Érico de Souza" w:date="2020-11-06T01:42:00Z">
        <w:r w:rsidR="00DF1C83">
          <w:t>.</w:t>
        </w:r>
      </w:ins>
      <w:ins w:id="797" w:author="Érico de Souza" w:date="2020-11-06T01:43:00Z">
        <w:r w:rsidR="008A158F">
          <w:t xml:space="preserve"> </w:t>
        </w:r>
        <w:r w:rsidR="00C55A05">
          <w:t>Isso está</w:t>
        </w:r>
      </w:ins>
      <w:del w:id="798" w:author="Érico de Souza" w:date="2020-11-06T01:41:00Z">
        <w:r w:rsidR="00432FE5" w:rsidDel="00A809DE">
          <w:delText>, que é</w:delText>
        </w:r>
      </w:del>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972812">
      <w:pPr>
        <w:pStyle w:val="Legenda"/>
      </w:pPr>
      <w:bookmarkStart w:id="799" w:name="_Ref54973321"/>
      <w:bookmarkStart w:id="800" w:name="_Toc55260894"/>
      <w:r>
        <w:t xml:space="preserve">Figura </w:t>
      </w:r>
      <w:r w:rsidR="00331D61">
        <w:fldChar w:fldCharType="begin"/>
      </w:r>
      <w:r w:rsidR="00331D61">
        <w:instrText xml:space="preserve"> SEQ Figura \* ARABIC </w:instrText>
      </w:r>
      <w:r w:rsidR="00331D61">
        <w:fldChar w:fldCharType="separate"/>
      </w:r>
      <w:r w:rsidR="00772326">
        <w:rPr>
          <w:noProof/>
        </w:rPr>
        <w:t>19</w:t>
      </w:r>
      <w:r w:rsidR="00331D61">
        <w:rPr>
          <w:noProof/>
        </w:rPr>
        <w:fldChar w:fldCharType="end"/>
      </w:r>
      <w:bookmarkEnd w:id="799"/>
      <w:r>
        <w:t xml:space="preserve"> Representação dos eventos salvos no Firebase</w:t>
      </w:r>
      <w:r w:rsidR="00180781">
        <w:t xml:space="preserve"> </w:t>
      </w:r>
      <w:r w:rsidR="00180781" w:rsidRPr="00A73EA3">
        <w:t>(próprio, 2020)</w:t>
      </w:r>
      <w:bookmarkEnd w:id="800"/>
    </w:p>
    <w:p w14:paraId="5D69FFD5" w14:textId="6EEF9E18" w:rsidR="00277DEC" w:rsidRDefault="00EA3E37" w:rsidP="00972812">
      <w:del w:id="801" w:author="Érico de Souza" w:date="2020-11-06T01:45:00Z">
        <w:r w:rsidDel="00B334B7">
          <w:delText>N</w:delText>
        </w:r>
      </w:del>
      <w:ins w:id="802" w:author="Érico de Souza" w:date="2020-11-06T01:45:00Z">
        <w:r w:rsidR="00B334B7">
          <w:t>A</w:t>
        </w:r>
      </w:ins>
      <w:del w:id="803" w:author="Érico de Souza" w:date="2020-11-06T01:45:00Z">
        <w:r w:rsidDel="00B334B7">
          <w:delText>a</w:delText>
        </w:r>
      </w:del>
      <w:r>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w:t>
      </w:r>
      <w:ins w:id="804" w:author="Érico de Souza" w:date="2020-11-06T01:45:00Z">
        <w:r w:rsidR="00B334B7">
          <w:t>traz</w:t>
        </w:r>
      </w:ins>
      <w:del w:id="805" w:author="Érico de Souza" w:date="2020-11-06T01:45:00Z">
        <w:r w:rsidDel="00B334B7">
          <w:delText>é representada</w:delText>
        </w:r>
      </w:del>
      <w:r>
        <w:t xml:space="preserve"> a etapa “Separa contexto das </w:t>
      </w:r>
      <w:r w:rsidR="00EE0349">
        <w:t>músicas”</w:t>
      </w:r>
      <w:ins w:id="806" w:author="Érico de Souza" w:date="2020-11-06T01:45:00Z">
        <w:r w:rsidR="00B334B7">
          <w:t>.</w:t>
        </w:r>
      </w:ins>
      <w:del w:id="807" w:author="Érico de Souza" w:date="2020-11-06T01:45:00Z">
        <w:r w:rsidR="00EE0349" w:rsidDel="00B334B7">
          <w:delText>,</w:delText>
        </w:r>
      </w:del>
      <w:r w:rsidR="00EE0349">
        <w:t xml:space="preserve"> </w:t>
      </w:r>
      <w:del w:id="808" w:author="Érico de Souza" w:date="2020-11-06T01:45:00Z">
        <w:r w:rsidR="00EE0349" w:rsidDel="00B334B7">
          <w:delText xml:space="preserve">pois </w:delText>
        </w:r>
      </w:del>
      <w:ins w:id="809" w:author="Érico de Souza" w:date="2020-11-06T01:45:00Z">
        <w:r w:rsidR="00B334B7">
          <w:t>N</w:t>
        </w:r>
      </w:ins>
      <w:del w:id="810" w:author="Érico de Souza" w:date="2020-11-06T01:45:00Z">
        <w:r w:rsidR="00EE0349" w:rsidDel="00B334B7">
          <w:delText>n</w:delText>
        </w:r>
      </w:del>
      <w:r w:rsidR="00EE0349">
        <w:t>a reprodução das músicas, é gerado</w:t>
      </w:r>
      <w:ins w:id="811" w:author="Érico de Souza" w:date="2020-11-06T01:47:00Z">
        <w:r w:rsidR="002247E8">
          <w:t xml:space="preserve">, tanto </w:t>
        </w:r>
      </w:ins>
      <w:del w:id="812" w:author="Érico de Souza" w:date="2020-11-06T01:47:00Z">
        <w:r w:rsidR="00EE0349" w:rsidDel="002247E8">
          <w:delText xml:space="preserve"> </w:delText>
        </w:r>
      </w:del>
      <w:r w:rsidR="00EE0349">
        <w:t>os eventos separadamente</w:t>
      </w:r>
      <w:r w:rsidR="001A128B">
        <w:t xml:space="preserve">, </w:t>
      </w:r>
      <w:ins w:id="813" w:author="Érico de Souza" w:date="2020-11-06T01:47:00Z">
        <w:r w:rsidR="00A926EA">
          <w:t>quanto</w:t>
        </w:r>
      </w:ins>
      <w:del w:id="814" w:author="Érico de Souza" w:date="2020-11-06T01:47:00Z">
        <w:r w:rsidR="001A128B" w:rsidDel="002247E8">
          <w:delText>e nessa etapa, é criado</w:delText>
        </w:r>
      </w:del>
      <w:r w:rsidR="001A128B">
        <w:t xml:space="preserve"> uma relação da música escutada</w:t>
      </w:r>
      <w:ins w:id="815" w:author="Érico de Souza" w:date="2020-11-06T01:50:00Z">
        <w:r w:rsidR="000B7E73">
          <w:t>,</w:t>
        </w:r>
      </w:ins>
      <w:del w:id="816" w:author="Érico de Souza" w:date="2020-11-06T01:50:00Z">
        <w:r w:rsidR="001A128B" w:rsidDel="00E86800">
          <w:delText>,</w:delText>
        </w:r>
      </w:del>
      <w:r w:rsidR="001A128B">
        <w:t xml:space="preserve"> com os eventos registrados</w:t>
      </w:r>
      <w:ins w:id="817" w:author="Érico de Souza" w:date="2020-11-06T01:51:00Z">
        <w:r w:rsidR="000B7E73">
          <w:t xml:space="preserve"> -</w:t>
        </w:r>
      </w:ins>
      <w:del w:id="818" w:author="Érico de Souza" w:date="2020-11-06T01:51:00Z">
        <w:r w:rsidR="00A65F9D" w:rsidDel="000B7E73">
          <w:delText>,</w:delText>
        </w:r>
      </w:del>
      <w:r w:rsidR="00A65F9D">
        <w:t xml:space="preserve"> gerando</w:t>
      </w:r>
      <w:ins w:id="819" w:author="Érico de Souza" w:date="2020-11-06T01:50:00Z">
        <w:r w:rsidR="000B7E73">
          <w:t>,</w:t>
        </w:r>
      </w:ins>
      <w:r w:rsidR="00A65F9D">
        <w:t xml:space="preserve">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972812">
      <w:pPr>
        <w:pStyle w:val="Legenda"/>
      </w:pPr>
      <w:bookmarkStart w:id="820" w:name="_Ref54973316"/>
      <w:bookmarkStart w:id="821" w:name="_Toc55260895"/>
      <w:r>
        <w:t xml:space="preserve">Figura </w:t>
      </w:r>
      <w:r w:rsidR="00331D61">
        <w:fldChar w:fldCharType="begin"/>
      </w:r>
      <w:r w:rsidR="00331D61">
        <w:instrText xml:space="preserve"> SEQ Figura \* ARABIC </w:instrText>
      </w:r>
      <w:r w:rsidR="00331D61">
        <w:fldChar w:fldCharType="separate"/>
      </w:r>
      <w:r w:rsidR="00772326">
        <w:rPr>
          <w:noProof/>
        </w:rPr>
        <w:t>20</w:t>
      </w:r>
      <w:r w:rsidR="00331D61">
        <w:rPr>
          <w:noProof/>
        </w:rPr>
        <w:fldChar w:fldCharType="end"/>
      </w:r>
      <w:bookmarkEnd w:id="820"/>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821"/>
    </w:p>
    <w:p w14:paraId="38B4F8EF" w14:textId="63326862" w:rsidR="00277DEC" w:rsidRPr="00860C67" w:rsidRDefault="00324F5C" w:rsidP="00972812">
      <w:pPr>
        <w:rPr>
          <w:b/>
          <w:bCs/>
        </w:rPr>
      </w:pPr>
      <w:r>
        <w:lastRenderedPageBreak/>
        <w:tab/>
        <w:t>Para criar essa relação</w:t>
      </w:r>
      <w:ins w:id="822" w:author="Érico de Souza" w:date="2020-11-06T01:52:00Z">
        <w:r w:rsidR="00093383">
          <w:t>,</w:t>
        </w:r>
      </w:ins>
      <w:r>
        <w:t xml:space="preserve">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972812">
      <w:pPr>
        <w:pStyle w:val="Legenda"/>
      </w:pPr>
      <w:bookmarkStart w:id="823" w:name="_Ref54973306"/>
      <w:bookmarkStart w:id="824" w:name="_Toc55260896"/>
      <w:r>
        <w:t xml:space="preserve">Figura </w:t>
      </w:r>
      <w:r w:rsidR="00331D61">
        <w:fldChar w:fldCharType="begin"/>
      </w:r>
      <w:r w:rsidR="00331D61">
        <w:instrText xml:space="preserve"> SEQ Figura \* ARABIC </w:instrText>
      </w:r>
      <w:r w:rsidR="00331D61">
        <w:fldChar w:fldCharType="separate"/>
      </w:r>
      <w:r w:rsidR="00772326">
        <w:rPr>
          <w:noProof/>
        </w:rPr>
        <w:t>21</w:t>
      </w:r>
      <w:r w:rsidR="00331D61">
        <w:rPr>
          <w:noProof/>
        </w:rPr>
        <w:fldChar w:fldCharType="end"/>
      </w:r>
      <w:bookmarkEnd w:id="823"/>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824"/>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972812">
      <w:pPr>
        <w:pStyle w:val="Legenda"/>
      </w:pPr>
      <w:bookmarkStart w:id="825" w:name="_Ref54973298"/>
      <w:bookmarkStart w:id="826" w:name="_Toc55260897"/>
      <w:r>
        <w:t xml:space="preserve">Figura </w:t>
      </w:r>
      <w:r w:rsidR="00331D61">
        <w:fldChar w:fldCharType="begin"/>
      </w:r>
      <w:r w:rsidR="00331D61">
        <w:instrText xml:space="preserve"> SEQ Figura \* ARABIC </w:instrText>
      </w:r>
      <w:r w:rsidR="00331D61">
        <w:fldChar w:fldCharType="separate"/>
      </w:r>
      <w:r w:rsidR="00772326">
        <w:rPr>
          <w:noProof/>
        </w:rPr>
        <w:t>22</w:t>
      </w:r>
      <w:r w:rsidR="00331D61">
        <w:rPr>
          <w:noProof/>
        </w:rPr>
        <w:fldChar w:fldCharType="end"/>
      </w:r>
      <w:bookmarkEnd w:id="825"/>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826"/>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972812">
      <w:pPr>
        <w:pStyle w:val="Legenda"/>
      </w:pPr>
      <w:bookmarkStart w:id="827" w:name="_Ref53955795"/>
      <w:bookmarkStart w:id="828" w:name="_Toc55260898"/>
      <w:r>
        <w:t xml:space="preserve">Figura </w:t>
      </w:r>
      <w:r w:rsidR="00331D61">
        <w:fldChar w:fldCharType="begin"/>
      </w:r>
      <w:r w:rsidR="00331D61">
        <w:instrText xml:space="preserve"> SEQ Figura \* ARABIC </w:instrText>
      </w:r>
      <w:r w:rsidR="00331D61">
        <w:fldChar w:fldCharType="separate"/>
      </w:r>
      <w:r w:rsidR="00772326">
        <w:rPr>
          <w:noProof/>
        </w:rPr>
        <w:t>23</w:t>
      </w:r>
      <w:r w:rsidR="00331D61">
        <w:rPr>
          <w:noProof/>
        </w:rPr>
        <w:fldChar w:fldCharType="end"/>
      </w:r>
      <w:bookmarkEnd w:id="827"/>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828"/>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972812">
      <w:pPr>
        <w:pStyle w:val="Ttulo3"/>
      </w:pPr>
      <w:bookmarkStart w:id="829" w:name="_Ref54908939"/>
      <w:bookmarkStart w:id="830" w:name="_Toc55260968"/>
      <w:r>
        <w:t>Testes com KNN</w:t>
      </w:r>
      <w:bookmarkEnd w:id="829"/>
      <w:bookmarkEnd w:id="830"/>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 xml:space="preserve">s próximos </w:t>
      </w:r>
      <w:r w:rsidR="00A736E0">
        <w:lastRenderedPageBreak/>
        <w:t>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FAB94D0" w:rsidR="00972812" w:rsidRDefault="00972812" w:rsidP="00972812">
      <w:pPr>
        <w:pStyle w:val="Ttulo3"/>
      </w:pPr>
      <w:bookmarkStart w:id="831" w:name="_Toc55260969"/>
      <w:r>
        <w:t>Taxonomia dos gêneros</w:t>
      </w:r>
      <w:bookmarkEnd w:id="831"/>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1"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733F7618" w:rsidR="00D23405" w:rsidRDefault="00941DE8" w:rsidP="00972812">
      <w:pPr>
        <w:pStyle w:val="Ttulo2"/>
        <w:rPr>
          <w:i/>
        </w:rPr>
      </w:pPr>
      <w:bookmarkStart w:id="832" w:name="_Toc55260970"/>
      <w:r>
        <w:t xml:space="preserve">Modelagem </w:t>
      </w:r>
      <w:r w:rsidR="00CC1095">
        <w:t xml:space="preserve">do </w:t>
      </w:r>
      <w:r>
        <w:t>sistema</w:t>
      </w:r>
      <w:r w:rsidR="00726572">
        <w:t xml:space="preserve"> </w:t>
      </w:r>
      <w:r w:rsidR="00AE024C">
        <w:rPr>
          <w:i/>
        </w:rPr>
        <w:t>LORS</w:t>
      </w:r>
      <w:bookmarkEnd w:id="832"/>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D15B042" w:rsidR="00BC6F82" w:rsidRDefault="00BC6F82" w:rsidP="00972812">
      <w:pPr>
        <w:pStyle w:val="Legenda"/>
      </w:pPr>
      <w:bookmarkStart w:id="833" w:name="_Ref54973275"/>
      <w:bookmarkStart w:id="834" w:name="_Toc55260899"/>
      <w:r>
        <w:t xml:space="preserve">Figura </w:t>
      </w:r>
      <w:r w:rsidR="00331D61">
        <w:fldChar w:fldCharType="begin"/>
      </w:r>
      <w:r w:rsidR="00331D61">
        <w:instrText xml:space="preserve"> SEQ Figura \* ARABIC </w:instrText>
      </w:r>
      <w:r w:rsidR="00331D61">
        <w:fldChar w:fldCharType="separate"/>
      </w:r>
      <w:r w:rsidR="00772326">
        <w:rPr>
          <w:noProof/>
        </w:rPr>
        <w:t>24</w:t>
      </w:r>
      <w:r w:rsidR="00331D61">
        <w:rPr>
          <w:noProof/>
        </w:rPr>
        <w:fldChar w:fldCharType="end"/>
      </w:r>
      <w:bookmarkEnd w:id="833"/>
      <w:r>
        <w:t xml:space="preserve"> Visão macro do sistema LORS </w:t>
      </w:r>
      <w:r w:rsidRPr="00A73EA3">
        <w:t>(próprio, 2020)</w:t>
      </w:r>
      <w:bookmarkEnd w:id="834"/>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5DFCCEC" w:rsidR="00A619B9" w:rsidRDefault="00A619B9" w:rsidP="00972812">
      <w:pPr>
        <w:pStyle w:val="Ttulo3"/>
      </w:pPr>
      <w:bookmarkStart w:id="835" w:name="_Toc55260971"/>
      <w:r>
        <w:t>POC (</w:t>
      </w:r>
      <w:r w:rsidRPr="0057045C">
        <w:t>Proof of Concept</w:t>
      </w:r>
      <w:r>
        <w:t>)</w:t>
      </w:r>
      <w:bookmarkEnd w:id="835"/>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268AB0A6" w:rsidR="001E49AE" w:rsidRPr="00054F5A" w:rsidRDefault="001E49AE" w:rsidP="00972812">
      <w:pPr>
        <w:pStyle w:val="Ttulo3"/>
      </w:pPr>
      <w:bookmarkStart w:id="836" w:name="_Ref54920174"/>
      <w:bookmarkStart w:id="837" w:name="_Toc55260972"/>
      <w:r>
        <w:t>Servidor</w:t>
      </w:r>
      <w:bookmarkEnd w:id="836"/>
      <w:bookmarkEnd w:id="837"/>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12C10949" w:rsidR="00476DE7" w:rsidRDefault="00476DE7" w:rsidP="00972812">
      <w:pPr>
        <w:pStyle w:val="Ttulo3"/>
      </w:pPr>
      <w:bookmarkStart w:id="838" w:name="_Toc55260973"/>
      <w:r>
        <w:t>Hospedagem</w:t>
      </w:r>
      <w:bookmarkEnd w:id="838"/>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70170AFA" w:rsidR="00920CB8" w:rsidRDefault="00920CB8" w:rsidP="00972812">
      <w:pPr>
        <w:pStyle w:val="Ttulo3"/>
      </w:pPr>
      <w:bookmarkStart w:id="839" w:name="_Toc55260974"/>
      <w:r>
        <w:t>Recomendação</w:t>
      </w:r>
      <w:bookmarkEnd w:id="839"/>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392EF241" w:rsidR="00496F40" w:rsidRDefault="00496F40" w:rsidP="00972812">
      <w:pPr>
        <w:pStyle w:val="Legenda"/>
      </w:pPr>
      <w:bookmarkStart w:id="840" w:name="_Ref54920412"/>
      <w:bookmarkStart w:id="841" w:name="_Toc55260911"/>
      <w:r>
        <w:t xml:space="preserve">Quadro </w:t>
      </w:r>
      <w:r w:rsidR="00331D61">
        <w:fldChar w:fldCharType="begin"/>
      </w:r>
      <w:r w:rsidR="00331D61">
        <w:instrText xml:space="preserve"> SEQ Quadro \* ARABIC </w:instrText>
      </w:r>
      <w:r w:rsidR="00331D61">
        <w:fldChar w:fldCharType="separate"/>
      </w:r>
      <w:r>
        <w:rPr>
          <w:noProof/>
        </w:rPr>
        <w:t>4</w:t>
      </w:r>
      <w:r w:rsidR="00331D61">
        <w:rPr>
          <w:noProof/>
        </w:rPr>
        <w:fldChar w:fldCharType="end"/>
      </w:r>
      <w:bookmarkEnd w:id="840"/>
      <w:r>
        <w:t xml:space="preserve"> Campos e seus respectivos valores utilizados</w:t>
      </w:r>
      <w:r>
        <w:rPr>
          <w:noProof/>
        </w:rPr>
        <w:t xml:space="preserve"> na recomendação</w:t>
      </w:r>
      <w:r w:rsidR="00772326">
        <w:rPr>
          <w:noProof/>
        </w:rPr>
        <w:t xml:space="preserve"> </w:t>
      </w:r>
      <w:r w:rsidR="00772326" w:rsidRPr="00A73EA3">
        <w:t>(próprio, 2020)</w:t>
      </w:r>
      <w:bookmarkEnd w:id="841"/>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E3F923" w:rsidR="00E55F09" w:rsidRDefault="00E1072D" w:rsidP="00972812">
      <w:pPr>
        <w:pStyle w:val="Ttulo3"/>
      </w:pPr>
      <w:bookmarkStart w:id="842" w:name="_Toc55260975"/>
      <w:r>
        <w:t>Resultado da recomendação</w:t>
      </w:r>
      <w:r w:rsidR="00E162DC">
        <w:t xml:space="preserve"> (integração app)</w:t>
      </w:r>
      <w:bookmarkEnd w:id="842"/>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972812">
      <w:pPr>
        <w:pStyle w:val="Legenda"/>
      </w:pPr>
      <w:bookmarkStart w:id="843" w:name="_Ref54973248"/>
      <w:bookmarkStart w:id="844" w:name="_Toc55260900"/>
      <w:r>
        <w:t xml:space="preserve">Figura </w:t>
      </w:r>
      <w:r w:rsidR="00331D61">
        <w:fldChar w:fldCharType="begin"/>
      </w:r>
      <w:r w:rsidR="00331D61">
        <w:instrText xml:space="preserve"> SEQ Figura \* ARABIC </w:instrText>
      </w:r>
      <w:r w:rsidR="00331D61">
        <w:fldChar w:fldCharType="separate"/>
      </w:r>
      <w:r>
        <w:rPr>
          <w:noProof/>
        </w:rPr>
        <w:t>25</w:t>
      </w:r>
      <w:r w:rsidR="00331D61">
        <w:rPr>
          <w:noProof/>
        </w:rPr>
        <w:fldChar w:fldCharType="end"/>
      </w:r>
      <w:bookmarkEnd w:id="843"/>
      <w:r>
        <w:t xml:space="preserve"> Tela de recomendações </w:t>
      </w:r>
      <w:r w:rsidRPr="00A73EA3">
        <w:t>(próprio, 2020)</w:t>
      </w:r>
      <w:bookmarkEnd w:id="844"/>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6118549" w:rsidR="002F06E8" w:rsidRDefault="002F06E8" w:rsidP="00972812">
      <w:pPr>
        <w:pStyle w:val="Ttulo3"/>
      </w:pPr>
      <w:bookmarkStart w:id="845" w:name="_Toc55260976"/>
      <w:r>
        <w:t>Resultados do experimento</w:t>
      </w:r>
      <w:bookmarkEnd w:id="845"/>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628C2FF3" w:rsidR="00205C38" w:rsidRDefault="00205C38">
      <w:pPr>
        <w:pStyle w:val="Legenda"/>
      </w:pPr>
      <w:bookmarkStart w:id="846" w:name="_Ref55013755"/>
      <w:bookmarkStart w:id="847" w:name="_Toc55260922"/>
      <w:r>
        <w:t xml:space="preserve">Tabela </w:t>
      </w:r>
      <w:r w:rsidR="00331D61">
        <w:fldChar w:fldCharType="begin"/>
      </w:r>
      <w:r w:rsidR="00331D61">
        <w:instrText xml:space="preserve"> SEQ Tabela \* ARABIC </w:instrText>
      </w:r>
      <w:r w:rsidR="00331D61">
        <w:fldChar w:fldCharType="separate"/>
      </w:r>
      <w:r w:rsidR="003924EC">
        <w:rPr>
          <w:noProof/>
        </w:rPr>
        <w:t>1</w:t>
      </w:r>
      <w:r w:rsidR="00331D61">
        <w:rPr>
          <w:noProof/>
        </w:rPr>
        <w:fldChar w:fldCharType="end"/>
      </w:r>
      <w:bookmarkEnd w:id="846"/>
      <w:r>
        <w:t xml:space="preserve"> relação dos </w:t>
      </w:r>
      <w:r w:rsidR="00CC3975">
        <w:t>gêneros</w:t>
      </w:r>
      <w:r>
        <w:t xml:space="preserve"> e a classe utilizada no KNN </w:t>
      </w:r>
      <w:r w:rsidRPr="00205C38">
        <w:t>(próprio, 2020)</w:t>
      </w:r>
      <w:bookmarkEnd w:id="847"/>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848"/>
            <w:r>
              <w:t>184</w:t>
            </w:r>
            <w:commentRangeEnd w:id="848"/>
            <w:r w:rsidR="009D5421">
              <w:rPr>
                <w:rStyle w:val="Refdecomentrio"/>
              </w:rPr>
              <w:commentReference w:id="848"/>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849"/>
            <w:r>
              <w:t>180</w:t>
            </w:r>
            <w:commentRangeEnd w:id="849"/>
            <w:r w:rsidR="0055253D">
              <w:rPr>
                <w:rStyle w:val="Refdecomentrio"/>
              </w:rPr>
              <w:commentReference w:id="849"/>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850"/>
            <w:r>
              <w:t>46</w:t>
            </w:r>
            <w:commentRangeEnd w:id="850"/>
            <w:r w:rsidR="0055253D">
              <w:rPr>
                <w:rStyle w:val="Refdecomentrio"/>
              </w:rPr>
              <w:commentReference w:id="850"/>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851"/>
            <w:r>
              <w:t>38</w:t>
            </w:r>
            <w:commentRangeEnd w:id="851"/>
            <w:r w:rsidR="0055253D">
              <w:rPr>
                <w:rStyle w:val="Refdecomentrio"/>
              </w:rPr>
              <w:commentReference w:id="851"/>
            </w:r>
          </w:p>
        </w:tc>
      </w:tr>
    </w:tbl>
    <w:p w14:paraId="51E5EBFE" w14:textId="27DB313A" w:rsidR="005272A3" w:rsidRDefault="003924EC" w:rsidP="003924EC">
      <w:pPr>
        <w:pStyle w:val="Legenda"/>
      </w:pPr>
      <w:bookmarkStart w:id="852" w:name="_Ref55253627"/>
      <w:bookmarkStart w:id="853" w:name="_Toc55260923"/>
      <w:r>
        <w:t xml:space="preserve">Tabela </w:t>
      </w:r>
      <w:r w:rsidR="00331D61">
        <w:fldChar w:fldCharType="begin"/>
      </w:r>
      <w:r w:rsidR="00331D61">
        <w:instrText xml:space="preserve"> SEQ Tabela \* ARABIC </w:instrText>
      </w:r>
      <w:r w:rsidR="00331D61">
        <w:fldChar w:fldCharType="separate"/>
      </w:r>
      <w:r>
        <w:rPr>
          <w:noProof/>
        </w:rPr>
        <w:t>2</w:t>
      </w:r>
      <w:r w:rsidR="00331D61">
        <w:rPr>
          <w:noProof/>
        </w:rPr>
        <w:fldChar w:fldCharType="end"/>
      </w:r>
      <w:bookmarkEnd w:id="852"/>
      <w:r>
        <w:t xml:space="preserve"> matriz confusão da classe 12, gênero musical country</w:t>
      </w:r>
      <w:r w:rsidR="00CE2C6D">
        <w:t xml:space="preserve"> </w:t>
      </w:r>
      <w:r w:rsidR="00CE2C6D" w:rsidRPr="0006553D">
        <w:t>(próprio, 2020)</w:t>
      </w:r>
      <w:bookmarkEnd w:id="853"/>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B21656"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854" w:name="_Ref55011605"/>
            <w:bookmarkStart w:id="855"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B21656"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3DAD9888" w:rsidR="004E0FBD" w:rsidRDefault="00F15A2C" w:rsidP="00F15A2C">
      <w:pPr>
        <w:pStyle w:val="Legenda"/>
      </w:pPr>
      <w:bookmarkStart w:id="856" w:name="_Ref55013706"/>
      <w:bookmarkStart w:id="857" w:name="_Toc55260924"/>
      <w:r>
        <w:t xml:space="preserve">Tabela </w:t>
      </w:r>
      <w:r w:rsidR="00331D61">
        <w:fldChar w:fldCharType="begin"/>
      </w:r>
      <w:r w:rsidR="00331D61">
        <w:instrText xml:space="preserve"> SEQ Tabela \* ARABIC </w:instrText>
      </w:r>
      <w:r w:rsidR="00331D61">
        <w:fldChar w:fldCharType="separate"/>
      </w:r>
      <w:r w:rsidR="003924EC">
        <w:rPr>
          <w:noProof/>
        </w:rPr>
        <w:t>3</w:t>
      </w:r>
      <w:r w:rsidR="00331D61">
        <w:rPr>
          <w:noProof/>
        </w:rPr>
        <w:fldChar w:fldCharType="end"/>
      </w:r>
      <w:bookmarkEnd w:id="854"/>
      <w:bookmarkEnd w:id="856"/>
      <w:r>
        <w:t xml:space="preserve"> Matrix confusão do usuário </w:t>
      </w:r>
      <w:r w:rsidRPr="00251B57">
        <w:t>spotify:user:4i3jdhv6vubcjdpwsn38iv8u4</w:t>
      </w:r>
      <w:r w:rsidR="0006553D">
        <w:t xml:space="preserve"> </w:t>
      </w:r>
      <w:bookmarkStart w:id="858" w:name="_Hlk55013242"/>
      <w:r w:rsidR="0006553D" w:rsidRPr="0006553D">
        <w:t>(próprio, 2020)</w:t>
      </w:r>
      <w:bookmarkEnd w:id="855"/>
      <w:bookmarkEnd w:id="857"/>
      <w:bookmarkEnd w:id="858"/>
    </w:p>
    <w:p w14:paraId="29875599" w14:textId="3D245ED5" w:rsidR="008F2AE9" w:rsidRPr="006C1E7D" w:rsidRDefault="008F2AE9" w:rsidP="00972812">
      <w:pPr>
        <w:pStyle w:val="Ttulo1"/>
      </w:pPr>
      <w:bookmarkStart w:id="859" w:name="_Toc55260977"/>
      <w:r w:rsidRPr="006C1E7D">
        <w:lastRenderedPageBreak/>
        <w:t>CONCLUSÃO</w:t>
      </w:r>
      <w:bookmarkEnd w:id="859"/>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460C2B6C" w:rsidR="007468ED" w:rsidRDefault="0066283C" w:rsidP="007468ED">
      <w:pPr>
        <w:pStyle w:val="Ttulo2"/>
      </w:pPr>
      <w:bookmarkStart w:id="860" w:name="_Toc55260978"/>
      <w:r>
        <w:t>Trabalhos futuros</w:t>
      </w:r>
      <w:bookmarkEnd w:id="860"/>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1A0D6219" w:rsidR="008F2AE9" w:rsidRPr="00310EA6" w:rsidRDefault="008F2AE9" w:rsidP="00972812">
      <w:pPr>
        <w:pStyle w:val="Ttulo1-semnumerao"/>
      </w:pPr>
      <w:bookmarkStart w:id="861" w:name="_Toc55260979"/>
      <w:commentRangeStart w:id="862"/>
      <w:commentRangeStart w:id="863"/>
      <w:r w:rsidRPr="00310EA6">
        <w:lastRenderedPageBreak/>
        <w:t>Referências Bibliográficas</w:t>
      </w:r>
      <w:commentRangeEnd w:id="862"/>
      <w:r w:rsidR="009518DB">
        <w:rPr>
          <w:rStyle w:val="Refdecomentrio"/>
          <w:b w:val="0"/>
          <w:caps w:val="0"/>
          <w:snapToGrid/>
          <w:spacing w:val="0"/>
          <w:kern w:val="0"/>
        </w:rPr>
        <w:commentReference w:id="862"/>
      </w:r>
      <w:commentRangeEnd w:id="863"/>
      <w:r w:rsidR="005A74E7">
        <w:rPr>
          <w:rStyle w:val="Refdecomentrio"/>
          <w:b w:val="0"/>
          <w:caps w:val="0"/>
          <w:snapToGrid/>
          <w:spacing w:val="0"/>
          <w:kern w:val="0"/>
        </w:rPr>
        <w:commentReference w:id="863"/>
      </w:r>
      <w:bookmarkEnd w:id="861"/>
    </w:p>
    <w:p w14:paraId="4135FE7D" w14:textId="609F84FE" w:rsidR="009C731D" w:rsidRPr="00B21656" w:rsidRDefault="00C648F5" w:rsidP="009C731D">
      <w:pPr>
        <w:widowControl w:val="0"/>
        <w:autoSpaceDE w:val="0"/>
        <w:autoSpaceDN w:val="0"/>
        <w:adjustRightInd w:val="0"/>
        <w:rPr>
          <w:noProof/>
          <w:lang w:val="en-US"/>
          <w:rPrChange w:id="864" w:author="Érico Souza Loewe" w:date="2020-11-04T13:56:00Z">
            <w:rPr>
              <w:noProof/>
            </w:rPr>
          </w:rPrChange>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B21656">
        <w:rPr>
          <w:noProof/>
          <w:lang w:val="en-US"/>
          <w:rPrChange w:id="865" w:author="Érico Souza Loewe" w:date="2020-11-04T13:56:00Z">
            <w:rPr>
              <w:noProof/>
            </w:rPr>
          </w:rPrChange>
        </w:rPr>
        <w:t xml:space="preserve">2020. </w:t>
      </w:r>
    </w:p>
    <w:p w14:paraId="4F70D2C8" w14:textId="77777777" w:rsidR="009C731D" w:rsidRPr="009C731D" w:rsidRDefault="009C731D" w:rsidP="009C731D">
      <w:pPr>
        <w:widowControl w:val="0"/>
        <w:autoSpaceDE w:val="0"/>
        <w:autoSpaceDN w:val="0"/>
        <w:adjustRightInd w:val="0"/>
        <w:rPr>
          <w:noProof/>
        </w:rPr>
      </w:pPr>
      <w:r w:rsidRPr="00B21656">
        <w:rPr>
          <w:noProof/>
          <w:lang w:val="en-US"/>
          <w:rPrChange w:id="866" w:author="Érico Souza Loewe" w:date="2020-11-04T13:56:00Z">
            <w:rPr>
              <w:noProof/>
            </w:rPr>
          </w:rPrChange>
        </w:rPr>
        <w:t xml:space="preserve">ACM RECSYS COMMUNITY. </w:t>
      </w:r>
      <w:r w:rsidRPr="00B21656">
        <w:rPr>
          <w:b/>
          <w:bCs/>
          <w:noProof/>
          <w:lang w:val="en-US"/>
          <w:rPrChange w:id="867" w:author="Érico Souza Loewe" w:date="2020-11-04T13:56:00Z">
            <w:rPr>
              <w:b/>
              <w:bCs/>
              <w:noProof/>
            </w:rPr>
          </w:rPrChange>
        </w:rPr>
        <w:t>RecSys – ACM Recommender Systems</w:t>
      </w:r>
      <w:r w:rsidRPr="00B21656">
        <w:rPr>
          <w:noProof/>
          <w:lang w:val="en-US"/>
          <w:rPrChange w:id="868" w:author="Érico Souza Loewe" w:date="2020-11-04T13:56:00Z">
            <w:rPr>
              <w:noProof/>
            </w:rPr>
          </w:rPrChange>
        </w:rPr>
        <w:t xml:space="preserve">. Disponível em: &lt;https://recsys.acm.org/&gt;. </w:t>
      </w:r>
      <w:r w:rsidRPr="009C731D">
        <w:rPr>
          <w:noProof/>
        </w:rPr>
        <w:t xml:space="preserve">Acesso em: 28 abr. 2020. </w:t>
      </w:r>
    </w:p>
    <w:p w14:paraId="36532689" w14:textId="77777777" w:rsidR="009C731D" w:rsidRPr="00B21656" w:rsidRDefault="009C731D" w:rsidP="009C731D">
      <w:pPr>
        <w:widowControl w:val="0"/>
        <w:autoSpaceDE w:val="0"/>
        <w:autoSpaceDN w:val="0"/>
        <w:adjustRightInd w:val="0"/>
        <w:rPr>
          <w:noProof/>
          <w:lang w:val="en-US"/>
          <w:rPrChange w:id="869" w:author="Érico Souza Loewe" w:date="2020-11-04T13:56:00Z">
            <w:rPr>
              <w:noProof/>
            </w:rPr>
          </w:rPrChange>
        </w:rPr>
      </w:pPr>
      <w:r w:rsidRPr="009C731D">
        <w:rPr>
          <w:noProof/>
        </w:rPr>
        <w:t xml:space="preserve">ALIAGA, W. K. DESENVOLVIMENTO DE UM SISTEMA DE RECOMENDACÃO MUSICAL SENSÍVEL AO CONTEXTO. </w:t>
      </w:r>
      <w:r w:rsidRPr="00B21656">
        <w:rPr>
          <w:noProof/>
          <w:lang w:val="en-US"/>
          <w:rPrChange w:id="870" w:author="Érico Souza Loewe" w:date="2020-11-04T13:56:00Z">
            <w:rPr>
              <w:noProof/>
            </w:rPr>
          </w:rPrChange>
        </w:rPr>
        <w:t xml:space="preserve">2018. </w:t>
      </w:r>
    </w:p>
    <w:p w14:paraId="2EFA347B" w14:textId="77777777" w:rsidR="009C731D" w:rsidRPr="00B21656" w:rsidRDefault="009C731D" w:rsidP="009C731D">
      <w:pPr>
        <w:widowControl w:val="0"/>
        <w:autoSpaceDE w:val="0"/>
        <w:autoSpaceDN w:val="0"/>
        <w:adjustRightInd w:val="0"/>
        <w:rPr>
          <w:noProof/>
          <w:lang w:val="en-US"/>
          <w:rPrChange w:id="871" w:author="Érico Souza Loewe" w:date="2020-11-04T13:56:00Z">
            <w:rPr>
              <w:noProof/>
            </w:rPr>
          </w:rPrChange>
        </w:rPr>
      </w:pPr>
      <w:r w:rsidRPr="00B21656">
        <w:rPr>
          <w:noProof/>
          <w:lang w:val="en-US"/>
          <w:rPrChange w:id="872" w:author="Érico Souza Loewe" w:date="2020-11-04T13:56:00Z">
            <w:rPr>
              <w:noProof/>
            </w:rPr>
          </w:rPrChange>
        </w:rPr>
        <w:t xml:space="preserve">BHATNAGAR, V. </w:t>
      </w:r>
      <w:r w:rsidRPr="00B21656">
        <w:rPr>
          <w:b/>
          <w:bCs/>
          <w:noProof/>
          <w:lang w:val="en-US"/>
          <w:rPrChange w:id="873" w:author="Érico Souza Loewe" w:date="2020-11-04T13:56:00Z">
            <w:rPr>
              <w:b/>
              <w:bCs/>
              <w:noProof/>
            </w:rPr>
          </w:rPrChange>
        </w:rPr>
        <w:t>Collaborative filtering using data mining and analysis</w:t>
      </w:r>
      <w:r w:rsidRPr="00B21656">
        <w:rPr>
          <w:noProof/>
          <w:lang w:val="en-US"/>
          <w:rPrChange w:id="874" w:author="Érico Souza Loewe" w:date="2020-11-04T13:56:00Z">
            <w:rPr>
              <w:noProof/>
            </w:rPr>
          </w:rPrChange>
        </w:rPr>
        <w:t xml:space="preserve">. [s.l: s.n.]. </w:t>
      </w:r>
    </w:p>
    <w:p w14:paraId="4FBC1CF0" w14:textId="77777777" w:rsidR="009C731D" w:rsidRPr="00B21656" w:rsidRDefault="009C731D" w:rsidP="009C731D">
      <w:pPr>
        <w:widowControl w:val="0"/>
        <w:autoSpaceDE w:val="0"/>
        <w:autoSpaceDN w:val="0"/>
        <w:adjustRightInd w:val="0"/>
        <w:rPr>
          <w:noProof/>
          <w:lang w:val="en-US"/>
          <w:rPrChange w:id="875" w:author="Érico Souza Loewe" w:date="2020-11-04T13:56:00Z">
            <w:rPr>
              <w:noProof/>
            </w:rPr>
          </w:rPrChange>
        </w:rPr>
      </w:pPr>
      <w:r w:rsidRPr="00B21656">
        <w:rPr>
          <w:noProof/>
          <w:lang w:val="en-US"/>
          <w:rPrChange w:id="876" w:author="Érico Souza Loewe" w:date="2020-11-04T13:56:00Z">
            <w:rPr>
              <w:noProof/>
            </w:rPr>
          </w:rPrChange>
        </w:rPr>
        <w:t xml:space="preserve">BORJA, K.; DIERINGER, S. Streaming or stealing? The complementary features between music streaming and music piracy. </w:t>
      </w:r>
      <w:r w:rsidRPr="00B21656">
        <w:rPr>
          <w:b/>
          <w:bCs/>
          <w:noProof/>
          <w:lang w:val="en-US"/>
          <w:rPrChange w:id="877" w:author="Érico Souza Loewe" w:date="2020-11-04T13:56:00Z">
            <w:rPr>
              <w:b/>
              <w:bCs/>
              <w:noProof/>
            </w:rPr>
          </w:rPrChange>
        </w:rPr>
        <w:t>Journal of Retailing and Consumer Services</w:t>
      </w:r>
      <w:r w:rsidRPr="00B21656">
        <w:rPr>
          <w:noProof/>
          <w:lang w:val="en-US"/>
          <w:rPrChange w:id="878" w:author="Érico Souza Loewe" w:date="2020-11-04T13:56:00Z">
            <w:rPr>
              <w:noProof/>
            </w:rPr>
          </w:rPrChange>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B21656">
        <w:rPr>
          <w:noProof/>
          <w:lang w:val="en-US"/>
          <w:rPrChange w:id="879" w:author="Érico Souza Loewe" w:date="2020-11-04T13:56:00Z">
            <w:rPr>
              <w:noProof/>
            </w:rPr>
          </w:rPrChange>
        </w:rPr>
        <w:t xml:space="preserve">DIETMAR, J. et al. </w:t>
      </w:r>
      <w:r w:rsidRPr="00B21656">
        <w:rPr>
          <w:b/>
          <w:bCs/>
          <w:noProof/>
          <w:lang w:val="en-US"/>
          <w:rPrChange w:id="880" w:author="Érico Souza Loewe" w:date="2020-11-04T13:56:00Z">
            <w:rPr>
              <w:b/>
              <w:bCs/>
              <w:noProof/>
            </w:rPr>
          </w:rPrChange>
        </w:rPr>
        <w:t>Recommendation system -An Introduction</w:t>
      </w:r>
      <w:r w:rsidRPr="00B21656">
        <w:rPr>
          <w:noProof/>
          <w:lang w:val="en-US"/>
          <w:rPrChange w:id="881" w:author="Érico Souza Loewe" w:date="2020-11-04T13:56:00Z">
            <w:rPr>
              <w:noProof/>
            </w:rPr>
          </w:rPrChange>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B21656" w:rsidRDefault="009C731D" w:rsidP="009C731D">
      <w:pPr>
        <w:widowControl w:val="0"/>
        <w:autoSpaceDE w:val="0"/>
        <w:autoSpaceDN w:val="0"/>
        <w:adjustRightInd w:val="0"/>
        <w:rPr>
          <w:noProof/>
          <w:lang w:val="en-US"/>
          <w:rPrChange w:id="882" w:author="Érico Souza Loewe" w:date="2020-11-04T13:56:00Z">
            <w:rPr>
              <w:noProof/>
            </w:rPr>
          </w:rPrChange>
        </w:rPr>
      </w:pPr>
      <w:r w:rsidRPr="00B21656">
        <w:rPr>
          <w:noProof/>
          <w:lang w:val="en-US"/>
          <w:rPrChange w:id="883" w:author="Érico Souza Loewe" w:date="2020-11-04T13:56:00Z">
            <w:rPr>
              <w:noProof/>
            </w:rPr>
          </w:rPrChange>
        </w:rPr>
        <w:t xml:space="preserve">ERIKSSON, M. et al. </w:t>
      </w:r>
      <w:r w:rsidRPr="00B21656">
        <w:rPr>
          <w:b/>
          <w:bCs/>
          <w:noProof/>
          <w:lang w:val="en-US"/>
          <w:rPrChange w:id="884" w:author="Érico Souza Loewe" w:date="2020-11-04T13:56:00Z">
            <w:rPr>
              <w:b/>
              <w:bCs/>
              <w:noProof/>
            </w:rPr>
          </w:rPrChange>
        </w:rPr>
        <w:t>Spotify Teardown</w:t>
      </w:r>
      <w:r w:rsidRPr="00B21656">
        <w:rPr>
          <w:noProof/>
          <w:lang w:val="en-US"/>
          <w:rPrChange w:id="885" w:author="Érico Souza Loewe" w:date="2020-11-04T13:56:00Z">
            <w:rPr>
              <w:noProof/>
            </w:rPr>
          </w:rPrChange>
        </w:rPr>
        <w:t xml:space="preserve">. [s.l.] MIT Press, 2019. </w:t>
      </w:r>
    </w:p>
    <w:p w14:paraId="6FF27537" w14:textId="77777777" w:rsidR="009C731D" w:rsidRPr="00B21656" w:rsidRDefault="009C731D" w:rsidP="009C731D">
      <w:pPr>
        <w:widowControl w:val="0"/>
        <w:autoSpaceDE w:val="0"/>
        <w:autoSpaceDN w:val="0"/>
        <w:adjustRightInd w:val="0"/>
        <w:rPr>
          <w:noProof/>
          <w:lang w:val="en-US"/>
          <w:rPrChange w:id="886" w:author="Érico Souza Loewe" w:date="2020-11-04T13:56:00Z">
            <w:rPr>
              <w:noProof/>
            </w:rPr>
          </w:rPrChange>
        </w:rPr>
      </w:pPr>
      <w:r w:rsidRPr="00B21656">
        <w:rPr>
          <w:noProof/>
          <w:lang w:val="en-US"/>
          <w:rPrChange w:id="887" w:author="Érico Souza Loewe" w:date="2020-11-04T13:56:00Z">
            <w:rPr>
              <w:noProof/>
            </w:rPr>
          </w:rPrChange>
        </w:rPr>
        <w:t xml:space="preserve">FALK, K. </w:t>
      </w:r>
      <w:r w:rsidRPr="00B21656">
        <w:rPr>
          <w:b/>
          <w:bCs/>
          <w:noProof/>
          <w:lang w:val="en-US"/>
          <w:rPrChange w:id="888" w:author="Érico Souza Loewe" w:date="2020-11-04T13:56:00Z">
            <w:rPr>
              <w:b/>
              <w:bCs/>
              <w:noProof/>
            </w:rPr>
          </w:rPrChange>
        </w:rPr>
        <w:t>Practical Recommender Systems</w:t>
      </w:r>
      <w:r w:rsidRPr="00B21656">
        <w:rPr>
          <w:noProof/>
          <w:lang w:val="en-US"/>
          <w:rPrChange w:id="889" w:author="Érico Souza Loewe" w:date="2020-11-04T13:56:00Z">
            <w:rPr>
              <w:noProof/>
            </w:rPr>
          </w:rPrChange>
        </w:rPr>
        <w:t xml:space="preserve">. [s.l: s.n.]. </w:t>
      </w:r>
    </w:p>
    <w:p w14:paraId="4387A269" w14:textId="77777777" w:rsidR="009C731D" w:rsidRPr="009C731D" w:rsidRDefault="009C731D" w:rsidP="009C731D">
      <w:pPr>
        <w:widowControl w:val="0"/>
        <w:autoSpaceDE w:val="0"/>
        <w:autoSpaceDN w:val="0"/>
        <w:adjustRightInd w:val="0"/>
        <w:rPr>
          <w:noProof/>
        </w:rPr>
      </w:pPr>
      <w:r w:rsidRPr="00B21656">
        <w:rPr>
          <w:noProof/>
          <w:lang w:val="en-US"/>
          <w:rPrChange w:id="890" w:author="Érico Souza Loewe" w:date="2020-11-04T13:56:00Z">
            <w:rPr>
              <w:noProof/>
            </w:rPr>
          </w:rPrChange>
        </w:rPr>
        <w:t xml:space="preserve">IFPI. </w:t>
      </w:r>
      <w:r w:rsidRPr="00B21656">
        <w:rPr>
          <w:b/>
          <w:bCs/>
          <w:noProof/>
          <w:lang w:val="en-US"/>
          <w:rPrChange w:id="891" w:author="Érico Souza Loewe" w:date="2020-11-04T13:56:00Z">
            <w:rPr>
              <w:b/>
              <w:bCs/>
              <w:noProof/>
            </w:rPr>
          </w:rPrChange>
        </w:rPr>
        <w:t>IFPI Global Music Report 2019</w:t>
      </w:r>
      <w:r w:rsidRPr="00B21656">
        <w:rPr>
          <w:noProof/>
          <w:lang w:val="en-US"/>
          <w:rPrChange w:id="892" w:author="Érico Souza Loewe" w:date="2020-11-04T13:56:00Z">
            <w:rPr>
              <w:noProof/>
            </w:rPr>
          </w:rPrChange>
        </w:rPr>
        <w:t xml:space="preserve">. </w:t>
      </w:r>
      <w:r w:rsidRPr="009C731D">
        <w:rPr>
          <w:noProof/>
        </w:rPr>
        <w:t xml:space="preserve">Disponível em: &lt;https://www.ifpi.org/news/IFPI-GLOBAL-MUSIC-REPORT-2019&gt;. </w:t>
      </w:r>
    </w:p>
    <w:p w14:paraId="456E717B" w14:textId="77777777" w:rsidR="009C731D" w:rsidRPr="00B21656" w:rsidRDefault="009C731D" w:rsidP="009C731D">
      <w:pPr>
        <w:widowControl w:val="0"/>
        <w:autoSpaceDE w:val="0"/>
        <w:autoSpaceDN w:val="0"/>
        <w:adjustRightInd w:val="0"/>
        <w:rPr>
          <w:noProof/>
          <w:lang w:val="en-US"/>
          <w:rPrChange w:id="893" w:author="Érico Souza Loewe" w:date="2020-11-04T13:56:00Z">
            <w:rPr>
              <w:noProof/>
            </w:rPr>
          </w:rPrChange>
        </w:rPr>
      </w:pPr>
      <w:r w:rsidRPr="00B21656">
        <w:rPr>
          <w:noProof/>
          <w:lang w:val="en-US"/>
          <w:rPrChange w:id="894" w:author="Érico Souza Loewe" w:date="2020-11-04T13:56:00Z">
            <w:rPr>
              <w:noProof/>
            </w:rPr>
          </w:rPrChange>
        </w:rPr>
        <w:t xml:space="preserve">JOSÉ, I. </w:t>
      </w:r>
      <w:r w:rsidRPr="00B21656">
        <w:rPr>
          <w:b/>
          <w:bCs/>
          <w:noProof/>
          <w:lang w:val="en-US"/>
          <w:rPrChange w:id="895" w:author="Érico Souza Loewe" w:date="2020-11-04T13:56:00Z">
            <w:rPr>
              <w:b/>
              <w:bCs/>
              <w:noProof/>
            </w:rPr>
          </w:rPrChange>
        </w:rPr>
        <w:t>KNN (K-Nearest Neighbors) #1</w:t>
      </w:r>
      <w:r w:rsidRPr="00B21656">
        <w:rPr>
          <w:noProof/>
          <w:lang w:val="en-US"/>
          <w:rPrChange w:id="896" w:author="Érico Souza Loewe" w:date="2020-11-04T13:56:00Z">
            <w:rPr>
              <w:noProof/>
            </w:rPr>
          </w:rPrChange>
        </w:rPr>
        <w:t xml:space="preserve">. </w:t>
      </w:r>
      <w:r w:rsidRPr="009C731D">
        <w:rPr>
          <w:noProof/>
        </w:rPr>
        <w:t xml:space="preserve">Disponível em: &lt;https://medium.com/brasil-ai/knn-k-nearest-neighbors-1-e140c82e9c4e&gt;. </w:t>
      </w:r>
      <w:r w:rsidRPr="00B21656">
        <w:rPr>
          <w:noProof/>
          <w:lang w:val="en-US"/>
          <w:rPrChange w:id="897" w:author="Érico Souza Loewe" w:date="2020-11-04T13:56:00Z">
            <w:rPr>
              <w:noProof/>
            </w:rPr>
          </w:rPrChange>
        </w:rPr>
        <w:t xml:space="preserve">Acesso em: 4 out. 2020. </w:t>
      </w:r>
    </w:p>
    <w:p w14:paraId="390465A2" w14:textId="77777777" w:rsidR="009C731D" w:rsidRPr="00B21656" w:rsidRDefault="009C731D" w:rsidP="009C731D">
      <w:pPr>
        <w:widowControl w:val="0"/>
        <w:autoSpaceDE w:val="0"/>
        <w:autoSpaceDN w:val="0"/>
        <w:adjustRightInd w:val="0"/>
        <w:rPr>
          <w:noProof/>
          <w:lang w:val="en-US"/>
          <w:rPrChange w:id="898" w:author="Érico Souza Loewe" w:date="2020-11-04T13:56:00Z">
            <w:rPr>
              <w:noProof/>
            </w:rPr>
          </w:rPrChange>
        </w:rPr>
      </w:pPr>
      <w:r w:rsidRPr="00B21656">
        <w:rPr>
          <w:noProof/>
          <w:lang w:val="en-US"/>
          <w:rPrChange w:id="899" w:author="Érico Souza Loewe" w:date="2020-11-04T13:56:00Z">
            <w:rPr>
              <w:noProof/>
            </w:rPr>
          </w:rPrChange>
        </w:rPr>
        <w:t xml:space="preserve">LUDEWIG, M. et al. Effective nearest-neighbor music recommendations. </w:t>
      </w:r>
      <w:r w:rsidRPr="00B21656">
        <w:rPr>
          <w:b/>
          <w:bCs/>
          <w:noProof/>
          <w:lang w:val="en-US"/>
          <w:rPrChange w:id="900" w:author="Érico Souza Loewe" w:date="2020-11-04T13:56:00Z">
            <w:rPr>
              <w:b/>
              <w:bCs/>
              <w:noProof/>
            </w:rPr>
          </w:rPrChange>
        </w:rPr>
        <w:t>ACM International Conference Proceeding Series</w:t>
      </w:r>
      <w:r w:rsidRPr="00B21656">
        <w:rPr>
          <w:noProof/>
          <w:lang w:val="en-US"/>
          <w:rPrChange w:id="901" w:author="Érico Souza Loewe" w:date="2020-11-04T13:56:00Z">
            <w:rPr>
              <w:noProof/>
            </w:rPr>
          </w:rPrChange>
        </w:rPr>
        <w:t xml:space="preserve">, 2018. </w:t>
      </w:r>
    </w:p>
    <w:p w14:paraId="78BBCB8B" w14:textId="77777777" w:rsidR="009C731D" w:rsidRPr="009C731D" w:rsidRDefault="009C731D" w:rsidP="009C731D">
      <w:pPr>
        <w:widowControl w:val="0"/>
        <w:autoSpaceDE w:val="0"/>
        <w:autoSpaceDN w:val="0"/>
        <w:adjustRightInd w:val="0"/>
        <w:rPr>
          <w:noProof/>
        </w:rPr>
      </w:pPr>
      <w:r w:rsidRPr="00B21656">
        <w:rPr>
          <w:noProof/>
          <w:lang w:val="en-US"/>
          <w:rPrChange w:id="902" w:author="Érico Souza Loewe" w:date="2020-11-04T13:56:00Z">
            <w:rPr>
              <w:noProof/>
            </w:rPr>
          </w:rPrChange>
        </w:rPr>
        <w:t xml:space="preserve">LUINI, B. J. R.; WHITMAN, A. E.; DATE, P. </w:t>
      </w:r>
      <w:r w:rsidRPr="00B21656">
        <w:rPr>
          <w:b/>
          <w:bCs/>
          <w:noProof/>
          <w:lang w:val="en-US"/>
          <w:rPrChange w:id="903" w:author="Érico Souza Loewe" w:date="2020-11-04T13:56:00Z">
            <w:rPr>
              <w:b/>
              <w:bCs/>
              <w:noProof/>
            </w:rPr>
          </w:rPrChange>
        </w:rPr>
        <w:t>Streaming Audio: The FezGuys’ Guide</w:t>
      </w:r>
      <w:r w:rsidRPr="00B21656">
        <w:rPr>
          <w:noProof/>
          <w:lang w:val="en-US"/>
          <w:rPrChange w:id="904" w:author="Érico Souza Loewe" w:date="2020-11-04T13:56:00Z">
            <w:rPr>
              <w:noProof/>
            </w:rPr>
          </w:rPrChange>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B21656" w:rsidRDefault="009C731D" w:rsidP="009C731D">
      <w:pPr>
        <w:widowControl w:val="0"/>
        <w:autoSpaceDE w:val="0"/>
        <w:autoSpaceDN w:val="0"/>
        <w:adjustRightInd w:val="0"/>
        <w:rPr>
          <w:noProof/>
          <w:lang w:val="en-US"/>
          <w:rPrChange w:id="905" w:author="Érico Souza Loewe" w:date="2020-11-04T13:56:00Z">
            <w:rPr>
              <w:noProof/>
            </w:rPr>
          </w:rPrChange>
        </w:rPr>
      </w:pPr>
      <w:r w:rsidRPr="00B21656">
        <w:rPr>
          <w:noProof/>
          <w:lang w:val="en-US"/>
          <w:rPrChange w:id="906" w:author="Érico Souza Loewe" w:date="2020-11-04T13:56:00Z">
            <w:rPr>
              <w:noProof/>
            </w:rPr>
          </w:rPrChange>
        </w:rPr>
        <w:t xml:space="preserve">NIWA, H. </w:t>
      </w:r>
      <w:r w:rsidRPr="00B21656">
        <w:rPr>
          <w:b/>
          <w:bCs/>
          <w:noProof/>
          <w:lang w:val="en-US"/>
          <w:rPrChange w:id="907" w:author="Érico Souza Loewe" w:date="2020-11-04T13:56:00Z">
            <w:rPr>
              <w:b/>
              <w:bCs/>
              <w:noProof/>
            </w:rPr>
          </w:rPrChange>
        </w:rPr>
        <w:t>Streaming Systems</w:t>
      </w:r>
      <w:r w:rsidRPr="00B21656">
        <w:rPr>
          <w:noProof/>
          <w:lang w:val="en-US"/>
          <w:rPrChange w:id="908" w:author="Érico Souza Loewe" w:date="2020-11-04T13:56:00Z">
            <w:rPr>
              <w:noProof/>
            </w:rPr>
          </w:rPrChange>
        </w:rPr>
        <w:t>. [s.l.] O’Reilly Media, 2018. v. 134</w:t>
      </w:r>
    </w:p>
    <w:p w14:paraId="001BEB6F" w14:textId="77777777" w:rsidR="009C731D" w:rsidRPr="00B21656" w:rsidRDefault="009C731D" w:rsidP="009C731D">
      <w:pPr>
        <w:widowControl w:val="0"/>
        <w:autoSpaceDE w:val="0"/>
        <w:autoSpaceDN w:val="0"/>
        <w:adjustRightInd w:val="0"/>
        <w:rPr>
          <w:noProof/>
          <w:lang w:val="en-US"/>
          <w:rPrChange w:id="909" w:author="Érico Souza Loewe" w:date="2020-11-04T13:56:00Z">
            <w:rPr>
              <w:noProof/>
            </w:rPr>
          </w:rPrChange>
        </w:rPr>
      </w:pPr>
      <w:r w:rsidRPr="00B21656">
        <w:rPr>
          <w:noProof/>
          <w:lang w:val="en-US"/>
          <w:rPrChange w:id="910" w:author="Érico Souza Loewe" w:date="2020-11-04T13:56:00Z">
            <w:rPr>
              <w:noProof/>
            </w:rPr>
          </w:rPrChange>
        </w:rPr>
        <w:t xml:space="preserve">PEDREGOSA, F. et al. Scikit-learn: Machine Learning in {P}ython. </w:t>
      </w:r>
      <w:r w:rsidRPr="00B21656">
        <w:rPr>
          <w:b/>
          <w:bCs/>
          <w:noProof/>
          <w:lang w:val="en-US"/>
          <w:rPrChange w:id="911" w:author="Érico Souza Loewe" w:date="2020-11-04T13:56:00Z">
            <w:rPr>
              <w:b/>
              <w:bCs/>
              <w:noProof/>
            </w:rPr>
          </w:rPrChange>
        </w:rPr>
        <w:t>Journal of Machine Learning Research</w:t>
      </w:r>
      <w:r w:rsidRPr="00B21656">
        <w:rPr>
          <w:noProof/>
          <w:lang w:val="en-US"/>
          <w:rPrChange w:id="912" w:author="Érico Souza Loewe" w:date="2020-11-04T13:56:00Z">
            <w:rPr>
              <w:noProof/>
            </w:rPr>
          </w:rPrChange>
        </w:rPr>
        <w:t xml:space="preserve">, v. 12, p. 2825–2830, 2011. </w:t>
      </w:r>
    </w:p>
    <w:p w14:paraId="4A23BAF2" w14:textId="77777777" w:rsidR="009C731D" w:rsidRPr="00B21656" w:rsidRDefault="009C731D" w:rsidP="009C731D">
      <w:pPr>
        <w:widowControl w:val="0"/>
        <w:autoSpaceDE w:val="0"/>
        <w:autoSpaceDN w:val="0"/>
        <w:adjustRightInd w:val="0"/>
        <w:rPr>
          <w:noProof/>
          <w:lang w:val="en-US"/>
          <w:rPrChange w:id="913" w:author="Érico Souza Loewe" w:date="2020-11-04T13:56:00Z">
            <w:rPr>
              <w:noProof/>
            </w:rPr>
          </w:rPrChange>
        </w:rPr>
      </w:pPr>
      <w:r w:rsidRPr="00B21656">
        <w:rPr>
          <w:noProof/>
          <w:lang w:val="en-US"/>
          <w:rPrChange w:id="914" w:author="Érico Souza Loewe" w:date="2020-11-04T13:56:00Z">
            <w:rPr>
              <w:noProof/>
            </w:rPr>
          </w:rPrChange>
        </w:rPr>
        <w:t xml:space="preserve">RÄTSCH, G. A brief introduction into machine learning. </w:t>
      </w:r>
      <w:r w:rsidRPr="00B21656">
        <w:rPr>
          <w:b/>
          <w:bCs/>
          <w:noProof/>
          <w:lang w:val="en-US"/>
          <w:rPrChange w:id="915" w:author="Érico Souza Loewe" w:date="2020-11-04T13:56:00Z">
            <w:rPr>
              <w:b/>
              <w:bCs/>
              <w:noProof/>
            </w:rPr>
          </w:rPrChange>
        </w:rPr>
        <w:t>21st Chaos Communication Congress</w:t>
      </w:r>
      <w:r w:rsidRPr="00B21656">
        <w:rPr>
          <w:noProof/>
          <w:lang w:val="en-US"/>
          <w:rPrChange w:id="916" w:author="Érico Souza Loewe" w:date="2020-11-04T13:56:00Z">
            <w:rPr>
              <w:noProof/>
            </w:rPr>
          </w:rPrChange>
        </w:rPr>
        <w:t xml:space="preserve">, p. 1–6, 2004. </w:t>
      </w:r>
    </w:p>
    <w:p w14:paraId="57C7A38A" w14:textId="77777777" w:rsidR="009C731D" w:rsidRPr="00B21656" w:rsidRDefault="009C731D" w:rsidP="009C731D">
      <w:pPr>
        <w:widowControl w:val="0"/>
        <w:autoSpaceDE w:val="0"/>
        <w:autoSpaceDN w:val="0"/>
        <w:adjustRightInd w:val="0"/>
        <w:rPr>
          <w:noProof/>
          <w:lang w:val="en-US"/>
          <w:rPrChange w:id="917" w:author="Érico Souza Loewe" w:date="2020-11-04T13:56:00Z">
            <w:rPr>
              <w:noProof/>
            </w:rPr>
          </w:rPrChange>
        </w:rPr>
      </w:pPr>
      <w:r w:rsidRPr="00B21656">
        <w:rPr>
          <w:noProof/>
          <w:lang w:val="en-US"/>
          <w:rPrChange w:id="918" w:author="Érico Souza Loewe" w:date="2020-11-04T13:56:00Z">
            <w:rPr>
              <w:noProof/>
            </w:rPr>
          </w:rPrChange>
        </w:rPr>
        <w:t xml:space="preserve">RESNICK, PAUL AND VARIAN, H. R. Recommender Systems. </w:t>
      </w:r>
      <w:r w:rsidRPr="00B21656">
        <w:rPr>
          <w:b/>
          <w:bCs/>
          <w:noProof/>
          <w:lang w:val="en-US"/>
          <w:rPrChange w:id="919" w:author="Érico Souza Loewe" w:date="2020-11-04T13:56:00Z">
            <w:rPr>
              <w:b/>
              <w:bCs/>
              <w:noProof/>
            </w:rPr>
          </w:rPrChange>
        </w:rPr>
        <w:t xml:space="preserve">Communications of the </w:t>
      </w:r>
      <w:r w:rsidRPr="00B21656">
        <w:rPr>
          <w:b/>
          <w:bCs/>
          <w:noProof/>
          <w:lang w:val="en-US"/>
          <w:rPrChange w:id="920" w:author="Érico Souza Loewe" w:date="2020-11-04T13:56:00Z">
            <w:rPr>
              <w:b/>
              <w:bCs/>
              <w:noProof/>
            </w:rPr>
          </w:rPrChange>
        </w:rPr>
        <w:lastRenderedPageBreak/>
        <w:t>ACM</w:t>
      </w:r>
      <w:r w:rsidRPr="00B21656">
        <w:rPr>
          <w:noProof/>
          <w:lang w:val="en-US"/>
          <w:rPrChange w:id="921" w:author="Érico Souza Loewe" w:date="2020-11-04T13:56:00Z">
            <w:rPr>
              <w:noProof/>
            </w:rPr>
          </w:rPrChange>
        </w:rPr>
        <w:t xml:space="preserve">, v. 40, n. 4, p. 56–58, 1997. </w:t>
      </w:r>
    </w:p>
    <w:p w14:paraId="20D9D441" w14:textId="77777777" w:rsidR="009C731D" w:rsidRPr="00B21656" w:rsidRDefault="009C731D" w:rsidP="009C731D">
      <w:pPr>
        <w:widowControl w:val="0"/>
        <w:autoSpaceDE w:val="0"/>
        <w:autoSpaceDN w:val="0"/>
        <w:adjustRightInd w:val="0"/>
        <w:rPr>
          <w:noProof/>
          <w:lang w:val="en-US"/>
          <w:rPrChange w:id="922" w:author="Érico Souza Loewe" w:date="2020-11-04T13:56:00Z">
            <w:rPr>
              <w:noProof/>
            </w:rPr>
          </w:rPrChange>
        </w:rPr>
      </w:pPr>
      <w:r w:rsidRPr="00B21656">
        <w:rPr>
          <w:noProof/>
          <w:lang w:val="en-US"/>
          <w:rPrChange w:id="923" w:author="Érico Souza Loewe" w:date="2020-11-04T13:56:00Z">
            <w:rPr>
              <w:noProof/>
            </w:rPr>
          </w:rPrChange>
        </w:rPr>
        <w:t xml:space="preserve">RICCI, F.; ROKACH, L.; SHAPIRA, B. </w:t>
      </w:r>
      <w:r w:rsidRPr="00B21656">
        <w:rPr>
          <w:b/>
          <w:bCs/>
          <w:noProof/>
          <w:lang w:val="en-US"/>
          <w:rPrChange w:id="924" w:author="Érico Souza Loewe" w:date="2020-11-04T13:56:00Z">
            <w:rPr>
              <w:b/>
              <w:bCs/>
              <w:noProof/>
            </w:rPr>
          </w:rPrChange>
        </w:rPr>
        <w:t>Recommender Systems Handbook</w:t>
      </w:r>
      <w:r w:rsidRPr="00B21656">
        <w:rPr>
          <w:noProof/>
          <w:lang w:val="en-US"/>
          <w:rPrChange w:id="925" w:author="Érico Souza Loewe" w:date="2020-11-04T13:56:00Z">
            <w:rPr>
              <w:noProof/>
            </w:rPr>
          </w:rPrChange>
        </w:rPr>
        <w:t xml:space="preserve">. [s.l: s.n.]. </w:t>
      </w:r>
    </w:p>
    <w:p w14:paraId="5FB08366" w14:textId="77777777" w:rsidR="009C731D" w:rsidRPr="00B21656" w:rsidRDefault="009C731D" w:rsidP="009C731D">
      <w:pPr>
        <w:widowControl w:val="0"/>
        <w:autoSpaceDE w:val="0"/>
        <w:autoSpaceDN w:val="0"/>
        <w:adjustRightInd w:val="0"/>
        <w:rPr>
          <w:noProof/>
          <w:lang w:val="en-US"/>
          <w:rPrChange w:id="926" w:author="Érico Souza Loewe" w:date="2020-11-04T13:56:00Z">
            <w:rPr>
              <w:noProof/>
            </w:rPr>
          </w:rPrChange>
        </w:rPr>
      </w:pPr>
      <w:r w:rsidRPr="00B21656">
        <w:rPr>
          <w:noProof/>
          <w:lang w:val="en-US"/>
          <w:rPrChange w:id="927" w:author="Érico Souza Loewe" w:date="2020-11-04T13:56:00Z">
            <w:rPr>
              <w:noProof/>
            </w:rPr>
          </w:rPrChange>
        </w:rPr>
        <w:t xml:space="preserve">T.M. COVER, P. E. H. Nearest Neighbor Pattern Classfication. v. I, p. 1–28, 1967. </w:t>
      </w:r>
    </w:p>
    <w:p w14:paraId="11ADCC54" w14:textId="77777777" w:rsidR="009C731D" w:rsidRPr="00B21656" w:rsidRDefault="009C731D" w:rsidP="009C731D">
      <w:pPr>
        <w:widowControl w:val="0"/>
        <w:autoSpaceDE w:val="0"/>
        <w:autoSpaceDN w:val="0"/>
        <w:adjustRightInd w:val="0"/>
        <w:rPr>
          <w:noProof/>
          <w:lang w:val="en-US"/>
          <w:rPrChange w:id="928" w:author="Érico Souza Loewe" w:date="2020-11-04T13:56:00Z">
            <w:rPr>
              <w:noProof/>
            </w:rPr>
          </w:rPrChange>
        </w:rPr>
      </w:pPr>
      <w:r w:rsidRPr="00B21656">
        <w:rPr>
          <w:noProof/>
          <w:lang w:val="en-US"/>
          <w:rPrChange w:id="929" w:author="Érico Souza Loewe" w:date="2020-11-04T13:56:00Z">
            <w:rPr>
              <w:noProof/>
            </w:rPr>
          </w:rPrChange>
        </w:rPr>
        <w:t xml:space="preserve">TKALČIČ, M. et al. Prediction of music pairwise preferences from facial expressions. </w:t>
      </w:r>
      <w:r w:rsidRPr="00B21656">
        <w:rPr>
          <w:b/>
          <w:bCs/>
          <w:noProof/>
          <w:lang w:val="en-US"/>
          <w:rPrChange w:id="930" w:author="Érico Souza Loewe" w:date="2020-11-04T13:56:00Z">
            <w:rPr>
              <w:b/>
              <w:bCs/>
              <w:noProof/>
            </w:rPr>
          </w:rPrChange>
        </w:rPr>
        <w:t>International Conference on Intelligent User Interfaces, Proceedings IUI</w:t>
      </w:r>
      <w:r w:rsidRPr="00B21656">
        <w:rPr>
          <w:noProof/>
          <w:lang w:val="en-US"/>
          <w:rPrChange w:id="931" w:author="Érico Souza Loewe" w:date="2020-11-04T13:56:00Z">
            <w:rPr>
              <w:noProof/>
            </w:rPr>
          </w:rPrChange>
        </w:rPr>
        <w:t xml:space="preserve">, v. Part F1476, p. 150–159, 2019. </w:t>
      </w:r>
    </w:p>
    <w:p w14:paraId="5384780C" w14:textId="77777777" w:rsidR="009C731D" w:rsidRPr="00B21656" w:rsidRDefault="009C731D" w:rsidP="009C731D">
      <w:pPr>
        <w:widowControl w:val="0"/>
        <w:autoSpaceDE w:val="0"/>
        <w:autoSpaceDN w:val="0"/>
        <w:adjustRightInd w:val="0"/>
        <w:rPr>
          <w:noProof/>
          <w:lang w:val="en-US"/>
          <w:rPrChange w:id="932" w:author="Érico Souza Loewe" w:date="2020-11-04T13:56:00Z">
            <w:rPr>
              <w:noProof/>
            </w:rPr>
          </w:rPrChange>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B21656">
        <w:rPr>
          <w:noProof/>
          <w:lang w:val="en-US"/>
          <w:rPrChange w:id="933" w:author="Érico Souza Loewe" w:date="2020-11-04T13:56:00Z">
            <w:rPr>
              <w:noProof/>
            </w:rPr>
          </w:rPrChange>
        </w:rPr>
        <w:t xml:space="preserve">Acesso em: 12 mar. 2020. </w:t>
      </w:r>
    </w:p>
    <w:p w14:paraId="1BFE53C8" w14:textId="77777777" w:rsidR="009C731D" w:rsidRPr="00B21656" w:rsidRDefault="009C731D" w:rsidP="009C731D">
      <w:pPr>
        <w:widowControl w:val="0"/>
        <w:autoSpaceDE w:val="0"/>
        <w:autoSpaceDN w:val="0"/>
        <w:adjustRightInd w:val="0"/>
        <w:rPr>
          <w:noProof/>
          <w:lang w:val="en-US"/>
          <w:rPrChange w:id="934" w:author="Érico Souza Loewe" w:date="2020-11-04T13:56:00Z">
            <w:rPr>
              <w:noProof/>
            </w:rPr>
          </w:rPrChange>
        </w:rPr>
      </w:pPr>
      <w:r w:rsidRPr="00B21656">
        <w:rPr>
          <w:noProof/>
          <w:lang w:val="en-US"/>
          <w:rPrChange w:id="935" w:author="Érico Souza Loewe" w:date="2020-11-04T13:56:00Z">
            <w:rPr>
              <w:noProof/>
            </w:rPr>
          </w:rPrChange>
        </w:rPr>
        <w:t xml:space="preserve">VOLOKHIN, S.; AGICHTEIN, E. Towards intent-aware contextual music recommendation: Initial experiments. </w:t>
      </w:r>
      <w:r w:rsidRPr="00B21656">
        <w:rPr>
          <w:b/>
          <w:bCs/>
          <w:noProof/>
          <w:lang w:val="en-US"/>
          <w:rPrChange w:id="936" w:author="Érico Souza Loewe" w:date="2020-11-04T13:56:00Z">
            <w:rPr>
              <w:b/>
              <w:bCs/>
              <w:noProof/>
            </w:rPr>
          </w:rPrChange>
        </w:rPr>
        <w:t>41st International ACM SIGIR Conference on Research and Development in Information Retrieval, SIGIR 2018</w:t>
      </w:r>
      <w:r w:rsidRPr="00B21656">
        <w:rPr>
          <w:noProof/>
          <w:lang w:val="en-US"/>
          <w:rPrChange w:id="937" w:author="Érico Souza Loewe" w:date="2020-11-04T13:56:00Z">
            <w:rPr>
              <w:noProof/>
            </w:rPr>
          </w:rPrChange>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B21656">
        <w:rPr>
          <w:noProof/>
          <w:lang w:val="en-US"/>
          <w:rPrChange w:id="938" w:author="Érico Souza Loewe" w:date="2020-11-04T13:56:00Z">
            <w:rPr>
              <w:noProof/>
            </w:rPr>
          </w:rPrChange>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B21656" w:rsidRDefault="00B21656"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B21656" w:rsidRDefault="00B21656"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B21656" w:rsidRDefault="00B21656"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B21656" w:rsidRDefault="00B21656"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B21656" w:rsidRDefault="00B21656" w:rsidP="00972812">
      <w:pPr>
        <w:pStyle w:val="Textodecomentrio"/>
      </w:pPr>
      <w:r>
        <w:rPr>
          <w:rStyle w:val="Refdecomentrio"/>
        </w:rPr>
        <w:annotationRef/>
      </w:r>
      <w:r>
        <w:rPr>
          <w:noProof/>
        </w:rPr>
        <w:t>Revisar o texto, diz que foi feito um estudo, bla bla bla</w:t>
      </w:r>
    </w:p>
  </w:comment>
  <w:comment w:id="49" w:author="Juliano Varella De Carvalho" w:date="2020-08-15T15:05:00Z" w:initials="JVDC">
    <w:p w14:paraId="7408A155" w14:textId="0E1B7595" w:rsidR="00B21656" w:rsidRDefault="00B21656" w:rsidP="00972812">
      <w:pPr>
        <w:pStyle w:val="Textodecomentrio"/>
      </w:pPr>
      <w:r>
        <w:rPr>
          <w:rStyle w:val="Refdecomentrio"/>
        </w:rPr>
        <w:annotationRef/>
      </w:r>
      <w:r>
        <w:t>Rever essa formatação, não está de acordo com o padrão.</w:t>
      </w:r>
    </w:p>
  </w:comment>
  <w:comment w:id="50" w:author="Juliano Varella De Carvalho" w:date="2020-08-15T15:06:00Z" w:initials="JVDC">
    <w:p w14:paraId="4E7A90C5" w14:textId="36C37BC7" w:rsidR="00B21656" w:rsidRDefault="00B21656" w:rsidP="00972812">
      <w:pPr>
        <w:pStyle w:val="Textodecomentrio"/>
      </w:pPr>
      <w:r>
        <w:rPr>
          <w:rStyle w:val="Refdecomentrio"/>
        </w:rPr>
        <w:annotationRef/>
      </w:r>
      <w:r>
        <w:t>Colocar um conceito de Sistema de Recomendação baseado em uma referência do tema.</w:t>
      </w:r>
    </w:p>
  </w:comment>
  <w:comment w:id="70" w:author="Juliano Varella De Carvalho" w:date="2020-08-15T15:10:00Z" w:initials="JVDC">
    <w:p w14:paraId="26030F69" w14:textId="4CE4CCEF" w:rsidR="00B21656" w:rsidRDefault="00B21656" w:rsidP="00972812">
      <w:pPr>
        <w:pStyle w:val="Textodecomentrio"/>
      </w:pPr>
      <w:r>
        <w:rPr>
          <w:rStyle w:val="Refdecomentrio"/>
        </w:rPr>
        <w:annotationRef/>
      </w:r>
      <w:r>
        <w:t>Não está formatado adequadamente.</w:t>
      </w:r>
    </w:p>
  </w:comment>
  <w:comment w:id="73" w:author="Juliano Varella De Carvalho" w:date="2020-08-15T15:11:00Z" w:initials="JVDC">
    <w:p w14:paraId="672A7206" w14:textId="06B38E59" w:rsidR="00B21656" w:rsidRDefault="00B21656" w:rsidP="00972812">
      <w:pPr>
        <w:pStyle w:val="Textodecomentrio"/>
      </w:pPr>
      <w:r>
        <w:rPr>
          <w:rStyle w:val="Refdecomentrio"/>
        </w:rPr>
        <w:annotationRef/>
      </w:r>
      <w:r>
        <w:t>Esse estudo está baseado em quê ????</w:t>
      </w:r>
    </w:p>
  </w:comment>
  <w:comment w:id="74" w:author="Juliano Varella De Carvalho" w:date="2020-08-15T15:18:00Z" w:initials="JVDC">
    <w:p w14:paraId="76D79E08" w14:textId="531FCE17" w:rsidR="00B21656" w:rsidRDefault="00B21656" w:rsidP="00972812">
      <w:pPr>
        <w:pStyle w:val="Textodecomentrio"/>
      </w:pPr>
      <w:r>
        <w:rPr>
          <w:rStyle w:val="Refdecomentrio"/>
        </w:rPr>
        <w:annotationRef/>
      </w:r>
      <w:r>
        <w:t>Por que há tanto espaço abaixo ???</w:t>
      </w:r>
    </w:p>
  </w:comment>
  <w:comment w:id="77" w:author="Juliano Varella De Carvalho" w:date="2020-08-15T15:11:00Z" w:initials="JVDC">
    <w:p w14:paraId="699431A0" w14:textId="77FAAF77" w:rsidR="00B21656" w:rsidRDefault="00B21656" w:rsidP="00972812">
      <w:pPr>
        <w:pStyle w:val="Textodecomentrio"/>
      </w:pPr>
      <w:r>
        <w:rPr>
          <w:rStyle w:val="Refdecomentrio"/>
        </w:rPr>
        <w:annotationRef/>
      </w:r>
      <w:r>
        <w:t>Melhorar esse texto.</w:t>
      </w:r>
    </w:p>
  </w:comment>
  <w:comment w:id="88" w:author="Juliano Varella De Carvalho" w:date="2020-08-15T15:12:00Z" w:initials="JVDC">
    <w:p w14:paraId="5192D913" w14:textId="4D2CDC01" w:rsidR="00B21656" w:rsidRDefault="00B21656" w:rsidP="00972812">
      <w:pPr>
        <w:pStyle w:val="Textodecomentrio"/>
      </w:pPr>
      <w:r>
        <w:rPr>
          <w:rStyle w:val="Refdecomentrio"/>
        </w:rPr>
        <w:annotationRef/>
      </w:r>
      <w:r>
        <w:t>Não está formatado corretamente.</w:t>
      </w:r>
    </w:p>
  </w:comment>
  <w:comment w:id="101" w:author="Juliano Varella De Carvalho" w:date="2020-08-15T15:13:00Z" w:initials="JVDC">
    <w:p w14:paraId="0821AAB8" w14:textId="24448837" w:rsidR="00B21656" w:rsidRDefault="00B21656" w:rsidP="00972812">
      <w:pPr>
        <w:pStyle w:val="Textodecomentrio"/>
      </w:pPr>
      <w:r>
        <w:rPr>
          <w:rStyle w:val="Refdecomentrio"/>
        </w:rPr>
        <w:annotationRef/>
      </w:r>
      <w:r>
        <w:t>Onde foram encontrados ???</w:t>
      </w:r>
    </w:p>
  </w:comment>
  <w:comment w:id="107" w:author="Juliano Varella De Carvalho" w:date="2020-08-15T15:19:00Z" w:initials="JVDC">
    <w:p w14:paraId="1E17D4CA" w14:textId="427F4B4E" w:rsidR="00B21656" w:rsidRDefault="00B21656" w:rsidP="00972812">
      <w:pPr>
        <w:pStyle w:val="Textodecomentrio"/>
      </w:pPr>
      <w:r>
        <w:rPr>
          <w:rStyle w:val="Refdecomentrio"/>
        </w:rPr>
        <w:annotationRef/>
      </w:r>
      <w:r>
        <w:t>Por que há tanto espaço abaixo ???</w:t>
      </w:r>
    </w:p>
  </w:comment>
  <w:comment w:id="110" w:author="Juliano Varella De Carvalho" w:date="2020-08-15T15:13:00Z" w:initials="JVDC">
    <w:p w14:paraId="742A7D0B" w14:textId="76A3C8AD" w:rsidR="00B21656" w:rsidRDefault="00B21656" w:rsidP="00972812">
      <w:pPr>
        <w:pStyle w:val="Textodecomentrio"/>
      </w:pPr>
      <w:r>
        <w:rPr>
          <w:rStyle w:val="Refdecomentrio"/>
        </w:rPr>
        <w:annotationRef/>
      </w:r>
      <w:r>
        <w:t>Segue o mesmo padrão de lista das ações.</w:t>
      </w:r>
    </w:p>
  </w:comment>
  <w:comment w:id="140" w:author="Juliano Varella De Carvalho" w:date="2020-08-15T15:16:00Z" w:initials="JVDC">
    <w:p w14:paraId="315110E6" w14:textId="2AE8A9E8" w:rsidR="00B21656" w:rsidRDefault="00B21656" w:rsidP="00972812">
      <w:pPr>
        <w:pStyle w:val="Textodecomentrio"/>
      </w:pPr>
      <w:r>
        <w:rPr>
          <w:rStyle w:val="Refdecomentrio"/>
        </w:rPr>
        <w:annotationRef/>
      </w:r>
      <w:r>
        <w:t>Precisas definir o que queres dizer sobre obter implicitamente e obter explicitamente. Não está claro.</w:t>
      </w:r>
    </w:p>
  </w:comment>
  <w:comment w:id="141" w:author="Juliano Varella De Carvalho" w:date="2020-08-15T15:19:00Z" w:initials="JVDC">
    <w:p w14:paraId="2878C3DB" w14:textId="2D3C5BF8" w:rsidR="00B21656" w:rsidRDefault="00B21656" w:rsidP="00972812">
      <w:pPr>
        <w:pStyle w:val="Textodecomentrio"/>
      </w:pPr>
      <w:r>
        <w:rPr>
          <w:rStyle w:val="Refdecomentrio"/>
        </w:rPr>
        <w:annotationRef/>
      </w:r>
      <w:r>
        <w:t>Por que há tanto espaço abaixo ???</w:t>
      </w:r>
    </w:p>
  </w:comment>
  <w:comment w:id="154" w:author="Tatiane Schwanck Schardosim" w:date="2020-07-01T20:52:00Z" w:initials="TSS">
    <w:p w14:paraId="5DB90FFD" w14:textId="1FA73627" w:rsidR="00B21656" w:rsidRDefault="00B21656" w:rsidP="00972812">
      <w:pPr>
        <w:pStyle w:val="Textodecomentrio"/>
      </w:pPr>
      <w:r>
        <w:rPr>
          <w:rStyle w:val="Refdecomentrio"/>
        </w:rPr>
        <w:annotationRef/>
      </w:r>
      <w:r>
        <w:rPr>
          <w:noProof/>
        </w:rPr>
        <w:t>Localização está nos dois?</w:t>
      </w:r>
    </w:p>
  </w:comment>
  <w:comment w:id="155" w:author="Érico Souza Loewe" w:date="2020-07-02T00:04:00Z" w:initials="ÉSL">
    <w:p w14:paraId="4F2B8452" w14:textId="371ACD1D" w:rsidR="00B21656" w:rsidRDefault="00B21656" w:rsidP="00972812">
      <w:pPr>
        <w:pStyle w:val="Textodecomentrio"/>
      </w:pPr>
      <w:r>
        <w:rPr>
          <w:rStyle w:val="Refdecomentrio"/>
        </w:rPr>
        <w:annotationRef/>
      </w:r>
      <w:r>
        <w:t>Sim, sera obtido das duas maneiras</w:t>
      </w:r>
    </w:p>
  </w:comment>
  <w:comment w:id="208" w:author="Tatiane Schwanck Schardosim" w:date="2020-07-01T20:54:00Z" w:initials="TSS">
    <w:p w14:paraId="6345B211" w14:textId="03CD21A0" w:rsidR="00B21656" w:rsidRDefault="00B21656" w:rsidP="00972812">
      <w:pPr>
        <w:pStyle w:val="Textodecomentrio"/>
      </w:pPr>
      <w:r>
        <w:rPr>
          <w:rStyle w:val="Refdecomentrio"/>
        </w:rPr>
        <w:annotationRef/>
      </w:r>
      <w:r>
        <w:rPr>
          <w:noProof/>
        </w:rPr>
        <w:t>Revisa a concordância</w:t>
      </w:r>
    </w:p>
  </w:comment>
  <w:comment w:id="214" w:author="Juliano Varella De Carvalho" w:date="2020-08-15T15:25:00Z" w:initials="JVDC">
    <w:p w14:paraId="7858D77B" w14:textId="66F59ED7" w:rsidR="00B21656" w:rsidRDefault="00B21656" w:rsidP="00972812">
      <w:pPr>
        <w:pStyle w:val="Textodecomentrio"/>
      </w:pPr>
      <w:r>
        <w:rPr>
          <w:rStyle w:val="Refdecomentrio"/>
        </w:rPr>
        <w:annotationRef/>
      </w:r>
      <w:r>
        <w:rPr>
          <w:rStyle w:val="Refdecomentrio"/>
        </w:rPr>
        <w:t>Os verbos não são no futuro !!! Ou presente ou passado.</w:t>
      </w:r>
    </w:p>
  </w:comment>
  <w:comment w:id="216" w:author="Tatiane Schwanck Schardosim" w:date="2020-07-01T20:55:00Z" w:initials="TSS">
    <w:p w14:paraId="00038D8A" w14:textId="23599823" w:rsidR="00B21656" w:rsidRDefault="00B21656" w:rsidP="00972812">
      <w:pPr>
        <w:pStyle w:val="Textodecomentrio"/>
      </w:pPr>
      <w:r>
        <w:rPr>
          <w:rStyle w:val="Refdecomentrio"/>
        </w:rPr>
        <w:annotationRef/>
      </w:r>
      <w:r>
        <w:rPr>
          <w:noProof/>
        </w:rPr>
        <w:t>Será um app?</w:t>
      </w:r>
    </w:p>
  </w:comment>
  <w:comment w:id="217" w:author="Érico Souza Loewe" w:date="2020-07-02T00:12:00Z" w:initials="ÉSL">
    <w:p w14:paraId="44B9C80F" w14:textId="7EE8DC98" w:rsidR="00B21656" w:rsidRDefault="00B21656" w:rsidP="00972812">
      <w:pPr>
        <w:pStyle w:val="Textodecomentrio"/>
      </w:pPr>
      <w:r>
        <w:rPr>
          <w:rStyle w:val="Refdecomentrio"/>
        </w:rPr>
        <w:annotationRef/>
      </w:r>
      <w:r>
        <w:t>Será um webapp</w:t>
      </w:r>
    </w:p>
  </w:comment>
  <w:comment w:id="224" w:author="Juliano Varella De Carvalho" w:date="2020-08-15T15:30:00Z" w:initials="JVDC">
    <w:p w14:paraId="031542B9" w14:textId="09073255" w:rsidR="00B21656" w:rsidRDefault="00B21656" w:rsidP="00972812">
      <w:pPr>
        <w:pStyle w:val="Textodecomentrio"/>
      </w:pPr>
      <w:r>
        <w:rPr>
          <w:rStyle w:val="Refdecomentrio"/>
        </w:rPr>
        <w:annotationRef/>
      </w:r>
      <w:r>
        <w:t>A fonte está muito pequena, talvez tenhas que colocar 4 formas em cima e 4 abaixo.</w:t>
      </w:r>
    </w:p>
  </w:comment>
  <w:comment w:id="225" w:author="Tatiane Schwanck Schardosim" w:date="2020-07-01T20:56:00Z" w:initials="TSS">
    <w:p w14:paraId="0C776C40" w14:textId="5C809AE1" w:rsidR="00B21656" w:rsidRDefault="00B21656" w:rsidP="00972812">
      <w:pPr>
        <w:pStyle w:val="Textodecomentrio"/>
      </w:pPr>
      <w:r>
        <w:rPr>
          <w:rStyle w:val="Refdecomentrio"/>
        </w:rPr>
        <w:annotationRef/>
      </w:r>
      <w:r>
        <w:rPr>
          <w:noProof/>
        </w:rPr>
        <w:t>Acho que a fonte ficou pequena</w:t>
      </w:r>
    </w:p>
  </w:comment>
  <w:comment w:id="226" w:author="Érico Souza Loewe" w:date="2020-07-02T00:14:00Z" w:initials="ÉSL">
    <w:p w14:paraId="6D6E7F99" w14:textId="0C8C193E" w:rsidR="00B21656" w:rsidRDefault="00B21656" w:rsidP="00972812">
      <w:pPr>
        <w:pStyle w:val="Textodecomentrio"/>
      </w:pPr>
      <w:r>
        <w:rPr>
          <w:rStyle w:val="Refdecomentrio"/>
        </w:rPr>
        <w:annotationRef/>
      </w:r>
      <w:r>
        <w:t>Ficou mesmo, mas não tem como aumentar</w:t>
      </w:r>
    </w:p>
  </w:comment>
  <w:comment w:id="230" w:author="Juliano Varella De Carvalho" w:date="2020-08-15T15:34:00Z" w:initials="JVDC">
    <w:p w14:paraId="0FEBEFE3" w14:textId="32F438AA" w:rsidR="00B21656" w:rsidRDefault="00B21656" w:rsidP="00972812">
      <w:pPr>
        <w:pStyle w:val="Textodecomentrio"/>
      </w:pPr>
      <w:r>
        <w:rPr>
          <w:rStyle w:val="Refdecomentrio"/>
        </w:rPr>
        <w:annotationRef/>
      </w:r>
      <w:r>
        <w:t>Abre uma seção Questionário para falar sobre ele.</w:t>
      </w:r>
    </w:p>
  </w:comment>
  <w:comment w:id="284" w:author="Juliano Varella De Carvalho" w:date="2020-08-15T15:45:00Z" w:initials="JVDC">
    <w:p w14:paraId="4EF6E8E3" w14:textId="77777777" w:rsidR="00B21656" w:rsidRDefault="00B21656" w:rsidP="00972812">
      <w:pPr>
        <w:pStyle w:val="Textodecomentrio"/>
      </w:pPr>
      <w:r>
        <w:rPr>
          <w:rStyle w:val="Refdecomentrio"/>
        </w:rPr>
        <w:annotationRef/>
      </w:r>
      <w:r>
        <w:t>De onde vem essa informação?</w:t>
      </w:r>
    </w:p>
  </w:comment>
  <w:comment w:id="307" w:author="Juliano Varella De Carvalho" w:date="2020-08-15T15:42:00Z" w:initials="JVDC">
    <w:p w14:paraId="0F931195" w14:textId="77777777" w:rsidR="00B21656" w:rsidRDefault="00B21656" w:rsidP="00972812">
      <w:pPr>
        <w:pStyle w:val="Textodecomentrio"/>
      </w:pPr>
      <w:r>
        <w:rPr>
          <w:rStyle w:val="Refdecomentrio"/>
        </w:rPr>
        <w:annotationRef/>
      </w:r>
      <w:r>
        <w:t>Esse texto podia iniciar a seção 3.2.2</w:t>
      </w:r>
    </w:p>
  </w:comment>
  <w:comment w:id="317" w:author="Juliano Varella De Carvalho" w:date="2020-08-15T15:47:00Z" w:initials="JVDC">
    <w:p w14:paraId="7D498935" w14:textId="0E79E9F6" w:rsidR="00B21656" w:rsidRDefault="00B21656" w:rsidP="00972812">
      <w:pPr>
        <w:pStyle w:val="Textodecomentrio"/>
      </w:pPr>
      <w:r>
        <w:rPr>
          <w:rStyle w:val="Refdecomentrio"/>
        </w:rPr>
        <w:annotationRef/>
      </w:r>
      <w:r>
        <w:t>Não seria recomendação musical ???</w:t>
      </w:r>
    </w:p>
  </w:comment>
  <w:comment w:id="334" w:author="Juliano Varella De Carvalho" w:date="2020-08-15T15:50:00Z" w:initials="JVDC">
    <w:p w14:paraId="0F56441A" w14:textId="41D9DDAB" w:rsidR="00B21656" w:rsidRDefault="00B21656"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848" w:author="Érico Souza Loewe" w:date="2020-11-03T00:14:00Z" w:initials="ÉSL">
    <w:p w14:paraId="3F8FF34E" w14:textId="2895B121" w:rsidR="00B21656" w:rsidRDefault="00B21656">
      <w:pPr>
        <w:pStyle w:val="Textodecomentrio"/>
      </w:pPr>
      <w:r>
        <w:rPr>
          <w:rStyle w:val="Refdecomentrio"/>
        </w:rPr>
        <w:annotationRef/>
      </w:r>
      <w:r>
        <w:t>Verdadeiro positivo (é e é)</w:t>
      </w:r>
    </w:p>
  </w:comment>
  <w:comment w:id="849" w:author="Érico Souza Loewe" w:date="2020-11-03T00:15:00Z" w:initials="ÉSL">
    <w:p w14:paraId="2B04E5D5" w14:textId="202762A3" w:rsidR="00B21656" w:rsidRDefault="00B21656">
      <w:pPr>
        <w:pStyle w:val="Textodecomentrio"/>
      </w:pPr>
      <w:r>
        <w:rPr>
          <w:rStyle w:val="Refdecomentrio"/>
        </w:rPr>
        <w:annotationRef/>
      </w:r>
      <w:r>
        <w:t>Falso positivo (é mas não é)</w:t>
      </w:r>
    </w:p>
  </w:comment>
  <w:comment w:id="850" w:author="Érico Souza Loewe" w:date="2020-11-03T00:15:00Z" w:initials="ÉSL">
    <w:p w14:paraId="6A72223B" w14:textId="7D8F2831" w:rsidR="00B21656" w:rsidRDefault="00B21656">
      <w:pPr>
        <w:pStyle w:val="Textodecomentrio"/>
      </w:pPr>
      <w:r>
        <w:rPr>
          <w:rStyle w:val="Refdecomentrio"/>
        </w:rPr>
        <w:annotationRef/>
      </w:r>
      <w:r>
        <w:t>Falso negativo (não é mas é)</w:t>
      </w:r>
    </w:p>
  </w:comment>
  <w:comment w:id="851" w:author="Érico Souza Loewe" w:date="2020-11-03T00:14:00Z" w:initials="ÉSL">
    <w:p w14:paraId="6983377C" w14:textId="6BF5C3F2" w:rsidR="00B21656" w:rsidRDefault="00B21656">
      <w:pPr>
        <w:pStyle w:val="Textodecomentrio"/>
      </w:pPr>
      <w:r>
        <w:rPr>
          <w:rStyle w:val="Refdecomentrio"/>
        </w:rPr>
        <w:annotationRef/>
      </w:r>
      <w:r>
        <w:t>Verdadeiro negativo (não é e não é)</w:t>
      </w:r>
    </w:p>
  </w:comment>
  <w:comment w:id="862" w:author="Tatiane Schwanck Schardosim" w:date="2020-07-01T21:30:00Z" w:initials="TSS">
    <w:p w14:paraId="34834409" w14:textId="17229921" w:rsidR="00B21656" w:rsidRDefault="00B21656" w:rsidP="00972812">
      <w:pPr>
        <w:pStyle w:val="Textodecomentrio"/>
      </w:pPr>
      <w:r>
        <w:rPr>
          <w:rStyle w:val="Refdecomentrio"/>
        </w:rPr>
        <w:annotationRef/>
      </w:r>
      <w:r>
        <w:rPr>
          <w:noProof/>
        </w:rPr>
        <w:t>Não precisa referenciar a bibliografiac no texto?</w:t>
      </w:r>
    </w:p>
  </w:comment>
  <w:comment w:id="863" w:author="Érico Souza Loewe" w:date="2020-07-02T00:25:00Z" w:initials="ÉSL">
    <w:p w14:paraId="23D9DB80" w14:textId="3D88D14E" w:rsidR="00B21656" w:rsidRDefault="00B21656"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10409" w14:textId="77777777" w:rsidR="00A75035" w:rsidRDefault="00A75035" w:rsidP="00972812">
      <w:r>
        <w:separator/>
      </w:r>
    </w:p>
    <w:p w14:paraId="5084A7DB" w14:textId="77777777" w:rsidR="00A75035" w:rsidRDefault="00A75035" w:rsidP="00972812"/>
    <w:p w14:paraId="0C286D8E" w14:textId="77777777" w:rsidR="00A75035" w:rsidRDefault="00A75035" w:rsidP="00972812"/>
    <w:p w14:paraId="05FF90C5" w14:textId="77777777" w:rsidR="00A75035" w:rsidRDefault="00A75035" w:rsidP="00972812"/>
    <w:p w14:paraId="3861812D" w14:textId="77777777" w:rsidR="00A75035" w:rsidRDefault="00A75035" w:rsidP="00972812"/>
    <w:p w14:paraId="0FA56A40" w14:textId="77777777" w:rsidR="00A75035" w:rsidRDefault="00A75035" w:rsidP="00972812"/>
    <w:p w14:paraId="57E9D6FD" w14:textId="77777777" w:rsidR="00A75035" w:rsidRDefault="00A75035" w:rsidP="00972812"/>
    <w:p w14:paraId="40E99B86" w14:textId="77777777" w:rsidR="00A75035" w:rsidRDefault="00A75035" w:rsidP="00972812"/>
    <w:p w14:paraId="5D0047EF" w14:textId="77777777" w:rsidR="00A75035" w:rsidRDefault="00A75035" w:rsidP="00972812"/>
    <w:p w14:paraId="6ED47702" w14:textId="77777777" w:rsidR="00A75035" w:rsidRDefault="00A75035" w:rsidP="00972812"/>
    <w:p w14:paraId="67E68A1A" w14:textId="77777777" w:rsidR="00A75035" w:rsidRDefault="00A75035" w:rsidP="00972812"/>
    <w:p w14:paraId="124CE363" w14:textId="77777777" w:rsidR="00A75035" w:rsidRDefault="00A75035" w:rsidP="00972812"/>
    <w:p w14:paraId="2ABBFB92" w14:textId="77777777" w:rsidR="00A75035" w:rsidRDefault="00A75035" w:rsidP="00972812"/>
    <w:p w14:paraId="08AEE922" w14:textId="77777777" w:rsidR="00A75035" w:rsidRDefault="00A75035" w:rsidP="00972812"/>
    <w:p w14:paraId="39326FB4" w14:textId="77777777" w:rsidR="00A75035" w:rsidRDefault="00A75035" w:rsidP="00972812"/>
    <w:p w14:paraId="5EF428A0" w14:textId="77777777" w:rsidR="00A75035" w:rsidRDefault="00A75035" w:rsidP="00972812"/>
    <w:p w14:paraId="57C772F7" w14:textId="77777777" w:rsidR="00A75035" w:rsidRDefault="00A75035" w:rsidP="00972812"/>
    <w:p w14:paraId="19925CB4" w14:textId="77777777" w:rsidR="00A75035" w:rsidRDefault="00A75035" w:rsidP="00972812"/>
    <w:p w14:paraId="1EFB193E" w14:textId="77777777" w:rsidR="00A75035" w:rsidRDefault="00A75035" w:rsidP="00972812"/>
    <w:p w14:paraId="22042DAD" w14:textId="77777777" w:rsidR="00A75035" w:rsidRDefault="00A75035" w:rsidP="00972812"/>
    <w:p w14:paraId="15590AA2" w14:textId="77777777" w:rsidR="00A75035" w:rsidRDefault="00A75035" w:rsidP="00972812"/>
    <w:p w14:paraId="13F9B8F4" w14:textId="77777777" w:rsidR="00A75035" w:rsidRDefault="00A75035" w:rsidP="00972812"/>
    <w:p w14:paraId="6E3922C8" w14:textId="77777777" w:rsidR="00A75035" w:rsidRDefault="00A75035" w:rsidP="00972812"/>
    <w:p w14:paraId="20F85110" w14:textId="77777777" w:rsidR="00A75035" w:rsidRDefault="00A75035" w:rsidP="00972812"/>
    <w:p w14:paraId="714A96C5" w14:textId="77777777" w:rsidR="00A75035" w:rsidRDefault="00A75035" w:rsidP="00972812"/>
    <w:p w14:paraId="5586FA1A" w14:textId="77777777" w:rsidR="00A75035" w:rsidRDefault="00A75035" w:rsidP="00972812"/>
    <w:p w14:paraId="36359F12" w14:textId="77777777" w:rsidR="00A75035" w:rsidRDefault="00A75035" w:rsidP="00972812"/>
    <w:p w14:paraId="42245765" w14:textId="77777777" w:rsidR="00A75035" w:rsidRDefault="00A75035" w:rsidP="00972812"/>
    <w:p w14:paraId="0739A013" w14:textId="77777777" w:rsidR="00A75035" w:rsidRDefault="00A75035" w:rsidP="00972812"/>
    <w:p w14:paraId="48BEBF56" w14:textId="77777777" w:rsidR="00A75035" w:rsidRDefault="00A75035" w:rsidP="00972812"/>
    <w:p w14:paraId="58BF1631" w14:textId="77777777" w:rsidR="00A75035" w:rsidRDefault="00A75035" w:rsidP="00972812"/>
    <w:p w14:paraId="35C3285F" w14:textId="77777777" w:rsidR="00A75035" w:rsidRDefault="00A75035" w:rsidP="00972812"/>
    <w:p w14:paraId="1AF0A4CC" w14:textId="77777777" w:rsidR="00A75035" w:rsidRDefault="00A75035" w:rsidP="00972812"/>
    <w:p w14:paraId="1CEEE93F" w14:textId="77777777" w:rsidR="00A75035" w:rsidRDefault="00A75035" w:rsidP="00972812"/>
    <w:p w14:paraId="1476E623" w14:textId="77777777" w:rsidR="00A75035" w:rsidRDefault="00A75035"/>
    <w:p w14:paraId="306794CC" w14:textId="77777777" w:rsidR="00A75035" w:rsidRDefault="00A75035" w:rsidP="005272A3"/>
    <w:p w14:paraId="10C425E9" w14:textId="77777777" w:rsidR="00A75035" w:rsidRDefault="00A75035" w:rsidP="005272A3"/>
    <w:p w14:paraId="4FEF2047" w14:textId="77777777" w:rsidR="00A75035" w:rsidRDefault="00A75035" w:rsidP="005272A3"/>
    <w:p w14:paraId="23B62C52" w14:textId="77777777" w:rsidR="00A75035" w:rsidRDefault="00A75035" w:rsidP="005272A3"/>
    <w:p w14:paraId="1ECF082E" w14:textId="77777777" w:rsidR="00A75035" w:rsidRDefault="00A75035"/>
    <w:p w14:paraId="07797DA5" w14:textId="77777777" w:rsidR="00A75035" w:rsidRDefault="00A75035" w:rsidP="006D228F"/>
    <w:p w14:paraId="5AD5C781" w14:textId="77777777" w:rsidR="00A75035" w:rsidRDefault="00A75035" w:rsidP="00353B67"/>
  </w:endnote>
  <w:endnote w:type="continuationSeparator" w:id="0">
    <w:p w14:paraId="5F1F95A4" w14:textId="77777777" w:rsidR="00A75035" w:rsidRDefault="00A75035" w:rsidP="00972812">
      <w:r>
        <w:continuationSeparator/>
      </w:r>
    </w:p>
    <w:p w14:paraId="59BCAB57" w14:textId="77777777" w:rsidR="00A75035" w:rsidRDefault="00A75035" w:rsidP="00972812"/>
    <w:p w14:paraId="3605FEA0" w14:textId="77777777" w:rsidR="00A75035" w:rsidRDefault="00A75035" w:rsidP="00972812"/>
    <w:p w14:paraId="1F0607AF" w14:textId="77777777" w:rsidR="00A75035" w:rsidRDefault="00A75035" w:rsidP="00972812"/>
    <w:p w14:paraId="456189F5" w14:textId="77777777" w:rsidR="00A75035" w:rsidRDefault="00A75035" w:rsidP="00972812"/>
    <w:p w14:paraId="49F65D7C" w14:textId="77777777" w:rsidR="00A75035" w:rsidRDefault="00A75035" w:rsidP="00972812"/>
    <w:p w14:paraId="0B6D43F4" w14:textId="77777777" w:rsidR="00A75035" w:rsidRDefault="00A75035" w:rsidP="00972812"/>
    <w:p w14:paraId="79D49C50" w14:textId="77777777" w:rsidR="00A75035" w:rsidRDefault="00A75035" w:rsidP="00972812"/>
    <w:p w14:paraId="6C7D9D80" w14:textId="77777777" w:rsidR="00A75035" w:rsidRDefault="00A75035" w:rsidP="00972812"/>
    <w:p w14:paraId="2A101BD5" w14:textId="77777777" w:rsidR="00A75035" w:rsidRDefault="00A75035" w:rsidP="00972812"/>
    <w:p w14:paraId="4708763F" w14:textId="77777777" w:rsidR="00A75035" w:rsidRDefault="00A75035" w:rsidP="00972812"/>
    <w:p w14:paraId="2AAD2DBF" w14:textId="77777777" w:rsidR="00A75035" w:rsidRDefault="00A75035" w:rsidP="00972812"/>
    <w:p w14:paraId="50C0D094" w14:textId="77777777" w:rsidR="00A75035" w:rsidRDefault="00A75035" w:rsidP="00972812"/>
    <w:p w14:paraId="100E8F97" w14:textId="77777777" w:rsidR="00A75035" w:rsidRDefault="00A75035" w:rsidP="00972812"/>
    <w:p w14:paraId="19A754D2" w14:textId="77777777" w:rsidR="00A75035" w:rsidRDefault="00A75035" w:rsidP="00972812"/>
    <w:p w14:paraId="436DC246" w14:textId="77777777" w:rsidR="00A75035" w:rsidRDefault="00A75035" w:rsidP="00972812"/>
    <w:p w14:paraId="64C2C3EE" w14:textId="77777777" w:rsidR="00A75035" w:rsidRDefault="00A75035" w:rsidP="00972812"/>
    <w:p w14:paraId="1EE36CC3" w14:textId="77777777" w:rsidR="00A75035" w:rsidRDefault="00A75035" w:rsidP="00972812"/>
    <w:p w14:paraId="15D02C84" w14:textId="77777777" w:rsidR="00A75035" w:rsidRDefault="00A75035" w:rsidP="00972812"/>
    <w:p w14:paraId="6E4875DA" w14:textId="77777777" w:rsidR="00A75035" w:rsidRDefault="00A75035" w:rsidP="00972812"/>
    <w:p w14:paraId="6CDE2B59" w14:textId="77777777" w:rsidR="00A75035" w:rsidRDefault="00A75035" w:rsidP="00972812"/>
    <w:p w14:paraId="2231D89D" w14:textId="77777777" w:rsidR="00A75035" w:rsidRDefault="00A75035" w:rsidP="00972812"/>
    <w:p w14:paraId="6D4FCC6F" w14:textId="77777777" w:rsidR="00A75035" w:rsidRDefault="00A75035" w:rsidP="00972812"/>
    <w:p w14:paraId="2962B084" w14:textId="77777777" w:rsidR="00A75035" w:rsidRDefault="00A75035" w:rsidP="00972812"/>
    <w:p w14:paraId="4A1A8AE6" w14:textId="77777777" w:rsidR="00A75035" w:rsidRDefault="00A75035" w:rsidP="00972812"/>
    <w:p w14:paraId="774F7650" w14:textId="77777777" w:rsidR="00A75035" w:rsidRDefault="00A75035" w:rsidP="00972812"/>
    <w:p w14:paraId="3E7AD652" w14:textId="77777777" w:rsidR="00A75035" w:rsidRDefault="00A75035" w:rsidP="00972812"/>
    <w:p w14:paraId="097CD9FD" w14:textId="77777777" w:rsidR="00A75035" w:rsidRDefault="00A75035" w:rsidP="00972812"/>
    <w:p w14:paraId="15C37C5B" w14:textId="77777777" w:rsidR="00A75035" w:rsidRDefault="00A75035" w:rsidP="00972812"/>
    <w:p w14:paraId="07866071" w14:textId="77777777" w:rsidR="00A75035" w:rsidRDefault="00A75035" w:rsidP="00972812"/>
    <w:p w14:paraId="492E7710" w14:textId="77777777" w:rsidR="00A75035" w:rsidRDefault="00A75035" w:rsidP="00972812"/>
    <w:p w14:paraId="169A7A81" w14:textId="77777777" w:rsidR="00A75035" w:rsidRDefault="00A75035" w:rsidP="00972812"/>
    <w:p w14:paraId="3F5A6A99" w14:textId="77777777" w:rsidR="00A75035" w:rsidRDefault="00A75035" w:rsidP="00972812"/>
    <w:p w14:paraId="0AB85138" w14:textId="77777777" w:rsidR="00A75035" w:rsidRDefault="00A75035" w:rsidP="00972812"/>
    <w:p w14:paraId="5C107874" w14:textId="77777777" w:rsidR="00A75035" w:rsidRDefault="00A75035"/>
    <w:p w14:paraId="7EE9F34C" w14:textId="77777777" w:rsidR="00A75035" w:rsidRDefault="00A75035" w:rsidP="005272A3"/>
    <w:p w14:paraId="70279FCB" w14:textId="77777777" w:rsidR="00A75035" w:rsidRDefault="00A75035" w:rsidP="005272A3"/>
    <w:p w14:paraId="3B2A323F" w14:textId="77777777" w:rsidR="00A75035" w:rsidRDefault="00A75035" w:rsidP="005272A3"/>
    <w:p w14:paraId="5CD66C55" w14:textId="77777777" w:rsidR="00A75035" w:rsidRDefault="00A75035" w:rsidP="005272A3"/>
    <w:p w14:paraId="2906E3BA" w14:textId="77777777" w:rsidR="00A75035" w:rsidRDefault="00A75035"/>
    <w:p w14:paraId="085B312A" w14:textId="77777777" w:rsidR="00A75035" w:rsidRDefault="00A75035" w:rsidP="006D228F"/>
    <w:p w14:paraId="2D79BC86" w14:textId="77777777" w:rsidR="00A75035" w:rsidRDefault="00A75035" w:rsidP="00353B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D0CD2" w14:textId="77777777" w:rsidR="00A75035" w:rsidRDefault="00A75035" w:rsidP="00972812">
      <w:r>
        <w:separator/>
      </w:r>
    </w:p>
    <w:p w14:paraId="57C1A150" w14:textId="77777777" w:rsidR="00A75035" w:rsidRDefault="00A75035" w:rsidP="00972812"/>
    <w:p w14:paraId="3A566FC7" w14:textId="77777777" w:rsidR="00A75035" w:rsidRDefault="00A75035" w:rsidP="00972812"/>
    <w:p w14:paraId="210AE67C" w14:textId="77777777" w:rsidR="00A75035" w:rsidRDefault="00A75035" w:rsidP="00972812"/>
    <w:p w14:paraId="3A38D793" w14:textId="77777777" w:rsidR="00A75035" w:rsidRDefault="00A75035" w:rsidP="00972812"/>
    <w:p w14:paraId="31B2E28B" w14:textId="77777777" w:rsidR="00A75035" w:rsidRDefault="00A75035" w:rsidP="00972812"/>
    <w:p w14:paraId="36A9B48E" w14:textId="77777777" w:rsidR="00A75035" w:rsidRDefault="00A75035" w:rsidP="00972812"/>
    <w:p w14:paraId="27807F0F" w14:textId="77777777" w:rsidR="00A75035" w:rsidRDefault="00A75035" w:rsidP="00972812"/>
    <w:p w14:paraId="07972344" w14:textId="77777777" w:rsidR="00A75035" w:rsidRDefault="00A75035" w:rsidP="00972812"/>
    <w:p w14:paraId="4C309FC0" w14:textId="77777777" w:rsidR="00A75035" w:rsidRDefault="00A75035" w:rsidP="00972812"/>
    <w:p w14:paraId="006D5D80" w14:textId="77777777" w:rsidR="00A75035" w:rsidRDefault="00A75035" w:rsidP="00972812"/>
    <w:p w14:paraId="7EA89551" w14:textId="77777777" w:rsidR="00A75035" w:rsidRDefault="00A75035" w:rsidP="00972812"/>
    <w:p w14:paraId="24754FDF" w14:textId="77777777" w:rsidR="00A75035" w:rsidRDefault="00A75035" w:rsidP="00972812"/>
    <w:p w14:paraId="4385DE60" w14:textId="77777777" w:rsidR="00A75035" w:rsidRDefault="00A75035" w:rsidP="00972812"/>
    <w:p w14:paraId="01B0E3D8" w14:textId="77777777" w:rsidR="00A75035" w:rsidRDefault="00A75035" w:rsidP="00972812"/>
    <w:p w14:paraId="7A217636" w14:textId="77777777" w:rsidR="00A75035" w:rsidRDefault="00A75035" w:rsidP="00972812"/>
    <w:p w14:paraId="70C0DDEB" w14:textId="77777777" w:rsidR="00A75035" w:rsidRDefault="00A75035" w:rsidP="00972812"/>
    <w:p w14:paraId="320E6B4C" w14:textId="77777777" w:rsidR="00A75035" w:rsidRDefault="00A75035" w:rsidP="00972812"/>
    <w:p w14:paraId="6E36FDE0" w14:textId="77777777" w:rsidR="00A75035" w:rsidRDefault="00A75035" w:rsidP="00972812"/>
    <w:p w14:paraId="4EB66E37" w14:textId="77777777" w:rsidR="00A75035" w:rsidRDefault="00A75035" w:rsidP="00972812"/>
    <w:p w14:paraId="47AF06ED" w14:textId="77777777" w:rsidR="00A75035" w:rsidRDefault="00A75035" w:rsidP="00972812"/>
    <w:p w14:paraId="20A98EDC" w14:textId="77777777" w:rsidR="00A75035" w:rsidRDefault="00A75035" w:rsidP="00972812"/>
    <w:p w14:paraId="23DA62D1" w14:textId="77777777" w:rsidR="00A75035" w:rsidRDefault="00A75035" w:rsidP="00972812"/>
    <w:p w14:paraId="0C0DBE0D" w14:textId="77777777" w:rsidR="00A75035" w:rsidRDefault="00A75035" w:rsidP="00972812"/>
    <w:p w14:paraId="0640AF33" w14:textId="77777777" w:rsidR="00A75035" w:rsidRDefault="00A75035" w:rsidP="00972812"/>
    <w:p w14:paraId="7A8DED06" w14:textId="77777777" w:rsidR="00A75035" w:rsidRDefault="00A75035"/>
    <w:p w14:paraId="31CAF38B" w14:textId="77777777" w:rsidR="00A75035" w:rsidRDefault="00A75035" w:rsidP="005272A3"/>
    <w:p w14:paraId="51EDF8C8" w14:textId="77777777" w:rsidR="00A75035" w:rsidRDefault="00A75035" w:rsidP="005272A3"/>
    <w:p w14:paraId="316DEFF7" w14:textId="77777777" w:rsidR="00A75035" w:rsidRDefault="00A75035" w:rsidP="005272A3"/>
    <w:p w14:paraId="619BB25E" w14:textId="77777777" w:rsidR="00A75035" w:rsidRDefault="00A75035" w:rsidP="005272A3"/>
    <w:p w14:paraId="2D169F9C" w14:textId="77777777" w:rsidR="00A75035" w:rsidRDefault="00A75035"/>
    <w:p w14:paraId="57F5E6E2" w14:textId="77777777" w:rsidR="00A75035" w:rsidRDefault="00A75035" w:rsidP="006D228F"/>
    <w:p w14:paraId="0FA74352" w14:textId="77777777" w:rsidR="00A75035" w:rsidRDefault="00A75035" w:rsidP="00353B67"/>
  </w:footnote>
  <w:footnote w:type="continuationSeparator" w:id="0">
    <w:p w14:paraId="6EFBE9EC" w14:textId="77777777" w:rsidR="00A75035" w:rsidRDefault="00A75035" w:rsidP="00972812">
      <w:r>
        <w:continuationSeparator/>
      </w:r>
    </w:p>
    <w:p w14:paraId="5149EA36" w14:textId="77777777" w:rsidR="00A75035" w:rsidRDefault="00A75035" w:rsidP="00972812"/>
    <w:p w14:paraId="1BAAED9D" w14:textId="77777777" w:rsidR="00A75035" w:rsidRDefault="00A75035" w:rsidP="00972812"/>
    <w:p w14:paraId="076A6B44" w14:textId="77777777" w:rsidR="00A75035" w:rsidRDefault="00A75035" w:rsidP="00972812"/>
    <w:p w14:paraId="18A1D145" w14:textId="77777777" w:rsidR="00A75035" w:rsidRDefault="00A75035" w:rsidP="00972812"/>
    <w:p w14:paraId="12E5F513" w14:textId="77777777" w:rsidR="00A75035" w:rsidRDefault="00A75035" w:rsidP="00972812"/>
    <w:p w14:paraId="1AF78570" w14:textId="77777777" w:rsidR="00A75035" w:rsidRDefault="00A75035" w:rsidP="00972812"/>
    <w:p w14:paraId="24C6E19F" w14:textId="77777777" w:rsidR="00A75035" w:rsidRDefault="00A75035" w:rsidP="00972812"/>
    <w:p w14:paraId="7CCA529F" w14:textId="77777777" w:rsidR="00A75035" w:rsidRDefault="00A75035" w:rsidP="00972812"/>
    <w:p w14:paraId="78D09100" w14:textId="77777777" w:rsidR="00A75035" w:rsidRDefault="00A75035" w:rsidP="00972812"/>
    <w:p w14:paraId="745794EC" w14:textId="77777777" w:rsidR="00A75035" w:rsidRDefault="00A75035" w:rsidP="00972812"/>
    <w:p w14:paraId="5EF91F8A" w14:textId="77777777" w:rsidR="00A75035" w:rsidRDefault="00A75035" w:rsidP="00972812"/>
    <w:p w14:paraId="163BCA13" w14:textId="77777777" w:rsidR="00A75035" w:rsidRDefault="00A75035" w:rsidP="00972812"/>
    <w:p w14:paraId="0EC405AF" w14:textId="77777777" w:rsidR="00A75035" w:rsidRDefault="00A75035" w:rsidP="00972812"/>
    <w:p w14:paraId="111AC8B1" w14:textId="77777777" w:rsidR="00A75035" w:rsidRDefault="00A75035" w:rsidP="00972812"/>
    <w:p w14:paraId="4B91F808" w14:textId="77777777" w:rsidR="00A75035" w:rsidRDefault="00A75035" w:rsidP="00972812"/>
    <w:p w14:paraId="39E51A8E" w14:textId="77777777" w:rsidR="00A75035" w:rsidRDefault="00A75035" w:rsidP="00972812"/>
    <w:p w14:paraId="253896A6" w14:textId="77777777" w:rsidR="00A75035" w:rsidRDefault="00A75035" w:rsidP="00972812"/>
    <w:p w14:paraId="06F828B6" w14:textId="77777777" w:rsidR="00A75035" w:rsidRDefault="00A75035" w:rsidP="00972812"/>
    <w:p w14:paraId="793E8FC0" w14:textId="77777777" w:rsidR="00A75035" w:rsidRDefault="00A75035" w:rsidP="00972812"/>
    <w:p w14:paraId="701DBD72" w14:textId="77777777" w:rsidR="00A75035" w:rsidRDefault="00A75035" w:rsidP="00972812"/>
    <w:p w14:paraId="3FF9B2A1" w14:textId="77777777" w:rsidR="00A75035" w:rsidRDefault="00A75035" w:rsidP="00972812"/>
    <w:p w14:paraId="694699D6" w14:textId="77777777" w:rsidR="00A75035" w:rsidRDefault="00A75035" w:rsidP="00972812"/>
    <w:p w14:paraId="54888E4B" w14:textId="77777777" w:rsidR="00A75035" w:rsidRDefault="00A75035" w:rsidP="00972812"/>
    <w:p w14:paraId="15C7AE23" w14:textId="77777777" w:rsidR="00A75035" w:rsidRDefault="00A75035" w:rsidP="00972812"/>
    <w:p w14:paraId="287034DB" w14:textId="77777777" w:rsidR="00A75035" w:rsidRDefault="00A75035" w:rsidP="00972812"/>
    <w:p w14:paraId="73A87B9D" w14:textId="77777777" w:rsidR="00A75035" w:rsidRDefault="00A75035" w:rsidP="00972812"/>
    <w:p w14:paraId="219B2FDF" w14:textId="77777777" w:rsidR="00A75035" w:rsidRDefault="00A75035" w:rsidP="00972812"/>
    <w:p w14:paraId="59883EF9" w14:textId="77777777" w:rsidR="00A75035" w:rsidRDefault="00A75035" w:rsidP="00972812"/>
    <w:p w14:paraId="5AE4C2CD" w14:textId="77777777" w:rsidR="00A75035" w:rsidRDefault="00A75035" w:rsidP="00972812"/>
    <w:p w14:paraId="15122557" w14:textId="77777777" w:rsidR="00A75035" w:rsidRDefault="00A75035" w:rsidP="00972812"/>
    <w:p w14:paraId="742F3F89" w14:textId="77777777" w:rsidR="00A75035" w:rsidRDefault="00A75035" w:rsidP="00972812"/>
    <w:p w14:paraId="53A56F2B" w14:textId="77777777" w:rsidR="00A75035" w:rsidRDefault="00A75035" w:rsidP="00972812"/>
    <w:p w14:paraId="0CA69CF7" w14:textId="77777777" w:rsidR="00A75035" w:rsidRDefault="00A75035" w:rsidP="00972812"/>
    <w:p w14:paraId="6EE0691F" w14:textId="77777777" w:rsidR="00A75035" w:rsidRDefault="00A75035"/>
    <w:p w14:paraId="322DCFB6" w14:textId="77777777" w:rsidR="00A75035" w:rsidRDefault="00A75035" w:rsidP="005272A3"/>
    <w:p w14:paraId="22863FED" w14:textId="77777777" w:rsidR="00A75035" w:rsidRDefault="00A75035" w:rsidP="005272A3"/>
    <w:p w14:paraId="134F3387" w14:textId="77777777" w:rsidR="00A75035" w:rsidRDefault="00A75035" w:rsidP="005272A3"/>
    <w:p w14:paraId="60788002" w14:textId="77777777" w:rsidR="00A75035" w:rsidRDefault="00A75035" w:rsidP="005272A3"/>
    <w:p w14:paraId="09D3AEE3" w14:textId="77777777" w:rsidR="00A75035" w:rsidRDefault="00A75035"/>
    <w:p w14:paraId="18E8EBFF" w14:textId="77777777" w:rsidR="00A75035" w:rsidRDefault="00A75035" w:rsidP="006D228F"/>
    <w:p w14:paraId="3AB24B96" w14:textId="77777777" w:rsidR="00A75035" w:rsidRDefault="00A75035" w:rsidP="00353B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B21656" w:rsidRDefault="00B21656" w:rsidP="00972812">
    <w:r>
      <w:fldChar w:fldCharType="begin"/>
    </w:r>
    <w:r>
      <w:instrText xml:space="preserve">PAGE  </w:instrText>
    </w:r>
    <w:r>
      <w:fldChar w:fldCharType="separate"/>
    </w:r>
    <w:r>
      <w:rPr>
        <w:noProof/>
      </w:rPr>
      <w:t>24</w:t>
    </w:r>
    <w:r>
      <w:fldChar w:fldCharType="end"/>
    </w:r>
  </w:p>
  <w:p w14:paraId="3D42A6EB" w14:textId="77777777" w:rsidR="00B21656" w:rsidRDefault="00B21656"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B21656" w:rsidRDefault="00B21656"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B21656" w:rsidRDefault="00B21656"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rson w15:author="Érico de Souza">
    <w15:presenceInfo w15:providerId="None" w15:userId="Érico de Sou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61F6"/>
    <w:rsid w:val="002B6338"/>
    <w:rsid w:val="002B6379"/>
    <w:rsid w:val="002B6519"/>
    <w:rsid w:val="002B6979"/>
    <w:rsid w:val="002B6B6F"/>
    <w:rsid w:val="002B6F65"/>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C7F1C"/>
    <w:rsid w:val="004D03C4"/>
    <w:rsid w:val="004D0700"/>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979"/>
    <w:rsid w:val="005A316E"/>
    <w:rsid w:val="005A3D48"/>
    <w:rsid w:val="005A3D88"/>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DC7"/>
    <w:rsid w:val="00841B13"/>
    <w:rsid w:val="00841C32"/>
    <w:rsid w:val="00842C30"/>
    <w:rsid w:val="00842E78"/>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C98"/>
    <w:rsid w:val="00891415"/>
    <w:rsid w:val="00891AF1"/>
    <w:rsid w:val="00892679"/>
    <w:rsid w:val="008932CD"/>
    <w:rsid w:val="0089340F"/>
    <w:rsid w:val="0089397A"/>
    <w:rsid w:val="00893D00"/>
    <w:rsid w:val="00894937"/>
    <w:rsid w:val="00896741"/>
    <w:rsid w:val="00896A60"/>
    <w:rsid w:val="008977E3"/>
    <w:rsid w:val="008A0B65"/>
    <w:rsid w:val="008A0DF9"/>
    <w:rsid w:val="008A158F"/>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FA8"/>
    <w:rsid w:val="00937096"/>
    <w:rsid w:val="00937DD8"/>
    <w:rsid w:val="009400C2"/>
    <w:rsid w:val="00940A5D"/>
    <w:rsid w:val="00940FC3"/>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13AD"/>
    <w:rsid w:val="00AC1AD2"/>
    <w:rsid w:val="00AC1D8B"/>
    <w:rsid w:val="00AC269A"/>
    <w:rsid w:val="00AC2B6F"/>
    <w:rsid w:val="00AC374F"/>
    <w:rsid w:val="00AC388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DE7"/>
    <w:rsid w:val="00C00AE5"/>
    <w:rsid w:val="00C00FB1"/>
    <w:rsid w:val="00C01DFA"/>
    <w:rsid w:val="00C01F09"/>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401F"/>
    <w:rsid w:val="00E1461D"/>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99"/>
    <w:rsid w:val="00E50F49"/>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70</Pages>
  <Words>22299</Words>
  <Characters>120416</Characters>
  <Application>Microsoft Office Word</Application>
  <DocSecurity>0</DocSecurity>
  <Lines>1003</Lines>
  <Paragraphs>284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142431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363</cp:revision>
  <cp:lastPrinted>2003-10-22T01:33:00Z</cp:lastPrinted>
  <dcterms:created xsi:type="dcterms:W3CDTF">2020-11-04T17:05:00Z</dcterms:created>
  <dcterms:modified xsi:type="dcterms:W3CDTF">2020-11-06T04:52:00Z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